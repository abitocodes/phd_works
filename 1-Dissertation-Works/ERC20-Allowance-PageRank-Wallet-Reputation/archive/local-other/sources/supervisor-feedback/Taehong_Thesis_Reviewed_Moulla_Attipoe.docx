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1AD7" w14:textId="77777777" w:rsidR="00350CFB" w:rsidRDefault="00350CFB">
      <w:pPr>
        <w:pStyle w:val="a3"/>
        <w:rPr>
          <w:sz w:val="34"/>
        </w:rPr>
      </w:pPr>
    </w:p>
    <w:p w14:paraId="00DC1AD8" w14:textId="77777777" w:rsidR="00350CFB" w:rsidRDefault="00350CFB">
      <w:pPr>
        <w:pStyle w:val="a3"/>
        <w:spacing w:before="50"/>
        <w:rPr>
          <w:sz w:val="34"/>
        </w:rPr>
      </w:pPr>
    </w:p>
    <w:p w14:paraId="00DC1AD9" w14:textId="77777777" w:rsidR="00350CFB" w:rsidRDefault="00283FFF">
      <w:pPr>
        <w:pStyle w:val="1"/>
        <w:spacing w:line="424" w:lineRule="auto"/>
        <w:ind w:left="815" w:right="1099" w:firstLine="0"/>
        <w:jc w:val="center"/>
      </w:pPr>
      <w:r>
        <w:t>INTEGRATING</w:t>
      </w:r>
      <w:r>
        <w:rPr>
          <w:spacing w:val="-1"/>
        </w:rPr>
        <w:t xml:space="preserve"> </w:t>
      </w:r>
      <w:r>
        <w:t>ERC-20 ALLOWANCE</w:t>
      </w:r>
      <w:r>
        <w:rPr>
          <w:spacing w:val="-1"/>
        </w:rPr>
        <w:t xml:space="preserve"> </w:t>
      </w:r>
      <w:r>
        <w:t>EDGES INTO PAGERANK FOR ENHANCED ON-CHAIN WALLET REPUTATION SCORING</w:t>
      </w:r>
    </w:p>
    <w:p w14:paraId="00DC1ADA" w14:textId="77777777" w:rsidR="00350CFB" w:rsidRDefault="00350CFB">
      <w:pPr>
        <w:pStyle w:val="a3"/>
        <w:spacing w:before="234"/>
        <w:rPr>
          <w:b/>
          <w:sz w:val="34"/>
        </w:rPr>
      </w:pPr>
    </w:p>
    <w:p w14:paraId="00DC1ADB" w14:textId="77777777" w:rsidR="00350CFB" w:rsidRDefault="00283FFF">
      <w:pPr>
        <w:pStyle w:val="a3"/>
        <w:ind w:left="-1" w:right="276"/>
        <w:jc w:val="center"/>
      </w:pPr>
      <w:r>
        <w:rPr>
          <w:spacing w:val="-5"/>
        </w:rPr>
        <w:t>by</w:t>
      </w:r>
    </w:p>
    <w:p w14:paraId="00DC1ADC" w14:textId="77777777" w:rsidR="00350CFB" w:rsidRDefault="00350CFB">
      <w:pPr>
        <w:pStyle w:val="a3"/>
      </w:pPr>
    </w:p>
    <w:p w14:paraId="00DC1ADD" w14:textId="77777777" w:rsidR="00350CFB" w:rsidRDefault="00350CFB">
      <w:pPr>
        <w:pStyle w:val="a3"/>
        <w:spacing w:before="111"/>
      </w:pPr>
    </w:p>
    <w:p w14:paraId="00DC1ADE" w14:textId="77777777" w:rsidR="00350CFB" w:rsidRDefault="00283FFF">
      <w:pPr>
        <w:pStyle w:val="2"/>
        <w:spacing w:before="1"/>
        <w:ind w:left="-1" w:right="291" w:firstLine="0"/>
        <w:jc w:val="center"/>
      </w:pPr>
      <w:r>
        <w:t>TAEHONG</w:t>
      </w:r>
      <w:r>
        <w:rPr>
          <w:spacing w:val="7"/>
        </w:rPr>
        <w:t xml:space="preserve"> </w:t>
      </w:r>
      <w:r>
        <w:rPr>
          <w:spacing w:val="-4"/>
        </w:rPr>
        <w:t>KWON</w:t>
      </w:r>
    </w:p>
    <w:p w14:paraId="00DC1ADF" w14:textId="77777777" w:rsidR="00350CFB" w:rsidRDefault="00350CFB">
      <w:pPr>
        <w:pStyle w:val="a3"/>
        <w:rPr>
          <w:b/>
          <w:sz w:val="28"/>
        </w:rPr>
      </w:pPr>
    </w:p>
    <w:p w14:paraId="00DC1AE0" w14:textId="77777777" w:rsidR="00350CFB" w:rsidRDefault="00350CFB">
      <w:pPr>
        <w:pStyle w:val="a3"/>
        <w:spacing w:before="293"/>
        <w:rPr>
          <w:b/>
          <w:sz w:val="28"/>
        </w:rPr>
      </w:pPr>
    </w:p>
    <w:p w14:paraId="00DC1AE1" w14:textId="77777777" w:rsidR="00350CFB" w:rsidRDefault="00283FFF">
      <w:pPr>
        <w:pStyle w:val="a3"/>
        <w:ind w:left="-1" w:right="281"/>
        <w:jc w:val="center"/>
      </w:pPr>
      <w:r>
        <w:t>submitted</w:t>
      </w:r>
      <w:r>
        <w:rPr>
          <w:spacing w:val="-9"/>
        </w:rPr>
        <w:t xml:space="preserve"> </w:t>
      </w:r>
      <w:r>
        <w:t>in</w:t>
      </w:r>
      <w:r>
        <w:rPr>
          <w:spacing w:val="-8"/>
        </w:rPr>
        <w:t xml:space="preserve"> </w:t>
      </w:r>
      <w:r>
        <w:t>accordance</w:t>
      </w:r>
      <w:r>
        <w:rPr>
          <w:spacing w:val="-8"/>
        </w:rPr>
        <w:t xml:space="preserve"> </w:t>
      </w:r>
      <w:r>
        <w:t>with</w:t>
      </w:r>
      <w:r>
        <w:rPr>
          <w:spacing w:val="-8"/>
        </w:rPr>
        <w:t xml:space="preserve"> </w:t>
      </w:r>
      <w:r>
        <w:t>the</w:t>
      </w:r>
      <w:r>
        <w:rPr>
          <w:spacing w:val="-9"/>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00DC1AE2" w14:textId="77777777" w:rsidR="00350CFB" w:rsidRDefault="00350CFB">
      <w:pPr>
        <w:pStyle w:val="a3"/>
      </w:pPr>
    </w:p>
    <w:p w14:paraId="00DC1AE3" w14:textId="77777777" w:rsidR="00350CFB" w:rsidRDefault="00350CFB">
      <w:pPr>
        <w:pStyle w:val="a3"/>
        <w:spacing w:before="112"/>
      </w:pPr>
    </w:p>
    <w:p w14:paraId="00DC1AE4" w14:textId="77777777" w:rsidR="00350CFB" w:rsidRDefault="00283FFF">
      <w:pPr>
        <w:pStyle w:val="2"/>
        <w:ind w:left="-1" w:right="272" w:firstLine="0"/>
        <w:jc w:val="center"/>
      </w:pPr>
      <w:r>
        <w:t>DOCTOR</w:t>
      </w:r>
      <w:r>
        <w:rPr>
          <w:spacing w:val="13"/>
        </w:rPr>
        <w:t xml:space="preserve"> </w:t>
      </w:r>
      <w:r>
        <w:t>OF</w:t>
      </w:r>
      <w:r>
        <w:rPr>
          <w:spacing w:val="14"/>
        </w:rPr>
        <w:t xml:space="preserve"> </w:t>
      </w:r>
      <w:r>
        <w:rPr>
          <w:spacing w:val="-2"/>
        </w:rPr>
        <w:t>PHILOSOPHY</w:t>
      </w:r>
    </w:p>
    <w:p w14:paraId="00DC1AE5" w14:textId="77777777" w:rsidR="00350CFB" w:rsidRDefault="00350CFB">
      <w:pPr>
        <w:pStyle w:val="a3"/>
        <w:spacing w:before="62"/>
        <w:rPr>
          <w:b/>
          <w:sz w:val="28"/>
        </w:rPr>
      </w:pPr>
    </w:p>
    <w:p w14:paraId="00DC1AE6" w14:textId="77777777" w:rsidR="00350CFB" w:rsidRDefault="00283FFF">
      <w:pPr>
        <w:pStyle w:val="a3"/>
        <w:ind w:left="-1" w:right="281"/>
        <w:jc w:val="center"/>
      </w:pPr>
      <w:r>
        <w:t>in</w:t>
      </w:r>
      <w:r>
        <w:rPr>
          <w:spacing w:val="-4"/>
        </w:rPr>
        <w:t xml:space="preserve"> </w:t>
      </w:r>
      <w:r>
        <w:t>the</w:t>
      </w:r>
      <w:r>
        <w:rPr>
          <w:spacing w:val="-3"/>
        </w:rPr>
        <w:t xml:space="preserve"> </w:t>
      </w:r>
      <w:r>
        <w:rPr>
          <w:spacing w:val="-2"/>
        </w:rPr>
        <w:t>subject</w:t>
      </w:r>
    </w:p>
    <w:p w14:paraId="00DC1AE7" w14:textId="77777777" w:rsidR="00350CFB" w:rsidRDefault="00350CFB">
      <w:pPr>
        <w:pStyle w:val="a3"/>
      </w:pPr>
    </w:p>
    <w:p w14:paraId="00DC1AE8" w14:textId="77777777" w:rsidR="00350CFB" w:rsidRDefault="00350CFB">
      <w:pPr>
        <w:pStyle w:val="a3"/>
        <w:spacing w:before="112"/>
      </w:pPr>
    </w:p>
    <w:p w14:paraId="00DC1AE9" w14:textId="77777777" w:rsidR="00350CFB" w:rsidRDefault="00283FFF">
      <w:pPr>
        <w:pStyle w:val="2"/>
        <w:ind w:left="-1" w:right="282" w:firstLine="0"/>
        <w:jc w:val="center"/>
      </w:pPr>
      <w:r>
        <w:t>COMPUTER</w:t>
      </w:r>
      <w:r>
        <w:rPr>
          <w:spacing w:val="26"/>
        </w:rPr>
        <w:t xml:space="preserve"> </w:t>
      </w:r>
      <w:r>
        <w:rPr>
          <w:spacing w:val="-2"/>
        </w:rPr>
        <w:t>SCIENCE</w:t>
      </w:r>
    </w:p>
    <w:p w14:paraId="00DC1AEA" w14:textId="77777777" w:rsidR="00350CFB" w:rsidRDefault="00350CFB">
      <w:pPr>
        <w:pStyle w:val="a3"/>
        <w:rPr>
          <w:b/>
          <w:sz w:val="28"/>
        </w:rPr>
      </w:pPr>
    </w:p>
    <w:p w14:paraId="00DC1AEB" w14:textId="77777777" w:rsidR="00350CFB" w:rsidRDefault="00350CFB">
      <w:pPr>
        <w:pStyle w:val="a3"/>
        <w:spacing w:before="294"/>
        <w:rPr>
          <w:b/>
          <w:sz w:val="28"/>
        </w:rPr>
      </w:pPr>
    </w:p>
    <w:p w14:paraId="00DC1AEC" w14:textId="77777777" w:rsidR="00350CFB" w:rsidRDefault="00283FFF">
      <w:pPr>
        <w:pStyle w:val="a3"/>
        <w:ind w:left="-1" w:right="282"/>
        <w:jc w:val="center"/>
      </w:pPr>
      <w:r>
        <w:t>at</w:t>
      </w:r>
      <w:r>
        <w:rPr>
          <w:spacing w:val="-3"/>
        </w:rPr>
        <w:t xml:space="preserve"> </w:t>
      </w:r>
      <w:r>
        <w:rPr>
          <w:spacing w:val="-5"/>
        </w:rPr>
        <w:t>the</w:t>
      </w:r>
    </w:p>
    <w:p w14:paraId="00DC1AED" w14:textId="77777777" w:rsidR="00350CFB" w:rsidRDefault="00350CFB">
      <w:pPr>
        <w:pStyle w:val="a3"/>
      </w:pPr>
    </w:p>
    <w:p w14:paraId="00DC1AEE" w14:textId="77777777" w:rsidR="00350CFB" w:rsidRDefault="00350CFB">
      <w:pPr>
        <w:pStyle w:val="a3"/>
        <w:spacing w:before="112"/>
      </w:pPr>
    </w:p>
    <w:p w14:paraId="00DC1AEF" w14:textId="77777777" w:rsidR="00350CFB" w:rsidRDefault="00283FFF">
      <w:pPr>
        <w:pStyle w:val="2"/>
        <w:ind w:left="-1" w:right="272" w:firstLine="0"/>
        <w:jc w:val="center"/>
      </w:pPr>
      <w:r>
        <w:t>UNIVERSITY</w:t>
      </w:r>
      <w:r>
        <w:rPr>
          <w:spacing w:val="18"/>
        </w:rPr>
        <w:t xml:space="preserve"> </w:t>
      </w:r>
      <w:r>
        <w:t>OF</w:t>
      </w:r>
      <w:r>
        <w:rPr>
          <w:spacing w:val="19"/>
        </w:rPr>
        <w:t xml:space="preserve"> </w:t>
      </w:r>
      <w:r>
        <w:t>SOUTH</w:t>
      </w:r>
      <w:r>
        <w:rPr>
          <w:spacing w:val="19"/>
        </w:rPr>
        <w:t xml:space="preserve"> </w:t>
      </w:r>
      <w:r>
        <w:rPr>
          <w:spacing w:val="-2"/>
        </w:rPr>
        <w:t>AFRICA</w:t>
      </w:r>
    </w:p>
    <w:p w14:paraId="00DC1AF0" w14:textId="77777777" w:rsidR="00350CFB" w:rsidRDefault="00350CFB">
      <w:pPr>
        <w:pStyle w:val="a3"/>
        <w:rPr>
          <w:b/>
          <w:sz w:val="28"/>
        </w:rPr>
      </w:pPr>
    </w:p>
    <w:p w14:paraId="00DC1AF1" w14:textId="77777777" w:rsidR="00350CFB" w:rsidRDefault="00350CFB">
      <w:pPr>
        <w:pStyle w:val="a3"/>
        <w:spacing w:before="293"/>
        <w:rPr>
          <w:b/>
          <w:sz w:val="28"/>
        </w:rPr>
      </w:pPr>
    </w:p>
    <w:p w14:paraId="00DC1AF2" w14:textId="77777777" w:rsidR="00350CFB" w:rsidRDefault="00283FFF">
      <w:pPr>
        <w:pStyle w:val="a3"/>
        <w:ind w:left="-1" w:right="281"/>
        <w:jc w:val="center"/>
      </w:pPr>
      <w:r>
        <w:t>SUPERVISOR:</w:t>
      </w:r>
      <w:r>
        <w:rPr>
          <w:spacing w:val="-15"/>
        </w:rPr>
        <w:t xml:space="preserve"> </w:t>
      </w:r>
      <w:r>
        <w:t>Prof. Ernest</w:t>
      </w:r>
      <w:r>
        <w:rPr>
          <w:spacing w:val="-15"/>
        </w:rPr>
        <w:t xml:space="preserve"> </w:t>
      </w:r>
      <w:r>
        <w:rPr>
          <w:spacing w:val="-2"/>
        </w:rPr>
        <w:t>Mnkandla</w:t>
      </w:r>
    </w:p>
    <w:p w14:paraId="00DC1AF3" w14:textId="77777777" w:rsidR="00350CFB" w:rsidRDefault="00350CFB">
      <w:pPr>
        <w:pStyle w:val="a3"/>
        <w:spacing w:before="117"/>
      </w:pPr>
    </w:p>
    <w:p w14:paraId="00DC1AF4" w14:textId="77777777" w:rsidR="00350CFB" w:rsidRDefault="00283FFF">
      <w:pPr>
        <w:pStyle w:val="a3"/>
        <w:ind w:left="-1" w:right="281"/>
        <w:jc w:val="center"/>
        <w:rPr>
          <w:spacing w:val="-2"/>
        </w:rPr>
      </w:pPr>
      <w:r>
        <w:t>CO-SUPERVISOR:</w:t>
      </w:r>
      <w:r>
        <w:rPr>
          <w:spacing w:val="-15"/>
        </w:rPr>
        <w:t xml:space="preserve"> </w:t>
      </w:r>
      <w:r>
        <w:t>Prof. Donatien</w:t>
      </w:r>
      <w:r>
        <w:rPr>
          <w:spacing w:val="-14"/>
        </w:rPr>
        <w:t xml:space="preserve"> </w:t>
      </w:r>
      <w:r>
        <w:t>Koulla</w:t>
      </w:r>
      <w:r>
        <w:rPr>
          <w:spacing w:val="-15"/>
        </w:rPr>
        <w:t xml:space="preserve"> </w:t>
      </w:r>
      <w:r>
        <w:rPr>
          <w:spacing w:val="-2"/>
        </w:rPr>
        <w:t>Moulla</w:t>
      </w:r>
    </w:p>
    <w:p w14:paraId="6AEBEDFC" w14:textId="77777777" w:rsidR="00070BEA" w:rsidRDefault="00070BEA" w:rsidP="00070BEA">
      <w:pPr>
        <w:pStyle w:val="a3"/>
        <w:ind w:left="-1" w:right="281"/>
        <w:jc w:val="center"/>
      </w:pPr>
    </w:p>
    <w:p w14:paraId="3EA788FA" w14:textId="1B736A6D" w:rsidR="00070BEA" w:rsidRDefault="00070BEA" w:rsidP="00070BEA">
      <w:pPr>
        <w:pStyle w:val="a3"/>
        <w:ind w:left="-1" w:right="281"/>
        <w:jc w:val="center"/>
      </w:pPr>
      <w:r>
        <w:t>CO-SUPERVISOR:</w:t>
      </w:r>
      <w:r>
        <w:rPr>
          <w:spacing w:val="-15"/>
        </w:rPr>
        <w:t xml:space="preserve"> D</w:t>
      </w:r>
      <w:r>
        <w:t>r. David Sena Attipoe</w:t>
      </w:r>
    </w:p>
    <w:p w14:paraId="6F5F906E" w14:textId="77777777" w:rsidR="00070BEA" w:rsidRDefault="00070BEA">
      <w:pPr>
        <w:pStyle w:val="a3"/>
        <w:ind w:left="-1" w:right="281"/>
        <w:jc w:val="center"/>
      </w:pPr>
    </w:p>
    <w:p w14:paraId="00DC1AF5" w14:textId="77777777" w:rsidR="00350CFB" w:rsidRDefault="00350CFB">
      <w:pPr>
        <w:pStyle w:val="a3"/>
      </w:pPr>
    </w:p>
    <w:p w14:paraId="00DC1AF6" w14:textId="77777777" w:rsidR="00350CFB" w:rsidRDefault="00350CFB">
      <w:pPr>
        <w:pStyle w:val="a3"/>
      </w:pPr>
    </w:p>
    <w:p w14:paraId="00DC1AF7" w14:textId="77777777" w:rsidR="00350CFB" w:rsidRDefault="00350CFB">
      <w:pPr>
        <w:pStyle w:val="a3"/>
        <w:spacing w:before="118"/>
      </w:pPr>
    </w:p>
    <w:p w14:paraId="00DC1AF9" w14:textId="44AB2316" w:rsidR="00350CFB" w:rsidRDefault="00283FFF" w:rsidP="008D30C5">
      <w:pPr>
        <w:pStyle w:val="a3"/>
        <w:ind w:left="-1" w:right="286"/>
        <w:jc w:val="center"/>
        <w:sectPr w:rsidR="00350CFB">
          <w:type w:val="continuous"/>
          <w:pgSz w:w="11910" w:h="16840"/>
          <w:pgMar w:top="1920" w:right="708" w:bottom="280" w:left="992" w:header="720" w:footer="720" w:gutter="0"/>
          <w:cols w:space="720"/>
        </w:sectPr>
      </w:pPr>
      <w:r>
        <w:lastRenderedPageBreak/>
        <w:t>June</w:t>
      </w:r>
      <w:r>
        <w:rPr>
          <w:spacing w:val="-6"/>
        </w:rPr>
        <w:t xml:space="preserve"> </w:t>
      </w:r>
      <w:r>
        <w:rPr>
          <w:spacing w:val="-4"/>
        </w:rPr>
        <w:t>2026</w:t>
      </w:r>
    </w:p>
    <w:p w14:paraId="00DC1AFC" w14:textId="77777777" w:rsidR="00350CFB" w:rsidRDefault="00283FFF">
      <w:pPr>
        <w:pStyle w:val="1"/>
        <w:ind w:left="282" w:firstLine="0"/>
        <w:jc w:val="left"/>
      </w:pPr>
      <w:bookmarkStart w:id="0" w:name="_bookmark0"/>
      <w:bookmarkEnd w:id="0"/>
      <w:commentRangeStart w:id="1"/>
      <w:commentRangeStart w:id="2"/>
      <w:commentRangeStart w:id="3"/>
      <w:r>
        <w:rPr>
          <w:spacing w:val="-2"/>
        </w:rPr>
        <w:lastRenderedPageBreak/>
        <w:t>Abstract</w:t>
      </w:r>
      <w:commentRangeEnd w:id="2"/>
      <w:r>
        <w:rPr>
          <w:rStyle w:val="a5"/>
          <w:sz w:val="34"/>
          <w:szCs w:val="34"/>
        </w:rPr>
        <w:commentReference w:id="2"/>
      </w:r>
      <w:commentRangeEnd w:id="3"/>
      <w:r w:rsidR="002149DF">
        <w:rPr>
          <w:rStyle w:val="a5"/>
          <w:sz w:val="34"/>
          <w:szCs w:val="34"/>
        </w:rPr>
        <w:commentReference w:id="3"/>
      </w:r>
      <w:commentRangeEnd w:id="1"/>
      <w:r>
        <w:rPr>
          <w:rStyle w:val="a5"/>
          <w:sz w:val="34"/>
          <w:szCs w:val="34"/>
        </w:rPr>
        <w:commentReference w:id="1"/>
      </w:r>
    </w:p>
    <w:p w14:paraId="00DC1AFD" w14:textId="77777777" w:rsidR="00350CFB" w:rsidRDefault="00350CFB">
      <w:pPr>
        <w:pStyle w:val="a3"/>
        <w:spacing w:before="28"/>
        <w:rPr>
          <w:b/>
          <w:sz w:val="34"/>
        </w:rPr>
      </w:pPr>
    </w:p>
    <w:p w14:paraId="00DC1AFE" w14:textId="23532968" w:rsidR="00350CFB" w:rsidRDefault="00283FFF">
      <w:pPr>
        <w:pStyle w:val="a3"/>
        <w:spacing w:line="396" w:lineRule="auto"/>
        <w:ind w:left="274" w:right="524" w:firstLine="7"/>
        <w:jc w:val="both"/>
      </w:pPr>
      <w:commentRangeStart w:id="4"/>
      <w:commentRangeStart w:id="5"/>
      <w:commentRangeStart w:id="6"/>
      <w:commentRangeStart w:id="7"/>
      <w:commentRangeStart w:id="8"/>
      <w:commentRangeStart w:id="9"/>
      <w:commentRangeStart w:id="10"/>
      <w:r>
        <w:t>Decentralized finance (DeFi) protocols increasingly rely on wallet-level reputation to gate integrations, calibrate risk parameters and screen for automated or adversarial behaviour. Existing on-chain reputation methods, exemplified by the transfer-graph Adaptive Weighted PageRank (AWP) of Do, Do and Nguyen (2023), aggregate historical token transfers. That design is costly to refresh on a rollup that emits millions of transfers per month, and transfer volume measures economic throughput rather than an explicit act of trust. The problem addressed in this thesis is whether a cheaper endorsement signal that already exists on every EVM chain, the ERC-20 allowance an owner grants to a spender, can support a reputation score that is operationally interpretable, computationally light and empirically checkable against public ledger data.</w:t>
      </w:r>
      <w:commentRangeEnd w:id="9"/>
      <w:r>
        <w:rPr>
          <w:rStyle w:val="a5"/>
          <w:sz w:val="24"/>
          <w:szCs w:val="24"/>
        </w:rPr>
        <w:commentReference w:id="9"/>
      </w:r>
      <w:commentRangeEnd w:id="10"/>
      <w:r w:rsidR="002149DF">
        <w:rPr>
          <w:rStyle w:val="a5"/>
          <w:sz w:val="24"/>
          <w:szCs w:val="24"/>
        </w:rPr>
        <w:commentReference w:id="10"/>
      </w:r>
      <w:commentRangeEnd w:id="7"/>
      <w:r>
        <w:rPr>
          <w:rStyle w:val="a5"/>
          <w:sz w:val="24"/>
          <w:szCs w:val="24"/>
        </w:rPr>
        <w:commentReference w:id="7"/>
      </w:r>
      <w:commentRangeEnd w:id="8"/>
      <w:r w:rsidR="002149DF">
        <w:rPr>
          <w:rStyle w:val="a5"/>
          <w:sz w:val="24"/>
          <w:szCs w:val="24"/>
        </w:rPr>
        <w:commentReference w:id="8"/>
      </w:r>
      <w:commentRangeEnd w:id="5"/>
      <w:r>
        <w:rPr>
          <w:rStyle w:val="a5"/>
          <w:sz w:val="24"/>
          <w:szCs w:val="24"/>
        </w:rPr>
        <w:commentReference w:id="5"/>
      </w:r>
      <w:commentRangeEnd w:id="6"/>
      <w:r w:rsidR="002149DF">
        <w:rPr>
          <w:rStyle w:val="a5"/>
          <w:sz w:val="24"/>
          <w:szCs w:val="24"/>
        </w:rPr>
        <w:commentReference w:id="6"/>
      </w:r>
    </w:p>
    <w:p w14:paraId="00DC1AFF" w14:textId="77777777" w:rsidR="00350CFB" w:rsidRDefault="00283FFF">
      <w:pPr>
        <w:pStyle w:val="a3"/>
        <w:spacing w:line="359" w:lineRule="exact"/>
        <w:ind w:left="282"/>
        <w:jc w:val="both"/>
      </w:pPr>
      <w:r>
        <w:t>The thesis introduces EndorseRank, PageRank computed on a directed endorsement graph whose edges are the latest non-zero ERC-20 allowances between wallets. Following a quantitative, positivist design, EndorseRank is compared with a faithful re-implementation of AWP on the same matched cohort of n = 5,521 Arbitrum One wallets that have non-zero connectivity in both graphs over the window 1 December 2025 to 31 May 2026. Alignment with contemporaneous transfer, allowance and Sybil-stability statistics is measured with Kendall’s τ; uncertainty is quantified with a paired wallet bootstrap (400 resamples) for every coefficient and for six pre-specified differences between coefficients. A temporal holdout scores wallets on events up to 28 February 2026 and tests the scores against owner–spender approvals that first appear in March–May 2026. Runtime is measured under a single timing protocol (one warm-up, five timed solves), and node-count sensitivity is examined on an expanded pool of N = 99,080 addresses.</w:t>
      </w:r>
    </w:p>
    <w:p w14:paraId="00DC1B00" w14:textId="77777777" w:rsidR="00350CFB" w:rsidRDefault="00283FFF">
      <w:pPr>
        <w:pStyle w:val="a3"/>
        <w:spacing w:before="119" w:line="316" w:lineRule="auto"/>
        <w:ind w:left="276" w:right="524" w:firstLine="5"/>
        <w:jc w:val="both"/>
      </w:pPr>
      <w:r>
        <w:t>Three results follow. First, EndorseRank solves PageRank in 1.43 s against 11.25 s for AWP on the same cohort (about 7.9 times faster), because its graph has 14,727 edges against 137,087; the ratio stays between 7.9 and 10.5 across staged node counts. Second, the two methods measure different constructs: AWP aligns more strongly with transfer proxies (τ = 0.534 against 0.333 for EndorseRank), whereas EndorseRank aligns with allowance proxies (τ = 0.355, 95% CI 0.322–0.384) where AWP is slightly negative (-0.030); the inter-method agreement is τ = 0.316. EndorseRank’s allowance alignment is not statistically higher than its own transfer alignment, so the allowance result is read as an intended-construct check, not as an external test. Third, on the holdout spender cohort (n = 1,335) EndorseRank ranks wallets that later receive new approvals at τ = 0.479 (95% CI 0.426–0.529) while AWP is near zero (0.044). Damping, top-20-token and sample-definition checks do not reverse these patterns.</w:t>
      </w:r>
    </w:p>
    <w:p w14:paraId="00DC1B01" w14:textId="77777777" w:rsidR="00350CFB" w:rsidRDefault="00283FFF">
      <w:pPr>
        <w:pStyle w:val="a3"/>
        <w:spacing w:before="89"/>
        <w:ind w:left="282"/>
        <w:jc w:val="both"/>
      </w:pPr>
      <w:r>
        <w:t>The comparison is the first same-cohort evaluation of an allowance-based and a transfer-based PageRank that reports confidence intervals, difference tests, a temporal holdout and a versioned pipeline. A reputation score can be refreshed at roughly one eighth of the cost of the transfer-graph baseline and still capture a trust act that the baseline misses. Cheaper, more frequently refreshed authorization-aware scores lower the barrier to risk screening that today favours well-resourced actors. For protocol operators and regulators, an auditable score built on public approvals is a transparent complement to opaque proprietary risk engines. EndorseRank does not outperform AWP on transfer-hub detection. Its Sybil resistance depends on the economic cost of manufacturing approvals, which is modelled but not measured here.</w:t>
      </w:r>
    </w:p>
    <w:p w14:paraId="00DC1B03" w14:textId="77777777" w:rsidR="00350CFB" w:rsidRDefault="00283FFF">
      <w:pPr>
        <w:pStyle w:val="a3"/>
        <w:spacing w:before="157" w:line="396" w:lineRule="auto"/>
        <w:ind w:left="276" w:right="558" w:firstLine="5"/>
        <w:jc w:val="both"/>
      </w:pPr>
      <w:commentRangeStart w:id="11"/>
      <w:commentRangeStart w:id="12"/>
      <w:commentRangeEnd w:id="11"/>
      <w:r>
        <w:rPr>
          <w:rStyle w:val="a5"/>
          <w:sz w:val="24"/>
          <w:szCs w:val="24"/>
        </w:rPr>
        <w:commentReference w:id="11"/>
      </w:r>
      <w:commentRangeEnd w:id="12"/>
      <w:r w:rsidR="002149DF">
        <w:rPr>
          <w:rStyle w:val="a5"/>
          <w:sz w:val="24"/>
          <w:szCs w:val="24"/>
        </w:rPr>
        <w:commentReference w:id="12"/>
      </w:r>
      <w:commentRangeEnd w:id="4"/>
      <w:r>
        <w:rPr>
          <w:rStyle w:val="a5"/>
          <w:sz w:val="24"/>
          <w:szCs w:val="24"/>
        </w:rPr>
        <w:commentReference w:id="4"/>
      </w:r>
    </w:p>
    <w:p w14:paraId="00DC1B04" w14:textId="77777777" w:rsidR="00350CFB" w:rsidRDefault="00350CFB">
      <w:pPr>
        <w:pStyle w:val="a3"/>
        <w:spacing w:line="396" w:lineRule="auto"/>
        <w:jc w:val="both"/>
        <w:sectPr w:rsidR="00350CFB">
          <w:footerReference w:type="default" r:id="rId11"/>
          <w:pgSz w:w="11910" w:h="16840"/>
          <w:pgMar w:top="1920" w:right="708" w:bottom="2300" w:left="992" w:header="0" w:footer="2115" w:gutter="0"/>
          <w:pgNumType w:start="1"/>
          <w:cols w:space="720"/>
        </w:sectPr>
      </w:pPr>
    </w:p>
    <w:p w14:paraId="00DC1B05" w14:textId="77777777" w:rsidR="00350CFB" w:rsidRDefault="00283FFF">
      <w:pPr>
        <w:pStyle w:val="a3"/>
        <w:spacing w:before="72" w:line="396" w:lineRule="auto"/>
        <w:ind w:left="273" w:right="523" w:firstLine="8"/>
        <w:jc w:val="both"/>
      </w:pPr>
      <w:commentRangeStart w:id="13"/>
      <w:r>
        <w:rPr>
          <w:i/>
          <w:iCs/>
        </w:rPr>
        <w:t>Keywords—</w:t>
      </w:r>
      <w:r>
        <w:t xml:space="preserve"> DeFi, EndorseRank, Adaptive Weighted PageRank, on-chain reputation, ERC-20 allowance, temporal holdout, Arbitrum One, Kendall’s tau</w:t>
      </w:r>
      <w:commentRangeEnd w:id="13"/>
      <w:r>
        <w:rPr>
          <w:rStyle w:val="a5"/>
          <w:sz w:val="24"/>
          <w:szCs w:val="24"/>
        </w:rPr>
        <w:commentReference w:id="13"/>
      </w:r>
    </w:p>
    <w:p w14:paraId="00DC1B06"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B07" w14:textId="77777777" w:rsidR="00350CFB" w:rsidRDefault="00283FFF">
      <w:pPr>
        <w:pStyle w:val="1"/>
        <w:spacing w:before="79"/>
        <w:ind w:left="271" w:firstLine="0"/>
        <w:jc w:val="left"/>
      </w:pPr>
      <w:commentRangeStart w:id="14"/>
      <w:r>
        <w:t>Table</w:t>
      </w:r>
      <w:r>
        <w:rPr>
          <w:spacing w:val="-11"/>
        </w:rPr>
        <w:t xml:space="preserve"> </w:t>
      </w:r>
      <w:r>
        <w:t>of</w:t>
      </w:r>
      <w:r>
        <w:rPr>
          <w:spacing w:val="-9"/>
        </w:rPr>
        <w:t xml:space="preserve"> </w:t>
      </w:r>
      <w:r>
        <w:rPr>
          <w:spacing w:val="-2"/>
        </w:rPr>
        <w:t>Contents</w:t>
      </w:r>
      <w:commentRangeEnd w:id="14"/>
      <w:r>
        <w:rPr>
          <w:rStyle w:val="a5"/>
          <w:sz w:val="34"/>
          <w:szCs w:val="34"/>
        </w:rPr>
        <w:commentReference w:id="14"/>
      </w:r>
    </w:p>
    <w:p w14:paraId="00DC1B08" w14:textId="77777777" w:rsidR="00350CFB" w:rsidRDefault="00350CFB">
      <w:pPr>
        <w:pStyle w:val="1"/>
        <w:jc w:val="left"/>
        <w:sectPr w:rsidR="00350CFB">
          <w:pgSz w:w="11910" w:h="16840"/>
          <w:pgMar w:top="1740" w:right="708" w:bottom="2829" w:left="992" w:header="0" w:footer="2115" w:gutter="0"/>
          <w:cols w:space="720"/>
        </w:sectPr>
      </w:pPr>
    </w:p>
    <w:sdt>
      <w:sdtPr>
        <w:rPr>
          <w:b w:val="0"/>
          <w:bCs w:val="0"/>
        </w:rPr>
        <w:id w:val="-1803303512"/>
        <w:docPartObj>
          <w:docPartGallery w:val="Table of Contents"/>
          <w:docPartUnique/>
        </w:docPartObj>
      </w:sdtPr>
      <w:sdtEndPr/>
      <w:sdtContent>
        <w:p w14:paraId="00DC1B09" w14:textId="77777777" w:rsidR="00350CFB" w:rsidRDefault="0071403D">
          <w:pPr>
            <w:pStyle w:val="5"/>
            <w:tabs>
              <w:tab w:val="right" w:leader="dot" w:pos="9639"/>
            </w:tabs>
            <w:spacing w:before="352"/>
            <w:rPr>
              <w:b w:val="0"/>
            </w:rPr>
          </w:pPr>
          <w:hyperlink w:anchor="_bookmark0" w:history="1">
            <w:r>
              <w:rPr>
                <w:spacing w:val="-2"/>
              </w:rPr>
              <w:t>Abstract</w:t>
            </w:r>
          </w:hyperlink>
          <w:r>
            <w:rPr>
              <w:b w:val="0"/>
            </w:rPr>
            <w:tab/>
          </w:r>
          <w:hyperlink w:anchor="_bookmark0" w:history="1">
            <w:r>
              <w:rPr>
                <w:b w:val="0"/>
                <w:spacing w:val="-10"/>
              </w:rPr>
              <w:t>1</w:t>
            </w:r>
          </w:hyperlink>
        </w:p>
        <w:p w14:paraId="00DC1B0A" w14:textId="77777777" w:rsidR="00350CFB" w:rsidRDefault="0071403D">
          <w:pPr>
            <w:pStyle w:val="5"/>
            <w:tabs>
              <w:tab w:val="right" w:leader="dot" w:pos="9639"/>
            </w:tabs>
            <w:rPr>
              <w:b w:val="0"/>
            </w:rPr>
          </w:pPr>
          <w:hyperlink w:anchor="_bookmark1" w:history="1">
            <w:r>
              <w:rPr>
                <w:spacing w:val="-2"/>
              </w:rPr>
              <w:t>Abbreviations and Notation</w:t>
            </w:r>
          </w:hyperlink>
          <w:r>
            <w:rPr>
              <w:b w:val="0"/>
            </w:rPr>
            <w:tab/>
          </w:r>
          <w:hyperlink w:anchor="_bookmark1" w:history="1">
            <w:r>
              <w:rPr>
                <w:b w:val="0"/>
                <w:spacing w:val="-5"/>
              </w:rPr>
              <w:t>11</w:t>
            </w:r>
          </w:hyperlink>
        </w:p>
        <w:p w14:paraId="00DC1B0B" w14:textId="77777777" w:rsidR="00350CFB" w:rsidRDefault="0071403D">
          <w:pPr>
            <w:pStyle w:val="10"/>
            <w:numPr>
              <w:ilvl w:val="0"/>
              <w:numId w:val="33"/>
            </w:numPr>
            <w:tabs>
              <w:tab w:val="left" w:pos="856"/>
              <w:tab w:val="right" w:leader="dot" w:pos="9639"/>
            </w:tabs>
            <w:rPr>
              <w:b w:val="0"/>
            </w:rPr>
          </w:pPr>
          <w:hyperlink w:anchor="_bookmark4" w:history="1">
            <w:r>
              <w:rPr>
                <w:spacing w:val="-2"/>
              </w:rPr>
              <w:t>Introduction and</w:t>
            </w:r>
            <w:r>
              <w:rPr>
                <w:spacing w:val="-1"/>
              </w:rPr>
              <w:t xml:space="preserve"> </w:t>
            </w:r>
            <w:r>
              <w:rPr>
                <w:spacing w:val="-2"/>
              </w:rPr>
              <w:t>Research</w:t>
            </w:r>
            <w:r>
              <w:rPr>
                <w:spacing w:val="-1"/>
              </w:rPr>
              <w:t xml:space="preserve"> </w:t>
            </w:r>
            <w:r>
              <w:rPr>
                <w:spacing w:val="-2"/>
              </w:rPr>
              <w:t>Problem</w:t>
            </w:r>
          </w:hyperlink>
          <w:r>
            <w:rPr>
              <w:b w:val="0"/>
            </w:rPr>
            <w:tab/>
          </w:r>
          <w:hyperlink w:anchor="_bookmark4" w:history="1">
            <w:r>
              <w:rPr>
                <w:b w:val="0"/>
                <w:spacing w:val="-5"/>
              </w:rPr>
              <w:t>13</w:t>
            </w:r>
          </w:hyperlink>
        </w:p>
        <w:p w14:paraId="00DC1B0C" w14:textId="77777777" w:rsidR="00350CFB" w:rsidRDefault="0071403D">
          <w:pPr>
            <w:pStyle w:val="4"/>
            <w:numPr>
              <w:ilvl w:val="1"/>
              <w:numId w:val="33"/>
            </w:numPr>
            <w:tabs>
              <w:tab w:val="left" w:pos="1214"/>
              <w:tab w:val="right" w:leader="dot" w:pos="9639"/>
            </w:tabs>
            <w:ind w:hanging="573"/>
          </w:pPr>
          <w:hyperlink w:anchor="_bookmark5" w:history="1">
            <w:r>
              <w:t>Background:</w:t>
            </w:r>
            <w:r>
              <w:rPr>
                <w:spacing w:val="3"/>
              </w:rPr>
              <w:t xml:space="preserve"> </w:t>
            </w:r>
            <w:r>
              <w:t>DeFi,</w:t>
            </w:r>
            <w:r>
              <w:rPr>
                <w:spacing w:val="-13"/>
              </w:rPr>
              <w:t xml:space="preserve"> </w:t>
            </w:r>
            <w:r>
              <w:t>pseudonymity,</w:t>
            </w:r>
            <w:r>
              <w:rPr>
                <w:spacing w:val="-13"/>
              </w:rPr>
              <w:t xml:space="preserve"> </w:t>
            </w:r>
            <w:r>
              <w:t>and</w:t>
            </w:r>
            <w:r>
              <w:rPr>
                <w:spacing w:val="-13"/>
              </w:rPr>
              <w:t xml:space="preserve"> </w:t>
            </w:r>
            <w:r>
              <w:rPr>
                <w:spacing w:val="-2"/>
              </w:rPr>
              <w:t>collateral</w:t>
            </w:r>
          </w:hyperlink>
          <w:r>
            <w:tab/>
          </w:r>
          <w:hyperlink w:anchor="_bookmark5" w:history="1">
            <w:r>
              <w:rPr>
                <w:spacing w:val="-5"/>
              </w:rPr>
              <w:t>14</w:t>
            </w:r>
          </w:hyperlink>
        </w:p>
        <w:p w14:paraId="00DC1B0D" w14:textId="77777777" w:rsidR="00350CFB" w:rsidRDefault="0071403D">
          <w:pPr>
            <w:pStyle w:val="4"/>
            <w:numPr>
              <w:ilvl w:val="1"/>
              <w:numId w:val="33"/>
            </w:numPr>
            <w:tabs>
              <w:tab w:val="left" w:pos="1214"/>
              <w:tab w:val="right" w:leader="dot" w:pos="9639"/>
            </w:tabs>
            <w:ind w:hanging="573"/>
          </w:pPr>
          <w:hyperlink w:anchor="_bookmark6" w:history="1">
            <w:r>
              <w:t>Motivation</w:t>
            </w:r>
            <w:r>
              <w:rPr>
                <w:spacing w:val="-9"/>
              </w:rPr>
              <w:t xml:space="preserve"> </w:t>
            </w:r>
            <w:r>
              <w:t>for</w:t>
            </w:r>
            <w:r>
              <w:rPr>
                <w:spacing w:val="-9"/>
              </w:rPr>
              <w:t xml:space="preserve"> </w:t>
            </w:r>
            <w:r>
              <w:t>on-chain</w:t>
            </w:r>
            <w:r>
              <w:rPr>
                <w:spacing w:val="-9"/>
              </w:rPr>
              <w:t xml:space="preserve"> </w:t>
            </w:r>
            <w:r>
              <w:t>reputation</w:t>
            </w:r>
            <w:r>
              <w:rPr>
                <w:spacing w:val="-9"/>
              </w:rPr>
              <w:t xml:space="preserve"> </w:t>
            </w:r>
            <w:r>
              <w:rPr>
                <w:spacing w:val="-2"/>
              </w:rPr>
              <w:t>scores</w:t>
            </w:r>
          </w:hyperlink>
          <w:r>
            <w:tab/>
          </w:r>
          <w:hyperlink w:anchor="_bookmark6" w:history="1">
            <w:r>
              <w:rPr>
                <w:spacing w:val="-5"/>
              </w:rPr>
              <w:t>15</w:t>
            </w:r>
          </w:hyperlink>
        </w:p>
        <w:p w14:paraId="00DC1B0E" w14:textId="77777777" w:rsidR="00350CFB" w:rsidRDefault="0071403D">
          <w:pPr>
            <w:pStyle w:val="4"/>
            <w:numPr>
              <w:ilvl w:val="1"/>
              <w:numId w:val="33"/>
            </w:numPr>
            <w:tabs>
              <w:tab w:val="left" w:pos="1214"/>
              <w:tab w:val="right" w:leader="dot" w:pos="9639"/>
            </w:tabs>
            <w:ind w:hanging="573"/>
          </w:pPr>
          <w:hyperlink w:anchor="_bookmark7" w:history="1">
            <w:r>
              <w:t>Research</w:t>
            </w:r>
            <w:r>
              <w:rPr>
                <w:spacing w:val="-10"/>
              </w:rPr>
              <w:t xml:space="preserve"> </w:t>
            </w:r>
            <w:r>
              <w:rPr>
                <w:spacing w:val="-2"/>
              </w:rPr>
              <w:t>problem</w:t>
            </w:r>
          </w:hyperlink>
          <w:r>
            <w:tab/>
          </w:r>
          <w:hyperlink w:anchor="_bookmark7" w:history="1">
            <w:r>
              <w:rPr>
                <w:spacing w:val="-5"/>
              </w:rPr>
              <w:t>16</w:t>
            </w:r>
          </w:hyperlink>
        </w:p>
        <w:p w14:paraId="00DC1B0F" w14:textId="77777777" w:rsidR="00350CFB" w:rsidRDefault="0071403D">
          <w:pPr>
            <w:pStyle w:val="4"/>
            <w:numPr>
              <w:ilvl w:val="1"/>
              <w:numId w:val="33"/>
            </w:numPr>
            <w:tabs>
              <w:tab w:val="left" w:pos="1214"/>
              <w:tab w:val="right" w:leader="dot" w:pos="9639"/>
            </w:tabs>
            <w:ind w:hanging="573"/>
          </w:pPr>
          <w:r>
            <w:t>Temporal holdout19</w:t>
          </w:r>
        </w:p>
        <w:p w14:paraId="7ED9B5BF" w14:textId="77777777" w:rsidR="00420150" w:rsidRDefault="00041D3C">
          <w:pPr>
            <w:pStyle w:val="4"/>
            <w:numPr>
              <w:ilvl w:val="1"/>
              <w:numId w:val="33"/>
            </w:numPr>
            <w:tabs>
              <w:tab w:val="left" w:pos="1214"/>
              <w:tab w:val="right" w:leader="dot" w:pos="9639"/>
            </w:tabs>
            <w:ind w:hanging="573"/>
          </w:pPr>
          <w:r>
            <w:t>Research objectives</w:t>
          </w:r>
        </w:p>
        <w:p w14:paraId="00DC1B10" w14:textId="77777777" w:rsidR="00350CFB" w:rsidRDefault="0071403D">
          <w:pPr>
            <w:pStyle w:val="4"/>
            <w:numPr>
              <w:ilvl w:val="1"/>
              <w:numId w:val="33"/>
            </w:numPr>
            <w:tabs>
              <w:tab w:val="left" w:pos="1214"/>
              <w:tab w:val="right" w:leader="dot" w:pos="9639"/>
            </w:tabs>
            <w:ind w:hanging="573"/>
          </w:pPr>
          <w:hyperlink w:anchor="_bookmark12" w:history="1">
            <w:r>
              <w:t>Research</w:t>
            </w:r>
            <w:r>
              <w:rPr>
                <w:spacing w:val="-10"/>
              </w:rPr>
              <w:t xml:space="preserve"> </w:t>
            </w:r>
            <w:r>
              <w:rPr>
                <w:spacing w:val="-2"/>
              </w:rPr>
              <w:t>questions</w:t>
            </w:r>
          </w:hyperlink>
          <w:r>
            <w:tab/>
          </w:r>
          <w:hyperlink w:anchor="_bookmark12" w:history="1">
            <w:r>
              <w:rPr>
                <w:spacing w:val="-5"/>
              </w:rPr>
              <w:t>19</w:t>
            </w:r>
          </w:hyperlink>
        </w:p>
        <w:p w14:paraId="011E550E" w14:textId="77777777" w:rsidR="00420150" w:rsidRDefault="00041D3C">
          <w:pPr>
            <w:pStyle w:val="4"/>
            <w:numPr>
              <w:ilvl w:val="1"/>
              <w:numId w:val="33"/>
            </w:numPr>
            <w:tabs>
              <w:tab w:val="left" w:pos="1214"/>
              <w:tab w:val="right" w:leader="dot" w:pos="9639"/>
            </w:tabs>
            <w:ind w:hanging="573"/>
          </w:pPr>
          <w:r>
            <w:t>Summary of the literature review</w:t>
          </w:r>
        </w:p>
        <w:p w14:paraId="03B1B210" w14:textId="77777777" w:rsidR="00420150" w:rsidRDefault="00041D3C">
          <w:pPr>
            <w:pStyle w:val="4"/>
            <w:numPr>
              <w:ilvl w:val="1"/>
              <w:numId w:val="33"/>
            </w:numPr>
            <w:tabs>
              <w:tab w:val="left" w:pos="1214"/>
              <w:tab w:val="right" w:leader="dot" w:pos="9639"/>
            </w:tabs>
            <w:ind w:hanging="573"/>
          </w:pPr>
          <w:r>
            <w:t>Summary of the research methodology</w:t>
          </w:r>
        </w:p>
        <w:p w14:paraId="00DC1B11" w14:textId="77777777" w:rsidR="00350CFB" w:rsidRDefault="0071403D">
          <w:pPr>
            <w:pStyle w:val="4"/>
            <w:numPr>
              <w:ilvl w:val="1"/>
              <w:numId w:val="33"/>
            </w:numPr>
            <w:tabs>
              <w:tab w:val="left" w:pos="1214"/>
              <w:tab w:val="right" w:leader="dot" w:pos="9639"/>
            </w:tabs>
            <w:ind w:hanging="573"/>
          </w:pPr>
          <w:hyperlink w:anchor="_bookmark14" w:history="1">
            <w:r>
              <w:rPr>
                <w:spacing w:val="-2"/>
              </w:rPr>
              <w:t>Contributions</w:t>
            </w:r>
          </w:hyperlink>
          <w:r>
            <w:tab/>
          </w:r>
          <w:hyperlink w:anchor="_bookmark14" w:history="1">
            <w:r>
              <w:rPr>
                <w:spacing w:val="-5"/>
              </w:rPr>
              <w:t>21</w:t>
            </w:r>
          </w:hyperlink>
        </w:p>
        <w:p w14:paraId="00DC1B12" w14:textId="77777777" w:rsidR="00350CFB" w:rsidRDefault="0071403D">
          <w:pPr>
            <w:pStyle w:val="4"/>
            <w:numPr>
              <w:ilvl w:val="1"/>
              <w:numId w:val="33"/>
            </w:numPr>
            <w:tabs>
              <w:tab w:val="left" w:pos="1214"/>
              <w:tab w:val="right" w:leader="dot" w:pos="9639"/>
            </w:tabs>
            <w:ind w:hanging="573"/>
          </w:pPr>
          <w:hyperlink w:anchor="_bookmark15" w:history="1">
            <w:r>
              <w:t>Scope</w:t>
            </w:r>
            <w:r>
              <w:rPr>
                <w:spacing w:val="-6"/>
              </w:rPr>
              <w:t xml:space="preserve"> </w:t>
            </w:r>
            <w:r>
              <w:t>and</w:t>
            </w:r>
            <w:r>
              <w:rPr>
                <w:spacing w:val="-6"/>
              </w:rPr>
              <w:t xml:space="preserve"> </w:t>
            </w:r>
            <w:r>
              <w:rPr>
                <w:spacing w:val="-2"/>
              </w:rPr>
              <w:t>limitations</w:t>
            </w:r>
          </w:hyperlink>
          <w:r>
            <w:tab/>
          </w:r>
          <w:hyperlink w:anchor="_bookmark15" w:history="1">
            <w:r>
              <w:rPr>
                <w:spacing w:val="-5"/>
              </w:rPr>
              <w:t>22</w:t>
            </w:r>
          </w:hyperlink>
        </w:p>
        <w:p w14:paraId="00DC1B13" w14:textId="77777777" w:rsidR="00350CFB" w:rsidRDefault="0071403D">
          <w:pPr>
            <w:pStyle w:val="4"/>
            <w:numPr>
              <w:ilvl w:val="1"/>
              <w:numId w:val="33"/>
            </w:numPr>
            <w:tabs>
              <w:tab w:val="left" w:pos="1214"/>
              <w:tab w:val="right" w:leader="dot" w:pos="9639"/>
            </w:tabs>
            <w:ind w:hanging="573"/>
          </w:pPr>
          <w:hyperlink w:anchor="_bookmark16" w:history="1">
            <w:r>
              <w:t>Dissertation</w:t>
            </w:r>
            <w:r>
              <w:rPr>
                <w:spacing w:val="-13"/>
              </w:rPr>
              <w:t xml:space="preserve"> </w:t>
            </w:r>
            <w:r>
              <w:rPr>
                <w:spacing w:val="-2"/>
              </w:rPr>
              <w:t>roadmap</w:t>
            </w:r>
          </w:hyperlink>
          <w:r>
            <w:tab/>
          </w:r>
          <w:hyperlink w:anchor="_bookmark16" w:history="1">
            <w:r>
              <w:rPr>
                <w:spacing w:val="-5"/>
              </w:rPr>
              <w:t>23</w:t>
            </w:r>
          </w:hyperlink>
        </w:p>
        <w:p w14:paraId="00DC1B14" w14:textId="77777777" w:rsidR="00350CFB" w:rsidRDefault="0071403D">
          <w:pPr>
            <w:pStyle w:val="10"/>
            <w:numPr>
              <w:ilvl w:val="0"/>
              <w:numId w:val="33"/>
            </w:numPr>
            <w:tabs>
              <w:tab w:val="left" w:pos="856"/>
              <w:tab w:val="right" w:leader="dot" w:pos="9639"/>
            </w:tabs>
            <w:rPr>
              <w:b w:val="0"/>
            </w:rPr>
          </w:pPr>
          <w:hyperlink w:anchor="_bookmark17" w:history="1">
            <w:r>
              <w:t>Literature</w:t>
            </w:r>
            <w:r>
              <w:rPr>
                <w:spacing w:val="-14"/>
              </w:rPr>
              <w:t xml:space="preserve"> </w:t>
            </w:r>
            <w:r>
              <w:t>Review</w:t>
            </w:r>
            <w:r>
              <w:rPr>
                <w:spacing w:val="-14"/>
              </w:rPr>
              <w:t xml:space="preserve"> </w:t>
            </w:r>
            <w:r>
              <w:t>and</w:t>
            </w:r>
            <w:r>
              <w:rPr>
                <w:spacing w:val="-14"/>
              </w:rPr>
              <w:t xml:space="preserve"> </w:t>
            </w:r>
            <w:r>
              <w:t>Theoretical</w:t>
            </w:r>
            <w:r>
              <w:rPr>
                <w:spacing w:val="-13"/>
              </w:rPr>
              <w:t xml:space="preserve"> </w:t>
            </w:r>
            <w:r>
              <w:rPr>
                <w:spacing w:val="-2"/>
              </w:rPr>
              <w:t>Framework</w:t>
            </w:r>
          </w:hyperlink>
          <w:r>
            <w:rPr>
              <w:b w:val="0"/>
            </w:rPr>
            <w:tab/>
          </w:r>
          <w:hyperlink w:anchor="_bookmark17" w:history="1">
            <w:r>
              <w:rPr>
                <w:b w:val="0"/>
                <w:spacing w:val="-5"/>
              </w:rPr>
              <w:t>25</w:t>
            </w:r>
          </w:hyperlink>
        </w:p>
        <w:p w14:paraId="00DC1B15" w14:textId="77777777" w:rsidR="00350CFB" w:rsidRDefault="0071403D">
          <w:pPr>
            <w:pStyle w:val="4"/>
            <w:numPr>
              <w:ilvl w:val="1"/>
              <w:numId w:val="33"/>
            </w:numPr>
            <w:tabs>
              <w:tab w:val="left" w:pos="1214"/>
              <w:tab w:val="right" w:leader="dot" w:pos="9639"/>
            </w:tabs>
            <w:spacing w:before="231"/>
            <w:ind w:hanging="573"/>
          </w:pPr>
          <w:hyperlink w:anchor="_bookmark18" w:history="1">
            <w:r>
              <w:t>Blockchain</w:t>
            </w:r>
            <w:r>
              <w:rPr>
                <w:spacing w:val="-8"/>
              </w:rPr>
              <w:t xml:space="preserve"> </w:t>
            </w:r>
            <w:r>
              <w:t>and</w:t>
            </w:r>
            <w:r>
              <w:rPr>
                <w:spacing w:val="-7"/>
              </w:rPr>
              <w:t xml:space="preserve"> </w:t>
            </w:r>
            <w:r>
              <w:t>DeFi</w:t>
            </w:r>
            <w:r>
              <w:rPr>
                <w:spacing w:val="-8"/>
              </w:rPr>
              <w:t xml:space="preserve"> </w:t>
            </w:r>
            <w:r>
              <w:rPr>
                <w:spacing w:val="-2"/>
              </w:rPr>
              <w:t>foundations</w:t>
            </w:r>
          </w:hyperlink>
          <w:r>
            <w:tab/>
          </w:r>
          <w:hyperlink w:anchor="_bookmark18" w:history="1">
            <w:r>
              <w:rPr>
                <w:spacing w:val="-5"/>
              </w:rPr>
              <w:t>25</w:t>
            </w:r>
          </w:hyperlink>
        </w:p>
        <w:p w14:paraId="00DC1B16" w14:textId="77777777" w:rsidR="00350CFB" w:rsidRDefault="0071403D">
          <w:pPr>
            <w:pStyle w:val="4"/>
            <w:numPr>
              <w:ilvl w:val="1"/>
              <w:numId w:val="33"/>
            </w:numPr>
            <w:tabs>
              <w:tab w:val="left" w:pos="1214"/>
              <w:tab w:val="right" w:leader="dot" w:pos="9639"/>
            </w:tabs>
            <w:ind w:hanging="573"/>
          </w:pPr>
          <w:hyperlink w:anchor="_bookmark19" w:history="1">
            <w:r>
              <w:t>Ethereum,</w:t>
            </w:r>
            <w:r>
              <w:rPr>
                <w:spacing w:val="-10"/>
              </w:rPr>
              <w:t xml:space="preserve"> </w:t>
            </w:r>
            <w:r>
              <w:t>Layer-2</w:t>
            </w:r>
            <w:r>
              <w:rPr>
                <w:spacing w:val="-9"/>
              </w:rPr>
              <w:t xml:space="preserve"> </w:t>
            </w:r>
            <w:r>
              <w:t>rollups,</w:t>
            </w:r>
            <w:r>
              <w:rPr>
                <w:spacing w:val="-10"/>
              </w:rPr>
              <w:t xml:space="preserve"> </w:t>
            </w:r>
            <w:r>
              <w:t>and</w:t>
            </w:r>
            <w:r>
              <w:rPr>
                <w:spacing w:val="-9"/>
              </w:rPr>
              <w:t xml:space="preserve"> </w:t>
            </w:r>
            <w:r>
              <w:t>Arbitrum</w:t>
            </w:r>
            <w:r>
              <w:rPr>
                <w:spacing w:val="-10"/>
              </w:rPr>
              <w:t xml:space="preserve"> </w:t>
            </w:r>
            <w:r>
              <w:rPr>
                <w:spacing w:val="-5"/>
              </w:rPr>
              <w:t>One</w:t>
            </w:r>
          </w:hyperlink>
          <w:r>
            <w:tab/>
          </w:r>
          <w:hyperlink w:anchor="_bookmark19" w:history="1">
            <w:r>
              <w:rPr>
                <w:spacing w:val="-5"/>
              </w:rPr>
              <w:t>26</w:t>
            </w:r>
          </w:hyperlink>
        </w:p>
        <w:p w14:paraId="00DC1B17" w14:textId="77777777" w:rsidR="00350CFB" w:rsidRDefault="0071403D">
          <w:pPr>
            <w:pStyle w:val="4"/>
            <w:numPr>
              <w:ilvl w:val="1"/>
              <w:numId w:val="33"/>
            </w:numPr>
            <w:tabs>
              <w:tab w:val="left" w:pos="1214"/>
              <w:tab w:val="right" w:leader="dot" w:pos="9639"/>
            </w:tabs>
            <w:ind w:hanging="573"/>
          </w:pPr>
          <w:hyperlink w:anchor="_bookmark20" w:history="1">
            <w:r>
              <w:t>ERC-20</w:t>
            </w:r>
            <w:r>
              <w:rPr>
                <w:spacing w:val="-9"/>
              </w:rPr>
              <w:t xml:space="preserve"> </w:t>
            </w:r>
            <w:r>
              <w:t>tokens</w:t>
            </w:r>
            <w:r>
              <w:rPr>
                <w:spacing w:val="-8"/>
              </w:rPr>
              <w:t xml:space="preserve"> </w:t>
            </w:r>
            <w:r>
              <w:t>and</w:t>
            </w:r>
            <w:r>
              <w:rPr>
                <w:spacing w:val="-8"/>
              </w:rPr>
              <w:t xml:space="preserve"> </w:t>
            </w:r>
            <w:r>
              <w:t>the</w:t>
            </w:r>
            <w:r>
              <w:rPr>
                <w:spacing w:val="-8"/>
              </w:rPr>
              <w:t xml:space="preserve"> </w:t>
            </w:r>
            <w:r>
              <w:t>allowance</w:t>
            </w:r>
            <w:r>
              <w:rPr>
                <w:spacing w:val="-8"/>
              </w:rPr>
              <w:t xml:space="preserve"> </w:t>
            </w:r>
            <w:r>
              <w:rPr>
                <w:spacing w:val="-2"/>
              </w:rPr>
              <w:t>lifecycle</w:t>
            </w:r>
          </w:hyperlink>
          <w:r>
            <w:tab/>
          </w:r>
          <w:hyperlink w:anchor="_bookmark20" w:history="1">
            <w:r>
              <w:rPr>
                <w:spacing w:val="-5"/>
              </w:rPr>
              <w:t>27</w:t>
            </w:r>
          </w:hyperlink>
        </w:p>
        <w:p w14:paraId="00DC1B18" w14:textId="77777777" w:rsidR="00350CFB" w:rsidRDefault="0071403D">
          <w:pPr>
            <w:pStyle w:val="4"/>
            <w:numPr>
              <w:ilvl w:val="1"/>
              <w:numId w:val="33"/>
            </w:numPr>
            <w:tabs>
              <w:tab w:val="left" w:pos="1214"/>
              <w:tab w:val="right" w:leader="dot" w:pos="9639"/>
            </w:tabs>
            <w:ind w:hanging="573"/>
          </w:pPr>
          <w:hyperlink w:anchor="_bookmark21" w:history="1">
            <w:r>
              <w:t>Graph-based</w:t>
            </w:r>
            <w:r>
              <w:rPr>
                <w:spacing w:val="-12"/>
              </w:rPr>
              <w:t xml:space="preserve"> </w:t>
            </w:r>
            <w:r>
              <w:t>on-chain</w:t>
            </w:r>
            <w:r>
              <w:rPr>
                <w:spacing w:val="-11"/>
              </w:rPr>
              <w:t xml:space="preserve"> </w:t>
            </w:r>
            <w:r>
              <w:rPr>
                <w:spacing w:val="-2"/>
              </w:rPr>
              <w:t>reputation</w:t>
            </w:r>
          </w:hyperlink>
          <w:r>
            <w:tab/>
          </w:r>
          <w:hyperlink w:anchor="_bookmark21" w:history="1">
            <w:r>
              <w:rPr>
                <w:spacing w:val="-5"/>
              </w:rPr>
              <w:t>27</w:t>
            </w:r>
          </w:hyperlink>
        </w:p>
        <w:p w14:paraId="00DC1B19" w14:textId="77777777" w:rsidR="00350CFB" w:rsidRDefault="0071403D">
          <w:pPr>
            <w:pStyle w:val="4"/>
            <w:numPr>
              <w:ilvl w:val="1"/>
              <w:numId w:val="33"/>
            </w:numPr>
            <w:tabs>
              <w:tab w:val="left" w:pos="1214"/>
              <w:tab w:val="right" w:leader="dot" w:pos="9639"/>
            </w:tabs>
            <w:ind w:hanging="573"/>
          </w:pPr>
          <w:hyperlink w:anchor="_bookmark23" w:history="1">
            <w:r>
              <w:t>PageRank</w:t>
            </w:r>
            <w:r>
              <w:rPr>
                <w:spacing w:val="-11"/>
              </w:rPr>
              <w:t xml:space="preserve"> </w:t>
            </w:r>
            <w:r>
              <w:rPr>
                <w:spacing w:val="-2"/>
              </w:rPr>
              <w:t>formalism</w:t>
            </w:r>
          </w:hyperlink>
          <w:r>
            <w:tab/>
          </w:r>
          <w:hyperlink w:anchor="_bookmark23" w:history="1">
            <w:r>
              <w:rPr>
                <w:spacing w:val="-5"/>
              </w:rPr>
              <w:t>29</w:t>
            </w:r>
          </w:hyperlink>
        </w:p>
        <w:p w14:paraId="00DC1B1A" w14:textId="77777777" w:rsidR="00350CFB" w:rsidRDefault="0071403D">
          <w:pPr>
            <w:pStyle w:val="4"/>
            <w:numPr>
              <w:ilvl w:val="1"/>
              <w:numId w:val="33"/>
            </w:numPr>
            <w:tabs>
              <w:tab w:val="left" w:pos="1214"/>
              <w:tab w:val="right" w:leader="dot" w:pos="9639"/>
            </w:tabs>
            <w:ind w:hanging="573"/>
          </w:pPr>
          <w:hyperlink w:anchor="_bookmark28" w:history="1">
            <w:r>
              <w:t>Reputation</w:t>
            </w:r>
            <w:r>
              <w:rPr>
                <w:spacing w:val="-14"/>
              </w:rPr>
              <w:t xml:space="preserve"> </w:t>
            </w:r>
            <w:r>
              <w:t>systems</w:t>
            </w:r>
            <w:r>
              <w:rPr>
                <w:spacing w:val="-13"/>
              </w:rPr>
              <w:t xml:space="preserve"> </w:t>
            </w:r>
            <w:r>
              <w:rPr>
                <w:spacing w:val="-2"/>
              </w:rPr>
              <w:t>lineage</w:t>
            </w:r>
          </w:hyperlink>
          <w:r>
            <w:tab/>
          </w:r>
          <w:hyperlink w:anchor="_bookmark28" w:history="1">
            <w:r>
              <w:rPr>
                <w:spacing w:val="-5"/>
              </w:rPr>
              <w:t>30</w:t>
            </w:r>
          </w:hyperlink>
        </w:p>
        <w:p w14:paraId="00DC1B1B" w14:textId="77777777" w:rsidR="00350CFB" w:rsidRDefault="0071403D">
          <w:pPr>
            <w:pStyle w:val="4"/>
            <w:numPr>
              <w:ilvl w:val="1"/>
              <w:numId w:val="33"/>
            </w:numPr>
            <w:tabs>
              <w:tab w:val="left" w:pos="1214"/>
              <w:tab w:val="right" w:leader="dot" w:pos="9639"/>
            </w:tabs>
            <w:ind w:hanging="573"/>
          </w:pPr>
          <w:hyperlink w:anchor="_bookmark30" w:history="1">
            <w:r>
              <w:t>ERC-20</w:t>
            </w:r>
            <w:r>
              <w:rPr>
                <w:spacing w:val="-12"/>
              </w:rPr>
              <w:t xml:space="preserve"> </w:t>
            </w:r>
            <w:r>
              <w:t>allowances</w:t>
            </w:r>
            <w:r>
              <w:rPr>
                <w:spacing w:val="-11"/>
              </w:rPr>
              <w:t xml:space="preserve"> </w:t>
            </w:r>
            <w:r>
              <w:t>as</w:t>
            </w:r>
            <w:r>
              <w:rPr>
                <w:spacing w:val="-11"/>
              </w:rPr>
              <w:t xml:space="preserve"> </w:t>
            </w:r>
            <w:r>
              <w:rPr>
                <w:spacing w:val="-2"/>
              </w:rPr>
              <w:t>endorsement</w:t>
            </w:r>
          </w:hyperlink>
          <w:r>
            <w:tab/>
          </w:r>
          <w:hyperlink w:anchor="_bookmark30" w:history="1">
            <w:r>
              <w:rPr>
                <w:spacing w:val="-5"/>
              </w:rPr>
              <w:t>31</w:t>
            </w:r>
          </w:hyperlink>
        </w:p>
        <w:p w14:paraId="00DC1B1D" w14:textId="77777777" w:rsidR="00350CFB" w:rsidRDefault="0071403D">
          <w:pPr>
            <w:pStyle w:val="4"/>
            <w:numPr>
              <w:ilvl w:val="1"/>
              <w:numId w:val="33"/>
            </w:numPr>
            <w:tabs>
              <w:tab w:val="left" w:pos="1214"/>
              <w:tab w:val="right" w:leader="dot" w:pos="9639"/>
            </w:tabs>
            <w:ind w:hanging="573"/>
          </w:pPr>
          <w:r>
            <w:t>What this research does not claim32</w:t>
          </w:r>
        </w:p>
        <w:p w14:paraId="00DC1B1E" w14:textId="77777777" w:rsidR="00350CFB" w:rsidRDefault="0071403D">
          <w:pPr>
            <w:pStyle w:val="4"/>
            <w:numPr>
              <w:ilvl w:val="1"/>
              <w:numId w:val="33"/>
            </w:numPr>
            <w:tabs>
              <w:tab w:val="left" w:pos="1214"/>
              <w:tab w:val="right" w:leader="dot" w:pos="9639"/>
            </w:tabs>
            <w:ind w:hanging="573"/>
          </w:pPr>
          <w:hyperlink w:anchor="_bookmark33" w:history="1">
            <w:r>
              <w:t>Rank</w:t>
            </w:r>
            <w:r>
              <w:rPr>
                <w:spacing w:val="-9"/>
              </w:rPr>
              <w:t xml:space="preserve"> </w:t>
            </w:r>
            <w:r>
              <w:t>correlation</w:t>
            </w:r>
            <w:r>
              <w:rPr>
                <w:spacing w:val="-9"/>
              </w:rPr>
              <w:t xml:space="preserve"> </w:t>
            </w:r>
            <w:r>
              <w:rPr>
                <w:spacing w:val="-2"/>
              </w:rPr>
              <w:t>theory</w:t>
            </w:r>
          </w:hyperlink>
          <w:r>
            <w:tab/>
          </w:r>
          <w:hyperlink w:anchor="_bookmark33" w:history="1">
            <w:r>
              <w:rPr>
                <w:spacing w:val="-5"/>
              </w:rPr>
              <w:t>32</w:t>
            </w:r>
          </w:hyperlink>
        </w:p>
        <w:p w14:paraId="00DC1B1F" w14:textId="77777777" w:rsidR="00350CFB" w:rsidRDefault="0071403D">
          <w:pPr>
            <w:pStyle w:val="4"/>
            <w:numPr>
              <w:ilvl w:val="1"/>
              <w:numId w:val="33"/>
            </w:numPr>
            <w:tabs>
              <w:tab w:val="left" w:pos="1214"/>
              <w:tab w:val="right" w:leader="dot" w:pos="9639"/>
            </w:tabs>
            <w:spacing w:after="20"/>
            <w:ind w:hanging="573"/>
          </w:pPr>
          <w:hyperlink w:anchor="_bookmark34" w:history="1">
            <w:r>
              <w:t>Theoretical</w:t>
            </w:r>
            <w:r>
              <w:rPr>
                <w:spacing w:val="-12"/>
              </w:rPr>
              <w:t xml:space="preserve"> </w:t>
            </w:r>
            <w:r>
              <w:rPr>
                <w:spacing w:val="-2"/>
              </w:rPr>
              <w:t>framework</w:t>
            </w:r>
          </w:hyperlink>
          <w:r>
            <w:tab/>
          </w:r>
          <w:hyperlink w:anchor="_bookmark34" w:history="1">
            <w:r>
              <w:rPr>
                <w:spacing w:val="-5"/>
              </w:rPr>
              <w:t>33</w:t>
            </w:r>
          </w:hyperlink>
        </w:p>
        <w:p w14:paraId="00DC1B20" w14:textId="77777777" w:rsidR="00350CFB" w:rsidRDefault="0071403D">
          <w:pPr>
            <w:pStyle w:val="4"/>
            <w:numPr>
              <w:ilvl w:val="1"/>
              <w:numId w:val="33"/>
            </w:numPr>
            <w:tabs>
              <w:tab w:val="left" w:pos="1214"/>
              <w:tab w:val="right" w:leader="dot" w:pos="9639"/>
            </w:tabs>
            <w:spacing w:before="74"/>
            <w:ind w:hanging="573"/>
          </w:pPr>
          <w:hyperlink w:anchor="_bookmark35" w:history="1">
            <w:r>
              <w:t>Reader’s</w:t>
            </w:r>
            <w:r>
              <w:rPr>
                <w:spacing w:val="-9"/>
              </w:rPr>
              <w:t xml:space="preserve"> </w:t>
            </w:r>
            <w:r>
              <w:t>guide</w:t>
            </w:r>
            <w:r>
              <w:rPr>
                <w:spacing w:val="-8"/>
              </w:rPr>
              <w:t xml:space="preserve"> </w:t>
            </w:r>
            <w:r>
              <w:t>to</w:t>
            </w:r>
            <w:r>
              <w:rPr>
                <w:spacing w:val="-8"/>
              </w:rPr>
              <w:t xml:space="preserve"> </w:t>
            </w:r>
            <w:r>
              <w:rPr>
                <w:spacing w:val="-2"/>
              </w:rPr>
              <w:t>terminology</w:t>
            </w:r>
          </w:hyperlink>
          <w:r>
            <w:tab/>
          </w:r>
          <w:hyperlink w:anchor="_bookmark35" w:history="1">
            <w:r>
              <w:rPr>
                <w:spacing w:val="-5"/>
              </w:rPr>
              <w:t>35</w:t>
            </w:r>
          </w:hyperlink>
        </w:p>
        <w:p w14:paraId="00DC1B21" w14:textId="77777777" w:rsidR="00350CFB" w:rsidRDefault="0071403D">
          <w:pPr>
            <w:pStyle w:val="4"/>
            <w:numPr>
              <w:ilvl w:val="1"/>
              <w:numId w:val="33"/>
            </w:numPr>
            <w:tabs>
              <w:tab w:val="left" w:pos="1214"/>
              <w:tab w:val="right" w:leader="dot" w:pos="9639"/>
            </w:tabs>
            <w:ind w:hanging="573"/>
          </w:pPr>
          <w:hyperlink w:anchor="_bookmark37" w:history="1">
            <w:r>
              <w:t>Domain</w:t>
            </w:r>
            <w:r>
              <w:rPr>
                <w:spacing w:val="-10"/>
              </w:rPr>
              <w:t xml:space="preserve"> </w:t>
            </w:r>
            <w:r>
              <w:t>alignment</w:t>
            </w:r>
            <w:r>
              <w:rPr>
                <w:spacing w:val="-10"/>
              </w:rPr>
              <w:t xml:space="preserve"> </w:t>
            </w:r>
            <w:r>
              <w:rPr>
                <w:spacing w:val="-2"/>
              </w:rPr>
              <w:t>metrics</w:t>
            </w:r>
          </w:hyperlink>
          <w:r>
            <w:tab/>
          </w:r>
          <w:hyperlink w:anchor="_bookmark37" w:history="1">
            <w:r>
              <w:rPr>
                <w:spacing w:val="-5"/>
              </w:rPr>
              <w:t>36</w:t>
            </w:r>
          </w:hyperlink>
        </w:p>
        <w:p w14:paraId="00DC1B22" w14:textId="77777777" w:rsidR="00350CFB" w:rsidRDefault="0071403D">
          <w:pPr>
            <w:pStyle w:val="4"/>
            <w:numPr>
              <w:ilvl w:val="1"/>
              <w:numId w:val="33"/>
            </w:numPr>
            <w:tabs>
              <w:tab w:val="left" w:pos="1214"/>
              <w:tab w:val="right" w:leader="dot" w:pos="9639"/>
            </w:tabs>
            <w:ind w:hanging="573"/>
          </w:pPr>
          <w:hyperlink w:anchor="_bookmark38" w:history="1">
            <w:r>
              <w:t>Worked</w:t>
            </w:r>
            <w:r>
              <w:rPr>
                <w:spacing w:val="-12"/>
              </w:rPr>
              <w:t xml:space="preserve"> </w:t>
            </w:r>
            <w:r>
              <w:t>example:</w:t>
            </w:r>
            <w:r>
              <w:rPr>
                <w:spacing w:val="5"/>
              </w:rPr>
              <w:t xml:space="preserve"> </w:t>
            </w:r>
            <w:r>
              <w:t>PageRank</w:t>
            </w:r>
            <w:r>
              <w:rPr>
                <w:spacing w:val="-11"/>
              </w:rPr>
              <w:t xml:space="preserve"> </w:t>
            </w:r>
            <w:r>
              <w:t>on</w:t>
            </w:r>
            <w:r>
              <w:rPr>
                <w:spacing w:val="-12"/>
              </w:rPr>
              <w:t xml:space="preserve"> </w:t>
            </w:r>
            <w:r>
              <w:t>a</w:t>
            </w:r>
            <w:r>
              <w:rPr>
                <w:spacing w:val="-11"/>
              </w:rPr>
              <w:t xml:space="preserve"> </w:t>
            </w:r>
            <w:r>
              <w:t>four-node</w:t>
            </w:r>
            <w:r>
              <w:rPr>
                <w:spacing w:val="-12"/>
              </w:rPr>
              <w:t xml:space="preserve"> </w:t>
            </w:r>
            <w:r>
              <w:t>endorsement</w:t>
            </w:r>
            <w:r>
              <w:rPr>
                <w:spacing w:val="-11"/>
              </w:rPr>
              <w:t xml:space="preserve"> </w:t>
            </w:r>
            <w:r>
              <w:rPr>
                <w:spacing w:val="-2"/>
              </w:rPr>
              <w:t>graph</w:t>
            </w:r>
          </w:hyperlink>
          <w:r>
            <w:tab/>
          </w:r>
          <w:hyperlink w:anchor="_bookmark38" w:history="1">
            <w:r>
              <w:rPr>
                <w:spacing w:val="-5"/>
              </w:rPr>
              <w:t>36</w:t>
            </w:r>
          </w:hyperlink>
        </w:p>
        <w:p w14:paraId="00DC1B23" w14:textId="77777777" w:rsidR="00350CFB" w:rsidRDefault="0071403D">
          <w:pPr>
            <w:pStyle w:val="4"/>
            <w:numPr>
              <w:ilvl w:val="1"/>
              <w:numId w:val="33"/>
            </w:numPr>
            <w:tabs>
              <w:tab w:val="left" w:pos="1214"/>
              <w:tab w:val="right" w:leader="dot" w:pos="9639"/>
            </w:tabs>
            <w:ind w:hanging="573"/>
          </w:pPr>
          <w:hyperlink w:anchor="_bookmark39" w:history="1">
            <w:r>
              <w:t>DeFi</w:t>
            </w:r>
            <w:r>
              <w:rPr>
                <w:spacing w:val="-8"/>
              </w:rPr>
              <w:t xml:space="preserve"> </w:t>
            </w:r>
            <w:r>
              <w:t>risk</w:t>
            </w:r>
            <w:r>
              <w:rPr>
                <w:spacing w:val="-7"/>
              </w:rPr>
              <w:t xml:space="preserve"> </w:t>
            </w:r>
            <w:r>
              <w:t>taxonomy</w:t>
            </w:r>
            <w:r>
              <w:rPr>
                <w:spacing w:val="-7"/>
              </w:rPr>
              <w:t xml:space="preserve"> </w:t>
            </w:r>
            <w:r>
              <w:t>and</w:t>
            </w:r>
            <w:r>
              <w:rPr>
                <w:spacing w:val="-7"/>
              </w:rPr>
              <w:t xml:space="preserve"> </w:t>
            </w:r>
            <w:r>
              <w:t>where</w:t>
            </w:r>
            <w:r>
              <w:rPr>
                <w:spacing w:val="-7"/>
              </w:rPr>
              <w:t xml:space="preserve"> </w:t>
            </w:r>
            <w:r>
              <w:t>reputation</w:t>
            </w:r>
            <w:r>
              <w:rPr>
                <w:spacing w:val="-8"/>
              </w:rPr>
              <w:t xml:space="preserve"> </w:t>
            </w:r>
            <w:r>
              <w:rPr>
                <w:spacing w:val="-4"/>
              </w:rPr>
              <w:t>fits</w:t>
            </w:r>
          </w:hyperlink>
          <w:r>
            <w:tab/>
          </w:r>
          <w:hyperlink w:anchor="_bookmark39" w:history="1">
            <w:r>
              <w:rPr>
                <w:spacing w:val="-5"/>
              </w:rPr>
              <w:t>37</w:t>
            </w:r>
          </w:hyperlink>
        </w:p>
        <w:p w14:paraId="00DC1B25" w14:textId="77777777" w:rsidR="00350CFB" w:rsidRDefault="0071403D">
          <w:pPr>
            <w:pStyle w:val="4"/>
            <w:numPr>
              <w:ilvl w:val="1"/>
              <w:numId w:val="33"/>
            </w:numPr>
            <w:tabs>
              <w:tab w:val="left" w:pos="1214"/>
              <w:tab w:val="right" w:leader="dot" w:pos="9639"/>
            </w:tabs>
            <w:ind w:hanging="573"/>
          </w:pPr>
          <w:hyperlink w:anchor="_bookmark41" w:history="1">
            <w:r>
              <w:t>Related</w:t>
            </w:r>
            <w:r>
              <w:rPr>
                <w:spacing w:val="-12"/>
              </w:rPr>
              <w:t xml:space="preserve"> </w:t>
            </w:r>
            <w:r>
              <w:t>measurement</w:t>
            </w:r>
            <w:r>
              <w:rPr>
                <w:spacing w:val="-11"/>
              </w:rPr>
              <w:t xml:space="preserve"> </w:t>
            </w:r>
            <w:r>
              <w:rPr>
                <w:spacing w:val="-2"/>
              </w:rPr>
              <w:t>traditions</w:t>
            </w:r>
          </w:hyperlink>
          <w:r>
            <w:tab/>
          </w:r>
          <w:hyperlink w:anchor="_bookmark41" w:history="1">
            <w:r>
              <w:rPr>
                <w:spacing w:val="-5"/>
              </w:rPr>
              <w:t>38</w:t>
            </w:r>
          </w:hyperlink>
        </w:p>
        <w:p w14:paraId="00DC1B26" w14:textId="77777777" w:rsidR="00350CFB" w:rsidRDefault="0071403D">
          <w:pPr>
            <w:pStyle w:val="4"/>
            <w:numPr>
              <w:ilvl w:val="1"/>
              <w:numId w:val="33"/>
            </w:numPr>
            <w:tabs>
              <w:tab w:val="left" w:pos="1214"/>
              <w:tab w:val="right" w:leader="dot" w:pos="9639"/>
            </w:tabs>
            <w:spacing w:before="231"/>
            <w:ind w:hanging="573"/>
          </w:pPr>
          <w:hyperlink w:anchor="_bookmark42" w:history="1">
            <w:r>
              <w:t>Accounts,</w:t>
            </w:r>
            <w:r>
              <w:rPr>
                <w:spacing w:val="-7"/>
              </w:rPr>
              <w:t xml:space="preserve"> </w:t>
            </w:r>
            <w:r>
              <w:t>gas,</w:t>
            </w:r>
            <w:r>
              <w:rPr>
                <w:spacing w:val="-7"/>
              </w:rPr>
              <w:t xml:space="preserve"> </w:t>
            </w:r>
            <w:r>
              <w:t>and</w:t>
            </w:r>
            <w:r>
              <w:rPr>
                <w:spacing w:val="-7"/>
              </w:rPr>
              <w:t xml:space="preserve"> </w:t>
            </w:r>
            <w:r>
              <w:t>why</w:t>
            </w:r>
            <w:r>
              <w:rPr>
                <w:spacing w:val="-7"/>
              </w:rPr>
              <w:t xml:space="preserve"> </w:t>
            </w:r>
            <w:r>
              <w:t>logs</w:t>
            </w:r>
            <w:r>
              <w:rPr>
                <w:spacing w:val="-7"/>
              </w:rPr>
              <w:t xml:space="preserve"> </w:t>
            </w:r>
            <w:r>
              <w:t>are</w:t>
            </w:r>
            <w:r>
              <w:rPr>
                <w:spacing w:val="-7"/>
              </w:rPr>
              <w:t xml:space="preserve"> </w:t>
            </w:r>
            <w:r>
              <w:t>the</w:t>
            </w:r>
            <w:r>
              <w:rPr>
                <w:spacing w:val="-6"/>
              </w:rPr>
              <w:t xml:space="preserve"> </w:t>
            </w:r>
            <w:r>
              <w:t>measurement</w:t>
            </w:r>
            <w:r>
              <w:rPr>
                <w:spacing w:val="-7"/>
              </w:rPr>
              <w:t xml:space="preserve"> </w:t>
            </w:r>
            <w:r>
              <w:rPr>
                <w:spacing w:val="-2"/>
              </w:rPr>
              <w:t>surface</w:t>
            </w:r>
          </w:hyperlink>
          <w:r>
            <w:tab/>
          </w:r>
          <w:hyperlink w:anchor="_bookmark42" w:history="1">
            <w:r>
              <w:rPr>
                <w:spacing w:val="-5"/>
              </w:rPr>
              <w:t>39</w:t>
            </w:r>
          </w:hyperlink>
        </w:p>
        <w:p w14:paraId="00DC1B27" w14:textId="77777777" w:rsidR="00350CFB" w:rsidRDefault="0071403D">
          <w:pPr>
            <w:pStyle w:val="4"/>
            <w:numPr>
              <w:ilvl w:val="1"/>
              <w:numId w:val="33"/>
            </w:numPr>
            <w:tabs>
              <w:tab w:val="left" w:pos="1214"/>
              <w:tab w:val="right" w:leader="dot" w:pos="9639"/>
            </w:tabs>
            <w:ind w:hanging="573"/>
          </w:pPr>
          <w:hyperlink w:anchor="_bookmark43" w:history="1">
            <w:r>
              <w:t>Approvals</w:t>
            </w:r>
            <w:r>
              <w:rPr>
                <w:spacing w:val="-14"/>
              </w:rPr>
              <w:t xml:space="preserve"> </w:t>
            </w:r>
            <w:r>
              <w:t>as</w:t>
            </w:r>
            <w:r>
              <w:rPr>
                <w:spacing w:val="-13"/>
              </w:rPr>
              <w:t xml:space="preserve"> </w:t>
            </w:r>
            <w:r>
              <w:t>security-relevant</w:t>
            </w:r>
            <w:r>
              <w:rPr>
                <w:spacing w:val="-14"/>
              </w:rPr>
              <w:t xml:space="preserve"> </w:t>
            </w:r>
            <w:r>
              <w:rPr>
                <w:spacing w:val="-2"/>
              </w:rPr>
              <w:t>events</w:t>
            </w:r>
          </w:hyperlink>
          <w:r>
            <w:tab/>
          </w:r>
          <w:hyperlink w:anchor="_bookmark43" w:history="1">
            <w:r>
              <w:rPr>
                <w:spacing w:val="-5"/>
              </w:rPr>
              <w:t>39</w:t>
            </w:r>
          </w:hyperlink>
        </w:p>
        <w:p w14:paraId="00DC1B28" w14:textId="77777777" w:rsidR="00350CFB" w:rsidRDefault="0071403D">
          <w:pPr>
            <w:pStyle w:val="4"/>
            <w:numPr>
              <w:ilvl w:val="1"/>
              <w:numId w:val="33"/>
            </w:numPr>
            <w:tabs>
              <w:tab w:val="left" w:pos="1214"/>
              <w:tab w:val="right" w:leader="dot" w:pos="9639"/>
            </w:tabs>
            <w:ind w:hanging="573"/>
          </w:pPr>
          <w:r>
            <w:t>AWP in depth: what the transfer-graph baseline measures40</w:t>
          </w:r>
        </w:p>
        <w:p w14:paraId="00DC1B29" w14:textId="77777777" w:rsidR="00350CFB" w:rsidRDefault="0071403D">
          <w:pPr>
            <w:pStyle w:val="4"/>
            <w:numPr>
              <w:ilvl w:val="1"/>
              <w:numId w:val="33"/>
            </w:numPr>
            <w:tabs>
              <w:tab w:val="left" w:pos="1214"/>
              <w:tab w:val="right" w:leader="dot" w:pos="9639"/>
            </w:tabs>
            <w:ind w:hanging="573"/>
          </w:pPr>
          <w:hyperlink w:anchor="_bookmark45" w:history="1">
            <w:r>
              <w:t>Comparison</w:t>
            </w:r>
            <w:r>
              <w:rPr>
                <w:spacing w:val="-9"/>
              </w:rPr>
              <w:t xml:space="preserve"> </w:t>
            </w:r>
            <w:r>
              <w:t>of</w:t>
            </w:r>
            <w:r>
              <w:rPr>
                <w:spacing w:val="-8"/>
              </w:rPr>
              <w:t xml:space="preserve"> </w:t>
            </w:r>
            <w:r>
              <w:t>graph</w:t>
            </w:r>
            <w:r>
              <w:rPr>
                <w:spacing w:val="-8"/>
              </w:rPr>
              <w:t xml:space="preserve"> </w:t>
            </w:r>
            <w:r>
              <w:t>reputation</w:t>
            </w:r>
            <w:r>
              <w:rPr>
                <w:spacing w:val="-8"/>
              </w:rPr>
              <w:t xml:space="preserve"> </w:t>
            </w:r>
            <w:r>
              <w:rPr>
                <w:spacing w:val="-2"/>
              </w:rPr>
              <w:t>methods</w:t>
            </w:r>
          </w:hyperlink>
          <w:r>
            <w:tab/>
          </w:r>
          <w:hyperlink w:anchor="_bookmark45" w:history="1">
            <w:r>
              <w:rPr>
                <w:spacing w:val="-5"/>
              </w:rPr>
              <w:t>40</w:t>
            </w:r>
          </w:hyperlink>
        </w:p>
        <w:p w14:paraId="5308B73A" w14:textId="77777777" w:rsidR="00420150" w:rsidRDefault="00041D3C">
          <w:pPr>
            <w:pStyle w:val="4"/>
            <w:numPr>
              <w:ilvl w:val="1"/>
              <w:numId w:val="33"/>
            </w:numPr>
            <w:tabs>
              <w:tab w:val="left" w:pos="1214"/>
              <w:tab w:val="right" w:leader="dot" w:pos="9639"/>
            </w:tabs>
            <w:ind w:hanging="573"/>
          </w:pPr>
          <w:r>
            <w:t>Summary of the reviewed literature</w:t>
          </w:r>
        </w:p>
        <w:p w14:paraId="1069FFE0" w14:textId="77777777" w:rsidR="00420150" w:rsidRDefault="00041D3C">
          <w:pPr>
            <w:pStyle w:val="4"/>
            <w:numPr>
              <w:ilvl w:val="1"/>
              <w:numId w:val="33"/>
            </w:numPr>
            <w:tabs>
              <w:tab w:val="left" w:pos="1214"/>
              <w:tab w:val="right" w:leader="dot" w:pos="9639"/>
            </w:tabs>
            <w:ind w:hanging="573"/>
          </w:pPr>
          <w:r>
            <w:t>Research gap</w:t>
          </w:r>
        </w:p>
        <w:p w14:paraId="00DC1B2A" w14:textId="77777777" w:rsidR="00350CFB" w:rsidRDefault="0071403D">
          <w:pPr>
            <w:pStyle w:val="4"/>
            <w:numPr>
              <w:ilvl w:val="1"/>
              <w:numId w:val="33"/>
            </w:numPr>
            <w:tabs>
              <w:tab w:val="left" w:pos="1214"/>
              <w:tab w:val="right" w:leader="dot" w:pos="9639"/>
            </w:tabs>
            <w:ind w:hanging="573"/>
          </w:pPr>
          <w:r>
            <w:t>Open problems motivating this research41</w:t>
          </w:r>
        </w:p>
        <w:p w14:paraId="00DC1B2B" w14:textId="77777777" w:rsidR="00350CFB" w:rsidRDefault="0071403D">
          <w:pPr>
            <w:pStyle w:val="10"/>
            <w:numPr>
              <w:ilvl w:val="0"/>
              <w:numId w:val="33"/>
            </w:numPr>
            <w:tabs>
              <w:tab w:val="left" w:pos="856"/>
              <w:tab w:val="right" w:leader="dot" w:pos="9639"/>
            </w:tabs>
            <w:rPr>
              <w:b w:val="0"/>
            </w:rPr>
          </w:pPr>
          <w:hyperlink w:anchor="_bookmark48" w:history="1">
            <w:r>
              <w:rPr>
                <w:spacing w:val="-2"/>
              </w:rPr>
              <w:t>Research</w:t>
            </w:r>
            <w:r>
              <w:rPr>
                <w:spacing w:val="-1"/>
              </w:rPr>
              <w:t xml:space="preserve"> </w:t>
            </w:r>
            <w:r>
              <w:rPr>
                <w:spacing w:val="-2"/>
              </w:rPr>
              <w:t>Methodology</w:t>
            </w:r>
          </w:hyperlink>
          <w:r>
            <w:rPr>
              <w:b w:val="0"/>
            </w:rPr>
            <w:tab/>
          </w:r>
          <w:hyperlink w:anchor="_bookmark48" w:history="1">
            <w:r>
              <w:rPr>
                <w:b w:val="0"/>
                <w:spacing w:val="-5"/>
              </w:rPr>
              <w:t>42</w:t>
            </w:r>
          </w:hyperlink>
        </w:p>
        <w:p w14:paraId="00DC1B2C" w14:textId="77777777" w:rsidR="00350CFB" w:rsidRDefault="0071403D">
          <w:pPr>
            <w:pStyle w:val="4"/>
            <w:numPr>
              <w:ilvl w:val="1"/>
              <w:numId w:val="33"/>
            </w:numPr>
            <w:tabs>
              <w:tab w:val="left" w:pos="1214"/>
              <w:tab w:val="right" w:leader="dot" w:pos="9639"/>
            </w:tabs>
            <w:ind w:hanging="573"/>
          </w:pPr>
          <w:hyperlink w:anchor="_bookmark49" w:history="1">
            <w:r>
              <w:rPr>
                <w:spacing w:val="-2"/>
              </w:rPr>
              <w:t>Notation</w:t>
            </w:r>
          </w:hyperlink>
          <w:r>
            <w:tab/>
          </w:r>
          <w:hyperlink w:anchor="_bookmark49" w:history="1">
            <w:r>
              <w:rPr>
                <w:spacing w:val="-5"/>
              </w:rPr>
              <w:t>43</w:t>
            </w:r>
          </w:hyperlink>
        </w:p>
        <w:p w14:paraId="00DC1B2D" w14:textId="77777777" w:rsidR="00350CFB" w:rsidRDefault="0071403D">
          <w:pPr>
            <w:pStyle w:val="4"/>
            <w:numPr>
              <w:ilvl w:val="1"/>
              <w:numId w:val="33"/>
            </w:numPr>
            <w:tabs>
              <w:tab w:val="left" w:pos="1214"/>
              <w:tab w:val="right" w:leader="dot" w:pos="9639"/>
            </w:tabs>
            <w:ind w:hanging="573"/>
          </w:pPr>
          <w:hyperlink w:anchor="_bookmark53" w:history="1">
            <w:r>
              <w:t>Data</w:t>
            </w:r>
            <w:r>
              <w:rPr>
                <w:spacing w:val="-9"/>
              </w:rPr>
              <w:t xml:space="preserve"> </w:t>
            </w:r>
            <w:r>
              <w:t>sources</w:t>
            </w:r>
            <w:r>
              <w:rPr>
                <w:spacing w:val="-8"/>
              </w:rPr>
              <w:t xml:space="preserve"> </w:t>
            </w:r>
            <w:r>
              <w:t>and</w:t>
            </w:r>
            <w:r>
              <w:rPr>
                <w:spacing w:val="-8"/>
              </w:rPr>
              <w:t xml:space="preserve"> </w:t>
            </w:r>
            <w:r>
              <w:rPr>
                <w:spacing w:val="-2"/>
              </w:rPr>
              <w:t>sampling</w:t>
            </w:r>
          </w:hyperlink>
          <w:r>
            <w:tab/>
          </w:r>
          <w:hyperlink w:anchor="_bookmark53" w:history="1">
            <w:r>
              <w:rPr>
                <w:spacing w:val="-5"/>
              </w:rPr>
              <w:t>45</w:t>
            </w:r>
          </w:hyperlink>
        </w:p>
        <w:p w14:paraId="00DC1B2E" w14:textId="77777777" w:rsidR="00350CFB" w:rsidRDefault="0071403D">
          <w:pPr>
            <w:pStyle w:val="4"/>
            <w:numPr>
              <w:ilvl w:val="1"/>
              <w:numId w:val="33"/>
            </w:numPr>
            <w:tabs>
              <w:tab w:val="left" w:pos="1214"/>
              <w:tab w:val="right" w:leader="dot" w:pos="9639"/>
            </w:tabs>
            <w:ind w:hanging="573"/>
          </w:pPr>
          <w:r>
            <w:t>Two-phase collection strategy48</w:t>
          </w:r>
        </w:p>
        <w:p w14:paraId="00DC1B2F" w14:textId="77777777" w:rsidR="00350CFB" w:rsidRDefault="0071403D">
          <w:pPr>
            <w:pStyle w:val="4"/>
            <w:numPr>
              <w:ilvl w:val="1"/>
              <w:numId w:val="33"/>
            </w:numPr>
            <w:tabs>
              <w:tab w:val="left" w:pos="1214"/>
              <w:tab w:val="right" w:leader="dot" w:pos="9639"/>
            </w:tabs>
            <w:ind w:hanging="573"/>
          </w:pPr>
          <w:hyperlink w:anchor="_bookmark55" w:history="1">
            <w:r>
              <w:t>Pipeline</w:t>
            </w:r>
            <w:r>
              <w:rPr>
                <w:spacing w:val="-9"/>
              </w:rPr>
              <w:t xml:space="preserve"> </w:t>
            </w:r>
            <w:r>
              <w:rPr>
                <w:spacing w:val="-2"/>
              </w:rPr>
              <w:t>architecture</w:t>
            </w:r>
          </w:hyperlink>
          <w:r>
            <w:tab/>
          </w:r>
          <w:hyperlink w:anchor="_bookmark55" w:history="1">
            <w:r>
              <w:rPr>
                <w:spacing w:val="-5"/>
              </w:rPr>
              <w:t>49</w:t>
            </w:r>
          </w:hyperlink>
        </w:p>
        <w:p w14:paraId="00DC1B30" w14:textId="77777777" w:rsidR="00350CFB" w:rsidRDefault="0071403D">
          <w:pPr>
            <w:pStyle w:val="4"/>
            <w:numPr>
              <w:ilvl w:val="1"/>
              <w:numId w:val="33"/>
            </w:numPr>
            <w:tabs>
              <w:tab w:val="left" w:pos="1214"/>
              <w:tab w:val="right" w:leader="dot" w:pos="9639"/>
            </w:tabs>
            <w:ind w:hanging="573"/>
          </w:pPr>
          <w:hyperlink w:anchor="_bookmark58" w:history="1">
            <w:r>
              <w:t>Event</w:t>
            </w:r>
            <w:r>
              <w:rPr>
                <w:spacing w:val="-7"/>
              </w:rPr>
              <w:t xml:space="preserve"> </w:t>
            </w:r>
            <w:r>
              <w:rPr>
                <w:spacing w:val="-2"/>
              </w:rPr>
              <w:t>decoding</w:t>
            </w:r>
          </w:hyperlink>
          <w:r>
            <w:tab/>
          </w:r>
          <w:hyperlink w:anchor="_bookmark58" w:history="1">
            <w:r>
              <w:rPr>
                <w:spacing w:val="-5"/>
              </w:rPr>
              <w:t>50</w:t>
            </w:r>
          </w:hyperlink>
        </w:p>
        <w:p w14:paraId="00DC1B31" w14:textId="77777777" w:rsidR="00350CFB" w:rsidRDefault="0071403D">
          <w:pPr>
            <w:pStyle w:val="4"/>
            <w:numPr>
              <w:ilvl w:val="1"/>
              <w:numId w:val="33"/>
            </w:numPr>
            <w:tabs>
              <w:tab w:val="left" w:pos="1214"/>
              <w:tab w:val="right" w:leader="dot" w:pos="9639"/>
            </w:tabs>
            <w:ind w:hanging="573"/>
          </w:pPr>
          <w:hyperlink w:anchor="_bookmark59" w:history="1">
            <w:r>
              <w:t>Graph</w:t>
            </w:r>
            <w:r>
              <w:rPr>
                <w:spacing w:val="-7"/>
              </w:rPr>
              <w:t xml:space="preserve"> </w:t>
            </w:r>
            <w:r>
              <w:rPr>
                <w:spacing w:val="-2"/>
              </w:rPr>
              <w:t>construction</w:t>
            </w:r>
          </w:hyperlink>
          <w:r>
            <w:tab/>
          </w:r>
          <w:hyperlink w:anchor="_bookmark59" w:history="1">
            <w:r>
              <w:rPr>
                <w:spacing w:val="-5"/>
              </w:rPr>
              <w:t>51</w:t>
            </w:r>
          </w:hyperlink>
        </w:p>
        <w:p w14:paraId="00DC1B32" w14:textId="77777777" w:rsidR="00350CFB" w:rsidRDefault="0071403D">
          <w:pPr>
            <w:pStyle w:val="4"/>
            <w:numPr>
              <w:ilvl w:val="1"/>
              <w:numId w:val="33"/>
            </w:numPr>
            <w:tabs>
              <w:tab w:val="left" w:pos="1214"/>
              <w:tab w:val="right" w:leader="dot" w:pos="9639"/>
            </w:tabs>
            <w:ind w:hanging="573"/>
          </w:pPr>
          <w:r>
            <w:t>Temporal holdout protocol55</w:t>
          </w:r>
        </w:p>
        <w:p w14:paraId="00DC1B33" w14:textId="77777777" w:rsidR="00350CFB" w:rsidRDefault="0071403D">
          <w:pPr>
            <w:pStyle w:val="4"/>
            <w:numPr>
              <w:ilvl w:val="1"/>
              <w:numId w:val="33"/>
            </w:numPr>
            <w:tabs>
              <w:tab w:val="left" w:pos="1214"/>
              <w:tab w:val="right" w:leader="dot" w:pos="9639"/>
            </w:tabs>
            <w:ind w:hanging="573"/>
          </w:pPr>
          <w:r>
            <w:t>Construct-check design56</w:t>
          </w:r>
        </w:p>
        <w:p w14:paraId="00DC1B34" w14:textId="77777777" w:rsidR="00350CFB" w:rsidRDefault="0071403D">
          <w:pPr>
            <w:pStyle w:val="4"/>
            <w:numPr>
              <w:ilvl w:val="1"/>
              <w:numId w:val="33"/>
            </w:numPr>
            <w:tabs>
              <w:tab w:val="left" w:pos="1214"/>
              <w:tab w:val="right" w:leader="dot" w:pos="9639"/>
            </w:tabs>
            <w:spacing w:before="231"/>
            <w:ind w:hanging="573"/>
          </w:pPr>
          <w:hyperlink w:anchor="_bookmark66" w:history="1">
            <w:r>
              <w:t>Proxy</w:t>
            </w:r>
            <w:r>
              <w:rPr>
                <w:spacing w:val="-10"/>
              </w:rPr>
              <w:t xml:space="preserve"> </w:t>
            </w:r>
            <w:r>
              <w:t>operational</w:t>
            </w:r>
            <w:r>
              <w:rPr>
                <w:spacing w:val="-9"/>
              </w:rPr>
              <w:t xml:space="preserve"> </w:t>
            </w:r>
            <w:r>
              <w:rPr>
                <w:spacing w:val="-2"/>
              </w:rPr>
              <w:t>definitions</w:t>
            </w:r>
          </w:hyperlink>
          <w:r>
            <w:tab/>
          </w:r>
          <w:hyperlink w:anchor="_bookmark66" w:history="1">
            <w:r>
              <w:rPr>
                <w:spacing w:val="-5"/>
              </w:rPr>
              <w:t>57</w:t>
            </w:r>
          </w:hyperlink>
        </w:p>
        <w:p w14:paraId="00DC1B35" w14:textId="77777777" w:rsidR="00350CFB" w:rsidRDefault="0071403D">
          <w:pPr>
            <w:pStyle w:val="4"/>
            <w:numPr>
              <w:ilvl w:val="1"/>
              <w:numId w:val="33"/>
            </w:numPr>
            <w:tabs>
              <w:tab w:val="left" w:pos="1214"/>
              <w:tab w:val="right" w:leader="dot" w:pos="9639"/>
            </w:tabs>
            <w:ind w:hanging="573"/>
          </w:pPr>
          <w:hyperlink w:anchor="_bookmark71" w:history="1">
            <w:r>
              <w:t>Statistical</w:t>
            </w:r>
            <w:r>
              <w:rPr>
                <w:spacing w:val="-11"/>
              </w:rPr>
              <w:t xml:space="preserve"> </w:t>
            </w:r>
            <w:r>
              <w:rPr>
                <w:spacing w:val="-2"/>
              </w:rPr>
              <w:t>tests</w:t>
            </w:r>
          </w:hyperlink>
          <w:r>
            <w:tab/>
          </w:r>
          <w:hyperlink w:anchor="_bookmark71" w:history="1">
            <w:r>
              <w:rPr>
                <w:spacing w:val="-5"/>
              </w:rPr>
              <w:t>61</w:t>
            </w:r>
          </w:hyperlink>
        </w:p>
        <w:p w14:paraId="00DC1B36" w14:textId="77777777" w:rsidR="00350CFB" w:rsidRDefault="0071403D">
          <w:pPr>
            <w:pStyle w:val="4"/>
            <w:numPr>
              <w:ilvl w:val="1"/>
              <w:numId w:val="33"/>
            </w:numPr>
            <w:tabs>
              <w:tab w:val="left" w:pos="1214"/>
              <w:tab w:val="right" w:leader="dot" w:pos="9639"/>
            </w:tabs>
            <w:ind w:hanging="573"/>
          </w:pPr>
          <w:hyperlink w:anchor="_bookmark72" w:history="1">
            <w:r>
              <w:t>Computational</w:t>
            </w:r>
            <w:r>
              <w:rPr>
                <w:spacing w:val="-12"/>
              </w:rPr>
              <w:t xml:space="preserve"> </w:t>
            </w:r>
            <w:r>
              <w:t>benchmark</w:t>
            </w:r>
            <w:r>
              <w:rPr>
                <w:spacing w:val="-12"/>
              </w:rPr>
              <w:t xml:space="preserve"> </w:t>
            </w:r>
            <w:r>
              <w:t>(Claim</w:t>
            </w:r>
            <w:r>
              <w:rPr>
                <w:spacing w:val="-11"/>
              </w:rPr>
              <w:t xml:space="preserve"> </w:t>
            </w:r>
            <w:r>
              <w:rPr>
                <w:spacing w:val="-5"/>
              </w:rPr>
              <w:t>C1)</w:t>
            </w:r>
          </w:hyperlink>
          <w:r>
            <w:tab/>
          </w:r>
          <w:hyperlink w:anchor="_bookmark72" w:history="1">
            <w:r>
              <w:rPr>
                <w:spacing w:val="-5"/>
              </w:rPr>
              <w:t>62</w:t>
            </w:r>
          </w:hyperlink>
        </w:p>
        <w:p w14:paraId="00DC1B37" w14:textId="77777777" w:rsidR="00350CFB" w:rsidRDefault="0071403D">
          <w:pPr>
            <w:pStyle w:val="4"/>
            <w:numPr>
              <w:ilvl w:val="1"/>
              <w:numId w:val="33"/>
            </w:numPr>
            <w:tabs>
              <w:tab w:val="left" w:pos="1214"/>
              <w:tab w:val="right" w:leader="dot" w:pos="9639"/>
            </w:tabs>
            <w:spacing w:after="163"/>
            <w:ind w:hanging="573"/>
          </w:pPr>
          <w:hyperlink w:anchor="_bookmark73" w:history="1">
            <w:r>
              <w:t>Scaling</w:t>
            </w:r>
            <w:r>
              <w:rPr>
                <w:spacing w:val="-11"/>
              </w:rPr>
              <w:t xml:space="preserve"> </w:t>
            </w:r>
            <w:r>
              <w:t>and</w:t>
            </w:r>
            <w:r>
              <w:rPr>
                <w:spacing w:val="-11"/>
              </w:rPr>
              <w:t xml:space="preserve"> </w:t>
            </w:r>
            <w:r>
              <w:t>robustness</w:t>
            </w:r>
            <w:r>
              <w:rPr>
                <w:spacing w:val="-11"/>
              </w:rPr>
              <w:t xml:space="preserve"> </w:t>
            </w:r>
            <w:r>
              <w:rPr>
                <w:spacing w:val="-2"/>
              </w:rPr>
              <w:t>extensions</w:t>
            </w:r>
          </w:hyperlink>
          <w:r>
            <w:tab/>
          </w:r>
          <w:hyperlink w:anchor="_bookmark73" w:history="1">
            <w:r>
              <w:rPr>
                <w:spacing w:val="-5"/>
              </w:rPr>
              <w:t>63</w:t>
            </w:r>
          </w:hyperlink>
        </w:p>
        <w:p w14:paraId="00DC1B38" w14:textId="77777777" w:rsidR="00350CFB" w:rsidRDefault="0071403D">
          <w:pPr>
            <w:pStyle w:val="4"/>
            <w:numPr>
              <w:ilvl w:val="1"/>
              <w:numId w:val="33"/>
            </w:numPr>
            <w:tabs>
              <w:tab w:val="left" w:pos="1214"/>
              <w:tab w:val="right" w:leader="dot" w:pos="9639"/>
            </w:tabs>
            <w:spacing w:before="74"/>
            <w:ind w:hanging="573"/>
          </w:pPr>
          <w:hyperlink w:anchor="_bookmark74" w:history="1">
            <w:r>
              <w:rPr>
                <w:spacing w:val="-2"/>
              </w:rPr>
              <w:t>Reproducibility</w:t>
            </w:r>
          </w:hyperlink>
          <w:r>
            <w:tab/>
          </w:r>
          <w:hyperlink w:anchor="_bookmark74" w:history="1">
            <w:r>
              <w:rPr>
                <w:spacing w:val="-5"/>
              </w:rPr>
              <w:t>65</w:t>
            </w:r>
          </w:hyperlink>
        </w:p>
        <w:p w14:paraId="00DC1B39" w14:textId="77777777" w:rsidR="00350CFB" w:rsidRDefault="0071403D">
          <w:pPr>
            <w:pStyle w:val="4"/>
            <w:numPr>
              <w:ilvl w:val="1"/>
              <w:numId w:val="33"/>
            </w:numPr>
            <w:tabs>
              <w:tab w:val="left" w:pos="1214"/>
              <w:tab w:val="right" w:leader="dot" w:pos="9639"/>
            </w:tabs>
            <w:ind w:hanging="573"/>
          </w:pPr>
          <w:hyperlink w:anchor="_bookmark75" w:history="1">
            <w:r>
              <w:t>Sampling</w:t>
            </w:r>
            <w:r>
              <w:rPr>
                <w:spacing w:val="-15"/>
              </w:rPr>
              <w:t xml:space="preserve"> </w:t>
            </w:r>
            <w:r>
              <w:t>considerations</w:t>
            </w:r>
            <w:r>
              <w:rPr>
                <w:spacing w:val="-14"/>
              </w:rPr>
              <w:t xml:space="preserve"> </w:t>
            </w:r>
            <w:r>
              <w:t>and</w:t>
            </w:r>
            <w:r>
              <w:rPr>
                <w:spacing w:val="-14"/>
              </w:rPr>
              <w:t xml:space="preserve"> </w:t>
            </w:r>
            <w:r>
              <w:rPr>
                <w:spacing w:val="-2"/>
              </w:rPr>
              <w:t>missingness</w:t>
            </w:r>
          </w:hyperlink>
          <w:r>
            <w:tab/>
          </w:r>
          <w:hyperlink w:anchor="_bookmark75" w:history="1">
            <w:r>
              <w:rPr>
                <w:spacing w:val="-5"/>
              </w:rPr>
              <w:t>66</w:t>
            </w:r>
          </w:hyperlink>
        </w:p>
        <w:p w14:paraId="00DC1B3A" w14:textId="77777777" w:rsidR="00350CFB" w:rsidRDefault="0071403D">
          <w:pPr>
            <w:pStyle w:val="4"/>
            <w:numPr>
              <w:ilvl w:val="1"/>
              <w:numId w:val="33"/>
            </w:numPr>
            <w:tabs>
              <w:tab w:val="left" w:pos="1214"/>
              <w:tab w:val="right" w:leader="dot" w:pos="9639"/>
            </w:tabs>
            <w:ind w:hanging="573"/>
          </w:pPr>
          <w:hyperlink w:anchor="_bookmark76" w:history="1">
            <w:r>
              <w:rPr>
                <w:spacing w:val="-2"/>
              </w:rPr>
              <w:t>Implementation</w:t>
            </w:r>
            <w:r>
              <w:rPr>
                <w:spacing w:val="11"/>
              </w:rPr>
              <w:t xml:space="preserve"> </w:t>
            </w:r>
            <w:r>
              <w:rPr>
                <w:spacing w:val="-2"/>
              </w:rPr>
              <w:t>notes</w:t>
            </w:r>
          </w:hyperlink>
          <w:r>
            <w:tab/>
          </w:r>
          <w:hyperlink w:anchor="_bookmark76" w:history="1">
            <w:r>
              <w:rPr>
                <w:spacing w:val="-5"/>
              </w:rPr>
              <w:t>66</w:t>
            </w:r>
          </w:hyperlink>
        </w:p>
        <w:p w14:paraId="00DC1B3B" w14:textId="77777777" w:rsidR="00350CFB" w:rsidRDefault="0071403D">
          <w:pPr>
            <w:pStyle w:val="4"/>
            <w:numPr>
              <w:ilvl w:val="1"/>
              <w:numId w:val="33"/>
            </w:numPr>
            <w:tabs>
              <w:tab w:val="left" w:pos="1214"/>
              <w:tab w:val="right" w:leader="dot" w:pos="9639"/>
            </w:tabs>
            <w:ind w:hanging="573"/>
          </w:pPr>
          <w:hyperlink w:anchor="_bookmark77" w:history="1">
            <w:r>
              <w:rPr>
                <w:spacing w:val="-2"/>
              </w:rPr>
              <w:t>Ethics</w:t>
            </w:r>
          </w:hyperlink>
          <w:r>
            <w:tab/>
          </w:r>
          <w:hyperlink w:anchor="_bookmark77" w:history="1">
            <w:r>
              <w:rPr>
                <w:spacing w:val="-5"/>
              </w:rPr>
              <w:t>67</w:t>
            </w:r>
          </w:hyperlink>
        </w:p>
        <w:p w14:paraId="00DC1B3C" w14:textId="77777777" w:rsidR="00350CFB" w:rsidRDefault="0071403D">
          <w:pPr>
            <w:pStyle w:val="7"/>
            <w:numPr>
              <w:ilvl w:val="0"/>
              <w:numId w:val="32"/>
            </w:numPr>
            <w:tabs>
              <w:tab w:val="left" w:pos="1715"/>
              <w:tab w:val="right" w:leader="dot" w:pos="9639"/>
            </w:tabs>
            <w:ind w:left="1715" w:hanging="142"/>
          </w:pPr>
          <w:hyperlink w:anchor="_bookmark78" w:history="1">
            <w:r>
              <w:t>Privacy</w:t>
            </w:r>
            <w:r>
              <w:rPr>
                <w:spacing w:val="-7"/>
              </w:rPr>
              <w:t xml:space="preserve"> </w:t>
            </w:r>
            <w:r>
              <w:t>and</w:t>
            </w:r>
            <w:r>
              <w:rPr>
                <w:spacing w:val="-6"/>
              </w:rPr>
              <w:t xml:space="preserve"> </w:t>
            </w:r>
            <w:r>
              <w:rPr>
                <w:spacing w:val="-2"/>
              </w:rPr>
              <w:t>anonymity</w:t>
            </w:r>
          </w:hyperlink>
          <w:r>
            <w:tab/>
          </w:r>
          <w:hyperlink w:anchor="_bookmark78" w:history="1">
            <w:r>
              <w:rPr>
                <w:spacing w:val="-5"/>
              </w:rPr>
              <w:t>67</w:t>
            </w:r>
          </w:hyperlink>
        </w:p>
        <w:p w14:paraId="00DC1B3D" w14:textId="77777777" w:rsidR="00350CFB" w:rsidRDefault="0071403D">
          <w:pPr>
            <w:pStyle w:val="7"/>
            <w:numPr>
              <w:ilvl w:val="0"/>
              <w:numId w:val="32"/>
            </w:numPr>
            <w:tabs>
              <w:tab w:val="left" w:pos="1715"/>
              <w:tab w:val="right" w:leader="dot" w:pos="9639"/>
            </w:tabs>
            <w:ind w:left="1715" w:hanging="142"/>
          </w:pPr>
          <w:hyperlink w:anchor="_bookmark79" w:history="1">
            <w:r>
              <w:t>Data</w:t>
            </w:r>
            <w:r>
              <w:rPr>
                <w:spacing w:val="-6"/>
              </w:rPr>
              <w:t xml:space="preserve"> </w:t>
            </w:r>
            <w:r>
              <w:rPr>
                <w:spacing w:val="-2"/>
              </w:rPr>
              <w:t>minimization</w:t>
            </w:r>
          </w:hyperlink>
          <w:r>
            <w:tab/>
          </w:r>
          <w:hyperlink w:anchor="_bookmark79" w:history="1">
            <w:r>
              <w:rPr>
                <w:spacing w:val="-5"/>
              </w:rPr>
              <w:t>67</w:t>
            </w:r>
          </w:hyperlink>
        </w:p>
        <w:p w14:paraId="00DC1B3E" w14:textId="77777777" w:rsidR="00350CFB" w:rsidRDefault="0071403D">
          <w:pPr>
            <w:pStyle w:val="7"/>
            <w:numPr>
              <w:ilvl w:val="0"/>
              <w:numId w:val="32"/>
            </w:numPr>
            <w:tabs>
              <w:tab w:val="left" w:pos="1715"/>
              <w:tab w:val="right" w:leader="dot" w:pos="9639"/>
            </w:tabs>
            <w:spacing w:before="231"/>
            <w:ind w:left="1715" w:hanging="142"/>
          </w:pPr>
          <w:hyperlink w:anchor="_bookmark80" w:history="1">
            <w:r>
              <w:t>Data</w:t>
            </w:r>
            <w:r>
              <w:rPr>
                <w:spacing w:val="-6"/>
              </w:rPr>
              <w:t xml:space="preserve"> </w:t>
            </w:r>
            <w:r>
              <w:t>usage</w:t>
            </w:r>
            <w:r>
              <w:rPr>
                <w:spacing w:val="-5"/>
              </w:rPr>
              <w:t xml:space="preserve"> </w:t>
            </w:r>
            <w:r>
              <w:t>and</w:t>
            </w:r>
            <w:r>
              <w:rPr>
                <w:spacing w:val="-6"/>
              </w:rPr>
              <w:t xml:space="preserve"> </w:t>
            </w:r>
            <w:r>
              <w:rPr>
                <w:spacing w:val="-2"/>
              </w:rPr>
              <w:t>compliance</w:t>
            </w:r>
          </w:hyperlink>
          <w:r>
            <w:tab/>
          </w:r>
          <w:hyperlink w:anchor="_bookmark80" w:history="1">
            <w:r>
              <w:rPr>
                <w:spacing w:val="-5"/>
              </w:rPr>
              <w:t>67</w:t>
            </w:r>
          </w:hyperlink>
        </w:p>
        <w:p w14:paraId="00DC1B3F" w14:textId="77777777" w:rsidR="00350CFB" w:rsidRDefault="0071403D">
          <w:pPr>
            <w:pStyle w:val="7"/>
            <w:numPr>
              <w:ilvl w:val="0"/>
              <w:numId w:val="32"/>
            </w:numPr>
            <w:tabs>
              <w:tab w:val="left" w:pos="1715"/>
              <w:tab w:val="right" w:leader="dot" w:pos="9639"/>
            </w:tabs>
            <w:ind w:left="1715" w:hanging="142"/>
          </w:pPr>
          <w:hyperlink w:anchor="_bookmark81" w:history="1">
            <w:r>
              <w:t>Fairness</w:t>
            </w:r>
            <w:r>
              <w:rPr>
                <w:spacing w:val="-11"/>
              </w:rPr>
              <w:t xml:space="preserve"> </w:t>
            </w:r>
            <w:r>
              <w:t>and</w:t>
            </w:r>
            <w:r>
              <w:rPr>
                <w:spacing w:val="-10"/>
              </w:rPr>
              <w:t xml:space="preserve"> </w:t>
            </w:r>
            <w:r>
              <w:rPr>
                <w:spacing w:val="-2"/>
              </w:rPr>
              <w:t>transparency</w:t>
            </w:r>
          </w:hyperlink>
          <w:r>
            <w:tab/>
          </w:r>
          <w:hyperlink w:anchor="_bookmark81" w:history="1">
            <w:r>
              <w:rPr>
                <w:spacing w:val="-5"/>
              </w:rPr>
              <w:t>68</w:t>
            </w:r>
          </w:hyperlink>
        </w:p>
        <w:p w14:paraId="00DC1B40" w14:textId="77777777" w:rsidR="00350CFB" w:rsidRDefault="0071403D">
          <w:pPr>
            <w:pStyle w:val="7"/>
            <w:numPr>
              <w:ilvl w:val="0"/>
              <w:numId w:val="32"/>
            </w:numPr>
            <w:tabs>
              <w:tab w:val="left" w:pos="1715"/>
              <w:tab w:val="right" w:leader="dot" w:pos="9639"/>
            </w:tabs>
            <w:ind w:left="1715" w:hanging="142"/>
          </w:pPr>
          <w:hyperlink w:anchor="_bookmark82" w:history="1">
            <w:r>
              <w:t>Responsible</w:t>
            </w:r>
            <w:r>
              <w:rPr>
                <w:spacing w:val="-10"/>
              </w:rPr>
              <w:t xml:space="preserve"> </w:t>
            </w:r>
            <w:r>
              <w:t>disclosure</w:t>
            </w:r>
            <w:r>
              <w:rPr>
                <w:spacing w:val="-9"/>
              </w:rPr>
              <w:t xml:space="preserve"> </w:t>
            </w:r>
            <w:r>
              <w:t>and</w:t>
            </w:r>
            <w:r>
              <w:rPr>
                <w:spacing w:val="-9"/>
              </w:rPr>
              <w:t xml:space="preserve"> </w:t>
            </w:r>
            <w:r>
              <w:rPr>
                <w:spacing w:val="-2"/>
              </w:rPr>
              <w:t>impact</w:t>
            </w:r>
          </w:hyperlink>
          <w:r>
            <w:tab/>
          </w:r>
          <w:hyperlink w:anchor="_bookmark82" w:history="1">
            <w:r>
              <w:rPr>
                <w:spacing w:val="-5"/>
              </w:rPr>
              <w:t>68</w:t>
            </w:r>
          </w:hyperlink>
        </w:p>
        <w:p w14:paraId="00DC1B41" w14:textId="77777777" w:rsidR="00350CFB" w:rsidRDefault="0071403D">
          <w:pPr>
            <w:pStyle w:val="7"/>
            <w:numPr>
              <w:ilvl w:val="0"/>
              <w:numId w:val="32"/>
            </w:numPr>
            <w:tabs>
              <w:tab w:val="left" w:pos="1715"/>
              <w:tab w:val="right" w:leader="dot" w:pos="9639"/>
            </w:tabs>
            <w:ind w:left="1715" w:hanging="142"/>
          </w:pPr>
          <w:hyperlink w:anchor="_bookmark83" w:history="1">
            <w:r>
              <w:t>Summary</w:t>
            </w:r>
            <w:r>
              <w:rPr>
                <w:spacing w:val="-10"/>
              </w:rPr>
              <w:t xml:space="preserve"> </w:t>
            </w:r>
            <w:r>
              <w:t>of</w:t>
            </w:r>
            <w:r>
              <w:rPr>
                <w:spacing w:val="-10"/>
              </w:rPr>
              <w:t xml:space="preserve"> </w:t>
            </w:r>
            <w:r>
              <w:t>methodological</w:t>
            </w:r>
            <w:r>
              <w:rPr>
                <w:spacing w:val="-10"/>
              </w:rPr>
              <w:t xml:space="preserve"> </w:t>
            </w:r>
            <w:r>
              <w:rPr>
                <w:spacing w:val="-2"/>
              </w:rPr>
              <w:t>commitments</w:t>
            </w:r>
          </w:hyperlink>
          <w:r>
            <w:tab/>
          </w:r>
          <w:hyperlink w:anchor="_bookmark83" w:history="1">
            <w:r>
              <w:rPr>
                <w:spacing w:val="-5"/>
              </w:rPr>
              <w:t>68</w:t>
            </w:r>
          </w:hyperlink>
        </w:p>
        <w:p w14:paraId="00DC1B42" w14:textId="77777777" w:rsidR="00350CFB" w:rsidRDefault="0071403D">
          <w:pPr>
            <w:pStyle w:val="10"/>
            <w:numPr>
              <w:ilvl w:val="0"/>
              <w:numId w:val="33"/>
            </w:numPr>
            <w:tabs>
              <w:tab w:val="left" w:pos="856"/>
              <w:tab w:val="right" w:leader="dot" w:pos="9639"/>
            </w:tabs>
            <w:rPr>
              <w:b w:val="0"/>
            </w:rPr>
          </w:pPr>
          <w:hyperlink w:anchor="_bookmark84" w:history="1">
            <w:r>
              <w:rPr>
                <w:spacing w:val="-2"/>
              </w:rPr>
              <w:t>Implementation</w:t>
            </w:r>
            <w:r>
              <w:rPr>
                <w:spacing w:val="1"/>
              </w:rPr>
              <w:t xml:space="preserve"> </w:t>
            </w:r>
            <w:r>
              <w:rPr>
                <w:spacing w:val="-2"/>
              </w:rPr>
              <w:t>and</w:t>
            </w:r>
            <w:r>
              <w:rPr>
                <w:spacing w:val="1"/>
              </w:rPr>
              <w:t xml:space="preserve"> </w:t>
            </w:r>
            <w:r>
              <w:rPr>
                <w:spacing w:val="-2"/>
              </w:rPr>
              <w:t>Empirical</w:t>
            </w:r>
            <w:r>
              <w:rPr>
                <w:spacing w:val="1"/>
              </w:rPr>
              <w:t xml:space="preserve"> </w:t>
            </w:r>
            <w:r>
              <w:rPr>
                <w:spacing w:val="-2"/>
              </w:rPr>
              <w:t>Results</w:t>
            </w:r>
          </w:hyperlink>
          <w:r>
            <w:rPr>
              <w:b w:val="0"/>
            </w:rPr>
            <w:tab/>
          </w:r>
          <w:hyperlink w:anchor="_bookmark84" w:history="1">
            <w:r>
              <w:rPr>
                <w:b w:val="0"/>
                <w:spacing w:val="-5"/>
              </w:rPr>
              <w:t>69</w:t>
            </w:r>
          </w:hyperlink>
        </w:p>
        <w:p w14:paraId="00DC1B43" w14:textId="77777777" w:rsidR="00350CFB" w:rsidRDefault="0071403D">
          <w:pPr>
            <w:pStyle w:val="4"/>
            <w:numPr>
              <w:ilvl w:val="1"/>
              <w:numId w:val="33"/>
            </w:numPr>
            <w:tabs>
              <w:tab w:val="left" w:pos="1214"/>
              <w:tab w:val="right" w:leader="dot" w:pos="9639"/>
            </w:tabs>
            <w:ind w:hanging="573"/>
          </w:pPr>
          <w:r>
            <w:t>Case study setting: Arbitrum One69</w:t>
          </w:r>
        </w:p>
        <w:p w14:paraId="00DC1B44" w14:textId="77777777" w:rsidR="00350CFB" w:rsidRDefault="0071403D">
          <w:pPr>
            <w:pStyle w:val="4"/>
            <w:numPr>
              <w:ilvl w:val="1"/>
              <w:numId w:val="33"/>
            </w:numPr>
            <w:tabs>
              <w:tab w:val="left" w:pos="1214"/>
              <w:tab w:val="right" w:leader="dot" w:pos="9639"/>
            </w:tabs>
            <w:ind w:hanging="573"/>
          </w:pPr>
          <w:r>
            <w:t>Computational benchmark (Claim C1)75</w:t>
          </w:r>
        </w:p>
        <w:p w14:paraId="00DC1B45" w14:textId="77777777" w:rsidR="00350CFB" w:rsidRDefault="0071403D">
          <w:pPr>
            <w:pStyle w:val="4"/>
            <w:numPr>
              <w:ilvl w:val="1"/>
              <w:numId w:val="33"/>
            </w:numPr>
            <w:tabs>
              <w:tab w:val="left" w:pos="1214"/>
              <w:tab w:val="right" w:leader="dot" w:pos="9639"/>
            </w:tabs>
            <w:ind w:hanging="573"/>
          </w:pPr>
          <w:r>
            <w:t>Robustness and sensitivity checks79</w:t>
          </w:r>
        </w:p>
        <w:p w14:paraId="00DC1B46" w14:textId="77777777" w:rsidR="00350CFB" w:rsidRDefault="0071403D">
          <w:pPr>
            <w:pStyle w:val="4"/>
            <w:numPr>
              <w:ilvl w:val="1"/>
              <w:numId w:val="33"/>
            </w:numPr>
            <w:tabs>
              <w:tab w:val="left" w:pos="1214"/>
              <w:tab w:val="right" w:leader="dot" w:pos="9639"/>
            </w:tabs>
            <w:ind w:hanging="573"/>
          </w:pPr>
          <w:r>
            <w:t>Same-window alignment: EndorseRank vs. AWP (Claims C2–C3)82</w:t>
          </w:r>
        </w:p>
        <w:p w14:paraId="00DC1B47" w14:textId="77777777" w:rsidR="00350CFB" w:rsidRDefault="0071403D">
          <w:pPr>
            <w:pStyle w:val="4"/>
            <w:numPr>
              <w:ilvl w:val="1"/>
              <w:numId w:val="33"/>
            </w:numPr>
            <w:tabs>
              <w:tab w:val="left" w:pos="1214"/>
              <w:tab w:val="right" w:leader="dot" w:pos="9639"/>
            </w:tabs>
            <w:ind w:hanging="573"/>
          </w:pPr>
          <w:hyperlink w:anchor="_bookmark103" w:history="1">
            <w:r>
              <w:t>Proxy</w:t>
            </w:r>
            <w:r>
              <w:rPr>
                <w:spacing w:val="-7"/>
              </w:rPr>
              <w:t xml:space="preserve"> </w:t>
            </w:r>
            <w:r>
              <w:t>family</w:t>
            </w:r>
            <w:r>
              <w:rPr>
                <w:spacing w:val="-7"/>
              </w:rPr>
              <w:t xml:space="preserve"> </w:t>
            </w:r>
            <w:r>
              <w:rPr>
                <w:spacing w:val="-2"/>
              </w:rPr>
              <w:t>detail</w:t>
            </w:r>
          </w:hyperlink>
          <w:r>
            <w:tab/>
          </w:r>
          <w:hyperlink w:anchor="_bookmark103" w:history="1">
            <w:r>
              <w:rPr>
                <w:spacing w:val="-5"/>
              </w:rPr>
              <w:t>84</w:t>
            </w:r>
          </w:hyperlink>
        </w:p>
        <w:p w14:paraId="00DC1B48" w14:textId="77777777" w:rsidR="00350CFB" w:rsidRDefault="0071403D">
          <w:pPr>
            <w:pStyle w:val="4"/>
            <w:numPr>
              <w:ilvl w:val="1"/>
              <w:numId w:val="33"/>
            </w:numPr>
            <w:tabs>
              <w:tab w:val="left" w:pos="1214"/>
              <w:tab w:val="right" w:leader="dot" w:pos="9639"/>
            </w:tabs>
            <w:ind w:hanging="573"/>
          </w:pPr>
          <w:hyperlink w:anchor="_bookmark109" w:history="1">
            <w:r>
              <w:t>Rank</w:t>
            </w:r>
            <w:r>
              <w:rPr>
                <w:spacing w:val="-8"/>
              </w:rPr>
              <w:t xml:space="preserve"> </w:t>
            </w:r>
            <w:r>
              <w:t>divergence</w:t>
            </w:r>
            <w:r>
              <w:rPr>
                <w:spacing w:val="-7"/>
              </w:rPr>
              <w:t xml:space="preserve"> </w:t>
            </w:r>
            <w:r>
              <w:t>(H1</w:t>
            </w:r>
            <w:r>
              <w:rPr>
                <w:spacing w:val="-7"/>
              </w:rPr>
              <w:t xml:space="preserve"> </w:t>
            </w:r>
            <w:r>
              <w:t>/</w:t>
            </w:r>
            <w:r>
              <w:rPr>
                <w:spacing w:val="-7"/>
              </w:rPr>
              <w:t xml:space="preserve"> </w:t>
            </w:r>
            <w:r>
              <w:rPr>
                <w:spacing w:val="-4"/>
              </w:rPr>
              <w:t>RQ1)</w:t>
            </w:r>
          </w:hyperlink>
          <w:r>
            <w:tab/>
          </w:r>
          <w:hyperlink w:anchor="_bookmark109" w:history="1">
            <w:r>
              <w:rPr>
                <w:spacing w:val="-5"/>
              </w:rPr>
              <w:t>91</w:t>
            </w:r>
          </w:hyperlink>
        </w:p>
        <w:p w14:paraId="00DC1B49" w14:textId="77777777" w:rsidR="00350CFB" w:rsidRDefault="0071403D">
          <w:pPr>
            <w:pStyle w:val="4"/>
            <w:numPr>
              <w:ilvl w:val="1"/>
              <w:numId w:val="33"/>
            </w:numPr>
            <w:tabs>
              <w:tab w:val="left" w:pos="1214"/>
              <w:tab w:val="right" w:leader="dot" w:pos="9639"/>
            </w:tabs>
            <w:ind w:hanging="573"/>
          </w:pPr>
          <w:r>
            <w:t>Temporal holdout of future new approvals (RQ4)94</w:t>
          </w:r>
        </w:p>
        <w:p w14:paraId="00DC1B4A" w14:textId="77777777" w:rsidR="00350CFB" w:rsidRDefault="0071403D">
          <w:pPr>
            <w:pStyle w:val="4"/>
            <w:numPr>
              <w:ilvl w:val="1"/>
              <w:numId w:val="33"/>
            </w:numPr>
            <w:tabs>
              <w:tab w:val="left" w:pos="1214"/>
              <w:tab w:val="right" w:leader="dot" w:pos="9639"/>
            </w:tabs>
            <w:ind w:hanging="573"/>
          </w:pPr>
          <w:r>
            <w:t>Primary claims (C1–C4)95</w:t>
          </w:r>
        </w:p>
        <w:p w14:paraId="00DC1B4B" w14:textId="77777777" w:rsidR="00350CFB" w:rsidRDefault="0071403D">
          <w:pPr>
            <w:pStyle w:val="20"/>
            <w:numPr>
              <w:ilvl w:val="0"/>
              <w:numId w:val="33"/>
            </w:numPr>
            <w:tabs>
              <w:tab w:val="left" w:pos="856"/>
              <w:tab w:val="right" w:leader="dot" w:pos="9639"/>
            </w:tabs>
            <w:rPr>
              <w:b w:val="0"/>
              <w:i w:val="0"/>
              <w:sz w:val="24"/>
            </w:rPr>
          </w:pPr>
          <w:hyperlink w:anchor="_bookmark114" w:history="1">
            <w:r>
              <w:rPr>
                <w:i w:val="0"/>
                <w:spacing w:val="-2"/>
                <w:sz w:val="24"/>
              </w:rPr>
              <w:t>Discussion</w:t>
            </w:r>
          </w:hyperlink>
          <w:r>
            <w:rPr>
              <w:b w:val="0"/>
              <w:i w:val="0"/>
              <w:sz w:val="24"/>
            </w:rPr>
            <w:tab/>
          </w:r>
          <w:hyperlink w:anchor="_bookmark114" w:history="1">
            <w:r>
              <w:rPr>
                <w:b w:val="0"/>
                <w:i w:val="0"/>
                <w:spacing w:val="-5"/>
                <w:sz w:val="24"/>
              </w:rPr>
              <w:t>98</w:t>
            </w:r>
          </w:hyperlink>
        </w:p>
        <w:p w14:paraId="00DC1B4C" w14:textId="77777777" w:rsidR="00350CFB" w:rsidRDefault="0071403D">
          <w:pPr>
            <w:pStyle w:val="4"/>
            <w:numPr>
              <w:ilvl w:val="1"/>
              <w:numId w:val="33"/>
            </w:numPr>
            <w:tabs>
              <w:tab w:val="left" w:pos="1214"/>
              <w:tab w:val="right" w:leader="dot" w:pos="9639"/>
            </w:tabs>
            <w:spacing w:before="231"/>
            <w:ind w:hanging="573"/>
          </w:pPr>
          <w:hyperlink w:anchor="_bookmark115" w:history="1">
            <w:r>
              <w:t>Findings</w:t>
            </w:r>
            <w:r>
              <w:rPr>
                <w:spacing w:val="-10"/>
              </w:rPr>
              <w:t xml:space="preserve"> </w:t>
            </w:r>
            <w:r>
              <w:t>by</w:t>
            </w:r>
            <w:r>
              <w:rPr>
                <w:spacing w:val="-10"/>
              </w:rPr>
              <w:t xml:space="preserve"> </w:t>
            </w:r>
            <w:r>
              <w:t>research</w:t>
            </w:r>
            <w:r>
              <w:rPr>
                <w:spacing w:val="-9"/>
              </w:rPr>
              <w:t xml:space="preserve"> </w:t>
            </w:r>
            <w:r>
              <w:rPr>
                <w:spacing w:val="-2"/>
              </w:rPr>
              <w:t>question</w:t>
            </w:r>
          </w:hyperlink>
          <w:r>
            <w:tab/>
          </w:r>
          <w:hyperlink w:anchor="_bookmark115" w:history="1">
            <w:r>
              <w:rPr>
                <w:spacing w:val="-5"/>
              </w:rPr>
              <w:t>98</w:t>
            </w:r>
          </w:hyperlink>
        </w:p>
        <w:p w14:paraId="4D89F9C2" w14:textId="77777777" w:rsidR="00420150" w:rsidRDefault="00041D3C">
          <w:pPr>
            <w:pStyle w:val="4"/>
            <w:numPr>
              <w:ilvl w:val="1"/>
              <w:numId w:val="33"/>
            </w:numPr>
            <w:tabs>
              <w:tab w:val="left" w:pos="1214"/>
              <w:tab w:val="right" w:leader="dot" w:pos="9639"/>
            </w:tabs>
            <w:ind w:hanging="573"/>
          </w:pPr>
          <w:r>
            <w:t>Achievement of the research objectives</w:t>
          </w:r>
        </w:p>
        <w:p w14:paraId="00DC1B4E" w14:textId="77777777" w:rsidR="00350CFB" w:rsidRDefault="0071403D">
          <w:pPr>
            <w:pStyle w:val="4"/>
            <w:numPr>
              <w:ilvl w:val="1"/>
              <w:numId w:val="33"/>
            </w:numPr>
            <w:tabs>
              <w:tab w:val="left" w:pos="1214"/>
              <w:tab w:val="right" w:leader="dot" w:pos="9639"/>
            </w:tabs>
            <w:ind w:hanging="573"/>
          </w:pPr>
          <w:hyperlink w:anchor="_bookmark117" w:history="1">
            <w:r>
              <w:t>Theoretical</w:t>
            </w:r>
            <w:r>
              <w:rPr>
                <w:spacing w:val="-12"/>
              </w:rPr>
              <w:t xml:space="preserve"> </w:t>
            </w:r>
            <w:r>
              <w:rPr>
                <w:spacing w:val="-2"/>
              </w:rPr>
              <w:t>implications</w:t>
            </w:r>
          </w:hyperlink>
          <w:r>
            <w:tab/>
          </w:r>
          <w:hyperlink w:anchor="_bookmark117" w:history="1">
            <w:r>
              <w:rPr>
                <w:spacing w:val="-5"/>
              </w:rPr>
              <w:t>102</w:t>
            </w:r>
          </w:hyperlink>
        </w:p>
        <w:p w14:paraId="00DC1B4F" w14:textId="77777777" w:rsidR="00350CFB" w:rsidRDefault="0071403D">
          <w:pPr>
            <w:pStyle w:val="4"/>
            <w:numPr>
              <w:ilvl w:val="1"/>
              <w:numId w:val="33"/>
            </w:numPr>
            <w:tabs>
              <w:tab w:val="left" w:pos="1214"/>
              <w:tab w:val="right" w:leader="dot" w:pos="9639"/>
            </w:tabs>
            <w:spacing w:after="163"/>
            <w:ind w:hanging="573"/>
          </w:pPr>
          <w:hyperlink w:anchor="_bookmark118" w:history="1">
            <w:r>
              <w:t>Practical</w:t>
            </w:r>
            <w:r>
              <w:rPr>
                <w:spacing w:val="-10"/>
              </w:rPr>
              <w:t xml:space="preserve"> </w:t>
            </w:r>
            <w:r>
              <w:rPr>
                <w:spacing w:val="-2"/>
              </w:rPr>
              <w:t>implications</w:t>
            </w:r>
          </w:hyperlink>
          <w:r>
            <w:tab/>
          </w:r>
          <w:hyperlink w:anchor="_bookmark118" w:history="1">
            <w:r>
              <w:rPr>
                <w:spacing w:val="-5"/>
              </w:rPr>
              <w:t>103</w:t>
            </w:r>
          </w:hyperlink>
        </w:p>
        <w:p w14:paraId="413F68F5" w14:textId="77777777" w:rsidR="00420150" w:rsidRDefault="00041D3C">
          <w:pPr>
            <w:pStyle w:val="4"/>
            <w:numPr>
              <w:ilvl w:val="1"/>
              <w:numId w:val="33"/>
            </w:numPr>
            <w:tabs>
              <w:tab w:val="left" w:pos="1214"/>
              <w:tab w:val="right" w:leader="dot" w:pos="9639"/>
            </w:tabs>
            <w:ind w:hanging="573"/>
          </w:pPr>
          <w:r>
            <w:t>Societal and practical impact</w:t>
          </w:r>
        </w:p>
        <w:p w14:paraId="00DC1B50" w14:textId="77777777" w:rsidR="00350CFB" w:rsidRDefault="0071403D">
          <w:pPr>
            <w:pStyle w:val="4"/>
            <w:numPr>
              <w:ilvl w:val="1"/>
              <w:numId w:val="33"/>
            </w:numPr>
            <w:tabs>
              <w:tab w:val="left" w:pos="1214"/>
              <w:tab w:val="right" w:leader="dot" w:pos="9639"/>
            </w:tabs>
            <w:spacing w:before="74"/>
            <w:ind w:hanging="573"/>
          </w:pPr>
          <w:hyperlink w:anchor="_bookmark121" w:history="1">
            <w:r>
              <w:t>Sybil</w:t>
            </w:r>
            <w:r>
              <w:rPr>
                <w:spacing w:val="-7"/>
              </w:rPr>
              <w:t xml:space="preserve"> </w:t>
            </w:r>
            <w:r>
              <w:t>cost</w:t>
            </w:r>
            <w:r>
              <w:rPr>
                <w:spacing w:val="-6"/>
              </w:rPr>
              <w:t xml:space="preserve"> </w:t>
            </w:r>
            <w:r>
              <w:t>on</w:t>
            </w:r>
            <w:r>
              <w:rPr>
                <w:spacing w:val="-6"/>
              </w:rPr>
              <w:t xml:space="preserve"> </w:t>
            </w:r>
            <w:r>
              <w:t>allowance</w:t>
            </w:r>
            <w:r>
              <w:rPr>
                <w:spacing w:val="-7"/>
              </w:rPr>
              <w:t xml:space="preserve"> </w:t>
            </w:r>
            <w:r>
              <w:rPr>
                <w:spacing w:val="-2"/>
              </w:rPr>
              <w:t>graphs</w:t>
            </w:r>
          </w:hyperlink>
          <w:r>
            <w:tab/>
          </w:r>
          <w:hyperlink w:anchor="_bookmark121" w:history="1">
            <w:r>
              <w:rPr>
                <w:spacing w:val="-5"/>
              </w:rPr>
              <w:t>108</w:t>
            </w:r>
          </w:hyperlink>
        </w:p>
        <w:p w14:paraId="00DC1B51" w14:textId="77777777" w:rsidR="00350CFB" w:rsidRDefault="0071403D">
          <w:pPr>
            <w:pStyle w:val="4"/>
            <w:numPr>
              <w:ilvl w:val="1"/>
              <w:numId w:val="33"/>
            </w:numPr>
            <w:tabs>
              <w:tab w:val="left" w:pos="1214"/>
              <w:tab w:val="right" w:leader="dot" w:pos="9639"/>
            </w:tabs>
            <w:ind w:hanging="573"/>
          </w:pPr>
          <w:hyperlink w:anchor="_bookmark125" w:history="1">
            <w:r>
              <w:t>Regulatory</w:t>
            </w:r>
            <w:r>
              <w:rPr>
                <w:spacing w:val="-8"/>
              </w:rPr>
              <w:t xml:space="preserve"> </w:t>
            </w:r>
            <w:r>
              <w:t>and</w:t>
            </w:r>
            <w:r>
              <w:rPr>
                <w:spacing w:val="-8"/>
              </w:rPr>
              <w:t xml:space="preserve"> </w:t>
            </w:r>
            <w:r>
              <w:t>ethical</w:t>
            </w:r>
            <w:r>
              <w:rPr>
                <w:spacing w:val="-8"/>
              </w:rPr>
              <w:t xml:space="preserve"> </w:t>
            </w:r>
            <w:r>
              <w:rPr>
                <w:spacing w:val="-2"/>
              </w:rPr>
              <w:t>considerations</w:t>
            </w:r>
          </w:hyperlink>
          <w:r>
            <w:tab/>
          </w:r>
          <w:hyperlink w:anchor="_bookmark125" w:history="1">
            <w:r>
              <w:rPr>
                <w:spacing w:val="-5"/>
              </w:rPr>
              <w:t>111</w:t>
            </w:r>
          </w:hyperlink>
        </w:p>
        <w:p w14:paraId="00DC1B52" w14:textId="77777777" w:rsidR="00350CFB" w:rsidRDefault="0071403D">
          <w:pPr>
            <w:pStyle w:val="4"/>
            <w:numPr>
              <w:ilvl w:val="1"/>
              <w:numId w:val="33"/>
            </w:numPr>
            <w:tabs>
              <w:tab w:val="left" w:pos="1214"/>
              <w:tab w:val="right" w:leader="dot" w:pos="9639"/>
            </w:tabs>
            <w:ind w:hanging="573"/>
          </w:pPr>
          <w:hyperlink w:anchor="_bookmark126" w:history="1">
            <w:r>
              <w:t>Threats</w:t>
            </w:r>
            <w:r>
              <w:rPr>
                <w:spacing w:val="-9"/>
              </w:rPr>
              <w:t xml:space="preserve"> </w:t>
            </w:r>
            <w:r>
              <w:t>to</w:t>
            </w:r>
            <w:r>
              <w:rPr>
                <w:spacing w:val="-9"/>
              </w:rPr>
              <w:t xml:space="preserve"> </w:t>
            </w:r>
            <w:r>
              <w:rPr>
                <w:spacing w:val="-2"/>
              </w:rPr>
              <w:t>validity</w:t>
            </w:r>
          </w:hyperlink>
          <w:r>
            <w:tab/>
          </w:r>
          <w:hyperlink w:anchor="_bookmark126" w:history="1">
            <w:r>
              <w:rPr>
                <w:spacing w:val="-5"/>
              </w:rPr>
              <w:t>112</w:t>
            </w:r>
          </w:hyperlink>
        </w:p>
        <w:p w14:paraId="00DC1B53" w14:textId="77777777" w:rsidR="00350CFB" w:rsidRDefault="0071403D">
          <w:pPr>
            <w:pStyle w:val="4"/>
            <w:numPr>
              <w:ilvl w:val="1"/>
              <w:numId w:val="33"/>
            </w:numPr>
            <w:tabs>
              <w:tab w:val="left" w:pos="1214"/>
              <w:tab w:val="right" w:leader="dot" w:pos="9639"/>
            </w:tabs>
            <w:ind w:hanging="573"/>
          </w:pPr>
          <w:hyperlink w:anchor="_bookmark127" w:history="1">
            <w:r>
              <w:rPr>
                <w:spacing w:val="-2"/>
              </w:rPr>
              <w:t>Limitations</w:t>
            </w:r>
          </w:hyperlink>
          <w:r>
            <w:tab/>
          </w:r>
          <w:hyperlink w:anchor="_bookmark127" w:history="1">
            <w:r>
              <w:rPr>
                <w:spacing w:val="-5"/>
              </w:rPr>
              <w:t>114</w:t>
            </w:r>
          </w:hyperlink>
        </w:p>
        <w:p w14:paraId="00DC1B54" w14:textId="77777777" w:rsidR="00350CFB" w:rsidRDefault="0071403D">
          <w:pPr>
            <w:pStyle w:val="10"/>
            <w:numPr>
              <w:ilvl w:val="0"/>
              <w:numId w:val="33"/>
            </w:numPr>
            <w:tabs>
              <w:tab w:val="left" w:pos="856"/>
              <w:tab w:val="right" w:leader="dot" w:pos="9639"/>
            </w:tabs>
            <w:rPr>
              <w:b w:val="0"/>
            </w:rPr>
          </w:pPr>
          <w:hyperlink w:anchor="_bookmark128" w:history="1">
            <w:r>
              <w:t>Conclusion</w:t>
            </w:r>
            <w:r>
              <w:rPr>
                <w:spacing w:val="-14"/>
              </w:rPr>
              <w:t xml:space="preserve"> </w:t>
            </w:r>
            <w:r>
              <w:t>and</w:t>
            </w:r>
            <w:r>
              <w:rPr>
                <w:spacing w:val="-14"/>
              </w:rPr>
              <w:t xml:space="preserve"> </w:t>
            </w:r>
            <w:r>
              <w:t>Future</w:t>
            </w:r>
            <w:r>
              <w:rPr>
                <w:spacing w:val="-14"/>
              </w:rPr>
              <w:t xml:space="preserve"> </w:t>
            </w:r>
            <w:r>
              <w:rPr>
                <w:spacing w:val="-4"/>
              </w:rPr>
              <w:t>Work</w:t>
            </w:r>
          </w:hyperlink>
          <w:r>
            <w:rPr>
              <w:b w:val="0"/>
            </w:rPr>
            <w:tab/>
          </w:r>
          <w:hyperlink w:anchor="_bookmark128" w:history="1">
            <w:r>
              <w:rPr>
                <w:b w:val="0"/>
                <w:spacing w:val="-5"/>
              </w:rPr>
              <w:t>116</w:t>
            </w:r>
          </w:hyperlink>
        </w:p>
        <w:p w14:paraId="00DC1B55" w14:textId="77777777" w:rsidR="00350CFB" w:rsidRDefault="0071403D">
          <w:pPr>
            <w:pStyle w:val="4"/>
            <w:numPr>
              <w:ilvl w:val="1"/>
              <w:numId w:val="33"/>
            </w:numPr>
            <w:tabs>
              <w:tab w:val="left" w:pos="1214"/>
              <w:tab w:val="right" w:leader="dot" w:pos="9639"/>
            </w:tabs>
            <w:ind w:hanging="573"/>
          </w:pPr>
          <w:r>
            <w:t>Answers to the research questions116</w:t>
          </w:r>
        </w:p>
        <w:p w14:paraId="00DC1B56" w14:textId="77777777" w:rsidR="00350CFB" w:rsidRDefault="0071403D">
          <w:pPr>
            <w:pStyle w:val="4"/>
            <w:numPr>
              <w:ilvl w:val="1"/>
              <w:numId w:val="33"/>
            </w:numPr>
            <w:tabs>
              <w:tab w:val="left" w:pos="1214"/>
              <w:tab w:val="right" w:leader="dot" w:pos="9639"/>
            </w:tabs>
            <w:spacing w:before="231"/>
            <w:ind w:hanging="573"/>
          </w:pPr>
          <w:hyperlink w:anchor="_bookmark130" w:history="1">
            <w:r>
              <w:t>Original</w:t>
            </w:r>
            <w:r>
              <w:rPr>
                <w:spacing w:val="-9"/>
              </w:rPr>
              <w:t xml:space="preserve"> </w:t>
            </w:r>
            <w:r>
              <w:t>contribution</w:t>
            </w:r>
            <w:r>
              <w:rPr>
                <w:spacing w:val="-8"/>
              </w:rPr>
              <w:t xml:space="preserve"> </w:t>
            </w:r>
            <w:r>
              <w:t>to</w:t>
            </w:r>
            <w:r>
              <w:rPr>
                <w:spacing w:val="-8"/>
              </w:rPr>
              <w:t xml:space="preserve"> </w:t>
            </w:r>
            <w:r>
              <w:rPr>
                <w:spacing w:val="-2"/>
              </w:rPr>
              <w:t>knowledge</w:t>
            </w:r>
          </w:hyperlink>
          <w:r>
            <w:tab/>
          </w:r>
          <w:hyperlink w:anchor="_bookmark130" w:history="1">
            <w:r>
              <w:rPr>
                <w:spacing w:val="-5"/>
              </w:rPr>
              <w:t>117</w:t>
            </w:r>
          </w:hyperlink>
        </w:p>
        <w:p w14:paraId="00DC1B57" w14:textId="77777777" w:rsidR="00350CFB" w:rsidRDefault="0071403D">
          <w:pPr>
            <w:pStyle w:val="4"/>
            <w:numPr>
              <w:ilvl w:val="1"/>
              <w:numId w:val="33"/>
            </w:numPr>
            <w:tabs>
              <w:tab w:val="left" w:pos="1214"/>
              <w:tab w:val="right" w:leader="dot" w:pos="9639"/>
            </w:tabs>
            <w:ind w:hanging="573"/>
          </w:pPr>
          <w:hyperlink w:anchor="_bookmark131" w:history="1">
            <w:r>
              <w:t>Future</w:t>
            </w:r>
            <w:r>
              <w:rPr>
                <w:spacing w:val="-8"/>
              </w:rPr>
              <w:t xml:space="preserve"> </w:t>
            </w:r>
            <w:r>
              <w:rPr>
                <w:spacing w:val="-4"/>
              </w:rPr>
              <w:t>work</w:t>
            </w:r>
          </w:hyperlink>
          <w:r>
            <w:tab/>
          </w:r>
          <w:hyperlink w:anchor="_bookmark131" w:history="1">
            <w:r>
              <w:rPr>
                <w:spacing w:val="-5"/>
              </w:rPr>
              <w:t>119</w:t>
            </w:r>
          </w:hyperlink>
        </w:p>
        <w:p w14:paraId="00DC1B58" w14:textId="77777777" w:rsidR="00350CFB" w:rsidRDefault="0071403D">
          <w:pPr>
            <w:pStyle w:val="4"/>
            <w:numPr>
              <w:ilvl w:val="1"/>
              <w:numId w:val="33"/>
            </w:numPr>
            <w:tabs>
              <w:tab w:val="left" w:pos="1214"/>
              <w:tab w:val="right" w:leader="dot" w:pos="9639"/>
            </w:tabs>
            <w:ind w:hanging="573"/>
          </w:pPr>
          <w:hyperlink w:anchor="_bookmark132" w:history="1">
            <w:r>
              <w:t>Closing</w:t>
            </w:r>
            <w:r>
              <w:rPr>
                <w:spacing w:val="-9"/>
              </w:rPr>
              <w:t xml:space="preserve"> </w:t>
            </w:r>
            <w:r>
              <w:rPr>
                <w:spacing w:val="-2"/>
              </w:rPr>
              <w:t>reflection</w:t>
            </w:r>
          </w:hyperlink>
          <w:r>
            <w:tab/>
          </w:r>
          <w:hyperlink w:anchor="_bookmark132" w:history="1">
            <w:r>
              <w:rPr>
                <w:spacing w:val="-5"/>
              </w:rPr>
              <w:t>120</w:t>
            </w:r>
          </w:hyperlink>
        </w:p>
        <w:p w14:paraId="00DC1B59" w14:textId="77777777" w:rsidR="00350CFB" w:rsidRDefault="0071403D">
          <w:pPr>
            <w:pStyle w:val="20"/>
            <w:numPr>
              <w:ilvl w:val="0"/>
              <w:numId w:val="33"/>
            </w:numPr>
            <w:tabs>
              <w:tab w:val="left" w:pos="856"/>
              <w:tab w:val="right" w:leader="dot" w:pos="9639"/>
            </w:tabs>
            <w:rPr>
              <w:b w:val="0"/>
              <w:i w:val="0"/>
              <w:sz w:val="24"/>
            </w:rPr>
          </w:pPr>
          <w:hyperlink w:anchor="_bookmark133" w:history="1">
            <w:r>
              <w:rPr>
                <w:i w:val="0"/>
                <w:spacing w:val="-2"/>
                <w:sz w:val="24"/>
              </w:rPr>
              <w:t>References</w:t>
            </w:r>
          </w:hyperlink>
          <w:r>
            <w:rPr>
              <w:b w:val="0"/>
              <w:i w:val="0"/>
              <w:sz w:val="24"/>
            </w:rPr>
            <w:tab/>
          </w:r>
          <w:hyperlink w:anchor="_bookmark133" w:history="1">
            <w:r>
              <w:rPr>
                <w:b w:val="0"/>
                <w:i w:val="0"/>
                <w:spacing w:val="-5"/>
                <w:sz w:val="24"/>
              </w:rPr>
              <w:t>122</w:t>
            </w:r>
          </w:hyperlink>
        </w:p>
        <w:p w14:paraId="00DC1B5A" w14:textId="77777777" w:rsidR="00350CFB" w:rsidRDefault="0071403D">
          <w:pPr>
            <w:pStyle w:val="20"/>
            <w:numPr>
              <w:ilvl w:val="0"/>
              <w:numId w:val="33"/>
            </w:numPr>
            <w:tabs>
              <w:tab w:val="left" w:pos="856"/>
              <w:tab w:val="right" w:leader="dot" w:pos="9639"/>
            </w:tabs>
            <w:rPr>
              <w:b w:val="0"/>
              <w:i w:val="0"/>
              <w:sz w:val="24"/>
            </w:rPr>
          </w:pPr>
          <w:hyperlink w:anchor="_bookmark197" w:history="1">
            <w:r>
              <w:rPr>
                <w:i w:val="0"/>
                <w:spacing w:val="-2"/>
                <w:sz w:val="24"/>
              </w:rPr>
              <w:t>Appendix</w:t>
            </w:r>
          </w:hyperlink>
          <w:r>
            <w:rPr>
              <w:b w:val="0"/>
              <w:i w:val="0"/>
              <w:sz w:val="24"/>
            </w:rPr>
            <w:tab/>
          </w:r>
          <w:hyperlink w:anchor="_bookmark197" w:history="1">
            <w:r>
              <w:rPr>
                <w:b w:val="0"/>
                <w:i w:val="0"/>
                <w:spacing w:val="-5"/>
                <w:sz w:val="24"/>
              </w:rPr>
              <w:t>129</w:t>
            </w:r>
          </w:hyperlink>
        </w:p>
        <w:p w14:paraId="00DC1B5B" w14:textId="77777777" w:rsidR="00350CFB" w:rsidRDefault="0071403D">
          <w:pPr>
            <w:pStyle w:val="30"/>
            <w:numPr>
              <w:ilvl w:val="1"/>
              <w:numId w:val="33"/>
            </w:numPr>
            <w:tabs>
              <w:tab w:val="left" w:pos="1214"/>
              <w:tab w:val="right" w:leader="dot" w:pos="9639"/>
            </w:tabs>
            <w:ind w:hanging="573"/>
            <w:rPr>
              <w:b w:val="0"/>
            </w:rPr>
          </w:pPr>
          <w:hyperlink w:anchor="_bookmark198" w:history="1">
            <w:r>
              <w:t>Evaluation</w:t>
            </w:r>
            <w:r>
              <w:rPr>
                <w:spacing w:val="-13"/>
              </w:rPr>
              <w:t xml:space="preserve"> </w:t>
            </w:r>
            <w:r>
              <w:t>Pipeline</w:t>
            </w:r>
            <w:r>
              <w:rPr>
                <w:spacing w:val="-12"/>
              </w:rPr>
              <w:t xml:space="preserve"> </w:t>
            </w:r>
            <w:r>
              <w:t>and</w:t>
            </w:r>
            <w:r>
              <w:rPr>
                <w:spacing w:val="-13"/>
              </w:rPr>
              <w:t xml:space="preserve"> </w:t>
            </w:r>
            <w:r>
              <w:rPr>
                <w:spacing w:val="-2"/>
              </w:rPr>
              <w:t>Reproducibility</w:t>
            </w:r>
          </w:hyperlink>
          <w:r>
            <w:rPr>
              <w:b w:val="0"/>
            </w:rPr>
            <w:tab/>
          </w:r>
          <w:hyperlink w:anchor="_bookmark198" w:history="1">
            <w:r>
              <w:rPr>
                <w:b w:val="0"/>
                <w:spacing w:val="-5"/>
              </w:rPr>
              <w:t>129</w:t>
            </w:r>
          </w:hyperlink>
        </w:p>
        <w:p w14:paraId="00DC1B5C" w14:textId="77777777" w:rsidR="00350CFB" w:rsidRDefault="0071403D">
          <w:pPr>
            <w:pStyle w:val="6"/>
            <w:numPr>
              <w:ilvl w:val="2"/>
              <w:numId w:val="33"/>
            </w:numPr>
            <w:tabs>
              <w:tab w:val="left" w:pos="1572"/>
              <w:tab w:val="right" w:leader="dot" w:pos="9639"/>
            </w:tabs>
            <w:ind w:left="1572" w:hanging="573"/>
          </w:pPr>
          <w:hyperlink w:anchor="_bookmark199" w:history="1">
            <w:r>
              <w:t>Pipeline</w:t>
            </w:r>
            <w:r>
              <w:rPr>
                <w:spacing w:val="-9"/>
              </w:rPr>
              <w:t xml:space="preserve"> </w:t>
            </w:r>
            <w:r>
              <w:rPr>
                <w:spacing w:val="-2"/>
              </w:rPr>
              <w:t>stages</w:t>
            </w:r>
          </w:hyperlink>
          <w:r>
            <w:tab/>
          </w:r>
          <w:hyperlink w:anchor="_bookmark199" w:history="1">
            <w:r>
              <w:rPr>
                <w:spacing w:val="-5"/>
              </w:rPr>
              <w:t>129</w:t>
            </w:r>
          </w:hyperlink>
        </w:p>
        <w:p w14:paraId="00DC1B5D" w14:textId="77777777" w:rsidR="00350CFB" w:rsidRDefault="0071403D">
          <w:pPr>
            <w:pStyle w:val="6"/>
            <w:numPr>
              <w:ilvl w:val="2"/>
              <w:numId w:val="33"/>
            </w:numPr>
            <w:tabs>
              <w:tab w:val="left" w:pos="1572"/>
              <w:tab w:val="right" w:leader="dot" w:pos="9639"/>
            </w:tabs>
            <w:ind w:left="1572" w:hanging="573"/>
          </w:pPr>
          <w:hyperlink w:anchor="_bookmark200" w:history="1">
            <w:r>
              <w:t>BigQuery</w:t>
            </w:r>
            <w:r>
              <w:rPr>
                <w:spacing w:val="-11"/>
              </w:rPr>
              <w:t xml:space="preserve"> </w:t>
            </w:r>
            <w:r>
              <w:t>extraction</w:t>
            </w:r>
            <w:r>
              <w:rPr>
                <w:spacing w:val="-11"/>
              </w:rPr>
              <w:t xml:space="preserve"> </w:t>
            </w:r>
            <w:r>
              <w:rPr>
                <w:spacing w:val="-2"/>
              </w:rPr>
              <w:t>design</w:t>
            </w:r>
          </w:hyperlink>
          <w:r>
            <w:tab/>
          </w:r>
          <w:hyperlink w:anchor="_bookmark200" w:history="1">
            <w:r>
              <w:rPr>
                <w:spacing w:val="-5"/>
              </w:rPr>
              <w:t>130</w:t>
            </w:r>
          </w:hyperlink>
        </w:p>
        <w:p w14:paraId="00DC1B5E" w14:textId="77777777" w:rsidR="00350CFB" w:rsidRDefault="0071403D">
          <w:pPr>
            <w:pStyle w:val="6"/>
            <w:numPr>
              <w:ilvl w:val="2"/>
              <w:numId w:val="33"/>
            </w:numPr>
            <w:tabs>
              <w:tab w:val="left" w:pos="1572"/>
              <w:tab w:val="right" w:leader="dot" w:pos="9639"/>
            </w:tabs>
            <w:ind w:left="1572" w:hanging="573"/>
          </w:pPr>
          <w:hyperlink w:anchor="_bookmark201" w:history="1">
            <w:r>
              <w:t>Scaling</w:t>
            </w:r>
            <w:r>
              <w:rPr>
                <w:spacing w:val="-9"/>
              </w:rPr>
              <w:t xml:space="preserve"> </w:t>
            </w:r>
            <w:r>
              <w:rPr>
                <w:spacing w:val="-2"/>
              </w:rPr>
              <w:t>tables</w:t>
            </w:r>
          </w:hyperlink>
          <w:r>
            <w:tab/>
          </w:r>
          <w:hyperlink w:anchor="_bookmark201" w:history="1">
            <w:r>
              <w:rPr>
                <w:spacing w:val="-5"/>
              </w:rPr>
              <w:t>130</w:t>
            </w:r>
          </w:hyperlink>
        </w:p>
        <w:p w14:paraId="00DC1B5F" w14:textId="77777777" w:rsidR="00350CFB" w:rsidRDefault="0071403D">
          <w:pPr>
            <w:pStyle w:val="6"/>
            <w:numPr>
              <w:ilvl w:val="2"/>
              <w:numId w:val="33"/>
            </w:numPr>
            <w:tabs>
              <w:tab w:val="left" w:pos="1572"/>
              <w:tab w:val="right" w:leader="dot" w:pos="9639"/>
            </w:tabs>
            <w:ind w:left="1572" w:hanging="573"/>
          </w:pPr>
          <w:hyperlink w:anchor="_bookmark203" w:history="1">
            <w:r>
              <w:t>Credit</w:t>
            </w:r>
            <w:r>
              <w:rPr>
                <w:spacing w:val="-9"/>
              </w:rPr>
              <w:t xml:space="preserve"> </w:t>
            </w:r>
            <w:r>
              <w:t>Delegation</w:t>
            </w:r>
            <w:r>
              <w:rPr>
                <w:spacing w:val="-9"/>
              </w:rPr>
              <w:t xml:space="preserve"> </w:t>
            </w:r>
            <w:r>
              <w:t>extract</w:t>
            </w:r>
            <w:r>
              <w:rPr>
                <w:spacing w:val="-9"/>
              </w:rPr>
              <w:t xml:space="preserve"> </w:t>
            </w:r>
            <w:r>
              <w:rPr>
                <w:spacing w:val="-2"/>
              </w:rPr>
              <w:t>(deferred)</w:t>
            </w:r>
          </w:hyperlink>
          <w:r>
            <w:tab/>
          </w:r>
          <w:hyperlink w:anchor="_bookmark203" w:history="1">
            <w:r>
              <w:rPr>
                <w:spacing w:val="-5"/>
              </w:rPr>
              <w:t>131</w:t>
            </w:r>
          </w:hyperlink>
        </w:p>
        <w:p w14:paraId="00DC1B60" w14:textId="77777777" w:rsidR="00350CFB" w:rsidRDefault="0071403D">
          <w:pPr>
            <w:pStyle w:val="6"/>
            <w:numPr>
              <w:ilvl w:val="2"/>
              <w:numId w:val="33"/>
            </w:numPr>
            <w:tabs>
              <w:tab w:val="left" w:pos="1572"/>
              <w:tab w:val="right" w:leader="dot" w:pos="9639"/>
            </w:tabs>
            <w:ind w:left="1572" w:hanging="573"/>
          </w:pPr>
          <w:hyperlink w:anchor="_bookmark204" w:history="1">
            <w:r>
              <w:t>Supplementary</w:t>
            </w:r>
            <w:r>
              <w:rPr>
                <w:spacing w:val="-13"/>
              </w:rPr>
              <w:t xml:space="preserve"> </w:t>
            </w:r>
            <w:r>
              <w:t>alignment</w:t>
            </w:r>
            <w:r>
              <w:rPr>
                <w:spacing w:val="-12"/>
              </w:rPr>
              <w:t xml:space="preserve"> </w:t>
            </w:r>
            <w:r>
              <w:t>summary</w:t>
            </w:r>
            <w:r>
              <w:rPr>
                <w:spacing w:val="-12"/>
              </w:rPr>
              <w:t xml:space="preserve"> </w:t>
            </w:r>
            <w:r>
              <w:rPr>
                <w:spacing w:val="-2"/>
              </w:rPr>
              <w:t>table</w:t>
            </w:r>
          </w:hyperlink>
          <w:r>
            <w:tab/>
          </w:r>
          <w:hyperlink w:anchor="_bookmark204" w:history="1">
            <w:r>
              <w:rPr>
                <w:spacing w:val="-5"/>
              </w:rPr>
              <w:t>131</w:t>
            </w:r>
          </w:hyperlink>
        </w:p>
        <w:p w14:paraId="00DC1B61" w14:textId="77777777" w:rsidR="00350CFB" w:rsidRDefault="0071403D">
          <w:pPr>
            <w:pStyle w:val="6"/>
            <w:numPr>
              <w:ilvl w:val="2"/>
              <w:numId w:val="33"/>
            </w:numPr>
            <w:tabs>
              <w:tab w:val="left" w:pos="1572"/>
              <w:tab w:val="right" w:leader="dot" w:pos="9639"/>
            </w:tabs>
            <w:ind w:left="1572" w:hanging="573"/>
          </w:pPr>
          <w:hyperlink w:anchor="_bookmark206" w:history="1">
            <w:r>
              <w:t>Parameter</w:t>
            </w:r>
            <w:r>
              <w:rPr>
                <w:spacing w:val="-11"/>
              </w:rPr>
              <w:t xml:space="preserve"> </w:t>
            </w:r>
            <w:r>
              <w:rPr>
                <w:spacing w:val="-2"/>
              </w:rPr>
              <w:t>summary</w:t>
            </w:r>
          </w:hyperlink>
          <w:r>
            <w:tab/>
          </w:r>
          <w:hyperlink w:anchor="_bookmark206" w:history="1">
            <w:r>
              <w:rPr>
                <w:spacing w:val="-5"/>
              </w:rPr>
              <w:t>131</w:t>
            </w:r>
          </w:hyperlink>
        </w:p>
        <w:p w14:paraId="00DC1B62" w14:textId="77777777" w:rsidR="00350CFB" w:rsidRDefault="0071403D">
          <w:pPr>
            <w:pStyle w:val="6"/>
            <w:numPr>
              <w:ilvl w:val="2"/>
              <w:numId w:val="33"/>
            </w:numPr>
            <w:tabs>
              <w:tab w:val="left" w:pos="1572"/>
              <w:tab w:val="right" w:leader="dot" w:pos="9639"/>
            </w:tabs>
            <w:ind w:left="1572" w:hanging="573"/>
          </w:pPr>
          <w:hyperlink w:anchor="_bookmark207" w:history="1">
            <w:r>
              <w:t>Proxy</w:t>
            </w:r>
            <w:r>
              <w:rPr>
                <w:spacing w:val="-14"/>
              </w:rPr>
              <w:t xml:space="preserve"> </w:t>
            </w:r>
            <w:r>
              <w:t>operational</w:t>
            </w:r>
            <w:r>
              <w:rPr>
                <w:spacing w:val="-13"/>
              </w:rPr>
              <w:t xml:space="preserve"> </w:t>
            </w:r>
            <w:r>
              <w:t>definitions</w:t>
            </w:r>
            <w:r>
              <w:rPr>
                <w:spacing w:val="-13"/>
              </w:rPr>
              <w:t xml:space="preserve"> </w:t>
            </w:r>
            <w:r>
              <w:rPr>
                <w:spacing w:val="-2"/>
              </w:rPr>
              <w:t>(reference)</w:t>
            </w:r>
          </w:hyperlink>
          <w:r>
            <w:tab/>
          </w:r>
          <w:hyperlink w:anchor="_bookmark207" w:history="1">
            <w:r>
              <w:rPr>
                <w:spacing w:val="-5"/>
              </w:rPr>
              <w:t>131</w:t>
            </w:r>
          </w:hyperlink>
        </w:p>
        <w:p w14:paraId="00DC1B63" w14:textId="77777777" w:rsidR="00350CFB" w:rsidRDefault="0071403D">
          <w:pPr>
            <w:pStyle w:val="6"/>
            <w:numPr>
              <w:ilvl w:val="2"/>
              <w:numId w:val="33"/>
            </w:numPr>
            <w:tabs>
              <w:tab w:val="left" w:pos="1572"/>
              <w:tab w:val="right" w:leader="dot" w:pos="9639"/>
            </w:tabs>
            <w:ind w:left="1572" w:hanging="573"/>
          </w:pPr>
          <w:hyperlink w:anchor="_bookmark209" w:history="1">
            <w:r>
              <w:rPr>
                <w:spacing w:val="-2"/>
              </w:rPr>
              <w:t>Glossary</w:t>
            </w:r>
          </w:hyperlink>
          <w:r>
            <w:tab/>
          </w:r>
          <w:hyperlink w:anchor="_bookmark209" w:history="1">
            <w:r>
              <w:rPr>
                <w:spacing w:val="-5"/>
              </w:rPr>
              <w:t>132</w:t>
            </w:r>
          </w:hyperlink>
        </w:p>
        <w:p w14:paraId="00DC1B64" w14:textId="77777777" w:rsidR="00350CFB" w:rsidRDefault="0071403D">
          <w:pPr>
            <w:pStyle w:val="30"/>
            <w:numPr>
              <w:ilvl w:val="1"/>
              <w:numId w:val="33"/>
            </w:numPr>
            <w:tabs>
              <w:tab w:val="left" w:pos="1214"/>
              <w:tab w:val="right" w:leader="dot" w:pos="9639"/>
            </w:tabs>
            <w:spacing w:before="231"/>
            <w:ind w:hanging="573"/>
            <w:rPr>
              <w:b w:val="0"/>
            </w:rPr>
          </w:pPr>
          <w:hyperlink w:anchor="_bookmark210" w:history="1">
            <w:r>
              <w:rPr>
                <w:spacing w:val="-2"/>
              </w:rPr>
              <w:t>SQL</w:t>
            </w:r>
            <w:r>
              <w:rPr>
                <w:spacing w:val="-1"/>
              </w:rPr>
              <w:t xml:space="preserve"> </w:t>
            </w:r>
            <w:r>
              <w:rPr>
                <w:spacing w:val="-2"/>
              </w:rPr>
              <w:t>Templates,</w:t>
            </w:r>
            <w:r>
              <w:rPr>
                <w:spacing w:val="-1"/>
              </w:rPr>
              <w:t xml:space="preserve"> </w:t>
            </w:r>
            <w:r>
              <w:rPr>
                <w:spacing w:val="-2"/>
              </w:rPr>
              <w:t>Configuration,</w:t>
            </w:r>
            <w:r>
              <w:rPr>
                <w:spacing w:val="-1"/>
              </w:rPr>
              <w:t xml:space="preserve"> </w:t>
            </w:r>
            <w:r>
              <w:rPr>
                <w:spacing w:val="-2"/>
              </w:rPr>
              <w:t>and</w:t>
            </w:r>
            <w:r>
              <w:rPr>
                <w:spacing w:val="-1"/>
              </w:rPr>
              <w:t xml:space="preserve"> </w:t>
            </w:r>
            <w:r>
              <w:rPr>
                <w:spacing w:val="-2"/>
              </w:rPr>
              <w:t>Extended</w:t>
            </w:r>
            <w:r>
              <w:rPr>
                <w:spacing w:val="-1"/>
              </w:rPr>
              <w:t xml:space="preserve"> </w:t>
            </w:r>
            <w:r>
              <w:rPr>
                <w:spacing w:val="-2"/>
              </w:rPr>
              <w:t>Notes</w:t>
            </w:r>
          </w:hyperlink>
          <w:r>
            <w:rPr>
              <w:b w:val="0"/>
            </w:rPr>
            <w:tab/>
          </w:r>
          <w:hyperlink w:anchor="_bookmark210" w:history="1">
            <w:r>
              <w:rPr>
                <w:b w:val="0"/>
                <w:spacing w:val="-5"/>
              </w:rPr>
              <w:t>133</w:t>
            </w:r>
          </w:hyperlink>
        </w:p>
        <w:p w14:paraId="00DC1B65" w14:textId="77777777" w:rsidR="00350CFB" w:rsidRDefault="0071403D">
          <w:pPr>
            <w:pStyle w:val="6"/>
            <w:numPr>
              <w:ilvl w:val="2"/>
              <w:numId w:val="33"/>
            </w:numPr>
            <w:tabs>
              <w:tab w:val="left" w:pos="1572"/>
              <w:tab w:val="right" w:leader="dot" w:pos="9639"/>
            </w:tabs>
            <w:ind w:left="1572" w:hanging="573"/>
          </w:pPr>
          <w:hyperlink w:anchor="_bookmark211" w:history="1">
            <w:r>
              <w:t>Approval</w:t>
            </w:r>
            <w:r>
              <w:rPr>
                <w:spacing w:val="-9"/>
              </w:rPr>
              <w:t xml:space="preserve"> </w:t>
            </w:r>
            <w:r>
              <w:t>log</w:t>
            </w:r>
            <w:r>
              <w:rPr>
                <w:spacing w:val="-8"/>
              </w:rPr>
              <w:t xml:space="preserve"> </w:t>
            </w:r>
            <w:r>
              <w:t>extraction</w:t>
            </w:r>
            <w:r>
              <w:rPr>
                <w:spacing w:val="-8"/>
              </w:rPr>
              <w:t xml:space="preserve"> </w:t>
            </w:r>
            <w:r>
              <w:rPr>
                <w:spacing w:val="-2"/>
              </w:rPr>
              <w:t>pattern</w:t>
            </w:r>
          </w:hyperlink>
          <w:r>
            <w:tab/>
          </w:r>
          <w:hyperlink w:anchor="_bookmark211" w:history="1">
            <w:r>
              <w:rPr>
                <w:spacing w:val="-5"/>
              </w:rPr>
              <w:t>133</w:t>
            </w:r>
          </w:hyperlink>
        </w:p>
        <w:p w14:paraId="00DC1B66" w14:textId="77777777" w:rsidR="00350CFB" w:rsidRDefault="0071403D">
          <w:pPr>
            <w:pStyle w:val="6"/>
            <w:numPr>
              <w:ilvl w:val="2"/>
              <w:numId w:val="33"/>
            </w:numPr>
            <w:tabs>
              <w:tab w:val="left" w:pos="1572"/>
              <w:tab w:val="right" w:leader="dot" w:pos="9639"/>
            </w:tabs>
            <w:ind w:left="1572" w:hanging="573"/>
          </w:pPr>
          <w:hyperlink w:anchor="_bookmark212" w:history="1">
            <w:r>
              <w:t>Transfer</w:t>
            </w:r>
            <w:r>
              <w:rPr>
                <w:spacing w:val="-11"/>
              </w:rPr>
              <w:t xml:space="preserve"> </w:t>
            </w:r>
            <w:r>
              <w:t>log</w:t>
            </w:r>
            <w:r>
              <w:rPr>
                <w:spacing w:val="-11"/>
              </w:rPr>
              <w:t xml:space="preserve"> </w:t>
            </w:r>
            <w:r>
              <w:t>extraction</w:t>
            </w:r>
            <w:r>
              <w:rPr>
                <w:spacing w:val="-11"/>
              </w:rPr>
              <w:t xml:space="preserve"> </w:t>
            </w:r>
            <w:r>
              <w:rPr>
                <w:spacing w:val="-2"/>
              </w:rPr>
              <w:t>pattern</w:t>
            </w:r>
          </w:hyperlink>
          <w:r>
            <w:tab/>
          </w:r>
          <w:hyperlink w:anchor="_bookmark212" w:history="1">
            <w:r>
              <w:rPr>
                <w:spacing w:val="-5"/>
              </w:rPr>
              <w:t>134</w:t>
            </w:r>
          </w:hyperlink>
        </w:p>
        <w:p w14:paraId="00DC1B67" w14:textId="77777777" w:rsidR="00350CFB" w:rsidRDefault="0071403D">
          <w:pPr>
            <w:pStyle w:val="6"/>
            <w:numPr>
              <w:ilvl w:val="2"/>
              <w:numId w:val="33"/>
            </w:numPr>
            <w:tabs>
              <w:tab w:val="left" w:pos="1572"/>
              <w:tab w:val="right" w:leader="dot" w:pos="9639"/>
            </w:tabs>
            <w:spacing w:after="163"/>
            <w:ind w:left="1572" w:hanging="573"/>
          </w:pPr>
          <w:hyperlink w:anchor="_bookmark213" w:history="1">
            <w:r>
              <w:t>GMX</w:t>
            </w:r>
            <w:r>
              <w:rPr>
                <w:spacing w:val="-13"/>
              </w:rPr>
              <w:t xml:space="preserve"> </w:t>
            </w:r>
            <w:r>
              <w:t>PositionDecrease</w:t>
            </w:r>
            <w:r>
              <w:rPr>
                <w:spacing w:val="-12"/>
              </w:rPr>
              <w:t xml:space="preserve"> </w:t>
            </w:r>
            <w:r>
              <w:t>extraction</w:t>
            </w:r>
            <w:r>
              <w:rPr>
                <w:spacing w:val="-12"/>
              </w:rPr>
              <w:t xml:space="preserve"> </w:t>
            </w:r>
            <w:r>
              <w:rPr>
                <w:spacing w:val="-2"/>
              </w:rPr>
              <w:t>pattern</w:t>
            </w:r>
          </w:hyperlink>
          <w:r>
            <w:tab/>
          </w:r>
          <w:hyperlink w:anchor="_bookmark213" w:history="1">
            <w:r>
              <w:rPr>
                <w:spacing w:val="-5"/>
              </w:rPr>
              <w:t>135</w:t>
            </w:r>
          </w:hyperlink>
        </w:p>
        <w:p w14:paraId="00DC1B68" w14:textId="77777777" w:rsidR="00350CFB" w:rsidRDefault="0071403D">
          <w:pPr>
            <w:pStyle w:val="6"/>
            <w:numPr>
              <w:ilvl w:val="2"/>
              <w:numId w:val="33"/>
            </w:numPr>
            <w:tabs>
              <w:tab w:val="left" w:pos="1572"/>
              <w:tab w:val="right" w:leader="dot" w:pos="9639"/>
            </w:tabs>
            <w:spacing w:before="74"/>
            <w:ind w:left="1572" w:hanging="573"/>
          </w:pPr>
          <w:hyperlink w:anchor="_bookmark214" w:history="1">
            <w:r>
              <w:t>Configuration</w:t>
            </w:r>
            <w:r>
              <w:rPr>
                <w:spacing w:val="-15"/>
              </w:rPr>
              <w:t xml:space="preserve"> </w:t>
            </w:r>
            <w:r>
              <w:rPr>
                <w:spacing w:val="-4"/>
              </w:rPr>
              <w:t>keys</w:t>
            </w:r>
          </w:hyperlink>
          <w:r>
            <w:tab/>
          </w:r>
          <w:hyperlink w:anchor="_bookmark214" w:history="1">
            <w:r>
              <w:rPr>
                <w:spacing w:val="-5"/>
              </w:rPr>
              <w:t>135</w:t>
            </w:r>
          </w:hyperlink>
        </w:p>
        <w:p w14:paraId="00DC1B69" w14:textId="77777777" w:rsidR="00350CFB" w:rsidRDefault="0071403D">
          <w:pPr>
            <w:pStyle w:val="6"/>
            <w:numPr>
              <w:ilvl w:val="2"/>
              <w:numId w:val="33"/>
            </w:numPr>
            <w:tabs>
              <w:tab w:val="left" w:pos="1572"/>
              <w:tab w:val="right" w:leader="dot" w:pos="9639"/>
            </w:tabs>
            <w:ind w:left="1572" w:hanging="573"/>
          </w:pPr>
          <w:hyperlink w:anchor="_bookmark215" w:history="1">
            <w:r>
              <w:t>Complexity</w:t>
            </w:r>
            <w:r>
              <w:rPr>
                <w:spacing w:val="-13"/>
              </w:rPr>
              <w:t xml:space="preserve"> </w:t>
            </w:r>
            <w:r>
              <w:rPr>
                <w:spacing w:val="-2"/>
              </w:rPr>
              <w:t>notes</w:t>
            </w:r>
          </w:hyperlink>
          <w:r>
            <w:tab/>
          </w:r>
          <w:hyperlink w:anchor="_bookmark215" w:history="1">
            <w:r>
              <w:rPr>
                <w:spacing w:val="-5"/>
              </w:rPr>
              <w:t>136</w:t>
            </w:r>
          </w:hyperlink>
        </w:p>
        <w:p w14:paraId="00DC1B6A" w14:textId="77777777" w:rsidR="00350CFB" w:rsidRDefault="0071403D">
          <w:pPr>
            <w:pStyle w:val="6"/>
            <w:numPr>
              <w:ilvl w:val="2"/>
              <w:numId w:val="33"/>
            </w:numPr>
            <w:tabs>
              <w:tab w:val="left" w:pos="1572"/>
              <w:tab w:val="right" w:leader="dot" w:pos="9639"/>
            </w:tabs>
            <w:ind w:left="1572" w:hanging="573"/>
          </w:pPr>
          <w:hyperlink w:anchor="_bookmark216" w:history="1">
            <w:r>
              <w:t>Interpretation</w:t>
            </w:r>
            <w:r>
              <w:rPr>
                <w:spacing w:val="-10"/>
              </w:rPr>
              <w:t xml:space="preserve"> </w:t>
            </w:r>
            <w:r>
              <w:t>checklist</w:t>
            </w:r>
            <w:r>
              <w:rPr>
                <w:spacing w:val="-9"/>
              </w:rPr>
              <w:t xml:space="preserve"> </w:t>
            </w:r>
            <w:r>
              <w:t>for</w:t>
            </w:r>
            <w:r>
              <w:rPr>
                <w:spacing w:val="-9"/>
              </w:rPr>
              <w:t xml:space="preserve"> </w:t>
            </w:r>
            <w:r>
              <w:rPr>
                <w:spacing w:val="-2"/>
              </w:rPr>
              <w:t>readers</w:t>
            </w:r>
          </w:hyperlink>
          <w:r>
            <w:tab/>
          </w:r>
          <w:hyperlink w:anchor="_bookmark216" w:history="1">
            <w:r>
              <w:rPr>
                <w:spacing w:val="-5"/>
              </w:rPr>
              <w:t>136</w:t>
            </w:r>
          </w:hyperlink>
        </w:p>
        <w:p w14:paraId="00DC1B6B" w14:textId="77777777" w:rsidR="00350CFB" w:rsidRDefault="0071403D">
          <w:pPr>
            <w:pStyle w:val="6"/>
            <w:numPr>
              <w:ilvl w:val="2"/>
              <w:numId w:val="33"/>
            </w:numPr>
            <w:tabs>
              <w:tab w:val="left" w:pos="1572"/>
              <w:tab w:val="right" w:leader="dot" w:pos="9639"/>
            </w:tabs>
            <w:ind w:left="1572" w:hanging="573"/>
          </w:pPr>
          <w:hyperlink w:anchor="_bookmark217" w:history="1">
            <w:r>
              <w:t>Archived</w:t>
            </w:r>
            <w:r>
              <w:rPr>
                <w:spacing w:val="-10"/>
              </w:rPr>
              <w:t xml:space="preserve"> </w:t>
            </w:r>
            <w:r>
              <w:t>extended</w:t>
            </w:r>
            <w:r>
              <w:rPr>
                <w:spacing w:val="-10"/>
              </w:rPr>
              <w:t xml:space="preserve"> </w:t>
            </w:r>
            <w:r>
              <w:rPr>
                <w:spacing w:val="-2"/>
              </w:rPr>
              <w:t>baselines</w:t>
            </w:r>
          </w:hyperlink>
          <w:r>
            <w:tab/>
          </w:r>
          <w:hyperlink w:anchor="_bookmark217" w:history="1">
            <w:r>
              <w:rPr>
                <w:spacing w:val="-5"/>
              </w:rPr>
              <w:t>136</w:t>
            </w:r>
          </w:hyperlink>
        </w:p>
        <w:p w14:paraId="00DC1B6C" w14:textId="77777777" w:rsidR="00350CFB" w:rsidRDefault="0071403D">
          <w:pPr>
            <w:pStyle w:val="6"/>
            <w:numPr>
              <w:ilvl w:val="2"/>
              <w:numId w:val="33"/>
            </w:numPr>
            <w:tabs>
              <w:tab w:val="left" w:pos="1572"/>
              <w:tab w:val="right" w:leader="dot" w:pos="9639"/>
            </w:tabs>
            <w:ind w:left="1572" w:hanging="573"/>
          </w:pPr>
          <w:hyperlink w:anchor="_bookmark218" w:history="1">
            <w:r>
              <w:rPr>
                <w:spacing w:val="-2"/>
              </w:rPr>
              <w:t>Limitations</w:t>
            </w:r>
            <w:r>
              <w:rPr>
                <w:spacing w:val="-1"/>
              </w:rPr>
              <w:t xml:space="preserve"> </w:t>
            </w:r>
            <w:r>
              <w:rPr>
                <w:spacing w:val="-2"/>
              </w:rPr>
              <w:t>reprise</w:t>
            </w:r>
          </w:hyperlink>
          <w:r>
            <w:tab/>
          </w:r>
          <w:hyperlink w:anchor="_bookmark218" w:history="1">
            <w:r>
              <w:rPr>
                <w:spacing w:val="-5"/>
              </w:rPr>
              <w:t>137</w:t>
            </w:r>
          </w:hyperlink>
        </w:p>
        <w:p w14:paraId="00DC1B6D" w14:textId="77777777" w:rsidR="00350CFB" w:rsidRDefault="0071403D">
          <w:pPr>
            <w:pStyle w:val="30"/>
            <w:numPr>
              <w:ilvl w:val="1"/>
              <w:numId w:val="33"/>
            </w:numPr>
            <w:tabs>
              <w:tab w:val="left" w:pos="1214"/>
              <w:tab w:val="right" w:leader="dot" w:pos="9639"/>
            </w:tabs>
            <w:ind w:hanging="573"/>
            <w:rPr>
              <w:b w:val="0"/>
            </w:rPr>
          </w:pPr>
          <w:hyperlink w:anchor="_bookmark219" w:history="1">
            <w:r>
              <w:t>Elementary</w:t>
            </w:r>
            <w:r>
              <w:rPr>
                <w:spacing w:val="-13"/>
              </w:rPr>
              <w:t xml:space="preserve"> </w:t>
            </w:r>
            <w:r>
              <w:t>Properties</w:t>
            </w:r>
            <w:r>
              <w:rPr>
                <w:spacing w:val="-12"/>
              </w:rPr>
              <w:t xml:space="preserve"> </w:t>
            </w:r>
            <w:r>
              <w:t>of</w:t>
            </w:r>
            <w:r>
              <w:rPr>
                <w:spacing w:val="-13"/>
              </w:rPr>
              <w:t xml:space="preserve"> </w:t>
            </w:r>
            <w:r>
              <w:t>PageRank</w:t>
            </w:r>
            <w:r>
              <w:rPr>
                <w:spacing w:val="-12"/>
              </w:rPr>
              <w:t xml:space="preserve"> </w:t>
            </w:r>
            <w:r>
              <w:t>and</w:t>
            </w:r>
            <w:r>
              <w:rPr>
                <w:spacing w:val="-13"/>
              </w:rPr>
              <w:t xml:space="preserve"> </w:t>
            </w:r>
            <w:r>
              <w:t>Rank</w:t>
            </w:r>
            <w:r>
              <w:rPr>
                <w:spacing w:val="-12"/>
              </w:rPr>
              <w:t xml:space="preserve"> </w:t>
            </w:r>
            <w:r>
              <w:rPr>
                <w:spacing w:val="-2"/>
              </w:rPr>
              <w:t>Correlation</w:t>
            </w:r>
          </w:hyperlink>
          <w:r>
            <w:rPr>
              <w:b w:val="0"/>
            </w:rPr>
            <w:tab/>
          </w:r>
          <w:hyperlink w:anchor="_bookmark219" w:history="1">
            <w:r>
              <w:rPr>
                <w:b w:val="0"/>
                <w:spacing w:val="-5"/>
              </w:rPr>
              <w:t>137</w:t>
            </w:r>
          </w:hyperlink>
        </w:p>
        <w:p w14:paraId="00DC1B6E" w14:textId="77777777" w:rsidR="00350CFB" w:rsidRDefault="0071403D">
          <w:pPr>
            <w:pStyle w:val="6"/>
            <w:numPr>
              <w:ilvl w:val="2"/>
              <w:numId w:val="33"/>
            </w:numPr>
            <w:tabs>
              <w:tab w:val="left" w:pos="1572"/>
              <w:tab w:val="right" w:leader="dot" w:pos="9639"/>
            </w:tabs>
            <w:spacing w:before="231"/>
            <w:ind w:left="1572" w:hanging="573"/>
          </w:pPr>
          <w:hyperlink w:anchor="_bookmark220" w:history="1">
            <w:r>
              <w:t>Existence</w:t>
            </w:r>
            <w:r>
              <w:rPr>
                <w:spacing w:val="-10"/>
              </w:rPr>
              <w:t xml:space="preserve"> </w:t>
            </w:r>
            <w:r>
              <w:t>and</w:t>
            </w:r>
            <w:r>
              <w:rPr>
                <w:spacing w:val="-10"/>
              </w:rPr>
              <w:t xml:space="preserve"> </w:t>
            </w:r>
            <w:r>
              <w:t>uniqueness</w:t>
            </w:r>
            <w:r>
              <w:rPr>
                <w:spacing w:val="-9"/>
              </w:rPr>
              <w:t xml:space="preserve"> </w:t>
            </w:r>
            <w:r>
              <w:t>of</w:t>
            </w:r>
            <w:r>
              <w:rPr>
                <w:spacing w:val="-10"/>
              </w:rPr>
              <w:t xml:space="preserve"> </w:t>
            </w:r>
            <w:r>
              <w:rPr>
                <w:spacing w:val="-2"/>
              </w:rPr>
              <w:t>PageRank</w:t>
            </w:r>
          </w:hyperlink>
          <w:r>
            <w:tab/>
          </w:r>
          <w:hyperlink w:anchor="_bookmark220" w:history="1">
            <w:r>
              <w:rPr>
                <w:spacing w:val="-5"/>
              </w:rPr>
              <w:t>137</w:t>
            </w:r>
          </w:hyperlink>
        </w:p>
        <w:p w14:paraId="00DC1B6F" w14:textId="77777777" w:rsidR="00350CFB" w:rsidRDefault="0071403D">
          <w:pPr>
            <w:pStyle w:val="6"/>
            <w:numPr>
              <w:ilvl w:val="2"/>
              <w:numId w:val="33"/>
            </w:numPr>
            <w:tabs>
              <w:tab w:val="left" w:pos="1572"/>
              <w:tab w:val="right" w:leader="dot" w:pos="9639"/>
            </w:tabs>
            <w:ind w:left="1572" w:hanging="573"/>
          </w:pPr>
          <w:hyperlink w:anchor="_bookmark221" w:history="1">
            <w:r>
              <w:t>Continuity</w:t>
            </w:r>
            <w:r>
              <w:rPr>
                <w:spacing w:val="-7"/>
              </w:rPr>
              <w:t xml:space="preserve"> </w:t>
            </w:r>
            <w:r>
              <w:t>in</w:t>
            </w:r>
            <w:r>
              <w:rPr>
                <w:spacing w:val="-7"/>
              </w:rPr>
              <w:t xml:space="preserve"> </w:t>
            </w:r>
            <w:r>
              <w:t>edge</w:t>
            </w:r>
            <w:r>
              <w:rPr>
                <w:spacing w:val="-6"/>
              </w:rPr>
              <w:t xml:space="preserve"> </w:t>
            </w:r>
            <w:r>
              <w:rPr>
                <w:spacing w:val="-2"/>
              </w:rPr>
              <w:t>weights</w:t>
            </w:r>
          </w:hyperlink>
          <w:r>
            <w:tab/>
          </w:r>
          <w:hyperlink w:anchor="_bookmark221" w:history="1">
            <w:r>
              <w:rPr>
                <w:spacing w:val="-5"/>
              </w:rPr>
              <w:t>138</w:t>
            </w:r>
          </w:hyperlink>
        </w:p>
        <w:p w14:paraId="00DC1B70" w14:textId="77777777" w:rsidR="00350CFB" w:rsidRDefault="0071403D">
          <w:pPr>
            <w:pStyle w:val="6"/>
            <w:numPr>
              <w:ilvl w:val="2"/>
              <w:numId w:val="33"/>
            </w:numPr>
            <w:tabs>
              <w:tab w:val="left" w:pos="1572"/>
              <w:tab w:val="right" w:leader="dot" w:pos="9639"/>
            </w:tabs>
            <w:ind w:left="1572" w:hanging="573"/>
          </w:pPr>
          <w:hyperlink w:anchor="_bookmark222" w:history="1">
            <w:r>
              <w:t>Sparsity</w:t>
            </w:r>
            <w:r>
              <w:rPr>
                <w:spacing w:val="-11"/>
              </w:rPr>
              <w:t xml:space="preserve"> </w:t>
            </w:r>
            <w:r>
              <w:t>and</w:t>
            </w:r>
            <w:r>
              <w:rPr>
                <w:spacing w:val="-10"/>
              </w:rPr>
              <w:t xml:space="preserve"> </w:t>
            </w:r>
            <w:r>
              <w:t>per-iteration</w:t>
            </w:r>
            <w:r>
              <w:rPr>
                <w:spacing w:val="-11"/>
              </w:rPr>
              <w:t xml:space="preserve"> </w:t>
            </w:r>
            <w:r>
              <w:rPr>
                <w:spacing w:val="-4"/>
              </w:rPr>
              <w:t>cost</w:t>
            </w:r>
          </w:hyperlink>
          <w:r>
            <w:tab/>
          </w:r>
          <w:hyperlink w:anchor="_bookmark222" w:history="1">
            <w:r>
              <w:rPr>
                <w:spacing w:val="-5"/>
              </w:rPr>
              <w:t>138</w:t>
            </w:r>
          </w:hyperlink>
        </w:p>
        <w:p w14:paraId="00DC1B71" w14:textId="77777777" w:rsidR="00350CFB" w:rsidRDefault="0071403D">
          <w:pPr>
            <w:pStyle w:val="6"/>
            <w:numPr>
              <w:ilvl w:val="2"/>
              <w:numId w:val="33"/>
            </w:numPr>
            <w:tabs>
              <w:tab w:val="left" w:pos="1572"/>
              <w:tab w:val="right" w:leader="dot" w:pos="9639"/>
            </w:tabs>
            <w:ind w:left="1572" w:hanging="573"/>
          </w:pPr>
          <w:hyperlink w:anchor="_bookmark223" w:history="1">
            <w:r>
              <w:rPr>
                <w:spacing w:val="-2"/>
              </w:rPr>
              <w:t>Properties of Spearman’s</w:t>
            </w:r>
            <w:r>
              <w:rPr>
                <w:spacing w:val="-1"/>
              </w:rPr>
              <w:t xml:space="preserve"> </w:t>
            </w:r>
            <w:r>
              <w:rPr>
                <w:i/>
                <w:spacing w:val="-10"/>
              </w:rPr>
              <w:t>ρ</w:t>
            </w:r>
          </w:hyperlink>
          <w:r>
            <w:tab/>
          </w:r>
          <w:hyperlink w:anchor="_bookmark223" w:history="1">
            <w:r>
              <w:rPr>
                <w:spacing w:val="-5"/>
              </w:rPr>
              <w:t>138</w:t>
            </w:r>
          </w:hyperlink>
        </w:p>
        <w:p w14:paraId="00DC1B72" w14:textId="77777777" w:rsidR="00350CFB" w:rsidRDefault="0071403D">
          <w:pPr>
            <w:pStyle w:val="6"/>
            <w:numPr>
              <w:ilvl w:val="2"/>
              <w:numId w:val="33"/>
            </w:numPr>
            <w:tabs>
              <w:tab w:val="left" w:pos="1572"/>
              <w:tab w:val="right" w:leader="dot" w:pos="9639"/>
            </w:tabs>
            <w:ind w:left="1572" w:hanging="573"/>
          </w:pPr>
          <w:hyperlink w:anchor="_bookmark224" w:history="1">
            <w:r>
              <w:rPr>
                <w:spacing w:val="-2"/>
              </w:rPr>
              <w:t>Properties of Kendall’s</w:t>
            </w:r>
            <w:r>
              <w:rPr>
                <w:spacing w:val="-1"/>
              </w:rPr>
              <w:t xml:space="preserve"> </w:t>
            </w:r>
            <w:r>
              <w:rPr>
                <w:i/>
                <w:spacing w:val="-10"/>
              </w:rPr>
              <w:t>τ</w:t>
            </w:r>
          </w:hyperlink>
          <w:r>
            <w:tab/>
          </w:r>
          <w:hyperlink w:anchor="_bookmark224" w:history="1">
            <w:r>
              <w:rPr>
                <w:spacing w:val="-5"/>
              </w:rPr>
              <w:t>138</w:t>
            </w:r>
          </w:hyperlink>
        </w:p>
        <w:p w14:paraId="00DC1B73" w14:textId="77777777" w:rsidR="00350CFB" w:rsidRDefault="0071403D">
          <w:pPr>
            <w:pStyle w:val="6"/>
            <w:numPr>
              <w:ilvl w:val="2"/>
              <w:numId w:val="33"/>
            </w:numPr>
            <w:tabs>
              <w:tab w:val="left" w:pos="1572"/>
              <w:tab w:val="right" w:leader="dot" w:pos="9639"/>
            </w:tabs>
            <w:ind w:left="1572" w:hanging="573"/>
          </w:pPr>
          <w:hyperlink w:anchor="_bookmark225" w:history="1">
            <w:r>
              <w:t>Construct</w:t>
            </w:r>
            <w:r>
              <w:rPr>
                <w:spacing w:val="-10"/>
              </w:rPr>
              <w:t xml:space="preserve"> </w:t>
            </w:r>
            <w:r>
              <w:t>validity</w:t>
            </w:r>
            <w:r>
              <w:rPr>
                <w:spacing w:val="-9"/>
              </w:rPr>
              <w:t xml:space="preserve"> </w:t>
            </w:r>
            <w:r>
              <w:rPr>
                <w:spacing w:val="-4"/>
              </w:rPr>
              <w:t>note</w:t>
            </w:r>
          </w:hyperlink>
          <w:r>
            <w:tab/>
          </w:r>
          <w:hyperlink w:anchor="_bookmark225" w:history="1">
            <w:r>
              <w:rPr>
                <w:spacing w:val="-5"/>
              </w:rPr>
              <w:t>139</w:t>
            </w:r>
          </w:hyperlink>
        </w:p>
        <w:p w14:paraId="00DC1B74" w14:textId="77777777" w:rsidR="00350CFB" w:rsidRDefault="0071403D">
          <w:pPr>
            <w:pStyle w:val="6"/>
            <w:numPr>
              <w:ilvl w:val="2"/>
              <w:numId w:val="33"/>
            </w:numPr>
            <w:tabs>
              <w:tab w:val="left" w:pos="1572"/>
              <w:tab w:val="right" w:leader="dot" w:pos="9639"/>
            </w:tabs>
            <w:ind w:left="1572" w:hanging="573"/>
          </w:pPr>
          <w:r>
            <w:t>Where each primary quantity is reported139</w:t>
          </w:r>
        </w:p>
        <w:p w14:paraId="00DC1B75" w14:textId="77777777" w:rsidR="00350CFB" w:rsidRDefault="0071403D">
          <w:pPr>
            <w:pStyle w:val="30"/>
            <w:numPr>
              <w:ilvl w:val="1"/>
              <w:numId w:val="33"/>
            </w:numPr>
            <w:tabs>
              <w:tab w:val="left" w:pos="1214"/>
              <w:tab w:val="right" w:leader="dot" w:pos="9639"/>
            </w:tabs>
            <w:ind w:hanging="573"/>
            <w:rPr>
              <w:b w:val="0"/>
            </w:rPr>
          </w:pPr>
          <w:hyperlink w:anchor="_bookmark227" w:history="1">
            <w:r>
              <w:rPr>
                <w:spacing w:val="-2"/>
              </w:rPr>
              <w:t>Archived</w:t>
            </w:r>
            <w:r>
              <w:rPr>
                <w:spacing w:val="-4"/>
              </w:rPr>
              <w:t xml:space="preserve"> </w:t>
            </w:r>
            <w:r>
              <w:rPr>
                <w:spacing w:val="-2"/>
              </w:rPr>
              <w:t>Extended</w:t>
            </w:r>
            <w:r>
              <w:rPr>
                <w:spacing w:val="-3"/>
              </w:rPr>
              <w:t xml:space="preserve"> </w:t>
            </w:r>
            <w:r>
              <w:rPr>
                <w:spacing w:val="-2"/>
              </w:rPr>
              <w:t>Baselines</w:t>
            </w:r>
          </w:hyperlink>
          <w:r>
            <w:rPr>
              <w:b w:val="0"/>
            </w:rPr>
            <w:tab/>
          </w:r>
          <w:hyperlink w:anchor="_bookmark227" w:history="1">
            <w:r>
              <w:rPr>
                <w:b w:val="0"/>
                <w:spacing w:val="-5"/>
              </w:rPr>
              <w:t>140</w:t>
            </w:r>
          </w:hyperlink>
        </w:p>
        <w:p w14:paraId="00DC1B76" w14:textId="77777777" w:rsidR="00350CFB" w:rsidRDefault="0071403D">
          <w:pPr>
            <w:pStyle w:val="6"/>
            <w:numPr>
              <w:ilvl w:val="2"/>
              <w:numId w:val="33"/>
            </w:numPr>
            <w:tabs>
              <w:tab w:val="left" w:pos="1572"/>
              <w:tab w:val="right" w:leader="dot" w:pos="9639"/>
            </w:tabs>
            <w:ind w:left="1572" w:hanging="573"/>
          </w:pPr>
          <w:hyperlink w:anchor="_bookmark228" w:history="1">
            <w:r>
              <w:t>Seven-method</w:t>
            </w:r>
            <w:r>
              <w:rPr>
                <w:spacing w:val="-13"/>
              </w:rPr>
              <w:t xml:space="preserve"> </w:t>
            </w:r>
            <w:r>
              <w:t>alignment</w:t>
            </w:r>
            <w:r>
              <w:rPr>
                <w:spacing w:val="-13"/>
              </w:rPr>
              <w:t xml:space="preserve"> </w:t>
            </w:r>
            <w:r>
              <w:rPr>
                <w:spacing w:val="-2"/>
              </w:rPr>
              <w:t>matrix</w:t>
            </w:r>
          </w:hyperlink>
          <w:r>
            <w:tab/>
          </w:r>
          <w:hyperlink w:anchor="_bookmark228" w:history="1">
            <w:r>
              <w:rPr>
                <w:spacing w:val="-5"/>
              </w:rPr>
              <w:t>141</w:t>
            </w:r>
          </w:hyperlink>
        </w:p>
        <w:p w14:paraId="00DC1B77" w14:textId="77777777" w:rsidR="00350CFB" w:rsidRDefault="0071403D">
          <w:pPr>
            <w:pStyle w:val="6"/>
            <w:numPr>
              <w:ilvl w:val="2"/>
              <w:numId w:val="33"/>
            </w:numPr>
            <w:tabs>
              <w:tab w:val="left" w:pos="1572"/>
              <w:tab w:val="right" w:leader="dot" w:pos="9639"/>
            </w:tabs>
            <w:ind w:left="1572" w:hanging="573"/>
          </w:pPr>
          <w:hyperlink w:anchor="_bookmark230" w:history="1">
            <w:r>
              <w:t>Six-method</w:t>
            </w:r>
            <w:r>
              <w:rPr>
                <w:spacing w:val="-14"/>
              </w:rPr>
              <w:t xml:space="preserve"> </w:t>
            </w:r>
            <w:r>
              <w:t>Aave-oriented</w:t>
            </w:r>
            <w:r>
              <w:rPr>
                <w:spacing w:val="-13"/>
              </w:rPr>
              <w:t xml:space="preserve"> </w:t>
            </w:r>
            <w:r>
              <w:rPr>
                <w:spacing w:val="-2"/>
              </w:rPr>
              <w:t>matrix</w:t>
            </w:r>
          </w:hyperlink>
          <w:r>
            <w:tab/>
          </w:r>
          <w:hyperlink w:anchor="_bookmark230" w:history="1">
            <w:r>
              <w:rPr>
                <w:spacing w:val="-5"/>
              </w:rPr>
              <w:t>142</w:t>
            </w:r>
          </w:hyperlink>
        </w:p>
        <w:p w14:paraId="00DC1B78" w14:textId="77777777" w:rsidR="00350CFB" w:rsidRDefault="0071403D">
          <w:pPr>
            <w:pStyle w:val="6"/>
            <w:numPr>
              <w:ilvl w:val="2"/>
              <w:numId w:val="33"/>
            </w:numPr>
            <w:tabs>
              <w:tab w:val="left" w:pos="1572"/>
              <w:tab w:val="right" w:leader="dot" w:pos="9639"/>
            </w:tabs>
            <w:ind w:left="1572" w:hanging="573"/>
          </w:pPr>
          <w:r>
            <w:t>Why the main narrative uses two methods142</w:t>
          </w:r>
        </w:p>
        <w:p w14:paraId="00DC1B79" w14:textId="77777777" w:rsidR="00350CFB" w:rsidRDefault="0071403D">
          <w:pPr>
            <w:pStyle w:val="6"/>
            <w:numPr>
              <w:ilvl w:val="2"/>
              <w:numId w:val="33"/>
            </w:numPr>
            <w:tabs>
              <w:tab w:val="left" w:pos="1572"/>
              <w:tab w:val="right" w:leader="dot" w:pos="9639"/>
            </w:tabs>
            <w:ind w:left="1572" w:hanging="573"/>
          </w:pPr>
          <w:hyperlink w:anchor="_bookmark233" w:history="1">
            <w:r>
              <w:t>Reproducing</w:t>
            </w:r>
            <w:r>
              <w:rPr>
                <w:spacing w:val="-11"/>
              </w:rPr>
              <w:t xml:space="preserve"> </w:t>
            </w:r>
            <w:r>
              <w:t>archive</w:t>
            </w:r>
            <w:r>
              <w:rPr>
                <w:spacing w:val="-11"/>
              </w:rPr>
              <w:t xml:space="preserve"> </w:t>
            </w:r>
            <w:r>
              <w:rPr>
                <w:spacing w:val="-2"/>
              </w:rPr>
              <w:t>tables</w:t>
            </w:r>
          </w:hyperlink>
          <w:r>
            <w:tab/>
          </w:r>
          <w:hyperlink w:anchor="_bookmark233" w:history="1">
            <w:r>
              <w:rPr>
                <w:spacing w:val="-5"/>
              </w:rPr>
              <w:t>143</w:t>
            </w:r>
          </w:hyperlink>
        </w:p>
        <w:p w14:paraId="00DC1B7A" w14:textId="77777777" w:rsidR="00350CFB" w:rsidRDefault="0071403D">
          <w:pPr>
            <w:pStyle w:val="6"/>
            <w:numPr>
              <w:ilvl w:val="2"/>
              <w:numId w:val="33"/>
            </w:numPr>
            <w:tabs>
              <w:tab w:val="left" w:pos="1572"/>
              <w:tab w:val="right" w:leader="dot" w:pos="9639"/>
            </w:tabs>
            <w:ind w:left="1572" w:hanging="573"/>
          </w:pPr>
          <w:hyperlink w:anchor="_bookmark234" w:history="1">
            <w:r>
              <w:t>Notes</w:t>
            </w:r>
            <w:r>
              <w:rPr>
                <w:spacing w:val="-8"/>
              </w:rPr>
              <w:t xml:space="preserve"> </w:t>
            </w:r>
            <w:r>
              <w:t>on</w:t>
            </w:r>
            <w:r>
              <w:rPr>
                <w:spacing w:val="-8"/>
              </w:rPr>
              <w:t xml:space="preserve"> </w:t>
            </w:r>
            <w:r>
              <w:t>archived</w:t>
            </w:r>
            <w:r>
              <w:rPr>
                <w:spacing w:val="-8"/>
              </w:rPr>
              <w:t xml:space="preserve"> </w:t>
            </w:r>
            <w:r>
              <w:t>method</w:t>
            </w:r>
            <w:r>
              <w:rPr>
                <w:spacing w:val="-8"/>
              </w:rPr>
              <w:t xml:space="preserve"> </w:t>
            </w:r>
            <w:r>
              <w:rPr>
                <w:spacing w:val="-2"/>
              </w:rPr>
              <w:t>identifiers</w:t>
            </w:r>
          </w:hyperlink>
          <w:r>
            <w:tab/>
          </w:r>
          <w:hyperlink w:anchor="_bookmark234" w:history="1">
            <w:r>
              <w:rPr>
                <w:spacing w:val="-5"/>
              </w:rPr>
              <w:t>143</w:t>
            </w:r>
          </w:hyperlink>
        </w:p>
        <w:p w14:paraId="00DC1B7B" w14:textId="77777777" w:rsidR="00350CFB" w:rsidRDefault="0071403D">
          <w:pPr>
            <w:pStyle w:val="6"/>
            <w:numPr>
              <w:ilvl w:val="2"/>
              <w:numId w:val="33"/>
            </w:numPr>
            <w:tabs>
              <w:tab w:val="left" w:pos="1572"/>
              <w:tab w:val="right" w:leader="dot" w:pos="9639"/>
            </w:tabs>
            <w:ind w:left="1572" w:hanging="573"/>
          </w:pPr>
          <w:hyperlink w:anchor="_bookmark235" w:history="1">
            <w:r>
              <w:t>Decision</w:t>
            </w:r>
            <w:r>
              <w:rPr>
                <w:spacing w:val="-6"/>
              </w:rPr>
              <w:t xml:space="preserve"> </w:t>
            </w:r>
            <w:r>
              <w:t>log:</w:t>
            </w:r>
            <w:r>
              <w:rPr>
                <w:spacing w:val="13"/>
              </w:rPr>
              <w:t xml:space="preserve"> </w:t>
            </w:r>
            <w:r>
              <w:t>what</w:t>
            </w:r>
            <w:r>
              <w:rPr>
                <w:spacing w:val="-5"/>
              </w:rPr>
              <w:t xml:space="preserve"> </w:t>
            </w:r>
            <w:r>
              <w:t>stayed</w:t>
            </w:r>
            <w:r>
              <w:rPr>
                <w:spacing w:val="-6"/>
              </w:rPr>
              <w:t xml:space="preserve"> </w:t>
            </w:r>
            <w:r>
              <w:t>in</w:t>
            </w:r>
            <w:r>
              <w:rPr>
                <w:spacing w:val="-5"/>
              </w:rPr>
              <w:t xml:space="preserve"> </w:t>
            </w:r>
            <w:r>
              <w:t>the</w:t>
            </w:r>
            <w:r>
              <w:rPr>
                <w:spacing w:val="-6"/>
              </w:rPr>
              <w:t xml:space="preserve"> </w:t>
            </w:r>
            <w:r>
              <w:t>main</w:t>
            </w:r>
            <w:r>
              <w:rPr>
                <w:spacing w:val="-5"/>
              </w:rPr>
              <w:t xml:space="preserve"> </w:t>
            </w:r>
            <w:r>
              <w:rPr>
                <w:spacing w:val="-4"/>
              </w:rPr>
              <w:t>text</w:t>
            </w:r>
          </w:hyperlink>
          <w:r>
            <w:tab/>
          </w:r>
          <w:hyperlink w:anchor="_bookmark235" w:history="1">
            <w:r>
              <w:rPr>
                <w:spacing w:val="-5"/>
              </w:rPr>
              <w:t>144</w:t>
            </w:r>
          </w:hyperlink>
        </w:p>
        <w:p w14:paraId="00DC1B7C" w14:textId="77777777" w:rsidR="00350CFB" w:rsidRDefault="0071403D">
          <w:pPr>
            <w:pStyle w:val="30"/>
            <w:numPr>
              <w:ilvl w:val="1"/>
              <w:numId w:val="33"/>
            </w:numPr>
            <w:tabs>
              <w:tab w:val="left" w:pos="1214"/>
              <w:tab w:val="right" w:leader="dot" w:pos="9639"/>
            </w:tabs>
            <w:spacing w:before="231"/>
            <w:ind w:hanging="573"/>
            <w:rPr>
              <w:b w:val="0"/>
            </w:rPr>
          </w:pPr>
          <w:hyperlink w:anchor="_bookmark236" w:history="1">
            <w:r>
              <w:rPr>
                <w:spacing w:val="-2"/>
              </w:rPr>
              <w:t>Claim-to-Evidence</w:t>
            </w:r>
            <w:r>
              <w:rPr>
                <w:spacing w:val="13"/>
              </w:rPr>
              <w:t xml:space="preserve"> </w:t>
            </w:r>
            <w:r>
              <w:rPr>
                <w:spacing w:val="-5"/>
              </w:rPr>
              <w:t>Map</w:t>
            </w:r>
          </w:hyperlink>
          <w:r>
            <w:rPr>
              <w:b w:val="0"/>
            </w:rPr>
            <w:tab/>
          </w:r>
          <w:hyperlink w:anchor="_bookmark236" w:history="1">
            <w:r>
              <w:rPr>
                <w:b w:val="0"/>
                <w:spacing w:val="-5"/>
              </w:rPr>
              <w:t>144</w:t>
            </w:r>
          </w:hyperlink>
        </w:p>
        <w:p w14:paraId="00DC1B7D" w14:textId="77777777" w:rsidR="00350CFB" w:rsidRDefault="0071403D">
          <w:pPr>
            <w:pStyle w:val="6"/>
            <w:numPr>
              <w:ilvl w:val="2"/>
              <w:numId w:val="33"/>
            </w:numPr>
            <w:tabs>
              <w:tab w:val="left" w:pos="1572"/>
              <w:tab w:val="right" w:leader="dot" w:pos="9639"/>
            </w:tabs>
            <w:ind w:left="1572" w:hanging="573"/>
          </w:pPr>
          <w:hyperlink w:anchor="_bookmark237" w:history="1">
            <w:r>
              <w:t>H1</w:t>
            </w:r>
            <w:r>
              <w:rPr>
                <w:spacing w:val="-5"/>
              </w:rPr>
              <w:t xml:space="preserve"> </w:t>
            </w:r>
            <w:r>
              <w:t>/</w:t>
            </w:r>
            <w:r>
              <w:rPr>
                <w:spacing w:val="-4"/>
              </w:rPr>
              <w:t xml:space="preserve"> </w:t>
            </w:r>
            <w:r>
              <w:t>RQ1</w:t>
            </w:r>
            <w:r>
              <w:rPr>
                <w:spacing w:val="-4"/>
              </w:rPr>
              <w:t xml:space="preserve"> </w:t>
            </w:r>
            <w:r>
              <w:t>—</w:t>
            </w:r>
            <w:r>
              <w:rPr>
                <w:spacing w:val="-4"/>
              </w:rPr>
              <w:t xml:space="preserve"> </w:t>
            </w:r>
            <w:r>
              <w:t>Rank</w:t>
            </w:r>
            <w:r>
              <w:rPr>
                <w:spacing w:val="-4"/>
              </w:rPr>
              <w:t xml:space="preserve"> </w:t>
            </w:r>
            <w:r>
              <w:rPr>
                <w:spacing w:val="-2"/>
              </w:rPr>
              <w:t>divergence</w:t>
            </w:r>
          </w:hyperlink>
          <w:r>
            <w:tab/>
          </w:r>
          <w:hyperlink w:anchor="_bookmark237" w:history="1">
            <w:r>
              <w:rPr>
                <w:spacing w:val="-5"/>
              </w:rPr>
              <w:t>144</w:t>
            </w:r>
          </w:hyperlink>
        </w:p>
        <w:p w14:paraId="00DC1B7E" w14:textId="77777777" w:rsidR="00350CFB" w:rsidRDefault="0071403D">
          <w:pPr>
            <w:pStyle w:val="6"/>
            <w:numPr>
              <w:ilvl w:val="2"/>
              <w:numId w:val="33"/>
            </w:numPr>
            <w:tabs>
              <w:tab w:val="left" w:pos="1572"/>
              <w:tab w:val="right" w:leader="dot" w:pos="9639"/>
            </w:tabs>
            <w:ind w:left="1572" w:hanging="573"/>
          </w:pPr>
          <w:hyperlink w:anchor="_bookmark238" w:history="1">
            <w:r>
              <w:t>H2</w:t>
            </w:r>
            <w:r>
              <w:rPr>
                <w:spacing w:val="-7"/>
              </w:rPr>
              <w:t xml:space="preserve"> </w:t>
            </w:r>
            <w:r>
              <w:t>/</w:t>
            </w:r>
            <w:r>
              <w:rPr>
                <w:spacing w:val="-7"/>
              </w:rPr>
              <w:t xml:space="preserve"> </w:t>
            </w:r>
            <w:r>
              <w:t>RQ2</w:t>
            </w:r>
            <w:r>
              <w:rPr>
                <w:spacing w:val="-6"/>
              </w:rPr>
              <w:t xml:space="preserve"> </w:t>
            </w:r>
            <w:r>
              <w:t>—</w:t>
            </w:r>
            <w:r>
              <w:rPr>
                <w:spacing w:val="-7"/>
              </w:rPr>
              <w:t xml:space="preserve"> </w:t>
            </w:r>
            <w:r>
              <w:t>Construct-specific</w:t>
            </w:r>
            <w:r>
              <w:rPr>
                <w:spacing w:val="-7"/>
              </w:rPr>
              <w:t xml:space="preserve"> </w:t>
            </w:r>
            <w:r>
              <w:rPr>
                <w:spacing w:val="-2"/>
              </w:rPr>
              <w:t>alignment</w:t>
            </w:r>
          </w:hyperlink>
          <w:r>
            <w:tab/>
          </w:r>
          <w:hyperlink w:anchor="_bookmark238" w:history="1">
            <w:r>
              <w:rPr>
                <w:spacing w:val="-5"/>
              </w:rPr>
              <w:t>145</w:t>
            </w:r>
          </w:hyperlink>
        </w:p>
        <w:p w14:paraId="00DC1B7F" w14:textId="77777777" w:rsidR="00350CFB" w:rsidRDefault="0071403D">
          <w:pPr>
            <w:pStyle w:val="6"/>
            <w:numPr>
              <w:ilvl w:val="2"/>
              <w:numId w:val="33"/>
            </w:numPr>
            <w:tabs>
              <w:tab w:val="left" w:pos="1572"/>
              <w:tab w:val="right" w:leader="dot" w:pos="9639"/>
            </w:tabs>
            <w:spacing w:after="163"/>
            <w:ind w:left="1572" w:hanging="573"/>
          </w:pPr>
          <w:hyperlink w:anchor="_bookmark239" w:history="1">
            <w:r>
              <w:t>H3</w:t>
            </w:r>
            <w:r>
              <w:rPr>
                <w:spacing w:val="-6"/>
              </w:rPr>
              <w:t xml:space="preserve"> </w:t>
            </w:r>
            <w:r>
              <w:t>/</w:t>
            </w:r>
            <w:r>
              <w:rPr>
                <w:spacing w:val="-6"/>
              </w:rPr>
              <w:t xml:space="preserve"> </w:t>
            </w:r>
            <w:r>
              <w:t>RQ3</w:t>
            </w:r>
            <w:r>
              <w:rPr>
                <w:spacing w:val="-6"/>
              </w:rPr>
              <w:t xml:space="preserve"> </w:t>
            </w:r>
            <w:r>
              <w:t>—</w:t>
            </w:r>
            <w:r>
              <w:rPr>
                <w:spacing w:val="-6"/>
              </w:rPr>
              <w:t xml:space="preserve"> </w:t>
            </w:r>
            <w:r>
              <w:t>Computational</w:t>
            </w:r>
            <w:r>
              <w:rPr>
                <w:spacing w:val="-6"/>
              </w:rPr>
              <w:t xml:space="preserve"> </w:t>
            </w:r>
            <w:r>
              <w:rPr>
                <w:spacing w:val="-2"/>
              </w:rPr>
              <w:t>efficiency</w:t>
            </w:r>
          </w:hyperlink>
          <w:r>
            <w:tab/>
          </w:r>
          <w:hyperlink w:anchor="_bookmark239" w:history="1">
            <w:r>
              <w:rPr>
                <w:spacing w:val="-5"/>
              </w:rPr>
              <w:t>145</w:t>
            </w:r>
          </w:hyperlink>
        </w:p>
        <w:p w14:paraId="00DC1B80" w14:textId="77777777" w:rsidR="00350CFB" w:rsidRDefault="0071403D">
          <w:pPr>
            <w:pStyle w:val="6"/>
            <w:numPr>
              <w:ilvl w:val="2"/>
              <w:numId w:val="33"/>
            </w:numPr>
            <w:tabs>
              <w:tab w:val="left" w:pos="1572"/>
              <w:tab w:val="right" w:leader="dot" w:pos="9639"/>
            </w:tabs>
            <w:spacing w:before="74"/>
            <w:ind w:left="1572" w:hanging="573"/>
          </w:pPr>
          <w:r>
            <w:t>RQ4 — Temporal holdout145</w:t>
          </w:r>
        </w:p>
        <w:p w14:paraId="00DC1B82" w14:textId="77777777" w:rsidR="00350CFB" w:rsidRDefault="0071403D">
          <w:pPr>
            <w:pStyle w:val="6"/>
            <w:numPr>
              <w:ilvl w:val="2"/>
              <w:numId w:val="33"/>
            </w:numPr>
            <w:tabs>
              <w:tab w:val="left" w:pos="1572"/>
              <w:tab w:val="right" w:leader="dot" w:pos="9639"/>
            </w:tabs>
            <w:ind w:left="1572" w:hanging="573"/>
          </w:pPr>
          <w:hyperlink w:anchor="_bookmark242" w:history="1">
            <w:r>
              <w:rPr>
                <w:spacing w:val="-2"/>
              </w:rPr>
              <w:t>Claims</w:t>
            </w:r>
            <w:r>
              <w:rPr>
                <w:spacing w:val="1"/>
              </w:rPr>
              <w:t xml:space="preserve"> </w:t>
            </w:r>
            <w:r>
              <w:rPr>
                <w:spacing w:val="-2"/>
              </w:rPr>
              <w:t>C1–</w:t>
            </w:r>
            <w:r>
              <w:rPr>
                <w:spacing w:val="-5"/>
              </w:rPr>
              <w:t>C4</w:t>
            </w:r>
          </w:hyperlink>
          <w:r>
            <w:tab/>
          </w:r>
          <w:hyperlink w:anchor="_bookmark242" w:history="1">
            <w:r>
              <w:rPr>
                <w:spacing w:val="-5"/>
              </w:rPr>
              <w:t>146</w:t>
            </w:r>
          </w:hyperlink>
        </w:p>
        <w:p w14:paraId="00DC1B83" w14:textId="77777777" w:rsidR="00350CFB" w:rsidRDefault="0071403D">
          <w:pPr>
            <w:pStyle w:val="6"/>
            <w:numPr>
              <w:ilvl w:val="2"/>
              <w:numId w:val="33"/>
            </w:numPr>
            <w:tabs>
              <w:tab w:val="left" w:pos="1572"/>
              <w:tab w:val="right" w:leader="dot" w:pos="9639"/>
            </w:tabs>
            <w:ind w:left="1572" w:hanging="573"/>
          </w:pPr>
          <w:hyperlink w:anchor="_bookmark243" w:history="1">
            <w:r>
              <w:rPr>
                <w:spacing w:val="-2"/>
              </w:rPr>
              <w:t>Explicit</w:t>
            </w:r>
            <w:r>
              <w:rPr>
                <w:spacing w:val="7"/>
              </w:rPr>
              <w:t xml:space="preserve"> </w:t>
            </w:r>
            <w:r>
              <w:rPr>
                <w:spacing w:val="-2"/>
              </w:rPr>
              <w:t>non-claims</w:t>
            </w:r>
          </w:hyperlink>
          <w:r>
            <w:tab/>
          </w:r>
          <w:hyperlink w:anchor="_bookmark243" w:history="1">
            <w:r>
              <w:rPr>
                <w:spacing w:val="-5"/>
              </w:rPr>
              <w:t>146</w:t>
            </w:r>
          </w:hyperlink>
        </w:p>
        <w:p w14:paraId="00DC1B84" w14:textId="77777777" w:rsidR="00350CFB" w:rsidRDefault="0071403D">
          <w:pPr>
            <w:pStyle w:val="6"/>
            <w:numPr>
              <w:ilvl w:val="2"/>
              <w:numId w:val="33"/>
            </w:numPr>
            <w:tabs>
              <w:tab w:val="left" w:pos="1572"/>
              <w:tab w:val="right" w:leader="dot" w:pos="9639"/>
            </w:tabs>
            <w:ind w:left="1572" w:hanging="573"/>
          </w:pPr>
          <w:hyperlink w:anchor="_bookmark244" w:history="1">
            <w:r>
              <w:t>Artifact</w:t>
            </w:r>
            <w:r>
              <w:rPr>
                <w:spacing w:val="-8"/>
              </w:rPr>
              <w:t xml:space="preserve"> </w:t>
            </w:r>
            <w:r>
              <w:t>checklist</w:t>
            </w:r>
            <w:r>
              <w:rPr>
                <w:spacing w:val="-7"/>
              </w:rPr>
              <w:t xml:space="preserve"> </w:t>
            </w:r>
            <w:r>
              <w:t>for</w:t>
            </w:r>
            <w:r>
              <w:rPr>
                <w:spacing w:val="-7"/>
              </w:rPr>
              <w:t xml:space="preserve"> </w:t>
            </w:r>
            <w:r>
              <w:rPr>
                <w:spacing w:val="-2"/>
              </w:rPr>
              <w:t>replication</w:t>
            </w:r>
          </w:hyperlink>
          <w:r>
            <w:tab/>
          </w:r>
          <w:hyperlink w:anchor="_bookmark244" w:history="1">
            <w:r>
              <w:rPr>
                <w:spacing w:val="-5"/>
              </w:rPr>
              <w:t>146</w:t>
            </w:r>
          </w:hyperlink>
        </w:p>
      </w:sdtContent>
    </w:sdt>
    <w:p w14:paraId="00DC1B85" w14:textId="77777777" w:rsidR="00350CFB" w:rsidRDefault="00350CFB">
      <w:pPr>
        <w:pStyle w:val="6"/>
        <w:sectPr w:rsidR="00350CFB">
          <w:type w:val="continuous"/>
          <w:pgSz w:w="11910" w:h="16840"/>
          <w:pgMar w:top="1858" w:right="708" w:bottom="2829" w:left="992" w:header="0" w:footer="2115" w:gutter="0"/>
          <w:cols w:space="720"/>
        </w:sectPr>
      </w:pPr>
    </w:p>
    <w:p w14:paraId="00DC1B86" w14:textId="77777777" w:rsidR="00350CFB" w:rsidRDefault="00283FFF">
      <w:pPr>
        <w:spacing w:before="79"/>
        <w:ind w:left="282"/>
        <w:rPr>
          <w:b/>
          <w:sz w:val="34"/>
        </w:rPr>
      </w:pPr>
      <w:r>
        <w:rPr>
          <w:b/>
          <w:sz w:val="34"/>
        </w:rPr>
        <w:t>List</w:t>
      </w:r>
      <w:r>
        <w:rPr>
          <w:b/>
          <w:spacing w:val="4"/>
          <w:sz w:val="34"/>
        </w:rPr>
        <w:t xml:space="preserve"> </w:t>
      </w:r>
      <w:r>
        <w:rPr>
          <w:b/>
          <w:sz w:val="34"/>
        </w:rPr>
        <w:t>of</w:t>
      </w:r>
      <w:r>
        <w:rPr>
          <w:b/>
          <w:spacing w:val="5"/>
          <w:sz w:val="34"/>
        </w:rPr>
        <w:t xml:space="preserve"> </w:t>
      </w:r>
      <w:r>
        <w:rPr>
          <w:b/>
          <w:spacing w:val="-2"/>
          <w:sz w:val="34"/>
        </w:rPr>
        <w:t>Figures</w:t>
      </w:r>
    </w:p>
    <w:p w14:paraId="00DC1B87" w14:textId="77777777" w:rsidR="00350CFB" w:rsidRDefault="00350CFB">
      <w:pPr>
        <w:pStyle w:val="a3"/>
        <w:spacing w:before="160"/>
        <w:rPr>
          <w:b/>
          <w:sz w:val="34"/>
        </w:rPr>
      </w:pPr>
    </w:p>
    <w:p w14:paraId="00DC1B88" w14:textId="77777777" w:rsidR="00350CFB" w:rsidRDefault="0071403D">
      <w:pPr>
        <w:pStyle w:val="a4"/>
        <w:numPr>
          <w:ilvl w:val="1"/>
          <w:numId w:val="31"/>
        </w:numPr>
        <w:tabs>
          <w:tab w:val="left" w:pos="1190"/>
          <w:tab w:val="left" w:leader="dot" w:pos="9399"/>
        </w:tabs>
        <w:spacing w:line="384" w:lineRule="auto"/>
        <w:ind w:right="564"/>
        <w:rPr>
          <w:sz w:val="24"/>
        </w:rPr>
      </w:pPr>
      <w:hyperlink w:anchor="_bookmark22" w:history="1">
        <w:r>
          <w:rPr>
            <w:sz w:val="24"/>
          </w:rPr>
          <w:t>ERC-20 allowance lifecycle:</w:t>
        </w:r>
        <w:r>
          <w:rPr>
            <w:spacing w:val="40"/>
            <w:sz w:val="24"/>
          </w:rPr>
          <w:t xml:space="preserve"> </w:t>
        </w:r>
        <w:r>
          <w:rPr>
            <w:sz w:val="24"/>
          </w:rPr>
          <w:t xml:space="preserve">approve (or permit), optional </w:t>
        </w:r>
        <w:r>
          <w:rPr>
            <w:rFonts w:ascii="Courier New" w:hAnsi="Courier New"/>
            <w:sz w:val="24"/>
          </w:rPr>
          <w:t>transferFrom</w:t>
        </w:r>
        <w:r>
          <w:rPr>
            <w:sz w:val="24"/>
          </w:rPr>
          <w:t>, and</w:t>
        </w:r>
      </w:hyperlink>
      <w:r>
        <w:rPr>
          <w:sz w:val="24"/>
        </w:rPr>
        <w:t xml:space="preserve"> </w:t>
      </w:r>
      <w:hyperlink w:anchor="_bookmark22" w:history="1">
        <w:r>
          <w:rPr>
            <w:sz w:val="24"/>
          </w:rPr>
          <w:t>revoke.</w:t>
        </w:r>
        <w:r>
          <w:rPr>
            <w:spacing w:val="40"/>
            <w:sz w:val="24"/>
          </w:rPr>
          <w:t xml:space="preserve"> </w:t>
        </w:r>
        <w:r>
          <w:rPr>
            <w:sz w:val="24"/>
          </w:rPr>
          <w:t>EndorseRank edges reflect the latest live allowance snapshot per owner–</w:t>
        </w:r>
      </w:hyperlink>
      <w:hyperlink w:anchor="_bookmark22" w:history="1">
        <w:r>
          <w:rPr>
            <w:sz w:val="24"/>
          </w:rPr>
          <w:t>spender pair (historical approvals superseded, not time-decayed).</w:t>
        </w:r>
      </w:hyperlink>
      <w:r>
        <w:rPr>
          <w:sz w:val="24"/>
        </w:rPr>
        <w:tab/>
      </w:r>
      <w:r>
        <w:rPr>
          <w:spacing w:val="-6"/>
          <w:sz w:val="24"/>
        </w:rPr>
        <w:t>28</w:t>
      </w:r>
    </w:p>
    <w:p w14:paraId="00DC1B89" w14:textId="77777777" w:rsidR="00350CFB" w:rsidRDefault="0071403D">
      <w:pPr>
        <w:pStyle w:val="a4"/>
        <w:numPr>
          <w:ilvl w:val="1"/>
          <w:numId w:val="31"/>
        </w:numPr>
        <w:tabs>
          <w:tab w:val="left" w:pos="1190"/>
          <w:tab w:val="left" w:leader="dot" w:pos="9399"/>
        </w:tabs>
        <w:spacing w:before="38" w:line="396" w:lineRule="auto"/>
        <w:ind w:right="564"/>
        <w:rPr>
          <w:sz w:val="24"/>
        </w:rPr>
      </w:pPr>
      <w:hyperlink w:anchor="_bookmark27" w:history="1">
        <w:r>
          <w:rPr>
            <w:sz w:val="24"/>
          </w:rPr>
          <w:t>Random-surfer intuition for PageRank. Solid arrows are graph transitions; dashed</w:t>
        </w:r>
      </w:hyperlink>
      <w:r>
        <w:rPr>
          <w:sz w:val="24"/>
        </w:rPr>
        <w:t xml:space="preserve"> </w:t>
      </w:r>
      <w:hyperlink w:anchor="_bookmark27" w:history="1">
        <w:r>
          <w:rPr>
            <w:sz w:val="24"/>
          </w:rPr>
          <w:t>arrows represent teleportation that mixes the chain.</w:t>
        </w:r>
      </w:hyperlink>
      <w:r>
        <w:rPr>
          <w:sz w:val="24"/>
        </w:rPr>
        <w:tab/>
      </w:r>
      <w:r>
        <w:rPr>
          <w:spacing w:val="-6"/>
          <w:sz w:val="24"/>
        </w:rPr>
        <w:t>30</w:t>
      </w:r>
    </w:p>
    <w:p w14:paraId="00DC1B8A" w14:textId="77777777" w:rsidR="00350CFB" w:rsidRDefault="0071403D">
      <w:pPr>
        <w:pStyle w:val="a4"/>
        <w:numPr>
          <w:ilvl w:val="1"/>
          <w:numId w:val="31"/>
        </w:numPr>
        <w:tabs>
          <w:tab w:val="left" w:pos="1190"/>
        </w:tabs>
        <w:spacing w:before="16" w:line="396" w:lineRule="auto"/>
        <w:ind w:right="1133"/>
        <w:jc w:val="both"/>
        <w:rPr>
          <w:sz w:val="24"/>
        </w:rPr>
      </w:pPr>
      <w:hyperlink w:anchor="_bookmark36" w:history="1">
        <w:r>
          <w:rPr>
            <w:sz w:val="24"/>
          </w:rPr>
          <w:t>Conceptual model:</w:t>
        </w:r>
        <w:r>
          <w:rPr>
            <w:spacing w:val="40"/>
            <w:sz w:val="24"/>
          </w:rPr>
          <w:t xml:space="preserve"> </w:t>
        </w:r>
        <w:r>
          <w:rPr>
            <w:sz w:val="24"/>
          </w:rPr>
          <w:t>primary EndorseRank vs. AWP comparison mapped to repu-</w:t>
        </w:r>
      </w:hyperlink>
      <w:hyperlink w:anchor="_bookmark36" w:history="1">
        <w:r>
          <w:rPr>
            <w:sz w:val="24"/>
          </w:rPr>
          <w:t>tation</w:t>
        </w:r>
        <w:r>
          <w:rPr>
            <w:spacing w:val="-10"/>
            <w:sz w:val="24"/>
          </w:rPr>
          <w:t xml:space="preserve"> </w:t>
        </w:r>
        <w:r>
          <w:rPr>
            <w:sz w:val="24"/>
          </w:rPr>
          <w:t>structure</w:t>
        </w:r>
        <w:r>
          <w:rPr>
            <w:spacing w:val="-10"/>
            <w:sz w:val="24"/>
          </w:rPr>
          <w:t xml:space="preserve"> </w:t>
        </w:r>
        <w:r>
          <w:rPr>
            <w:sz w:val="24"/>
          </w:rPr>
          <w:t>(H1/RQ1),</w:t>
        </w:r>
        <w:r>
          <w:rPr>
            <w:spacing w:val="-9"/>
            <w:sz w:val="24"/>
          </w:rPr>
          <w:t xml:space="preserve"> </w:t>
        </w:r>
        <w:r>
          <w:rPr>
            <w:sz w:val="24"/>
          </w:rPr>
          <w:t>social-method</w:t>
        </w:r>
        <w:r>
          <w:rPr>
            <w:spacing w:val="-10"/>
            <w:sz w:val="24"/>
          </w:rPr>
          <w:t xml:space="preserve"> </w:t>
        </w:r>
        <w:r>
          <w:rPr>
            <w:sz w:val="24"/>
          </w:rPr>
          <w:t>alignment</w:t>
        </w:r>
        <w:r>
          <w:rPr>
            <w:spacing w:val="-10"/>
            <w:sz w:val="24"/>
          </w:rPr>
          <w:t xml:space="preserve"> </w:t>
        </w:r>
        <w:r>
          <w:rPr>
            <w:sz w:val="24"/>
          </w:rPr>
          <w:t>(H2/RQ2),</w:t>
        </w:r>
        <w:r>
          <w:rPr>
            <w:spacing w:val="-9"/>
            <w:sz w:val="24"/>
          </w:rPr>
          <w:t xml:space="preserve"> </w:t>
        </w:r>
        <w:r>
          <w:rPr>
            <w:sz w:val="24"/>
          </w:rPr>
          <w:t>and</w:t>
        </w:r>
        <w:r>
          <w:rPr>
            <w:spacing w:val="-10"/>
            <w:sz w:val="24"/>
          </w:rPr>
          <w:t xml:space="preserve"> </w:t>
        </w:r>
        <w:r>
          <w:rPr>
            <w:sz w:val="24"/>
          </w:rPr>
          <w:t>computational</w:t>
        </w:r>
      </w:hyperlink>
      <w:r>
        <w:rPr>
          <w:sz w:val="24"/>
        </w:rPr>
        <w:t xml:space="preserve"> </w:t>
      </w:r>
      <w:hyperlink w:anchor="_bookmark36" w:history="1">
        <w:r>
          <w:rPr>
            <w:spacing w:val="-2"/>
            <w:sz w:val="24"/>
          </w:rPr>
          <w:t>efficiency</w:t>
        </w:r>
        <w:r>
          <w:rPr>
            <w:spacing w:val="-5"/>
            <w:sz w:val="24"/>
          </w:rPr>
          <w:t xml:space="preserve"> </w:t>
        </w:r>
        <w:r>
          <w:rPr>
            <w:spacing w:val="-2"/>
            <w:sz w:val="24"/>
          </w:rPr>
          <w:t>(H3/RQ3); RQ4</w:t>
        </w:r>
        <w:r>
          <w:rPr>
            <w:spacing w:val="-5"/>
            <w:sz w:val="24"/>
          </w:rPr>
          <w:t xml:space="preserve"> </w:t>
        </w:r>
        <w:r>
          <w:rPr>
            <w:spacing w:val="-2"/>
            <w:sz w:val="24"/>
          </w:rPr>
          <w:t>separately</w:t>
        </w:r>
        <w:r>
          <w:rPr>
            <w:spacing w:val="-5"/>
            <w:sz w:val="24"/>
          </w:rPr>
          <w:t xml:space="preserve"> </w:t>
        </w:r>
        <w:r>
          <w:rPr>
            <w:spacing w:val="-2"/>
            <w:sz w:val="24"/>
          </w:rPr>
          <w:t>compares</w:t>
        </w:r>
        <w:r>
          <w:rPr>
            <w:spacing w:val="-5"/>
            <w:sz w:val="24"/>
          </w:rPr>
          <w:t xml:space="preserve"> </w:t>
        </w:r>
        <w:r>
          <w:rPr>
            <w:spacing w:val="-2"/>
            <w:sz w:val="24"/>
          </w:rPr>
          <w:t>transfer</w:t>
        </w:r>
        <w:r>
          <w:rPr>
            <w:spacing w:val="-5"/>
            <w:sz w:val="24"/>
          </w:rPr>
          <w:t xml:space="preserve"> </w:t>
        </w:r>
        <w:r>
          <w:rPr>
            <w:spacing w:val="-2"/>
            <w:sz w:val="24"/>
          </w:rPr>
          <w:t>versus</w:t>
        </w:r>
        <w:r>
          <w:rPr>
            <w:spacing w:val="-5"/>
            <w:sz w:val="24"/>
          </w:rPr>
          <w:t xml:space="preserve"> </w:t>
        </w:r>
        <w:r>
          <w:rPr>
            <w:spacing w:val="-2"/>
            <w:sz w:val="24"/>
          </w:rPr>
          <w:t>trading-success</w:t>
        </w:r>
        <w:r>
          <w:rPr>
            <w:spacing w:val="-5"/>
            <w:sz w:val="24"/>
          </w:rPr>
          <w:t xml:space="preserve"> </w:t>
        </w:r>
        <w:r>
          <w:rPr>
            <w:spacing w:val="-2"/>
            <w:sz w:val="24"/>
          </w:rPr>
          <w:t>val-</w:t>
        </w:r>
      </w:hyperlink>
      <w:hyperlink w:anchor="_bookmark36" w:history="1">
        <w:r>
          <w:rPr>
            <w:sz w:val="24"/>
          </w:rPr>
          <w:t>idation frames.</w:t>
        </w:r>
        <w:r>
          <w:rPr>
            <w:spacing w:val="39"/>
            <w:sz w:val="24"/>
          </w:rPr>
          <w:t xml:space="preserve"> </w:t>
        </w:r>
        <w:r>
          <w:rPr>
            <w:sz w:val="24"/>
          </w:rPr>
          <w:t>GF-PR (dashed) is a supplementary outcome-native ceiling refer-</w:t>
        </w:r>
      </w:hyperlink>
    </w:p>
    <w:p w14:paraId="00DC1B8B" w14:textId="77777777" w:rsidR="00350CFB" w:rsidRDefault="0071403D">
      <w:pPr>
        <w:pStyle w:val="a3"/>
        <w:tabs>
          <w:tab w:val="left" w:leader="dot" w:pos="9399"/>
        </w:tabs>
        <w:spacing w:before="5"/>
        <w:ind w:left="1190"/>
        <w:jc w:val="both"/>
      </w:pPr>
      <w:hyperlink w:anchor="_bookmark36" w:history="1">
        <w:r>
          <w:t>ence</w:t>
        </w:r>
        <w:r>
          <w:rPr>
            <w:spacing w:val="-6"/>
          </w:rPr>
          <w:t xml:space="preserve"> </w:t>
        </w:r>
        <w:r>
          <w:t>(SRQ1),</w:t>
        </w:r>
        <w:r>
          <w:rPr>
            <w:spacing w:val="-5"/>
          </w:rPr>
          <w:t xml:space="preserve"> </w:t>
        </w:r>
        <w:r>
          <w:t>not</w:t>
        </w:r>
        <w:r>
          <w:rPr>
            <w:spacing w:val="-6"/>
          </w:rPr>
          <w:t xml:space="preserve"> </w:t>
        </w:r>
        <w:r>
          <w:t>a</w:t>
        </w:r>
        <w:r>
          <w:rPr>
            <w:spacing w:val="-5"/>
          </w:rPr>
          <w:t xml:space="preserve"> </w:t>
        </w:r>
        <w:r>
          <w:t>third</w:t>
        </w:r>
        <w:r>
          <w:rPr>
            <w:spacing w:val="-6"/>
          </w:rPr>
          <w:t xml:space="preserve"> </w:t>
        </w:r>
        <w:r>
          <w:t>peer</w:t>
        </w:r>
        <w:r>
          <w:rPr>
            <w:spacing w:val="-5"/>
          </w:rPr>
          <w:t xml:space="preserve"> </w:t>
        </w:r>
        <w:r>
          <w:t>social</w:t>
        </w:r>
        <w:r>
          <w:rPr>
            <w:spacing w:val="-5"/>
          </w:rPr>
          <w:t xml:space="preserve"> </w:t>
        </w:r>
        <w:r>
          <w:rPr>
            <w:spacing w:val="-2"/>
          </w:rPr>
          <w:t>method.</w:t>
        </w:r>
      </w:hyperlink>
      <w:r>
        <w:tab/>
      </w:r>
      <w:r>
        <w:rPr>
          <w:spacing w:val="-5"/>
        </w:rPr>
        <w:t>35</w:t>
      </w:r>
    </w:p>
    <w:p w14:paraId="00DC1B8C" w14:textId="77777777" w:rsidR="00350CFB" w:rsidRDefault="00350CFB">
      <w:pPr>
        <w:pStyle w:val="a3"/>
        <w:spacing w:before="117"/>
      </w:pPr>
    </w:p>
    <w:p w14:paraId="00DC1B8D" w14:textId="77777777" w:rsidR="00350CFB" w:rsidRDefault="0071403D">
      <w:pPr>
        <w:pStyle w:val="a4"/>
        <w:numPr>
          <w:ilvl w:val="1"/>
          <w:numId w:val="30"/>
        </w:numPr>
        <w:tabs>
          <w:tab w:val="left" w:pos="1190"/>
        </w:tabs>
        <w:spacing w:line="396" w:lineRule="auto"/>
        <w:ind w:right="1135"/>
        <w:jc w:val="both"/>
        <w:rPr>
          <w:sz w:val="24"/>
        </w:rPr>
      </w:pPr>
      <w:hyperlink w:anchor="_bookmark56" w:history="1">
        <w:r>
          <w:rPr>
            <w:sz w:val="24"/>
          </w:rPr>
          <w:t>Evaluation pipeline:</w:t>
        </w:r>
        <w:r>
          <w:rPr>
            <w:spacing w:val="40"/>
            <w:sz w:val="24"/>
          </w:rPr>
          <w:t xml:space="preserve"> </w:t>
        </w:r>
        <w:r>
          <w:rPr>
            <w:sz w:val="24"/>
          </w:rPr>
          <w:t>public Arbitrum logs are extracted and decoded, reputation</w:t>
        </w:r>
      </w:hyperlink>
      <w:r>
        <w:rPr>
          <w:sz w:val="24"/>
        </w:rPr>
        <w:t xml:space="preserve"> </w:t>
      </w:r>
      <w:hyperlink w:anchor="_bookmark56" w:history="1">
        <w:r>
          <w:rPr>
            <w:spacing w:val="-2"/>
            <w:sz w:val="24"/>
          </w:rPr>
          <w:t>edges</w:t>
        </w:r>
        <w:r>
          <w:rPr>
            <w:spacing w:val="-13"/>
            <w:sz w:val="24"/>
          </w:rPr>
          <w:t xml:space="preserve"> </w:t>
        </w:r>
        <w:r>
          <w:rPr>
            <w:spacing w:val="-2"/>
            <w:sz w:val="24"/>
          </w:rPr>
          <w:t>and</w:t>
        </w:r>
        <w:r>
          <w:rPr>
            <w:spacing w:val="-13"/>
            <w:sz w:val="24"/>
          </w:rPr>
          <w:t xml:space="preserve"> </w:t>
        </w:r>
        <w:r>
          <w:rPr>
            <w:spacing w:val="-2"/>
            <w:sz w:val="24"/>
          </w:rPr>
          <w:t>GMX</w:t>
        </w:r>
        <w:r>
          <w:rPr>
            <w:spacing w:val="-13"/>
            <w:sz w:val="24"/>
          </w:rPr>
          <w:t xml:space="preserve"> </w:t>
        </w:r>
        <w:r>
          <w:rPr>
            <w:spacing w:val="-2"/>
            <w:sz w:val="24"/>
          </w:rPr>
          <w:t>outcomes</w:t>
        </w:r>
        <w:r>
          <w:rPr>
            <w:spacing w:val="-13"/>
            <w:sz w:val="24"/>
          </w:rPr>
          <w:t xml:space="preserve"> </w:t>
        </w:r>
        <w:r>
          <w:rPr>
            <w:spacing w:val="-2"/>
            <w:sz w:val="24"/>
          </w:rPr>
          <w:t>are</w:t>
        </w:r>
        <w:r>
          <w:rPr>
            <w:spacing w:val="-13"/>
            <w:sz w:val="24"/>
          </w:rPr>
          <w:t xml:space="preserve"> </w:t>
        </w:r>
        <w:r>
          <w:rPr>
            <w:spacing w:val="-2"/>
            <w:sz w:val="24"/>
          </w:rPr>
          <w:t>preprocessed,</w:t>
        </w:r>
        <w:r>
          <w:rPr>
            <w:spacing w:val="-13"/>
            <w:sz w:val="24"/>
          </w:rPr>
          <w:t xml:space="preserve"> </w:t>
        </w:r>
        <w:r>
          <w:rPr>
            <w:spacing w:val="-2"/>
            <w:sz w:val="24"/>
          </w:rPr>
          <w:t>EndorseRank</w:t>
        </w:r>
        <w:r>
          <w:rPr>
            <w:spacing w:val="-13"/>
            <w:sz w:val="24"/>
          </w:rPr>
          <w:t xml:space="preserve"> </w:t>
        </w:r>
        <w:r>
          <w:rPr>
            <w:spacing w:val="-2"/>
            <w:sz w:val="24"/>
          </w:rPr>
          <w:t>and</w:t>
        </w:r>
        <w:r>
          <w:rPr>
            <w:spacing w:val="-13"/>
            <w:sz w:val="24"/>
          </w:rPr>
          <w:t xml:space="preserve"> </w:t>
        </w:r>
        <w:r>
          <w:rPr>
            <w:spacing w:val="-2"/>
            <w:sz w:val="24"/>
          </w:rPr>
          <w:t>AWP</w:t>
        </w:r>
        <w:r>
          <w:rPr>
            <w:spacing w:val="-13"/>
            <w:sz w:val="24"/>
          </w:rPr>
          <w:t xml:space="preserve"> </w:t>
        </w:r>
        <w:r>
          <w:rPr>
            <w:spacing w:val="-2"/>
            <w:sz w:val="24"/>
          </w:rPr>
          <w:t>ranks</w:t>
        </w:r>
        <w:r>
          <w:rPr>
            <w:spacing w:val="-13"/>
            <w:sz w:val="24"/>
          </w:rPr>
          <w:t xml:space="preserve"> </w:t>
        </w:r>
        <w:r>
          <w:rPr>
            <w:spacing w:val="-2"/>
            <w:sz w:val="24"/>
          </w:rPr>
          <w:t>are</w:t>
        </w:r>
        <w:r>
          <w:rPr>
            <w:spacing w:val="-13"/>
            <w:sz w:val="24"/>
          </w:rPr>
          <w:t xml:space="preserve"> </w:t>
        </w:r>
        <w:r>
          <w:rPr>
            <w:spacing w:val="-2"/>
            <w:sz w:val="24"/>
          </w:rPr>
          <w:t>com-</w:t>
        </w:r>
      </w:hyperlink>
      <w:hyperlink w:anchor="_bookmark56" w:history="1">
        <w:r>
          <w:rPr>
            <w:sz w:val="24"/>
          </w:rPr>
          <w:t>puted, proxies and alignment statistics are evaluated, and LaTeX result fragments</w:t>
        </w:r>
      </w:hyperlink>
    </w:p>
    <w:p w14:paraId="00DC1B8E" w14:textId="77777777" w:rsidR="00350CFB" w:rsidRDefault="0071403D">
      <w:pPr>
        <w:pStyle w:val="a3"/>
        <w:tabs>
          <w:tab w:val="left" w:leader="dot" w:pos="9399"/>
        </w:tabs>
        <w:spacing w:before="4"/>
        <w:ind w:left="1190"/>
        <w:jc w:val="both"/>
      </w:pPr>
      <w:hyperlink w:anchor="_bookmark56" w:history="1">
        <w:r>
          <w:t>are</w:t>
        </w:r>
        <w:r>
          <w:rPr>
            <w:spacing w:val="-4"/>
          </w:rPr>
          <w:t xml:space="preserve"> </w:t>
        </w:r>
        <w:r>
          <w:rPr>
            <w:spacing w:val="-2"/>
          </w:rPr>
          <w:t>exported.</w:t>
        </w:r>
      </w:hyperlink>
      <w:r>
        <w:tab/>
      </w:r>
      <w:r>
        <w:rPr>
          <w:spacing w:val="-5"/>
        </w:rPr>
        <w:t>49</w:t>
      </w:r>
    </w:p>
    <w:p w14:paraId="00DC1B8F" w14:textId="77777777" w:rsidR="00350CFB" w:rsidRDefault="0071403D">
      <w:pPr>
        <w:pStyle w:val="a4"/>
        <w:numPr>
          <w:ilvl w:val="1"/>
          <w:numId w:val="30"/>
        </w:numPr>
        <w:tabs>
          <w:tab w:val="left" w:pos="1190"/>
        </w:tabs>
        <w:spacing w:before="194" w:line="396" w:lineRule="auto"/>
        <w:ind w:right="1173"/>
        <w:jc w:val="both"/>
        <w:rPr>
          <w:sz w:val="24"/>
        </w:rPr>
      </w:pPr>
      <w:hyperlink w:anchor="_bookmark62" w:history="1">
        <w:r>
          <w:rPr>
            <w:w w:val="105"/>
            <w:sz w:val="24"/>
          </w:rPr>
          <w:t>Logistic</w:t>
        </w:r>
        <w:r>
          <w:rPr>
            <w:spacing w:val="-5"/>
            <w:w w:val="105"/>
            <w:sz w:val="24"/>
          </w:rPr>
          <w:t xml:space="preserve"> </w:t>
        </w:r>
        <w:r>
          <w:rPr>
            <w:w w:val="105"/>
            <w:sz w:val="24"/>
          </w:rPr>
          <w:t>time-decay</w:t>
        </w:r>
        <w:r>
          <w:rPr>
            <w:spacing w:val="-5"/>
            <w:w w:val="105"/>
            <w:sz w:val="24"/>
          </w:rPr>
          <w:t xml:space="preserve"> </w:t>
        </w:r>
        <w:r>
          <w:rPr>
            <w:i/>
            <w:w w:val="105"/>
            <w:sz w:val="24"/>
          </w:rPr>
          <w:t>σ</w:t>
        </w:r>
        <w:r>
          <w:rPr>
            <w:w w:val="105"/>
            <w:sz w:val="24"/>
          </w:rPr>
          <w:t>(∆</w:t>
        </w:r>
        <w:r>
          <w:rPr>
            <w:i/>
            <w:w w:val="105"/>
            <w:sz w:val="24"/>
          </w:rPr>
          <w:t>t</w:t>
        </w:r>
        <w:r>
          <w:rPr>
            <w:w w:val="105"/>
            <w:sz w:val="24"/>
          </w:rPr>
          <w:t>)</w:t>
        </w:r>
        <w:r>
          <w:rPr>
            <w:spacing w:val="-5"/>
            <w:w w:val="105"/>
            <w:sz w:val="24"/>
          </w:rPr>
          <w:t xml:space="preserve"> </w:t>
        </w:r>
        <w:r>
          <w:rPr>
            <w:w w:val="105"/>
            <w:sz w:val="24"/>
          </w:rPr>
          <w:t>used</w:t>
        </w:r>
        <w:r>
          <w:rPr>
            <w:spacing w:val="-5"/>
            <w:w w:val="105"/>
            <w:sz w:val="24"/>
          </w:rPr>
          <w:t xml:space="preserve"> </w:t>
        </w:r>
        <w:r>
          <w:rPr>
            <w:w w:val="105"/>
            <w:sz w:val="24"/>
          </w:rPr>
          <w:t>by</w:t>
        </w:r>
        <w:r>
          <w:rPr>
            <w:spacing w:val="-5"/>
            <w:w w:val="105"/>
            <w:sz w:val="24"/>
          </w:rPr>
          <w:t xml:space="preserve"> </w:t>
        </w:r>
        <w:r>
          <w:rPr>
            <w:w w:val="105"/>
            <w:sz w:val="24"/>
          </w:rPr>
          <w:t>AWP</w:t>
        </w:r>
        <w:r>
          <w:rPr>
            <w:spacing w:val="-5"/>
            <w:w w:val="105"/>
            <w:sz w:val="24"/>
          </w:rPr>
          <w:t xml:space="preserve"> </w:t>
        </w:r>
        <w:r>
          <w:rPr>
            <w:w w:val="105"/>
            <w:sz w:val="24"/>
          </w:rPr>
          <w:t>(</w:t>
        </w:r>
        <w:r>
          <w:rPr>
            <w:i/>
            <w:w w:val="105"/>
            <w:sz w:val="24"/>
          </w:rPr>
          <w:t xml:space="preserve">k </w:t>
        </w:r>
        <w:r>
          <w:rPr>
            <w:w w:val="105"/>
            <w:sz w:val="24"/>
          </w:rPr>
          <w:t>= 0</w:t>
        </w:r>
        <w:r>
          <w:rPr>
            <w:i/>
            <w:w w:val="105"/>
            <w:sz w:val="24"/>
          </w:rPr>
          <w:t>.</w:t>
        </w:r>
        <w:r>
          <w:rPr>
            <w:w w:val="105"/>
            <w:sz w:val="24"/>
          </w:rPr>
          <w:t>01,</w:t>
        </w:r>
        <w:r>
          <w:rPr>
            <w:spacing w:val="-4"/>
            <w:w w:val="105"/>
            <w:sz w:val="24"/>
          </w:rPr>
          <w:t xml:space="preserve"> </w:t>
        </w:r>
        <w:r>
          <w:rPr>
            <w:i/>
            <w:w w:val="105"/>
            <w:sz w:val="24"/>
          </w:rPr>
          <w:t>t</w:t>
        </w:r>
        <w:r>
          <w:rPr>
            <w:w w:val="105"/>
            <w:sz w:val="24"/>
            <w:vertAlign w:val="subscript"/>
          </w:rPr>
          <w:t>0</w:t>
        </w:r>
        <w:r>
          <w:rPr>
            <w:w w:val="105"/>
            <w:sz w:val="24"/>
          </w:rPr>
          <w:t xml:space="preserve"> = 180</w:t>
        </w:r>
        <w:r>
          <w:rPr>
            <w:spacing w:val="-5"/>
            <w:w w:val="105"/>
            <w:sz w:val="24"/>
          </w:rPr>
          <w:t xml:space="preserve"> </w:t>
        </w:r>
        <w:r>
          <w:rPr>
            <w:w w:val="105"/>
            <w:sz w:val="24"/>
          </w:rPr>
          <w:t>days).</w:t>
        </w:r>
        <w:r>
          <w:rPr>
            <w:spacing w:val="27"/>
            <w:w w:val="105"/>
            <w:sz w:val="24"/>
          </w:rPr>
          <w:t xml:space="preserve"> </w:t>
        </w:r>
        <w:r>
          <w:rPr>
            <w:w w:val="105"/>
            <w:sz w:val="24"/>
          </w:rPr>
          <w:t>Horizontal</w:t>
        </w:r>
      </w:hyperlink>
      <w:r>
        <w:rPr>
          <w:w w:val="105"/>
          <w:sz w:val="24"/>
        </w:rPr>
        <w:t xml:space="preserve"> </w:t>
      </w:r>
      <w:hyperlink w:anchor="_bookmark62" w:history="1">
        <w:r>
          <w:rPr>
            <w:sz w:val="24"/>
          </w:rPr>
          <w:t>axis</w:t>
        </w:r>
        <w:r>
          <w:rPr>
            <w:spacing w:val="-14"/>
            <w:sz w:val="24"/>
          </w:rPr>
          <w:t xml:space="preserve"> </w:t>
        </w:r>
        <w:r>
          <w:rPr>
            <w:sz w:val="24"/>
          </w:rPr>
          <w:t>is</w:t>
        </w:r>
        <w:r>
          <w:rPr>
            <w:spacing w:val="-14"/>
            <w:sz w:val="24"/>
          </w:rPr>
          <w:t xml:space="preserve"> </w:t>
        </w:r>
        <w:r>
          <w:rPr>
            <w:sz w:val="24"/>
          </w:rPr>
          <w:t>event</w:t>
        </w:r>
        <w:r>
          <w:rPr>
            <w:spacing w:val="-14"/>
            <w:sz w:val="24"/>
          </w:rPr>
          <w:t xml:space="preserve"> </w:t>
        </w:r>
        <w:r>
          <w:rPr>
            <w:sz w:val="24"/>
          </w:rPr>
          <w:t>age</w:t>
        </w:r>
        <w:r>
          <w:rPr>
            <w:spacing w:val="-14"/>
            <w:sz w:val="24"/>
          </w:rPr>
          <w:t xml:space="preserve"> </w:t>
        </w:r>
        <w:r>
          <w:rPr>
            <w:sz w:val="24"/>
          </w:rPr>
          <w:t>in</w:t>
        </w:r>
        <w:r>
          <w:rPr>
            <w:spacing w:val="-14"/>
            <w:sz w:val="24"/>
          </w:rPr>
          <w:t xml:space="preserve"> </w:t>
        </w:r>
        <w:r>
          <w:rPr>
            <w:sz w:val="24"/>
          </w:rPr>
          <w:t>days</w:t>
        </w:r>
        <w:r>
          <w:rPr>
            <w:spacing w:val="-14"/>
            <w:sz w:val="24"/>
          </w:rPr>
          <w:t xml:space="preserve"> </w:t>
        </w:r>
        <w:r>
          <w:rPr>
            <w:sz w:val="24"/>
          </w:rPr>
          <w:t>before</w:t>
        </w:r>
        <w:r>
          <w:rPr>
            <w:spacing w:val="-14"/>
            <w:sz w:val="24"/>
          </w:rPr>
          <w:t xml:space="preserve"> </w:t>
        </w:r>
        <w:r>
          <w:rPr>
            <w:sz w:val="24"/>
          </w:rPr>
          <w:t>2026-05-31</w:t>
        </w:r>
        <w:r>
          <w:rPr>
            <w:spacing w:val="-14"/>
            <w:sz w:val="24"/>
          </w:rPr>
          <w:t xml:space="preserve"> </w:t>
        </w:r>
        <w:r>
          <w:rPr>
            <w:sz w:val="24"/>
          </w:rPr>
          <w:t>UTC;</w:t>
        </w:r>
        <w:r>
          <w:rPr>
            <w:spacing w:val="-14"/>
            <w:sz w:val="24"/>
          </w:rPr>
          <w:t xml:space="preserve"> </w:t>
        </w:r>
        <w:r>
          <w:rPr>
            <w:sz w:val="24"/>
          </w:rPr>
          <w:t>vertical</w:t>
        </w:r>
        <w:r>
          <w:rPr>
            <w:spacing w:val="-14"/>
            <w:sz w:val="24"/>
          </w:rPr>
          <w:t xml:space="preserve"> </w:t>
        </w:r>
        <w:r>
          <w:rPr>
            <w:sz w:val="24"/>
          </w:rPr>
          <w:t>axis</w:t>
        </w:r>
        <w:r>
          <w:rPr>
            <w:spacing w:val="-14"/>
            <w:sz w:val="24"/>
          </w:rPr>
          <w:t xml:space="preserve"> </w:t>
        </w:r>
        <w:r>
          <w:rPr>
            <w:sz w:val="24"/>
          </w:rPr>
          <w:t>is</w:t>
        </w:r>
        <w:r>
          <w:rPr>
            <w:spacing w:val="-14"/>
            <w:sz w:val="24"/>
          </w:rPr>
          <w:t xml:space="preserve"> </w:t>
        </w:r>
        <w:r>
          <w:rPr>
            <w:sz w:val="24"/>
          </w:rPr>
          <w:t>the</w:t>
        </w:r>
        <w:r>
          <w:rPr>
            <w:spacing w:val="-14"/>
            <w:sz w:val="24"/>
          </w:rPr>
          <w:t xml:space="preserve"> </w:t>
        </w:r>
        <w:r>
          <w:rPr>
            <w:sz w:val="24"/>
          </w:rPr>
          <w:t>multiplicative</w:t>
        </w:r>
      </w:hyperlink>
    </w:p>
    <w:p w14:paraId="00DC1B90" w14:textId="77777777" w:rsidR="00350CFB" w:rsidRDefault="0071403D">
      <w:pPr>
        <w:pStyle w:val="a3"/>
        <w:tabs>
          <w:tab w:val="left" w:leader="dot" w:pos="9399"/>
        </w:tabs>
        <w:spacing w:before="2"/>
        <w:ind w:left="1182"/>
        <w:jc w:val="both"/>
      </w:pPr>
      <w:hyperlink w:anchor="_bookmark62" w:history="1">
        <w:r>
          <w:t>weight</w:t>
        </w:r>
        <w:r>
          <w:rPr>
            <w:spacing w:val="-7"/>
          </w:rPr>
          <w:t xml:space="preserve"> </w:t>
        </w:r>
        <w:r>
          <w:t>applied</w:t>
        </w:r>
        <w:r>
          <w:rPr>
            <w:spacing w:val="-7"/>
          </w:rPr>
          <w:t xml:space="preserve"> </w:t>
        </w:r>
        <w:r>
          <w:t>to</w:t>
        </w:r>
        <w:r>
          <w:rPr>
            <w:spacing w:val="-7"/>
          </w:rPr>
          <w:t xml:space="preserve"> </w:t>
        </w:r>
        <w:r>
          <w:t>transfer</w:t>
        </w:r>
        <w:r>
          <w:rPr>
            <w:spacing w:val="-6"/>
          </w:rPr>
          <w:t xml:space="preserve"> </w:t>
        </w:r>
        <w:r>
          <w:rPr>
            <w:spacing w:val="-2"/>
          </w:rPr>
          <w:t>value.</w:t>
        </w:r>
      </w:hyperlink>
      <w:r>
        <w:tab/>
      </w:r>
      <w:r>
        <w:rPr>
          <w:spacing w:val="-5"/>
        </w:rPr>
        <w:t>54</w:t>
      </w:r>
    </w:p>
    <w:p w14:paraId="00DC1B91" w14:textId="77777777" w:rsidR="00350CFB" w:rsidRDefault="00350CFB">
      <w:pPr>
        <w:pStyle w:val="a3"/>
        <w:spacing w:before="117"/>
      </w:pPr>
    </w:p>
    <w:p w14:paraId="00DC1B92" w14:textId="77777777" w:rsidR="00350CFB" w:rsidRDefault="0071403D">
      <w:pPr>
        <w:pStyle w:val="a4"/>
        <w:numPr>
          <w:ilvl w:val="1"/>
          <w:numId w:val="29"/>
        </w:numPr>
        <w:tabs>
          <w:tab w:val="left" w:pos="1190"/>
        </w:tabs>
        <w:spacing w:before="1" w:line="369" w:lineRule="auto"/>
        <w:ind w:right="1173"/>
        <w:rPr>
          <w:sz w:val="24"/>
        </w:rPr>
      </w:pPr>
      <w:hyperlink w:anchor="_bookmark87" w:history="1">
        <w:r>
          <w:rPr>
            <w:sz w:val="24"/>
          </w:rPr>
          <w:t>Distribution</w:t>
        </w:r>
        <w:r>
          <w:rPr>
            <w:spacing w:val="8"/>
            <w:sz w:val="24"/>
          </w:rPr>
          <w:t xml:space="preserve"> </w:t>
        </w:r>
        <w:r>
          <w:rPr>
            <w:sz w:val="24"/>
          </w:rPr>
          <w:t>of</w:t>
        </w:r>
        <w:r>
          <w:rPr>
            <w:spacing w:val="9"/>
            <w:sz w:val="24"/>
          </w:rPr>
          <w:t xml:space="preserve"> </w:t>
        </w:r>
        <w:r>
          <w:rPr>
            <w:sz w:val="24"/>
          </w:rPr>
          <w:t>GMX</w:t>
        </w:r>
        <w:r>
          <w:rPr>
            <w:spacing w:val="15"/>
            <w:sz w:val="24"/>
          </w:rPr>
          <w:t xml:space="preserve"> </w:t>
        </w:r>
        <w:r>
          <w:rPr>
            <w:sz w:val="24"/>
          </w:rPr>
          <w:t>V2</w:t>
        </w:r>
        <w:r>
          <w:rPr>
            <w:spacing w:val="19"/>
            <w:sz w:val="24"/>
          </w:rPr>
          <w:t xml:space="preserve"> </w:t>
        </w:r>
        <w:r>
          <w:rPr>
            <w:rFonts w:ascii="Courier New" w:hAnsi="Courier New"/>
            <w:sz w:val="24"/>
          </w:rPr>
          <w:t>PositionDecrease</w:t>
        </w:r>
        <w:r>
          <w:rPr>
            <w:rFonts w:ascii="Courier New" w:hAnsi="Courier New"/>
            <w:spacing w:val="-38"/>
            <w:sz w:val="24"/>
          </w:rPr>
          <w:t xml:space="preserve"> </w:t>
        </w:r>
        <w:r>
          <w:rPr>
            <w:sz w:val="24"/>
          </w:rPr>
          <w:t>close</w:t>
        </w:r>
        <w:r>
          <w:rPr>
            <w:spacing w:val="19"/>
            <w:sz w:val="24"/>
          </w:rPr>
          <w:t xml:space="preserve"> </w:t>
        </w:r>
        <w:r>
          <w:rPr>
            <w:sz w:val="24"/>
          </w:rPr>
          <w:t>counts</w:t>
        </w:r>
        <w:r>
          <w:rPr>
            <w:spacing w:val="19"/>
            <w:sz w:val="24"/>
          </w:rPr>
          <w:t xml:space="preserve"> </w:t>
        </w:r>
        <w:r>
          <w:rPr>
            <w:sz w:val="24"/>
          </w:rPr>
          <w:t>per</w:t>
        </w:r>
        <w:r>
          <w:rPr>
            <w:spacing w:val="19"/>
            <w:sz w:val="24"/>
          </w:rPr>
          <w:t xml:space="preserve"> </w:t>
        </w:r>
        <w:r>
          <w:rPr>
            <w:sz w:val="24"/>
          </w:rPr>
          <w:t>wallet</w:t>
        </w:r>
        <w:r>
          <w:rPr>
            <w:spacing w:val="19"/>
            <w:sz w:val="24"/>
          </w:rPr>
          <w:t xml:space="preserve"> </w:t>
        </w:r>
        <w:r>
          <w:rPr>
            <w:sz w:val="24"/>
          </w:rPr>
          <w:t>in</w:t>
        </w:r>
        <w:r>
          <w:rPr>
            <w:spacing w:val="19"/>
            <w:sz w:val="24"/>
          </w:rPr>
          <w:t xml:space="preserve"> </w:t>
        </w:r>
        <w:r>
          <w:rPr>
            <w:sz w:val="24"/>
          </w:rPr>
          <w:t>the</w:t>
        </w:r>
      </w:hyperlink>
      <w:r>
        <w:rPr>
          <w:sz w:val="24"/>
        </w:rPr>
        <w:t xml:space="preserve"> </w:t>
      </w:r>
      <w:hyperlink w:anchor="_bookmark87" w:history="1">
        <w:r>
          <w:rPr>
            <w:sz w:val="24"/>
          </w:rPr>
          <w:t>matched</w:t>
        </w:r>
        <w:r>
          <w:rPr>
            <w:spacing w:val="15"/>
            <w:sz w:val="24"/>
          </w:rPr>
          <w:t xml:space="preserve"> </w:t>
        </w:r>
        <w:r>
          <w:rPr>
            <w:sz w:val="24"/>
          </w:rPr>
          <w:t>cohort</w:t>
        </w:r>
        <w:r>
          <w:rPr>
            <w:spacing w:val="15"/>
            <w:sz w:val="24"/>
          </w:rPr>
          <w:t xml:space="preserve"> </w:t>
        </w:r>
        <w:r>
          <w:rPr>
            <w:sz w:val="24"/>
          </w:rPr>
          <w:t>(</w:t>
        </w:r>
        <w:r>
          <w:rPr>
            <w:i/>
            <w:sz w:val="24"/>
          </w:rPr>
          <w:t>n</w:t>
        </w:r>
        <w:r>
          <w:rPr>
            <w:i/>
            <w:spacing w:val="38"/>
            <w:w w:val="105"/>
            <w:sz w:val="24"/>
          </w:rPr>
          <w:t xml:space="preserve"> </w:t>
        </w:r>
        <w:r>
          <w:rPr>
            <w:w w:val="105"/>
            <w:sz w:val="24"/>
          </w:rPr>
          <w:t>=</w:t>
        </w:r>
        <w:r>
          <w:rPr>
            <w:spacing w:val="38"/>
            <w:w w:val="105"/>
            <w:sz w:val="24"/>
          </w:rPr>
          <w:t xml:space="preserve"> </w:t>
        </w:r>
        <w:r>
          <w:rPr>
            <w:sz w:val="24"/>
          </w:rPr>
          <w:t>5</w:t>
        </w:r>
        <w:r>
          <w:rPr>
            <w:i/>
            <w:sz w:val="24"/>
          </w:rPr>
          <w:t>,</w:t>
        </w:r>
        <w:r>
          <w:rPr>
            <w:sz w:val="24"/>
          </w:rPr>
          <w:t>521).</w:t>
        </w:r>
        <w:r>
          <w:rPr>
            <w:spacing w:val="67"/>
            <w:sz w:val="24"/>
          </w:rPr>
          <w:t xml:space="preserve"> </w:t>
        </w:r>
        <w:r>
          <w:rPr>
            <w:sz w:val="24"/>
          </w:rPr>
          <w:t>The</w:t>
        </w:r>
        <w:r>
          <w:rPr>
            <w:spacing w:val="15"/>
            <w:sz w:val="24"/>
          </w:rPr>
          <w:t xml:space="preserve"> </w:t>
        </w:r>
        <w:r>
          <w:rPr>
            <w:sz w:val="24"/>
          </w:rPr>
          <w:t>cohort</w:t>
        </w:r>
        <w:r>
          <w:rPr>
            <w:spacing w:val="15"/>
            <w:sz w:val="24"/>
          </w:rPr>
          <w:t xml:space="preserve"> </w:t>
        </w:r>
        <w:r>
          <w:rPr>
            <w:sz w:val="24"/>
          </w:rPr>
          <w:t>filter</w:t>
        </w:r>
        <w:r>
          <w:rPr>
            <w:spacing w:val="15"/>
            <w:sz w:val="24"/>
          </w:rPr>
          <w:t xml:space="preserve"> </w:t>
        </w:r>
        <w:r>
          <w:rPr>
            <w:sz w:val="24"/>
          </w:rPr>
          <w:t>requires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three</w:t>
        </w:r>
        <w:r>
          <w:rPr>
            <w:spacing w:val="15"/>
            <w:sz w:val="24"/>
          </w:rPr>
          <w:t xml:space="preserve"> </w:t>
        </w:r>
        <w:r>
          <w:rPr>
            <w:sz w:val="24"/>
          </w:rPr>
          <w:t>closes;</w:t>
        </w:r>
        <w:r>
          <w:rPr>
            <w:spacing w:val="23"/>
            <w:sz w:val="24"/>
          </w:rPr>
          <w:t xml:space="preserve"> </w:t>
        </w:r>
        <w:r>
          <w:rPr>
            <w:sz w:val="24"/>
          </w:rPr>
          <w:t>the</w:t>
        </w:r>
      </w:hyperlink>
    </w:p>
    <w:p w14:paraId="00DC1B93" w14:textId="77777777" w:rsidR="00350CFB" w:rsidRDefault="0071403D">
      <w:pPr>
        <w:pStyle w:val="a3"/>
        <w:tabs>
          <w:tab w:val="left" w:leader="dot" w:pos="9399"/>
        </w:tabs>
        <w:spacing w:before="42"/>
        <w:ind w:left="1190"/>
      </w:pPr>
      <w:hyperlink w:anchor="_bookmark87" w:history="1">
        <w:r>
          <w:t>long</w:t>
        </w:r>
        <w:r>
          <w:rPr>
            <w:spacing w:val="-7"/>
          </w:rPr>
          <w:t xml:space="preserve"> </w:t>
        </w:r>
        <w:r>
          <w:t>right</w:t>
        </w:r>
        <w:r>
          <w:rPr>
            <w:spacing w:val="-6"/>
          </w:rPr>
          <w:t xml:space="preserve"> </w:t>
        </w:r>
        <w:r>
          <w:t>tail</w:t>
        </w:r>
        <w:r>
          <w:rPr>
            <w:spacing w:val="-7"/>
          </w:rPr>
          <w:t xml:space="preserve"> </w:t>
        </w:r>
        <w:r>
          <w:t>reflects</w:t>
        </w:r>
        <w:r>
          <w:rPr>
            <w:spacing w:val="-6"/>
          </w:rPr>
          <w:t xml:space="preserve"> </w:t>
        </w:r>
        <w:r>
          <w:t>a</w:t>
        </w:r>
        <w:r>
          <w:rPr>
            <w:spacing w:val="-7"/>
          </w:rPr>
          <w:t xml:space="preserve"> </w:t>
        </w:r>
        <w:r>
          <w:t>minority</w:t>
        </w:r>
        <w:r>
          <w:rPr>
            <w:spacing w:val="-6"/>
          </w:rPr>
          <w:t xml:space="preserve"> </w:t>
        </w:r>
        <w:r>
          <w:t>of</w:t>
        </w:r>
        <w:r>
          <w:rPr>
            <w:spacing w:val="-7"/>
          </w:rPr>
          <w:t xml:space="preserve"> </w:t>
        </w:r>
        <w:r>
          <w:t>highly</w:t>
        </w:r>
        <w:r>
          <w:rPr>
            <w:spacing w:val="-6"/>
          </w:rPr>
          <w:t xml:space="preserve"> </w:t>
        </w:r>
        <w:r>
          <w:t>active</w:t>
        </w:r>
        <w:r>
          <w:rPr>
            <w:spacing w:val="-7"/>
          </w:rPr>
          <w:t xml:space="preserve"> </w:t>
        </w:r>
        <w:r>
          <w:rPr>
            <w:spacing w:val="-2"/>
          </w:rPr>
          <w:t>traders.</w:t>
        </w:r>
      </w:hyperlink>
      <w:r>
        <w:tab/>
      </w:r>
      <w:r>
        <w:rPr>
          <w:spacing w:val="-5"/>
        </w:rPr>
        <w:t>72</w:t>
      </w:r>
    </w:p>
    <w:p w14:paraId="00DC1B94" w14:textId="77777777" w:rsidR="00350CFB" w:rsidRDefault="0071403D">
      <w:pPr>
        <w:pStyle w:val="a4"/>
        <w:numPr>
          <w:ilvl w:val="1"/>
          <w:numId w:val="29"/>
        </w:numPr>
        <w:tabs>
          <w:tab w:val="left" w:pos="1184"/>
          <w:tab w:val="left" w:pos="1190"/>
        </w:tabs>
        <w:spacing w:before="195" w:line="396" w:lineRule="auto"/>
        <w:ind w:left="1184" w:right="564" w:hanging="544"/>
        <w:rPr>
          <w:sz w:val="24"/>
        </w:rPr>
      </w:pPr>
      <w:hyperlink w:anchor="_bookmark88" w:history="1">
        <w:r>
          <w:rPr>
            <w:sz w:val="24"/>
          </w:rPr>
          <w:t>Distribution</w:t>
        </w:r>
        <w:r>
          <w:rPr>
            <w:spacing w:val="36"/>
            <w:sz w:val="24"/>
          </w:rPr>
          <w:t xml:space="preserve"> </w:t>
        </w:r>
        <w:r>
          <w:rPr>
            <w:sz w:val="24"/>
          </w:rPr>
          <w:t>of</w:t>
        </w:r>
        <w:r>
          <w:rPr>
            <w:spacing w:val="30"/>
            <w:sz w:val="24"/>
          </w:rPr>
          <w:t xml:space="preserve"> </w:t>
        </w:r>
        <w:r>
          <w:rPr>
            <w:sz w:val="24"/>
          </w:rPr>
          <w:t>GMX</w:t>
        </w:r>
        <w:r>
          <w:rPr>
            <w:spacing w:val="29"/>
            <w:sz w:val="24"/>
          </w:rPr>
          <w:t xml:space="preserve"> </w:t>
        </w:r>
        <w:r>
          <w:rPr>
            <w:sz w:val="24"/>
          </w:rPr>
          <w:t>realized</w:t>
        </w:r>
        <w:r>
          <w:rPr>
            <w:spacing w:val="29"/>
            <w:sz w:val="24"/>
          </w:rPr>
          <w:t xml:space="preserve"> </w:t>
        </w:r>
        <w:r>
          <w:rPr>
            <w:sz w:val="24"/>
          </w:rPr>
          <w:t>PnL</w:t>
        </w:r>
        <w:r>
          <w:rPr>
            <w:spacing w:val="30"/>
            <w:sz w:val="24"/>
          </w:rPr>
          <w:t xml:space="preserve"> </w:t>
        </w:r>
        <w:r>
          <w:rPr>
            <w:sz w:val="24"/>
          </w:rPr>
          <w:t>summaries</w:t>
        </w:r>
        <w:r>
          <w:rPr>
            <w:spacing w:val="29"/>
            <w:sz w:val="24"/>
          </w:rPr>
          <w:t xml:space="preserve"> </w:t>
        </w:r>
        <w:r>
          <w:rPr>
            <w:sz w:val="24"/>
          </w:rPr>
          <w:t>in</w:t>
        </w:r>
        <w:r>
          <w:rPr>
            <w:spacing w:val="30"/>
            <w:sz w:val="24"/>
          </w:rPr>
          <w:t xml:space="preserve"> </w:t>
        </w:r>
        <w:r>
          <w:rPr>
            <w:sz w:val="24"/>
          </w:rPr>
          <w:t>the</w:t>
        </w:r>
        <w:r>
          <w:rPr>
            <w:spacing w:val="29"/>
            <w:sz w:val="24"/>
          </w:rPr>
          <w:t xml:space="preserve"> </w:t>
        </w:r>
        <w:r>
          <w:rPr>
            <w:sz w:val="24"/>
          </w:rPr>
          <w:t>matched</w:t>
        </w:r>
        <w:r>
          <w:rPr>
            <w:spacing w:val="30"/>
            <w:sz w:val="24"/>
          </w:rPr>
          <w:t xml:space="preserve"> </w:t>
        </w:r>
        <w:r>
          <w:rPr>
            <w:sz w:val="24"/>
          </w:rPr>
          <w:t>cohort.</w:t>
        </w:r>
        <w:r>
          <w:rPr>
            <w:spacing w:val="64"/>
            <w:sz w:val="24"/>
          </w:rPr>
          <w:t xml:space="preserve">  </w:t>
        </w:r>
        <w:r>
          <w:rPr>
            <w:sz w:val="24"/>
          </w:rPr>
          <w:t>Heteroge-</w:t>
        </w:r>
      </w:hyperlink>
      <w:hyperlink w:anchor="_bookmark88" w:history="1">
        <w:r>
          <w:rPr>
            <w:sz w:val="24"/>
          </w:rPr>
          <w:t>neous profit and loss outcomes motivate treating trading-success proxies as one</w:t>
        </w:r>
      </w:hyperlink>
      <w:r>
        <w:rPr>
          <w:sz w:val="24"/>
        </w:rPr>
        <w:t xml:space="preserve"> </w:t>
      </w:r>
      <w:hyperlink w:anchor="_bookmark88" w:history="1">
        <w:r>
          <w:rPr>
            <w:sz w:val="24"/>
          </w:rPr>
          <w:t>validation</w:t>
        </w:r>
        <w:r>
          <w:rPr>
            <w:spacing w:val="-11"/>
            <w:sz w:val="24"/>
          </w:rPr>
          <w:t xml:space="preserve"> </w:t>
        </w:r>
        <w:r>
          <w:rPr>
            <w:sz w:val="24"/>
          </w:rPr>
          <w:t>axis</w:t>
        </w:r>
        <w:r>
          <w:rPr>
            <w:spacing w:val="-11"/>
            <w:sz w:val="24"/>
          </w:rPr>
          <w:t xml:space="preserve"> </w:t>
        </w:r>
        <w:r>
          <w:rPr>
            <w:sz w:val="24"/>
          </w:rPr>
          <w:t>among</w:t>
        </w:r>
        <w:r>
          <w:rPr>
            <w:spacing w:val="-11"/>
            <w:sz w:val="24"/>
          </w:rPr>
          <w:t xml:space="preserve"> </w:t>
        </w:r>
        <w:r>
          <w:rPr>
            <w:sz w:val="24"/>
          </w:rPr>
          <w:t>several,</w:t>
        </w:r>
        <w:r>
          <w:rPr>
            <w:spacing w:val="-9"/>
            <w:sz w:val="24"/>
          </w:rPr>
          <w:t xml:space="preserve"> </w:t>
        </w:r>
        <w:r>
          <w:rPr>
            <w:sz w:val="24"/>
          </w:rPr>
          <w:t>rather</w:t>
        </w:r>
        <w:r>
          <w:rPr>
            <w:spacing w:val="-11"/>
            <w:sz w:val="24"/>
          </w:rPr>
          <w:t xml:space="preserve"> </w:t>
        </w:r>
        <w:r>
          <w:rPr>
            <w:sz w:val="24"/>
          </w:rPr>
          <w:t>than</w:t>
        </w:r>
        <w:r>
          <w:rPr>
            <w:spacing w:val="-11"/>
            <w:sz w:val="24"/>
          </w:rPr>
          <w:t xml:space="preserve"> </w:t>
        </w:r>
        <w:r>
          <w:rPr>
            <w:sz w:val="24"/>
          </w:rPr>
          <w:t>as</w:t>
        </w:r>
        <w:r>
          <w:rPr>
            <w:spacing w:val="-11"/>
            <w:sz w:val="24"/>
          </w:rPr>
          <w:t xml:space="preserve"> </w:t>
        </w:r>
        <w:r>
          <w:rPr>
            <w:sz w:val="24"/>
          </w:rPr>
          <w:t>a</w:t>
        </w:r>
        <w:r>
          <w:rPr>
            <w:spacing w:val="-11"/>
            <w:sz w:val="24"/>
          </w:rPr>
          <w:t xml:space="preserve"> </w:t>
        </w:r>
        <w:r>
          <w:rPr>
            <w:sz w:val="24"/>
          </w:rPr>
          <w:t>sole</w:t>
        </w:r>
        <w:r>
          <w:rPr>
            <w:spacing w:val="-11"/>
            <w:sz w:val="24"/>
          </w:rPr>
          <w:t xml:space="preserve"> </w:t>
        </w:r>
        <w:r>
          <w:rPr>
            <w:sz w:val="24"/>
          </w:rPr>
          <w:t>ground</w:t>
        </w:r>
        <w:r>
          <w:rPr>
            <w:spacing w:val="-11"/>
            <w:sz w:val="24"/>
          </w:rPr>
          <w:t xml:space="preserve"> </w:t>
        </w:r>
        <w:r>
          <w:rPr>
            <w:sz w:val="24"/>
          </w:rPr>
          <w:t>truth</w:t>
        </w:r>
        <w:r>
          <w:rPr>
            <w:spacing w:val="-11"/>
            <w:sz w:val="24"/>
          </w:rPr>
          <w:t xml:space="preserve"> </w:t>
        </w:r>
        <w:r>
          <w:rPr>
            <w:sz w:val="24"/>
          </w:rPr>
          <w:t>for</w:t>
        </w:r>
        <w:r>
          <w:rPr>
            <w:spacing w:val="-11"/>
            <w:sz w:val="24"/>
          </w:rPr>
          <w:t xml:space="preserve"> </w:t>
        </w:r>
        <w:r>
          <w:rPr>
            <w:sz w:val="24"/>
          </w:rPr>
          <w:t>social</w:t>
        </w:r>
        <w:r>
          <w:rPr>
            <w:spacing w:val="-11"/>
            <w:sz w:val="24"/>
          </w:rPr>
          <w:t xml:space="preserve"> </w:t>
        </w:r>
        <w:r>
          <w:rPr>
            <w:sz w:val="24"/>
          </w:rPr>
          <w:t>reputation.</w:t>
        </w:r>
      </w:hyperlink>
      <w:r>
        <w:rPr>
          <w:spacing w:val="62"/>
          <w:sz w:val="24"/>
        </w:rPr>
        <w:t xml:space="preserve"> </w:t>
      </w:r>
      <w:r>
        <w:rPr>
          <w:sz w:val="24"/>
        </w:rPr>
        <w:t>73</w:t>
      </w:r>
    </w:p>
    <w:p w14:paraId="00DC1B95" w14:textId="77777777" w:rsidR="00350CFB" w:rsidRDefault="00350CFB">
      <w:pPr>
        <w:pStyle w:val="a4"/>
        <w:spacing w:line="396" w:lineRule="auto"/>
        <w:rPr>
          <w:sz w:val="24"/>
        </w:rPr>
        <w:sectPr w:rsidR="00350CFB">
          <w:pgSz w:w="11910" w:h="16840"/>
          <w:pgMar w:top="1740" w:right="708" w:bottom="2300" w:left="992" w:header="0" w:footer="2115" w:gutter="0"/>
          <w:cols w:space="720"/>
        </w:sectPr>
      </w:pPr>
    </w:p>
    <w:p w14:paraId="00DC1B96" w14:textId="77777777" w:rsidR="00350CFB" w:rsidRDefault="0071403D">
      <w:pPr>
        <w:pStyle w:val="a4"/>
        <w:numPr>
          <w:ilvl w:val="1"/>
          <w:numId w:val="29"/>
        </w:numPr>
        <w:tabs>
          <w:tab w:val="left" w:pos="1190"/>
        </w:tabs>
        <w:spacing w:before="72" w:line="396" w:lineRule="auto"/>
        <w:ind w:right="1135"/>
        <w:jc w:val="both"/>
        <w:rPr>
          <w:sz w:val="24"/>
        </w:rPr>
      </w:pPr>
      <w:hyperlink w:anchor="_bookmark89" w:history="1">
        <w:r>
          <w:rPr>
            <w:sz w:val="24"/>
          </w:rPr>
          <w:t>Distribution of GMX close success rates in the matched cohort.</w:t>
        </w:r>
        <w:r>
          <w:rPr>
            <w:spacing w:val="35"/>
            <w:sz w:val="24"/>
          </w:rPr>
          <w:t xml:space="preserve"> </w:t>
        </w:r>
        <w:r>
          <w:rPr>
            <w:sz w:val="24"/>
          </w:rPr>
          <w:t>Concentration of</w:t>
        </w:r>
      </w:hyperlink>
      <w:r>
        <w:rPr>
          <w:sz w:val="24"/>
        </w:rPr>
        <w:t xml:space="preserve"> </w:t>
      </w:r>
      <w:hyperlink w:anchor="_bookmark89" w:history="1">
        <w:r>
          <w:rPr>
            <w:sz w:val="24"/>
          </w:rPr>
          <w:t>rates reduces the discriminative power of rate-based trading-success proxies rela-</w:t>
        </w:r>
      </w:hyperlink>
    </w:p>
    <w:p w14:paraId="00DC1B97" w14:textId="77777777" w:rsidR="00350CFB" w:rsidRDefault="0071403D">
      <w:pPr>
        <w:pStyle w:val="a3"/>
        <w:tabs>
          <w:tab w:val="left" w:leader="dot" w:pos="9399"/>
        </w:tabs>
        <w:spacing w:before="2"/>
        <w:ind w:left="1190"/>
        <w:jc w:val="both"/>
      </w:pPr>
      <w:hyperlink w:anchor="_bookmark89" w:history="1">
        <w:r>
          <w:t>tive</w:t>
        </w:r>
        <w:r>
          <w:rPr>
            <w:spacing w:val="-7"/>
          </w:rPr>
          <w:t xml:space="preserve"> </w:t>
        </w:r>
        <w:r>
          <w:t>to</w:t>
        </w:r>
        <w:r>
          <w:rPr>
            <w:spacing w:val="-6"/>
          </w:rPr>
          <w:t xml:space="preserve"> </w:t>
        </w:r>
        <w:r>
          <w:t>count-</w:t>
        </w:r>
        <w:r>
          <w:rPr>
            <w:spacing w:val="-6"/>
          </w:rPr>
          <w:t xml:space="preserve"> </w:t>
        </w:r>
        <w:r>
          <w:t>or</w:t>
        </w:r>
        <w:r>
          <w:rPr>
            <w:spacing w:val="-6"/>
          </w:rPr>
          <w:t xml:space="preserve"> </w:t>
        </w:r>
        <w:r>
          <w:t>value-based</w:t>
        </w:r>
        <w:r>
          <w:rPr>
            <w:spacing w:val="-6"/>
          </w:rPr>
          <w:t xml:space="preserve"> </w:t>
        </w:r>
        <w:r>
          <w:rPr>
            <w:spacing w:val="-2"/>
          </w:rPr>
          <w:t>proxies.</w:t>
        </w:r>
      </w:hyperlink>
      <w:r>
        <w:tab/>
      </w:r>
      <w:r>
        <w:rPr>
          <w:spacing w:val="-5"/>
        </w:rPr>
        <w:t>74</w:t>
      </w:r>
    </w:p>
    <w:p w14:paraId="00DC1B98" w14:textId="77777777" w:rsidR="00350CFB" w:rsidRDefault="0071403D">
      <w:pPr>
        <w:pStyle w:val="a4"/>
        <w:numPr>
          <w:ilvl w:val="1"/>
          <w:numId w:val="29"/>
        </w:numPr>
        <w:tabs>
          <w:tab w:val="left" w:pos="1190"/>
        </w:tabs>
        <w:spacing w:before="54" w:line="456" w:lineRule="exact"/>
        <w:ind w:right="1173"/>
        <w:jc w:val="both"/>
        <w:rPr>
          <w:sz w:val="24"/>
        </w:rPr>
      </w:pPr>
      <w:hyperlink w:anchor="_bookmark94" w:history="1">
        <w:r>
          <w:rPr>
            <w:sz w:val="24"/>
          </w:rPr>
          <w:t>PageRank</w:t>
        </w:r>
        <w:r>
          <w:rPr>
            <w:spacing w:val="-15"/>
            <w:sz w:val="24"/>
          </w:rPr>
          <w:t xml:space="preserve"> </w:t>
        </w:r>
        <w:r>
          <w:rPr>
            <w:sz w:val="24"/>
          </w:rPr>
          <w:t>wall-clock</w:t>
        </w:r>
        <w:r>
          <w:rPr>
            <w:spacing w:val="-15"/>
            <w:sz w:val="24"/>
          </w:rPr>
          <w:t xml:space="preserve"> </w:t>
        </w:r>
        <w:r>
          <w:rPr>
            <w:sz w:val="24"/>
          </w:rPr>
          <w:t>runtime</w:t>
        </w:r>
        <w:r>
          <w:rPr>
            <w:spacing w:val="-15"/>
            <w:sz w:val="24"/>
          </w:rPr>
          <w:t xml:space="preserve"> </w:t>
        </w:r>
        <w:r>
          <w:rPr>
            <w:sz w:val="24"/>
          </w:rPr>
          <w:t>versus</w:t>
        </w:r>
        <w:r>
          <w:rPr>
            <w:spacing w:val="-15"/>
            <w:sz w:val="24"/>
          </w:rPr>
          <w:t xml:space="preserve"> </w:t>
        </w:r>
        <w:r>
          <w:rPr>
            <w:sz w:val="24"/>
          </w:rPr>
          <w:t>cohort</w:t>
        </w:r>
        <w:r>
          <w:rPr>
            <w:spacing w:val="-15"/>
            <w:sz w:val="24"/>
          </w:rPr>
          <w:t xml:space="preserve"> </w:t>
        </w:r>
        <w:r>
          <w:rPr>
            <w:sz w:val="24"/>
          </w:rPr>
          <w:t>size</w:t>
        </w:r>
        <w:r>
          <w:rPr>
            <w:spacing w:val="-15"/>
            <w:sz w:val="24"/>
          </w:rPr>
          <w:t xml:space="preserve"> </w:t>
        </w:r>
        <w:r>
          <w:rPr>
            <w:sz w:val="24"/>
          </w:rPr>
          <w:t>(log</w:t>
        </w:r>
        <w:r>
          <w:rPr>
            <w:spacing w:val="-15"/>
            <w:sz w:val="24"/>
          </w:rPr>
          <w:t xml:space="preserve"> </w:t>
        </w:r>
        <w:r>
          <w:rPr>
            <w:i/>
            <w:sz w:val="24"/>
          </w:rPr>
          <w:t>x</w:t>
        </w:r>
        <w:r>
          <w:rPr>
            <w:sz w:val="24"/>
          </w:rPr>
          <w:t>-axis).</w:t>
        </w:r>
        <w:r>
          <w:rPr>
            <w:spacing w:val="-15"/>
            <w:sz w:val="24"/>
          </w:rPr>
          <w:t xml:space="preserve"> </w:t>
        </w:r>
        <w:r>
          <w:rPr>
            <w:sz w:val="24"/>
          </w:rPr>
          <w:t>Solid</w:t>
        </w:r>
        <w:r>
          <w:rPr>
            <w:spacing w:val="-15"/>
            <w:sz w:val="24"/>
          </w:rPr>
          <w:t xml:space="preserve"> </w:t>
        </w:r>
        <w:r>
          <w:rPr>
            <w:sz w:val="24"/>
          </w:rPr>
          <w:t>lines:</w:t>
        </w:r>
        <w:r>
          <w:rPr>
            <w:spacing w:val="3"/>
            <w:sz w:val="24"/>
          </w:rPr>
          <w:t xml:space="preserve"> </w:t>
        </w:r>
        <w:r>
          <w:rPr>
            <w:sz w:val="24"/>
          </w:rPr>
          <w:t>in-cohort</w:t>
        </w:r>
      </w:hyperlink>
      <w:r>
        <w:rPr>
          <w:sz w:val="24"/>
        </w:rPr>
        <w:t xml:space="preserve"> </w:t>
      </w:r>
      <w:hyperlink w:anchor="_bookmark94" w:history="1">
        <w:r>
          <w:rPr>
            <w:sz w:val="24"/>
          </w:rPr>
          <w:t>scaling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matched</w:t>
        </w:r>
        <w:r>
          <w:rPr>
            <w:spacing w:val="-1"/>
            <w:sz w:val="24"/>
          </w:rPr>
          <w:t xml:space="preserve"> </w:t>
        </w:r>
        <w:r>
          <w:rPr>
            <w:sz w:val="24"/>
          </w:rPr>
          <w:t>GMX</w:t>
        </w:r>
        <w:r>
          <w:rPr>
            <w:spacing w:val="-1"/>
            <w:sz w:val="24"/>
          </w:rPr>
          <w:t xml:space="preserve"> </w:t>
        </w:r>
        <w:r>
          <w:rPr>
            <w:sz w:val="24"/>
          </w:rPr>
          <w:t>sample</w:t>
        </w:r>
        <w:r>
          <w:rPr>
            <w:spacing w:val="-1"/>
            <w:sz w:val="24"/>
          </w:rPr>
          <w:t xml:space="preserve"> </w:t>
        </w:r>
        <w:r>
          <w:rPr>
            <w:sz w:val="24"/>
          </w:rPr>
          <w:t>(</w:t>
        </w:r>
        <w:r>
          <w:rPr>
            <w:i/>
            <w:sz w:val="24"/>
          </w:rPr>
          <w:t xml:space="preserve">n </w:t>
        </w:r>
        <w:r>
          <w:rPr>
            <w:rFonts w:ascii="Arial Unicode MS" w:hAnsi="Arial Unicode MS"/>
            <w:sz w:val="24"/>
          </w:rPr>
          <w:t xml:space="preserve">≤ </w:t>
        </w:r>
        <w:r>
          <w:rPr>
            <w:sz w:val="24"/>
          </w:rPr>
          <w:t>5</w:t>
        </w:r>
        <w:r>
          <w:rPr>
            <w:i/>
            <w:sz w:val="24"/>
          </w:rPr>
          <w:t>,</w:t>
        </w:r>
        <w:r>
          <w:rPr>
            <w:sz w:val="24"/>
          </w:rPr>
          <w:t>521). Dashed lines: expanded wallet</w:t>
        </w:r>
      </w:hyperlink>
      <w:r>
        <w:rPr>
          <w:sz w:val="24"/>
        </w:rPr>
        <w:t xml:space="preserve"> </w:t>
      </w:r>
      <w:hyperlink w:anchor="_bookmark94" w:history="1">
        <w:r>
          <w:rPr>
            <w:sz w:val="24"/>
          </w:rPr>
          <w:t>pool</w:t>
        </w:r>
        <w:r>
          <w:rPr>
            <w:spacing w:val="-1"/>
            <w:sz w:val="24"/>
          </w:rPr>
          <w:t xml:space="preserve"> </w:t>
        </w:r>
        <w:r>
          <w:rPr>
            <w:sz w:val="24"/>
          </w:rPr>
          <w:t>(</w:t>
        </w:r>
        <w:r>
          <w:rPr>
            <w:i/>
            <w:sz w:val="24"/>
          </w:rPr>
          <w:t>N</w:t>
        </w:r>
        <w:r>
          <w:rPr>
            <w:i/>
            <w:spacing w:val="35"/>
            <w:sz w:val="24"/>
          </w:rPr>
          <w:t xml:space="preserve"> </w:t>
        </w:r>
        <w:r>
          <w:rPr>
            <w:sz w:val="24"/>
          </w:rPr>
          <w:t>= 99,080). EndorseRank</w:t>
        </w:r>
        <w:r>
          <w:rPr>
            <w:spacing w:val="-1"/>
            <w:sz w:val="24"/>
          </w:rPr>
          <w:t xml:space="preserve"> </w:t>
        </w:r>
        <w:r>
          <w:rPr>
            <w:sz w:val="24"/>
          </w:rPr>
          <w:t>remains</w:t>
        </w:r>
        <w:r>
          <w:rPr>
            <w:spacing w:val="-1"/>
            <w:sz w:val="24"/>
          </w:rPr>
          <w:t xml:space="preserve"> </w:t>
        </w:r>
        <w:r>
          <w:rPr>
            <w:sz w:val="24"/>
          </w:rPr>
          <w:t>approximately</w:t>
        </w:r>
        <w:r>
          <w:rPr>
            <w:spacing w:val="-1"/>
            <w:sz w:val="24"/>
          </w:rPr>
          <w:t xml:space="preserve"> </w:t>
        </w:r>
        <w:r>
          <w:rPr>
            <w:sz w:val="24"/>
          </w:rPr>
          <w:t>9–10</w:t>
        </w:r>
        <w:r>
          <w:rPr>
            <w:rFonts w:ascii="Arial Unicode MS" w:hAnsi="Arial Unicode MS"/>
            <w:sz w:val="24"/>
          </w:rPr>
          <w:t>×</w:t>
        </w:r>
        <w:r>
          <w:rPr>
            <w:rFonts w:ascii="Arial Unicode MS" w:hAnsi="Arial Unicode MS"/>
            <w:spacing w:val="-8"/>
            <w:sz w:val="24"/>
          </w:rPr>
          <w:t xml:space="preserve"> </w:t>
        </w:r>
        <w:r>
          <w:rPr>
            <w:sz w:val="24"/>
          </w:rPr>
          <w:t>faster</w:t>
        </w:r>
        <w:r>
          <w:rPr>
            <w:spacing w:val="-1"/>
            <w:sz w:val="24"/>
          </w:rPr>
          <w:t xml:space="preserve"> </w:t>
        </w:r>
        <w:r>
          <w:rPr>
            <w:sz w:val="24"/>
          </w:rPr>
          <w:t>than</w:t>
        </w:r>
        <w:r>
          <w:rPr>
            <w:spacing w:val="-1"/>
            <w:sz w:val="24"/>
          </w:rPr>
          <w:t xml:space="preserve"> </w:t>
        </w:r>
        <w:r>
          <w:rPr>
            <w:sz w:val="24"/>
          </w:rPr>
          <w:t>AWP</w:t>
        </w:r>
      </w:hyperlink>
    </w:p>
    <w:p w14:paraId="00DC1B99" w14:textId="77777777" w:rsidR="00350CFB" w:rsidRDefault="0071403D">
      <w:pPr>
        <w:pStyle w:val="a3"/>
        <w:tabs>
          <w:tab w:val="left" w:leader="dot" w:pos="9399"/>
        </w:tabs>
        <w:spacing w:before="62"/>
        <w:ind w:left="1190"/>
        <w:jc w:val="both"/>
      </w:pPr>
      <w:hyperlink w:anchor="_bookmark94" w:history="1">
        <w:r>
          <w:rPr>
            <w:w w:val="105"/>
          </w:rPr>
          <w:t>at</w:t>
        </w:r>
        <w:r>
          <w:rPr>
            <w:spacing w:val="-7"/>
            <w:w w:val="105"/>
          </w:rPr>
          <w:t xml:space="preserve"> </w:t>
        </w:r>
        <w:r>
          <w:rPr>
            <w:i/>
            <w:w w:val="105"/>
          </w:rPr>
          <w:t xml:space="preserve">n </w:t>
        </w:r>
        <w:r>
          <w:rPr>
            <w:w w:val="105"/>
          </w:rPr>
          <w:t>= 10</w:t>
        </w:r>
        <w:r>
          <w:rPr>
            <w:i/>
            <w:w w:val="105"/>
          </w:rPr>
          <w:t>,</w:t>
        </w:r>
        <w:r>
          <w:rPr>
            <w:w w:val="105"/>
          </w:rPr>
          <w:t>000</w:t>
        </w:r>
        <w:r>
          <w:rPr>
            <w:spacing w:val="-6"/>
            <w:w w:val="105"/>
          </w:rPr>
          <w:t xml:space="preserve"> </w:t>
        </w:r>
        <w:r>
          <w:rPr>
            <w:w w:val="105"/>
          </w:rPr>
          <w:t>(</w:t>
        </w:r>
        <w:r>
          <w:rPr>
            <w:rFonts w:ascii="Arial Unicode MS" w:hAnsi="Arial Unicode MS"/>
            <w:w w:val="105"/>
          </w:rPr>
          <w:t>≈</w:t>
        </w:r>
        <w:r>
          <w:rPr>
            <w:rFonts w:ascii="Arial Unicode MS" w:hAnsi="Arial Unicode MS"/>
            <w:spacing w:val="-7"/>
            <w:w w:val="105"/>
          </w:rPr>
          <w:t xml:space="preserve"> </w:t>
        </w:r>
        <w:r>
          <w:rPr>
            <w:w w:val="105"/>
          </w:rPr>
          <w:t>10.5×)</w:t>
        </w:r>
        <w:r>
          <w:rPr>
            <w:spacing w:val="-7"/>
            <w:w w:val="105"/>
          </w:rPr>
          <w:t xml:space="preserve"> </w:t>
        </w:r>
        <w:r>
          <w:rPr>
            <w:w w:val="105"/>
          </w:rPr>
          <w:t>and</w:t>
        </w:r>
        <w:r>
          <w:rPr>
            <w:spacing w:val="-7"/>
            <w:w w:val="105"/>
          </w:rPr>
          <w:t xml:space="preserve"> </w:t>
        </w:r>
        <w:r>
          <w:rPr>
            <w:w w:val="105"/>
          </w:rPr>
          <w:t>at</w:t>
        </w:r>
        <w:r>
          <w:rPr>
            <w:spacing w:val="-6"/>
            <w:w w:val="105"/>
          </w:rPr>
          <w:t xml:space="preserve"> </w:t>
        </w:r>
        <w:r>
          <w:rPr>
            <w:w w:val="105"/>
          </w:rPr>
          <w:t>full</w:t>
        </w:r>
        <w:r>
          <w:rPr>
            <w:spacing w:val="-7"/>
            <w:w w:val="105"/>
          </w:rPr>
          <w:t xml:space="preserve"> </w:t>
        </w:r>
        <w:r>
          <w:rPr>
            <w:w w:val="105"/>
          </w:rPr>
          <w:t>pool</w:t>
        </w:r>
        <w:r>
          <w:rPr>
            <w:spacing w:val="-7"/>
            <w:w w:val="105"/>
          </w:rPr>
          <w:t xml:space="preserve"> </w:t>
        </w:r>
        <w:r>
          <w:rPr>
            <w:w w:val="105"/>
          </w:rPr>
          <w:t>size</w:t>
        </w:r>
        <w:r>
          <w:rPr>
            <w:spacing w:val="-6"/>
            <w:w w:val="105"/>
          </w:rPr>
          <w:t xml:space="preserve"> </w:t>
        </w:r>
        <w:r>
          <w:rPr>
            <w:w w:val="105"/>
          </w:rPr>
          <w:t>(</w:t>
        </w:r>
        <w:r>
          <w:rPr>
            <w:rFonts w:ascii="Arial Unicode MS" w:hAnsi="Arial Unicode MS"/>
            <w:w w:val="105"/>
          </w:rPr>
          <w:t>≈</w:t>
        </w:r>
        <w:r>
          <w:rPr>
            <w:rFonts w:ascii="Arial Unicode MS" w:hAnsi="Arial Unicode MS"/>
            <w:spacing w:val="-8"/>
            <w:w w:val="105"/>
          </w:rPr>
          <w:t xml:space="preserve"> </w:t>
        </w:r>
        <w:r>
          <w:rPr>
            <w:spacing w:val="-2"/>
            <w:w w:val="105"/>
          </w:rPr>
          <w:t>7.9×).</w:t>
        </w:r>
      </w:hyperlink>
      <w:r>
        <w:tab/>
      </w:r>
      <w:r>
        <w:rPr>
          <w:spacing w:val="-5"/>
          <w:w w:val="105"/>
        </w:rPr>
        <w:t>78</w:t>
      </w:r>
    </w:p>
    <w:p w14:paraId="00DC1B9A" w14:textId="77777777" w:rsidR="00350CFB" w:rsidRDefault="0071403D">
      <w:pPr>
        <w:pStyle w:val="a4"/>
        <w:numPr>
          <w:ilvl w:val="1"/>
          <w:numId w:val="29"/>
        </w:numPr>
        <w:tabs>
          <w:tab w:val="left" w:pos="1190"/>
        </w:tabs>
        <w:spacing w:before="52"/>
        <w:ind w:hanging="549"/>
        <w:jc w:val="both"/>
        <w:rPr>
          <w:rFonts w:ascii="Arial Unicode MS" w:hAnsi="Arial Unicode MS"/>
          <w:sz w:val="24"/>
        </w:rPr>
      </w:pPr>
      <w:hyperlink w:anchor="_bookmark97" w:history="1">
        <w:r>
          <w:rPr>
            <w:sz w:val="24"/>
          </w:rPr>
          <w:t>Damping</w:t>
        </w:r>
        <w:r>
          <w:rPr>
            <w:spacing w:val="8"/>
            <w:sz w:val="24"/>
          </w:rPr>
          <w:t xml:space="preserve"> </w:t>
        </w:r>
        <w:r>
          <w:rPr>
            <w:sz w:val="24"/>
          </w:rPr>
          <w:t>sensitivity</w:t>
        </w:r>
        <w:r>
          <w:rPr>
            <w:spacing w:val="9"/>
            <w:sz w:val="24"/>
          </w:rPr>
          <w:t xml:space="preserve"> </w:t>
        </w:r>
        <w:r>
          <w:rPr>
            <w:sz w:val="24"/>
          </w:rPr>
          <w:t>of</w:t>
        </w:r>
        <w:r>
          <w:rPr>
            <w:spacing w:val="8"/>
            <w:sz w:val="24"/>
          </w:rPr>
          <w:t xml:space="preserve"> </w:t>
        </w:r>
        <w:r>
          <w:rPr>
            <w:sz w:val="24"/>
          </w:rPr>
          <w:t>mean</w:t>
        </w:r>
        <w:r>
          <w:rPr>
            <w:spacing w:val="9"/>
            <w:sz w:val="24"/>
          </w:rPr>
          <w:t xml:space="preserve"> </w:t>
        </w:r>
        <w:r>
          <w:rPr>
            <w:sz w:val="24"/>
          </w:rPr>
          <w:t>Kendall</w:t>
        </w:r>
        <w:r>
          <w:rPr>
            <w:spacing w:val="9"/>
            <w:sz w:val="24"/>
          </w:rPr>
          <w:t xml:space="preserve"> </w:t>
        </w:r>
        <w:r>
          <w:rPr>
            <w:i/>
            <w:sz w:val="24"/>
          </w:rPr>
          <w:t>τ</w:t>
        </w:r>
        <w:r>
          <w:rPr>
            <w:i/>
            <w:spacing w:val="34"/>
            <w:sz w:val="24"/>
          </w:rPr>
          <w:t xml:space="preserve"> </w:t>
        </w:r>
        <w:r>
          <w:rPr>
            <w:sz w:val="24"/>
          </w:rPr>
          <w:t>for</w:t>
        </w:r>
        <w:r>
          <w:rPr>
            <w:spacing w:val="8"/>
            <w:sz w:val="24"/>
          </w:rPr>
          <w:t xml:space="preserve"> </w:t>
        </w:r>
        <w:r>
          <w:rPr>
            <w:sz w:val="24"/>
          </w:rPr>
          <w:t>allowance</w:t>
        </w:r>
        <w:r>
          <w:rPr>
            <w:spacing w:val="9"/>
            <w:sz w:val="24"/>
          </w:rPr>
          <w:t xml:space="preserve"> </w:t>
        </w:r>
        <w:r>
          <w:rPr>
            <w:sz w:val="24"/>
          </w:rPr>
          <w:t>and</w:t>
        </w:r>
        <w:r>
          <w:rPr>
            <w:spacing w:val="8"/>
            <w:sz w:val="24"/>
          </w:rPr>
          <w:t xml:space="preserve"> </w:t>
        </w:r>
        <w:r>
          <w:rPr>
            <w:sz w:val="24"/>
          </w:rPr>
          <w:t>transfer</w:t>
        </w:r>
        <w:r>
          <w:rPr>
            <w:spacing w:val="9"/>
            <w:sz w:val="24"/>
          </w:rPr>
          <w:t xml:space="preserve"> </w:t>
        </w:r>
        <w:r>
          <w:rPr>
            <w:sz w:val="24"/>
          </w:rPr>
          <w:t>families</w:t>
        </w:r>
        <w:r>
          <w:rPr>
            <w:spacing w:val="9"/>
            <w:sz w:val="24"/>
          </w:rPr>
          <w:t xml:space="preserve"> </w:t>
        </w:r>
        <w:r>
          <w:rPr>
            <w:sz w:val="24"/>
          </w:rPr>
          <w:t>(</w:t>
        </w:r>
        <w:r>
          <w:rPr>
            <w:i/>
            <w:sz w:val="24"/>
          </w:rPr>
          <w:t>d</w:t>
        </w:r>
        <w:r>
          <w:rPr>
            <w:i/>
            <w:spacing w:val="31"/>
            <w:sz w:val="24"/>
          </w:rPr>
          <w:t xml:space="preserve"> </w:t>
        </w:r>
        <w:r>
          <w:rPr>
            <w:rFonts w:ascii="Arial Unicode MS" w:hAnsi="Arial Unicode MS"/>
            <w:spacing w:val="-10"/>
            <w:sz w:val="24"/>
          </w:rPr>
          <w:t>∈</w:t>
        </w:r>
      </w:hyperlink>
    </w:p>
    <w:p w14:paraId="00DC1B9B" w14:textId="77777777" w:rsidR="00350CFB" w:rsidRDefault="0071403D">
      <w:pPr>
        <w:pStyle w:val="a3"/>
        <w:tabs>
          <w:tab w:val="left" w:leader="dot" w:pos="9399"/>
        </w:tabs>
        <w:spacing w:before="38" w:line="261" w:lineRule="auto"/>
        <w:ind w:left="1190" w:right="564"/>
        <w:jc w:val="both"/>
      </w:pPr>
      <w:hyperlink w:anchor="_bookmark97" w:history="1">
        <w:r>
          <w:rPr>
            <w:rFonts w:ascii="Arial Unicode MS" w:hAnsi="Arial Unicode MS"/>
            <w:w w:val="105"/>
          </w:rPr>
          <w:t>{</w:t>
        </w:r>
        <w:r>
          <w:rPr>
            <w:w w:val="105"/>
          </w:rPr>
          <w:t>0</w:t>
        </w:r>
        <w:r>
          <w:rPr>
            <w:i/>
            <w:w w:val="105"/>
          </w:rPr>
          <w:t>.</w:t>
        </w:r>
        <w:r>
          <w:rPr>
            <w:w w:val="105"/>
          </w:rPr>
          <w:t>75</w:t>
        </w:r>
        <w:r>
          <w:rPr>
            <w:i/>
            <w:w w:val="105"/>
          </w:rPr>
          <w:t xml:space="preserve">, </w:t>
        </w:r>
        <w:r>
          <w:rPr>
            <w:w w:val="105"/>
          </w:rPr>
          <w:t>0</w:t>
        </w:r>
        <w:r>
          <w:rPr>
            <w:i/>
            <w:w w:val="105"/>
          </w:rPr>
          <w:t>.</w:t>
        </w:r>
        <w:r>
          <w:rPr>
            <w:w w:val="105"/>
          </w:rPr>
          <w:t>85</w:t>
        </w:r>
        <w:r>
          <w:rPr>
            <w:i/>
            <w:w w:val="105"/>
          </w:rPr>
          <w:t xml:space="preserve">, </w:t>
        </w:r>
        <w:r>
          <w:rPr>
            <w:w w:val="105"/>
          </w:rPr>
          <w:t>0</w:t>
        </w:r>
        <w:r>
          <w:rPr>
            <w:i/>
            <w:w w:val="105"/>
          </w:rPr>
          <w:t>.</w:t>
        </w:r>
        <w:r>
          <w:rPr>
            <w:w w:val="105"/>
          </w:rPr>
          <w:t>95</w:t>
        </w:r>
        <w:r>
          <w:rPr>
            <w:rFonts w:ascii="Arial Unicode MS" w:hAnsi="Arial Unicode MS"/>
            <w:w w:val="105"/>
          </w:rPr>
          <w:t>}</w:t>
        </w:r>
        <w:r>
          <w:rPr>
            <w:w w:val="105"/>
          </w:rPr>
          <w:t>).</w:t>
        </w:r>
        <w:r>
          <w:rPr>
            <w:spacing w:val="40"/>
            <w:w w:val="105"/>
          </w:rPr>
          <w:t xml:space="preserve"> </w:t>
        </w:r>
        <w:r>
          <w:rPr>
            <w:w w:val="105"/>
          </w:rPr>
          <w:t xml:space="preserve">EndorseRank allowance alignment remains </w:t>
        </w:r>
        <w:r>
          <w:rPr>
            <w:rFonts w:ascii="Arial Unicode MS" w:hAnsi="Arial Unicode MS"/>
            <w:w w:val="105"/>
          </w:rPr>
          <w:t xml:space="preserve">≈ </w:t>
        </w:r>
        <w:r>
          <w:rPr>
            <w:w w:val="105"/>
          </w:rPr>
          <w:t>0</w:t>
        </w:r>
        <w:r>
          <w:rPr>
            <w:i/>
            <w:w w:val="105"/>
          </w:rPr>
          <w:t>.</w:t>
        </w:r>
        <w:r>
          <w:rPr>
            <w:w w:val="105"/>
          </w:rPr>
          <w:t>355 across the</w:t>
        </w:r>
      </w:hyperlink>
      <w:r>
        <w:rPr>
          <w:w w:val="105"/>
        </w:rPr>
        <w:t xml:space="preserve"> </w:t>
      </w:r>
      <w:hyperlink w:anchor="_bookmark97" w:history="1">
        <w:r>
          <w:t>sweep;</w:t>
        </w:r>
        <w:r>
          <w:rPr>
            <w:spacing w:val="-4"/>
          </w:rPr>
          <w:t xml:space="preserve"> </w:t>
        </w:r>
        <w:r>
          <w:t>AWP</w:t>
        </w:r>
        <w:r>
          <w:rPr>
            <w:spacing w:val="-4"/>
          </w:rPr>
          <w:t xml:space="preserve"> </w:t>
        </w:r>
        <w:r>
          <w:t>transfer</w:t>
        </w:r>
        <w:r>
          <w:rPr>
            <w:spacing w:val="-4"/>
          </w:rPr>
          <w:t xml:space="preserve"> </w:t>
        </w:r>
        <w:r>
          <w:t>alignment</w:t>
        </w:r>
        <w:r>
          <w:rPr>
            <w:spacing w:val="-3"/>
          </w:rPr>
          <w:t xml:space="preserve"> </w:t>
        </w:r>
        <w:r>
          <w:t>varies</w:t>
        </w:r>
        <w:r>
          <w:rPr>
            <w:spacing w:val="-4"/>
          </w:rPr>
          <w:t xml:space="preserve"> </w:t>
        </w:r>
        <w:r>
          <w:t>by</w:t>
        </w:r>
        <w:r>
          <w:rPr>
            <w:spacing w:val="-4"/>
          </w:rPr>
          <w:t xml:space="preserve"> </w:t>
        </w:r>
        <w:r>
          <w:t>at</w:t>
        </w:r>
        <w:r>
          <w:rPr>
            <w:spacing w:val="-3"/>
          </w:rPr>
          <w:t xml:space="preserve"> </w:t>
        </w:r>
        <w:r>
          <w:t>most</w:t>
        </w:r>
        <w:r>
          <w:rPr>
            <w:spacing w:val="-4"/>
          </w:rPr>
          <w:t xml:space="preserve"> </w:t>
        </w:r>
        <w:r>
          <w:rPr>
            <w:rFonts w:ascii="Arial Unicode MS" w:hAnsi="Arial Unicode MS"/>
          </w:rPr>
          <w:t>≈</w:t>
        </w:r>
        <w:r>
          <w:rPr>
            <w:rFonts w:ascii="Arial Unicode MS" w:hAnsi="Arial Unicode MS"/>
            <w:spacing w:val="-4"/>
          </w:rPr>
          <w:t xml:space="preserve"> </w:t>
        </w:r>
        <w:r>
          <w:rPr>
            <w:spacing w:val="-2"/>
          </w:rPr>
          <w:t>0</w:t>
        </w:r>
        <w:r>
          <w:rPr>
            <w:i/>
            <w:spacing w:val="-2"/>
          </w:rPr>
          <w:t>.</w:t>
        </w:r>
        <w:r>
          <w:rPr>
            <w:spacing w:val="-2"/>
          </w:rPr>
          <w:t>005</w:t>
        </w:r>
      </w:hyperlink>
      <w:r>
        <w:tab/>
      </w:r>
      <w:r>
        <w:rPr>
          <w:spacing w:val="-5"/>
        </w:rPr>
        <w:t>80</w:t>
      </w:r>
    </w:p>
    <w:p w14:paraId="00DC1B9C" w14:textId="77777777" w:rsidR="00350CFB" w:rsidRDefault="0071403D">
      <w:pPr>
        <w:pStyle w:val="a4"/>
        <w:numPr>
          <w:ilvl w:val="1"/>
          <w:numId w:val="29"/>
        </w:numPr>
        <w:tabs>
          <w:tab w:val="left" w:pos="1182"/>
          <w:tab w:val="left" w:pos="1189"/>
        </w:tabs>
        <w:spacing w:before="96" w:line="396" w:lineRule="auto"/>
        <w:ind w:left="1182" w:right="1154" w:hanging="542"/>
        <w:jc w:val="both"/>
        <w:rPr>
          <w:sz w:val="24"/>
        </w:rPr>
      </w:pPr>
      <w:hyperlink w:anchor="_bookmark102" w:history="1">
        <w:r>
          <w:rPr>
            <w:spacing w:val="-15"/>
            <w:sz w:val="24"/>
          </w:rPr>
          <w:t xml:space="preserve"> </w:t>
        </w:r>
        <w:r>
          <w:rPr>
            <w:sz w:val="24"/>
          </w:rPr>
          <w:t>Family-level</w:t>
        </w:r>
        <w:r>
          <w:rPr>
            <w:spacing w:val="-15"/>
            <w:sz w:val="24"/>
          </w:rPr>
          <w:t xml:space="preserve"> </w:t>
        </w:r>
        <w:r>
          <w:rPr>
            <w:sz w:val="24"/>
          </w:rPr>
          <w:t>mean</w:t>
        </w:r>
        <w:r>
          <w:rPr>
            <w:spacing w:val="-15"/>
            <w:sz w:val="24"/>
          </w:rPr>
          <w:t xml:space="preserve"> </w:t>
        </w:r>
        <w:r>
          <w:rPr>
            <w:sz w:val="24"/>
          </w:rPr>
          <w:t>Kendall</w:t>
        </w:r>
        <w:r>
          <w:rPr>
            <w:spacing w:val="-15"/>
            <w:sz w:val="24"/>
          </w:rPr>
          <w:t xml:space="preserve"> </w:t>
        </w:r>
        <w:r>
          <w:rPr>
            <w:i/>
            <w:sz w:val="24"/>
          </w:rPr>
          <w:t>τ</w:t>
        </w:r>
        <w:r>
          <w:rPr>
            <w:i/>
            <w:spacing w:val="-15"/>
            <w:sz w:val="24"/>
          </w:rPr>
          <w:t xml:space="preserve"> </w:t>
        </w:r>
        <w:r>
          <w:rPr>
            <w:sz w:val="24"/>
          </w:rPr>
          <w:t>heatmap</w:t>
        </w:r>
        <w:r>
          <w:rPr>
            <w:spacing w:val="-15"/>
            <w:sz w:val="24"/>
          </w:rPr>
          <w:t xml:space="preserve"> </w:t>
        </w:r>
        <w:r>
          <w:rPr>
            <w:sz w:val="24"/>
          </w:rPr>
          <w:t>for</w:t>
        </w:r>
        <w:r>
          <w:rPr>
            <w:spacing w:val="-15"/>
            <w:sz w:val="24"/>
          </w:rPr>
          <w:t xml:space="preserve"> </w:t>
        </w:r>
        <w:r>
          <w:rPr>
            <w:sz w:val="24"/>
          </w:rPr>
          <w:t>EndorseRank,</w:t>
        </w:r>
        <w:r>
          <w:rPr>
            <w:spacing w:val="-15"/>
            <w:sz w:val="24"/>
          </w:rPr>
          <w:t xml:space="preserve"> </w:t>
        </w:r>
        <w:r>
          <w:rPr>
            <w:sz w:val="24"/>
          </w:rPr>
          <w:t>AWP,</w:t>
        </w:r>
        <w:r>
          <w:rPr>
            <w:spacing w:val="-15"/>
            <w:sz w:val="24"/>
          </w:rPr>
          <w:t xml:space="preserve"> </w:t>
        </w:r>
        <w:r>
          <w:rPr>
            <w:sz w:val="24"/>
          </w:rPr>
          <w:t>and</w:t>
        </w:r>
        <w:r>
          <w:rPr>
            <w:spacing w:val="-15"/>
            <w:sz w:val="24"/>
          </w:rPr>
          <w:t xml:space="preserve"> </w:t>
        </w:r>
        <w:r>
          <w:rPr>
            <w:sz w:val="24"/>
          </w:rPr>
          <w:t>supplementary</w:t>
        </w:r>
      </w:hyperlink>
      <w:r>
        <w:rPr>
          <w:sz w:val="24"/>
        </w:rPr>
        <w:t xml:space="preserve"> </w:t>
      </w:r>
      <w:hyperlink w:anchor="_bookmark102" w:history="1">
        <w:r>
          <w:rPr>
            <w:w w:val="105"/>
            <w:sz w:val="24"/>
          </w:rPr>
          <w:t>GF-PR</w:t>
        </w:r>
        <w:r>
          <w:rPr>
            <w:spacing w:val="-4"/>
            <w:w w:val="105"/>
            <w:sz w:val="24"/>
          </w:rPr>
          <w:t xml:space="preserve"> </w:t>
        </w:r>
        <w:r>
          <w:rPr>
            <w:w w:val="105"/>
            <w:sz w:val="24"/>
          </w:rPr>
          <w:t>on</w:t>
        </w:r>
        <w:r>
          <w:rPr>
            <w:spacing w:val="-4"/>
            <w:w w:val="105"/>
            <w:sz w:val="24"/>
          </w:rPr>
          <w:t xml:space="preserve"> </w:t>
        </w:r>
        <w:r>
          <w:rPr>
            <w:w w:val="105"/>
            <w:sz w:val="24"/>
          </w:rPr>
          <w:t>the</w:t>
        </w:r>
        <w:r>
          <w:rPr>
            <w:spacing w:val="-2"/>
            <w:w w:val="105"/>
            <w:sz w:val="24"/>
          </w:rPr>
          <w:t xml:space="preserve"> </w:t>
        </w:r>
        <w:r>
          <w:rPr>
            <w:w w:val="105"/>
            <w:sz w:val="24"/>
          </w:rPr>
          <w:t>matched</w:t>
        </w:r>
        <w:r>
          <w:rPr>
            <w:spacing w:val="-4"/>
            <w:w w:val="105"/>
            <w:sz w:val="24"/>
          </w:rPr>
          <w:t xml:space="preserve"> </w:t>
        </w:r>
        <w:r>
          <w:rPr>
            <w:w w:val="105"/>
            <w:sz w:val="24"/>
          </w:rPr>
          <w:t>cohort</w:t>
        </w:r>
        <w:r>
          <w:rPr>
            <w:spacing w:val="-4"/>
            <w:w w:val="105"/>
            <w:sz w:val="24"/>
          </w:rPr>
          <w:t xml:space="preserve"> </w:t>
        </w:r>
        <w:r>
          <w:rPr>
            <w:w w:val="105"/>
            <w:sz w:val="24"/>
          </w:rPr>
          <w:t>(</w:t>
        </w:r>
        <w:r>
          <w:rPr>
            <w:i/>
            <w:w w:val="105"/>
            <w:sz w:val="24"/>
          </w:rPr>
          <w:t>n</w:t>
        </w:r>
        <w:r>
          <w:rPr>
            <w:i/>
            <w:spacing w:val="22"/>
            <w:w w:val="105"/>
            <w:sz w:val="24"/>
          </w:rPr>
          <w:t xml:space="preserve"> </w:t>
        </w:r>
        <w:r>
          <w:rPr>
            <w:w w:val="105"/>
            <w:sz w:val="24"/>
          </w:rPr>
          <w:t>=</w:t>
        </w:r>
        <w:r>
          <w:rPr>
            <w:spacing w:val="22"/>
            <w:w w:val="105"/>
            <w:sz w:val="24"/>
          </w:rPr>
          <w:t xml:space="preserve"> </w:t>
        </w:r>
        <w:r>
          <w:rPr>
            <w:w w:val="105"/>
            <w:sz w:val="24"/>
          </w:rPr>
          <w:t>5</w:t>
        </w:r>
        <w:r>
          <w:rPr>
            <w:i/>
            <w:w w:val="105"/>
            <w:sz w:val="24"/>
          </w:rPr>
          <w:t>,</w:t>
        </w:r>
        <w:r>
          <w:rPr>
            <w:w w:val="105"/>
            <w:sz w:val="24"/>
          </w:rPr>
          <w:t>521).</w:t>
        </w:r>
        <w:r>
          <w:rPr>
            <w:spacing w:val="44"/>
            <w:w w:val="105"/>
            <w:sz w:val="24"/>
          </w:rPr>
          <w:t xml:space="preserve"> </w:t>
        </w:r>
        <w:r>
          <w:rPr>
            <w:w w:val="105"/>
            <w:sz w:val="24"/>
          </w:rPr>
          <w:t>EndorseRank</w:t>
        </w:r>
        <w:r>
          <w:rPr>
            <w:spacing w:val="-3"/>
            <w:w w:val="105"/>
            <w:sz w:val="24"/>
          </w:rPr>
          <w:t xml:space="preserve"> </w:t>
        </w:r>
        <w:r>
          <w:rPr>
            <w:w w:val="105"/>
            <w:sz w:val="24"/>
          </w:rPr>
          <w:t>peaks</w:t>
        </w:r>
        <w:r>
          <w:rPr>
            <w:spacing w:val="-4"/>
            <w:w w:val="105"/>
            <w:sz w:val="24"/>
          </w:rPr>
          <w:t xml:space="preserve"> </w:t>
        </w:r>
        <w:r>
          <w:rPr>
            <w:w w:val="105"/>
            <w:sz w:val="24"/>
          </w:rPr>
          <w:t>on</w:t>
        </w:r>
        <w:r>
          <w:rPr>
            <w:spacing w:val="-4"/>
            <w:w w:val="105"/>
            <w:sz w:val="24"/>
          </w:rPr>
          <w:t xml:space="preserve"> </w:t>
        </w:r>
        <w:r>
          <w:rPr>
            <w:spacing w:val="-2"/>
            <w:w w:val="105"/>
            <w:sz w:val="24"/>
          </w:rPr>
          <w:t>allowance;</w:t>
        </w:r>
      </w:hyperlink>
    </w:p>
    <w:p w14:paraId="00DC1B9D" w14:textId="77777777" w:rsidR="00350CFB" w:rsidRDefault="0071403D">
      <w:pPr>
        <w:pStyle w:val="a3"/>
        <w:tabs>
          <w:tab w:val="left" w:leader="dot" w:pos="9399"/>
        </w:tabs>
        <w:spacing w:before="2" w:line="396" w:lineRule="auto"/>
        <w:ind w:left="1190" w:right="564" w:hanging="9"/>
        <w:jc w:val="both"/>
      </w:pPr>
      <w:hyperlink w:anchor="_bookmark102" w:history="1">
        <w:r>
          <w:t>AWP peaks on transfer among social methods; GF-PR peaks on trading-outcome</w:t>
        </w:r>
      </w:hyperlink>
      <w:r>
        <w:t xml:space="preserve"> </w:t>
      </w:r>
      <w:hyperlink w:anchor="_bookmark102" w:history="1">
        <w:r>
          <w:t>families</w:t>
        </w:r>
        <w:r>
          <w:rPr>
            <w:spacing w:val="-10"/>
          </w:rPr>
          <w:t xml:space="preserve"> </w:t>
        </w:r>
        <w:r>
          <w:t>via</w:t>
        </w:r>
        <w:r>
          <w:rPr>
            <w:spacing w:val="-10"/>
          </w:rPr>
          <w:t xml:space="preserve"> </w:t>
        </w:r>
        <w:r>
          <w:t>construct</w:t>
        </w:r>
        <w:r>
          <w:rPr>
            <w:spacing w:val="-10"/>
          </w:rPr>
          <w:t xml:space="preserve"> </w:t>
        </w:r>
        <w:r>
          <w:rPr>
            <w:spacing w:val="-2"/>
          </w:rPr>
          <w:t>overlap.</w:t>
        </w:r>
      </w:hyperlink>
      <w:r>
        <w:tab/>
      </w:r>
      <w:r>
        <w:rPr>
          <w:spacing w:val="-5"/>
        </w:rPr>
        <w:t>83</w:t>
      </w:r>
    </w:p>
    <w:p w14:paraId="00DC1B9E" w14:textId="77777777" w:rsidR="00350CFB" w:rsidRDefault="0071403D">
      <w:pPr>
        <w:pStyle w:val="a4"/>
        <w:numPr>
          <w:ilvl w:val="1"/>
          <w:numId w:val="29"/>
        </w:numPr>
        <w:tabs>
          <w:tab w:val="left" w:pos="1183"/>
          <w:tab w:val="left" w:pos="1189"/>
        </w:tabs>
        <w:spacing w:before="16" w:line="396" w:lineRule="auto"/>
        <w:ind w:left="1183" w:right="1134" w:hanging="543"/>
        <w:jc w:val="both"/>
        <w:rPr>
          <w:sz w:val="24"/>
        </w:rPr>
      </w:pPr>
      <w:hyperlink w:anchor="_bookmark110" w:history="1">
        <w:r>
          <w:rPr>
            <w:w w:val="105"/>
            <w:sz w:val="24"/>
          </w:rPr>
          <w:t>Marginal</w:t>
        </w:r>
        <w:r>
          <w:rPr>
            <w:spacing w:val="-11"/>
            <w:w w:val="105"/>
            <w:sz w:val="24"/>
          </w:rPr>
          <w:t xml:space="preserve"> </w:t>
        </w:r>
        <w:r>
          <w:rPr>
            <w:w w:val="105"/>
            <w:sz w:val="24"/>
          </w:rPr>
          <w:t>distributions</w:t>
        </w:r>
        <w:r>
          <w:rPr>
            <w:spacing w:val="-15"/>
            <w:w w:val="105"/>
            <w:sz w:val="24"/>
          </w:rPr>
          <w:t xml:space="preserve"> </w:t>
        </w:r>
        <w:r>
          <w:rPr>
            <w:w w:val="105"/>
            <w:sz w:val="24"/>
          </w:rPr>
          <w:t>of</w:t>
        </w:r>
        <w:r>
          <w:rPr>
            <w:spacing w:val="-15"/>
            <w:w w:val="105"/>
            <w:sz w:val="24"/>
          </w:rPr>
          <w:t xml:space="preserve"> </w:t>
        </w:r>
        <w:r>
          <w:rPr>
            <w:w w:val="105"/>
            <w:sz w:val="24"/>
          </w:rPr>
          <w:t>EndorseRank</w:t>
        </w:r>
        <w:r>
          <w:rPr>
            <w:spacing w:val="-15"/>
            <w:w w:val="105"/>
            <w:sz w:val="24"/>
          </w:rPr>
          <w:t xml:space="preserve"> </w:t>
        </w:r>
        <w:r>
          <w:rPr>
            <w:w w:val="105"/>
            <w:sz w:val="24"/>
          </w:rPr>
          <w:t>and</w:t>
        </w:r>
        <w:r>
          <w:rPr>
            <w:spacing w:val="-15"/>
            <w:w w:val="105"/>
            <w:sz w:val="24"/>
          </w:rPr>
          <w:t xml:space="preserve"> </w:t>
        </w:r>
        <w:r>
          <w:rPr>
            <w:w w:val="105"/>
            <w:sz w:val="24"/>
          </w:rPr>
          <w:t>AWP</w:t>
        </w:r>
        <w:r>
          <w:rPr>
            <w:spacing w:val="-15"/>
            <w:w w:val="105"/>
            <w:sz w:val="24"/>
          </w:rPr>
          <w:t xml:space="preserve"> </w:t>
        </w:r>
        <w:r>
          <w:rPr>
            <w:w w:val="105"/>
            <w:sz w:val="24"/>
          </w:rPr>
          <w:t>scores</w:t>
        </w:r>
        <w:r>
          <w:rPr>
            <w:spacing w:val="-15"/>
            <w:w w:val="105"/>
            <w:sz w:val="24"/>
          </w:rPr>
          <w:t xml:space="preserve"> </w:t>
        </w:r>
        <w:r>
          <w:rPr>
            <w:w w:val="105"/>
            <w:sz w:val="24"/>
          </w:rPr>
          <w:t>on</w:t>
        </w:r>
        <w:r>
          <w:rPr>
            <w:spacing w:val="-15"/>
            <w:w w:val="105"/>
            <w:sz w:val="24"/>
          </w:rPr>
          <w:t xml:space="preserve"> </w:t>
        </w:r>
        <w:r>
          <w:rPr>
            <w:w w:val="105"/>
            <w:sz w:val="24"/>
          </w:rPr>
          <w:t>the</w:t>
        </w:r>
        <w:r>
          <w:rPr>
            <w:spacing w:val="-15"/>
            <w:w w:val="105"/>
            <w:sz w:val="24"/>
          </w:rPr>
          <w:t xml:space="preserve"> </w:t>
        </w:r>
        <w:r>
          <w:rPr>
            <w:w w:val="105"/>
            <w:sz w:val="24"/>
          </w:rPr>
          <w:t>matched</w:t>
        </w:r>
        <w:r>
          <w:rPr>
            <w:spacing w:val="-15"/>
            <w:w w:val="105"/>
            <w:sz w:val="24"/>
          </w:rPr>
          <w:t xml:space="preserve"> </w:t>
        </w:r>
        <w:r>
          <w:rPr>
            <w:w w:val="105"/>
            <w:sz w:val="24"/>
          </w:rPr>
          <w:t>cohort</w:t>
        </w:r>
      </w:hyperlink>
      <w:r>
        <w:rPr>
          <w:w w:val="105"/>
          <w:sz w:val="24"/>
        </w:rPr>
        <w:t xml:space="preserve"> </w:t>
      </w:r>
      <w:hyperlink w:anchor="_bookmark110" w:history="1">
        <w:r>
          <w:rPr>
            <w:w w:val="105"/>
            <w:sz w:val="24"/>
          </w:rPr>
          <w:t>(</w:t>
        </w:r>
        <w:r>
          <w:rPr>
            <w:i/>
            <w:w w:val="105"/>
            <w:sz w:val="24"/>
          </w:rPr>
          <w:t xml:space="preserve">n </w:t>
        </w:r>
        <w:r>
          <w:rPr>
            <w:w w:val="105"/>
            <w:sz w:val="24"/>
          </w:rPr>
          <w:t>= 5</w:t>
        </w:r>
        <w:r>
          <w:rPr>
            <w:i/>
            <w:w w:val="105"/>
            <w:sz w:val="24"/>
          </w:rPr>
          <w:t>,</w:t>
        </w:r>
        <w:r>
          <w:rPr>
            <w:w w:val="105"/>
            <w:sz w:val="24"/>
          </w:rPr>
          <w:t>521), shown</w:t>
        </w:r>
        <w:r>
          <w:rPr>
            <w:spacing w:val="-5"/>
            <w:w w:val="105"/>
            <w:sz w:val="24"/>
          </w:rPr>
          <w:t xml:space="preserve"> </w:t>
        </w:r>
        <w:r>
          <w:rPr>
            <w:w w:val="105"/>
            <w:sz w:val="24"/>
          </w:rPr>
          <w:t>on</w:t>
        </w:r>
        <w:r>
          <w:rPr>
            <w:spacing w:val="-5"/>
            <w:w w:val="105"/>
            <w:sz w:val="24"/>
          </w:rPr>
          <w:t xml:space="preserve"> </w:t>
        </w:r>
        <w:r>
          <w:rPr>
            <w:w w:val="105"/>
            <w:sz w:val="24"/>
          </w:rPr>
          <w:t>a</w:t>
        </w:r>
        <w:r>
          <w:rPr>
            <w:spacing w:val="-5"/>
            <w:w w:val="105"/>
            <w:sz w:val="24"/>
          </w:rPr>
          <w:t xml:space="preserve"> </w:t>
        </w:r>
        <w:r>
          <w:rPr>
            <w:w w:val="105"/>
            <w:sz w:val="24"/>
          </w:rPr>
          <w:t>log</w:t>
        </w:r>
        <w:r>
          <w:rPr>
            <w:w w:val="105"/>
            <w:sz w:val="24"/>
            <w:vertAlign w:val="subscript"/>
          </w:rPr>
          <w:t>10</w:t>
        </w:r>
        <w:r>
          <w:rPr>
            <w:w w:val="105"/>
            <w:sz w:val="24"/>
          </w:rPr>
          <w:t xml:space="preserve"> scale</w:t>
        </w:r>
        <w:r>
          <w:rPr>
            <w:spacing w:val="-5"/>
            <w:w w:val="105"/>
            <w:sz w:val="24"/>
          </w:rPr>
          <w:t xml:space="preserve"> </w:t>
        </w:r>
        <w:r>
          <w:rPr>
            <w:w w:val="105"/>
            <w:sz w:val="24"/>
          </w:rPr>
          <w:t>for</w:t>
        </w:r>
        <w:r>
          <w:rPr>
            <w:spacing w:val="-5"/>
            <w:w w:val="105"/>
            <w:sz w:val="24"/>
          </w:rPr>
          <w:t xml:space="preserve"> </w:t>
        </w:r>
        <w:r>
          <w:rPr>
            <w:w w:val="105"/>
            <w:sz w:val="24"/>
          </w:rPr>
          <w:t>wallets</w:t>
        </w:r>
        <w:r>
          <w:rPr>
            <w:spacing w:val="-5"/>
            <w:w w:val="105"/>
            <w:sz w:val="24"/>
          </w:rPr>
          <w:t xml:space="preserve"> </w:t>
        </w:r>
        <w:r>
          <w:rPr>
            <w:w w:val="105"/>
            <w:sz w:val="24"/>
          </w:rPr>
          <w:t>with</w:t>
        </w:r>
        <w:r>
          <w:rPr>
            <w:spacing w:val="-5"/>
            <w:w w:val="105"/>
            <w:sz w:val="24"/>
          </w:rPr>
          <w:t xml:space="preserve"> </w:t>
        </w:r>
        <w:r>
          <w:rPr>
            <w:w w:val="105"/>
            <w:sz w:val="24"/>
          </w:rPr>
          <w:t>positive</w:t>
        </w:r>
        <w:r>
          <w:rPr>
            <w:spacing w:val="-5"/>
            <w:w w:val="105"/>
            <w:sz w:val="24"/>
          </w:rPr>
          <w:t xml:space="preserve"> </w:t>
        </w:r>
        <w:r>
          <w:rPr>
            <w:w w:val="105"/>
            <w:sz w:val="24"/>
          </w:rPr>
          <w:t>score</w:t>
        </w:r>
        <w:r>
          <w:rPr>
            <w:spacing w:val="-5"/>
            <w:w w:val="105"/>
            <w:sz w:val="24"/>
          </w:rPr>
          <w:t xml:space="preserve"> </w:t>
        </w:r>
        <w:r>
          <w:rPr>
            <w:w w:val="105"/>
            <w:sz w:val="24"/>
          </w:rPr>
          <w:t>(EndorseR-</w:t>
        </w:r>
      </w:hyperlink>
      <w:hyperlink w:anchor="_bookmark110" w:history="1">
        <w:r>
          <w:rPr>
            <w:sz w:val="24"/>
          </w:rPr>
          <w:t>ank excludes 966 zero-score wallets; AWP excludes 381).</w:t>
        </w:r>
        <w:r>
          <w:rPr>
            <w:spacing w:val="37"/>
            <w:sz w:val="24"/>
          </w:rPr>
          <w:t xml:space="preserve"> </w:t>
        </w:r>
        <w:r>
          <w:rPr>
            <w:sz w:val="24"/>
          </w:rPr>
          <w:t>Both are right-skewed</w:t>
        </w:r>
      </w:hyperlink>
      <w:r>
        <w:rPr>
          <w:sz w:val="24"/>
        </w:rPr>
        <w:t xml:space="preserve"> </w:t>
      </w:r>
      <w:hyperlink w:anchor="_bookmark110" w:history="1">
        <w:r>
          <w:rPr>
            <w:sz w:val="24"/>
          </w:rPr>
          <w:t>PageRank distributions; differences in shape reflect the distinct endorsement and</w:t>
        </w:r>
      </w:hyperlink>
    </w:p>
    <w:p w14:paraId="00DC1B9F" w14:textId="77777777" w:rsidR="00350CFB" w:rsidRDefault="0071403D">
      <w:pPr>
        <w:pStyle w:val="a3"/>
        <w:tabs>
          <w:tab w:val="left" w:leader="dot" w:pos="9399"/>
        </w:tabs>
        <w:spacing w:before="5"/>
        <w:ind w:left="1190"/>
        <w:jc w:val="both"/>
      </w:pPr>
      <w:hyperlink w:anchor="_bookmark110" w:history="1">
        <w:r>
          <w:t>transfer</w:t>
        </w:r>
        <w:r>
          <w:rPr>
            <w:spacing w:val="-9"/>
          </w:rPr>
          <w:t xml:space="preserve"> </w:t>
        </w:r>
        <w:r>
          <w:rPr>
            <w:spacing w:val="-2"/>
          </w:rPr>
          <w:t>operators.</w:t>
        </w:r>
      </w:hyperlink>
      <w:r>
        <w:tab/>
      </w:r>
      <w:r>
        <w:rPr>
          <w:spacing w:val="-5"/>
        </w:rPr>
        <w:t>92</w:t>
      </w:r>
    </w:p>
    <w:p w14:paraId="00DC1BA0" w14:textId="77777777" w:rsidR="00350CFB" w:rsidRDefault="0071403D">
      <w:pPr>
        <w:pStyle w:val="a4"/>
        <w:numPr>
          <w:ilvl w:val="1"/>
          <w:numId w:val="29"/>
        </w:numPr>
        <w:tabs>
          <w:tab w:val="left" w:pos="1190"/>
          <w:tab w:val="left" w:leader="dot" w:pos="9399"/>
        </w:tabs>
        <w:spacing w:before="194" w:line="396" w:lineRule="auto"/>
        <w:ind w:right="564"/>
        <w:rPr>
          <w:sz w:val="24"/>
        </w:rPr>
      </w:pPr>
      <w:hyperlink w:anchor="_bookmark111" w:history="1">
        <w:r>
          <w:rPr>
            <w:w w:val="105"/>
            <w:sz w:val="24"/>
          </w:rPr>
          <w:t>Rank–rank scatter of EndorseRank versus AWP on the matched cohort.</w:t>
        </w:r>
        <w:r>
          <w:rPr>
            <w:spacing w:val="80"/>
            <w:w w:val="105"/>
            <w:sz w:val="24"/>
          </w:rPr>
          <w:t xml:space="preserve"> </w:t>
        </w:r>
        <w:r>
          <w:rPr>
            <w:w w:val="105"/>
            <w:sz w:val="24"/>
          </w:rPr>
          <w:t>Inter-</w:t>
        </w:r>
      </w:hyperlink>
      <w:hyperlink w:anchor="_bookmark111" w:history="1">
        <w:r>
          <w:rPr>
            <w:w w:val="105"/>
            <w:sz w:val="24"/>
          </w:rPr>
          <w:t>method</w:t>
        </w:r>
        <w:r>
          <w:rPr>
            <w:spacing w:val="-12"/>
            <w:w w:val="105"/>
            <w:sz w:val="24"/>
          </w:rPr>
          <w:t xml:space="preserve"> </w:t>
        </w:r>
        <w:r>
          <w:rPr>
            <w:w w:val="105"/>
            <w:sz w:val="24"/>
          </w:rPr>
          <w:t>Kendall</w:t>
        </w:r>
        <w:r>
          <w:rPr>
            <w:spacing w:val="-12"/>
            <w:w w:val="105"/>
            <w:sz w:val="24"/>
          </w:rPr>
          <w:t xml:space="preserve"> </w:t>
        </w:r>
        <w:r>
          <w:rPr>
            <w:i/>
            <w:w w:val="105"/>
            <w:sz w:val="24"/>
          </w:rPr>
          <w:t>τ</w:t>
        </w:r>
        <w:r>
          <w:rPr>
            <w:i/>
            <w:spacing w:val="22"/>
            <w:w w:val="105"/>
            <w:sz w:val="24"/>
          </w:rPr>
          <w:t xml:space="preserve"> </w:t>
        </w:r>
        <w:r>
          <w:rPr>
            <w:w w:val="105"/>
            <w:sz w:val="24"/>
          </w:rPr>
          <w:t>= 0</w:t>
        </w:r>
        <w:r>
          <w:rPr>
            <w:i/>
            <w:w w:val="105"/>
            <w:sz w:val="24"/>
          </w:rPr>
          <w:t>.</w:t>
        </w:r>
        <w:r>
          <w:rPr>
            <w:w w:val="105"/>
            <w:sz w:val="24"/>
          </w:rPr>
          <w:t>316</w:t>
        </w:r>
        <w:r>
          <w:rPr>
            <w:spacing w:val="-11"/>
            <w:w w:val="105"/>
            <w:sz w:val="24"/>
          </w:rPr>
          <w:t xml:space="preserve"> </w:t>
        </w:r>
        <w:r>
          <w:rPr>
            <w:w w:val="105"/>
            <w:sz w:val="24"/>
          </w:rPr>
          <w:t>indicates</w:t>
        </w:r>
        <w:r>
          <w:rPr>
            <w:spacing w:val="-12"/>
            <w:w w:val="105"/>
            <w:sz w:val="24"/>
          </w:rPr>
          <w:t xml:space="preserve"> </w:t>
        </w:r>
        <w:r>
          <w:rPr>
            <w:w w:val="105"/>
            <w:sz w:val="24"/>
          </w:rPr>
          <w:t>partial</w:t>
        </w:r>
        <w:r>
          <w:rPr>
            <w:spacing w:val="-12"/>
            <w:w w:val="105"/>
            <w:sz w:val="24"/>
          </w:rPr>
          <w:t xml:space="preserve"> </w:t>
        </w:r>
        <w:r>
          <w:rPr>
            <w:w w:val="105"/>
            <w:sz w:val="24"/>
          </w:rPr>
          <w:t>overlap</w:t>
        </w:r>
        <w:r>
          <w:rPr>
            <w:spacing w:val="-12"/>
            <w:w w:val="105"/>
            <w:sz w:val="24"/>
          </w:rPr>
          <w:t xml:space="preserve"> </w:t>
        </w:r>
        <w:r>
          <w:rPr>
            <w:w w:val="105"/>
            <w:sz w:val="24"/>
          </w:rPr>
          <w:t>with</w:t>
        </w:r>
        <w:r>
          <w:rPr>
            <w:spacing w:val="-12"/>
            <w:w w:val="105"/>
            <w:sz w:val="24"/>
          </w:rPr>
          <w:t xml:space="preserve"> </w:t>
        </w:r>
        <w:r>
          <w:rPr>
            <w:w w:val="105"/>
            <w:sz w:val="24"/>
          </w:rPr>
          <w:t>substantial</w:t>
        </w:r>
        <w:r>
          <w:rPr>
            <w:spacing w:val="-12"/>
            <w:w w:val="105"/>
            <w:sz w:val="24"/>
          </w:rPr>
          <w:t xml:space="preserve"> </w:t>
        </w:r>
        <w:r>
          <w:rPr>
            <w:w w:val="105"/>
            <w:sz w:val="24"/>
          </w:rPr>
          <w:t>pairwise</w:t>
        </w:r>
        <w:r>
          <w:rPr>
            <w:spacing w:val="-12"/>
            <w:w w:val="105"/>
            <w:sz w:val="24"/>
          </w:rPr>
          <w:t xml:space="preserve"> </w:t>
        </w:r>
        <w:r>
          <w:rPr>
            <w:w w:val="105"/>
            <w:sz w:val="24"/>
          </w:rPr>
          <w:t>dis-</w:t>
        </w:r>
      </w:hyperlink>
      <w:hyperlink w:anchor="_bookmark111" w:history="1">
        <w:r>
          <w:rPr>
            <w:sz w:val="24"/>
          </w:rPr>
          <w:t>agreement,</w:t>
        </w:r>
        <w:r>
          <w:rPr>
            <w:spacing w:val="-13"/>
            <w:sz w:val="24"/>
          </w:rPr>
          <w:t xml:space="preserve"> </w:t>
        </w:r>
        <w:r>
          <w:rPr>
            <w:sz w:val="24"/>
          </w:rPr>
          <w:t>supporting</w:t>
        </w:r>
        <w:r>
          <w:rPr>
            <w:spacing w:val="-13"/>
            <w:sz w:val="24"/>
          </w:rPr>
          <w:t xml:space="preserve"> </w:t>
        </w:r>
        <w:r>
          <w:rPr>
            <w:sz w:val="24"/>
          </w:rPr>
          <w:t>H1/RQ1</w:t>
        </w:r>
        <w:r>
          <w:rPr>
            <w:spacing w:val="-12"/>
            <w:sz w:val="24"/>
          </w:rPr>
          <w:t xml:space="preserve"> </w:t>
        </w:r>
        <w:r>
          <w:rPr>
            <w:sz w:val="24"/>
          </w:rPr>
          <w:t>(construct-distinct</w:t>
        </w:r>
        <w:r>
          <w:rPr>
            <w:spacing w:val="-13"/>
            <w:sz w:val="24"/>
          </w:rPr>
          <w:t xml:space="preserve"> </w:t>
        </w:r>
        <w:r>
          <w:rPr>
            <w:spacing w:val="-2"/>
            <w:sz w:val="24"/>
          </w:rPr>
          <w:t>orderings).</w:t>
        </w:r>
      </w:hyperlink>
      <w:r>
        <w:rPr>
          <w:sz w:val="24"/>
        </w:rPr>
        <w:tab/>
      </w:r>
      <w:r>
        <w:rPr>
          <w:spacing w:val="-5"/>
          <w:sz w:val="24"/>
        </w:rPr>
        <w:t>93</w:t>
      </w:r>
    </w:p>
    <w:p w14:paraId="00DC1BA1" w14:textId="77777777" w:rsidR="00350CFB" w:rsidRDefault="00350CFB">
      <w:pPr>
        <w:pStyle w:val="a4"/>
        <w:spacing w:line="396" w:lineRule="auto"/>
        <w:rPr>
          <w:sz w:val="24"/>
        </w:rPr>
        <w:sectPr w:rsidR="00350CFB">
          <w:pgSz w:w="11910" w:h="16840"/>
          <w:pgMar w:top="1840" w:right="708" w:bottom="2300" w:left="992" w:header="0" w:footer="2115" w:gutter="0"/>
          <w:cols w:space="720"/>
        </w:sectPr>
      </w:pPr>
    </w:p>
    <w:p w14:paraId="00DC1BA2" w14:textId="77777777" w:rsidR="00350CFB" w:rsidRDefault="00283FFF">
      <w:pPr>
        <w:pStyle w:val="1"/>
        <w:spacing w:before="79"/>
        <w:ind w:left="282" w:firstLine="0"/>
        <w:jc w:val="left"/>
      </w:pPr>
      <w:r>
        <w:t>List</w:t>
      </w:r>
      <w:r>
        <w:rPr>
          <w:spacing w:val="4"/>
        </w:rPr>
        <w:t xml:space="preserve"> </w:t>
      </w:r>
      <w:r>
        <w:t>of</w:t>
      </w:r>
      <w:r>
        <w:rPr>
          <w:spacing w:val="5"/>
        </w:rPr>
        <w:t xml:space="preserve"> </w:t>
      </w:r>
      <w:r>
        <w:rPr>
          <w:spacing w:val="-2"/>
        </w:rPr>
        <w:t>Tables</w:t>
      </w:r>
    </w:p>
    <w:p w14:paraId="00DC1BA3" w14:textId="77777777" w:rsidR="00350CFB" w:rsidRDefault="00350CFB">
      <w:pPr>
        <w:pStyle w:val="a3"/>
        <w:spacing w:before="133"/>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444"/>
        <w:gridCol w:w="8300"/>
        <w:gridCol w:w="355"/>
      </w:tblGrid>
      <w:tr w:rsidR="00350CFB" w14:paraId="00DC1BA7" w14:textId="77777777">
        <w:trPr>
          <w:trHeight w:val="367"/>
        </w:trPr>
        <w:tc>
          <w:tcPr>
            <w:tcW w:w="444" w:type="dxa"/>
          </w:tcPr>
          <w:p w14:paraId="00DC1BA4" w14:textId="77777777" w:rsidR="00350CFB" w:rsidRDefault="0071403D">
            <w:pPr>
              <w:pStyle w:val="TableParagraph"/>
              <w:spacing w:before="0" w:line="265" w:lineRule="exact"/>
              <w:ind w:left="50"/>
              <w:jc w:val="left"/>
              <w:rPr>
                <w:sz w:val="24"/>
              </w:rPr>
            </w:pPr>
            <w:hyperlink w:anchor="_bookmark2" w:history="1">
              <w:r>
                <w:rPr>
                  <w:spacing w:val="-10"/>
                  <w:sz w:val="24"/>
                </w:rPr>
                <w:t>1</w:t>
              </w:r>
            </w:hyperlink>
          </w:p>
        </w:tc>
        <w:tc>
          <w:tcPr>
            <w:tcW w:w="8300" w:type="dxa"/>
          </w:tcPr>
          <w:p w14:paraId="00DC1BA5" w14:textId="77777777" w:rsidR="00350CFB" w:rsidRDefault="0071403D">
            <w:pPr>
              <w:pStyle w:val="TableParagraph"/>
              <w:spacing w:before="0" w:line="265" w:lineRule="exact"/>
              <w:ind w:left="147"/>
              <w:jc w:val="left"/>
              <w:rPr>
                <w:sz w:val="24"/>
              </w:rPr>
            </w:pPr>
            <w:hyperlink w:anchor="_bookmark2" w:history="1">
              <w:r>
                <w:rPr>
                  <w:sz w:val="24"/>
                </w:rPr>
                <w:t>Abbreviations</w:t>
              </w:r>
              <w:r>
                <w:rPr>
                  <w:spacing w:val="-3"/>
                  <w:sz w:val="24"/>
                </w:rPr>
                <w:t xml:space="preserve"> </w:t>
              </w:r>
              <w:r>
                <w:rPr>
                  <w:sz w:val="24"/>
                </w:rPr>
                <w:t>used</w:t>
              </w:r>
              <w:r>
                <w:rPr>
                  <w:spacing w:val="-2"/>
                  <w:sz w:val="24"/>
                </w:rPr>
                <w:t xml:space="preserve"> </w:t>
              </w:r>
              <w:r>
                <w:rPr>
                  <w:sz w:val="24"/>
                </w:rPr>
                <w:t>in</w:t>
              </w:r>
              <w:r>
                <w:rPr>
                  <w:spacing w:val="-2"/>
                  <w:sz w:val="24"/>
                </w:rPr>
                <w:t xml:space="preserve"> </w:t>
              </w:r>
              <w:r>
                <w:rPr>
                  <w:sz w:val="24"/>
                </w:rPr>
                <w:t>this</w:t>
              </w:r>
              <w:r>
                <w:rPr>
                  <w:spacing w:val="-2"/>
                  <w:sz w:val="24"/>
                </w:rPr>
                <w:t xml:space="preserve"> </w:t>
              </w:r>
              <w:r>
                <w:rPr>
                  <w:sz w:val="24"/>
                </w:rPr>
                <w:t>dissertation.</w:t>
              </w:r>
            </w:hyperlink>
            <w:r>
              <w:rPr>
                <w:spacing w:val="35"/>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A6" w14:textId="77777777" w:rsidR="00350CFB" w:rsidRDefault="00283FFF">
            <w:pPr>
              <w:pStyle w:val="TableParagraph"/>
              <w:spacing w:before="0" w:line="265" w:lineRule="exact"/>
              <w:ind w:left="22"/>
              <w:rPr>
                <w:sz w:val="24"/>
              </w:rPr>
            </w:pPr>
            <w:r>
              <w:rPr>
                <w:spacing w:val="-5"/>
                <w:sz w:val="24"/>
              </w:rPr>
              <w:t>11</w:t>
            </w:r>
          </w:p>
        </w:tc>
      </w:tr>
      <w:tr w:rsidR="00350CFB" w14:paraId="00DC1BAB" w14:textId="77777777">
        <w:trPr>
          <w:trHeight w:val="569"/>
        </w:trPr>
        <w:tc>
          <w:tcPr>
            <w:tcW w:w="444" w:type="dxa"/>
          </w:tcPr>
          <w:p w14:paraId="00DC1BA8" w14:textId="77777777" w:rsidR="00350CFB" w:rsidRDefault="0071403D">
            <w:pPr>
              <w:pStyle w:val="TableParagraph"/>
              <w:spacing w:before="91"/>
              <w:ind w:left="50"/>
              <w:jc w:val="left"/>
              <w:rPr>
                <w:sz w:val="24"/>
              </w:rPr>
            </w:pPr>
            <w:hyperlink w:anchor="_bookmark3" w:history="1">
              <w:r>
                <w:rPr>
                  <w:spacing w:val="-10"/>
                  <w:sz w:val="24"/>
                </w:rPr>
                <w:t>2</w:t>
              </w:r>
            </w:hyperlink>
          </w:p>
        </w:tc>
        <w:tc>
          <w:tcPr>
            <w:tcW w:w="8300" w:type="dxa"/>
          </w:tcPr>
          <w:p w14:paraId="00DC1BA9" w14:textId="77777777" w:rsidR="00350CFB" w:rsidRDefault="0071403D">
            <w:pPr>
              <w:pStyle w:val="TableParagraph"/>
              <w:spacing w:before="91"/>
              <w:ind w:left="155"/>
              <w:jc w:val="left"/>
              <w:rPr>
                <w:sz w:val="24"/>
              </w:rPr>
            </w:pPr>
            <w:hyperlink w:anchor="_bookmark3" w:history="1">
              <w:r>
                <w:rPr>
                  <w:sz w:val="24"/>
                </w:rPr>
                <w:t>Mathematical</w:t>
              </w:r>
              <w:r>
                <w:rPr>
                  <w:spacing w:val="-3"/>
                  <w:sz w:val="24"/>
                </w:rPr>
                <w:t xml:space="preserve"> </w:t>
              </w:r>
              <w:r>
                <w:rPr>
                  <w:sz w:val="24"/>
                </w:rPr>
                <w:t>notation</w:t>
              </w:r>
              <w:r>
                <w:rPr>
                  <w:spacing w:val="-2"/>
                  <w:sz w:val="24"/>
                </w:rPr>
                <w:t xml:space="preserve"> </w:t>
              </w:r>
              <w:r>
                <w:rPr>
                  <w:sz w:val="24"/>
                </w:rPr>
                <w:t>used</w:t>
              </w:r>
              <w:r>
                <w:rPr>
                  <w:spacing w:val="-2"/>
                  <w:sz w:val="24"/>
                </w:rPr>
                <w:t xml:space="preserve"> </w:t>
              </w:r>
              <w:r>
                <w:rPr>
                  <w:sz w:val="24"/>
                </w:rPr>
                <w:t>in</w:t>
              </w:r>
              <w:r>
                <w:rPr>
                  <w:spacing w:val="-3"/>
                  <w:sz w:val="24"/>
                </w:rPr>
                <w:t xml:space="preserve"> </w:t>
              </w:r>
              <w:r>
                <w:rPr>
                  <w:sz w:val="24"/>
                </w:rPr>
                <w:t>this</w:t>
              </w:r>
              <w:r>
                <w:rPr>
                  <w:spacing w:val="-2"/>
                  <w:sz w:val="24"/>
                </w:rPr>
                <w:t xml:space="preserve"> </w:t>
              </w:r>
              <w:r>
                <w:rPr>
                  <w:sz w:val="24"/>
                </w:rPr>
                <w:t>dissertation.</w:t>
              </w:r>
            </w:hyperlink>
            <w:r>
              <w:rPr>
                <w:spacing w:val="28"/>
                <w:sz w:val="24"/>
              </w:rPr>
              <w:t xml:space="preserve">  </w:t>
            </w:r>
            <w:r>
              <w:rPr>
                <w:sz w:val="24"/>
              </w:rPr>
              <w:t>.</w:t>
            </w:r>
            <w:r>
              <w:rPr>
                <w:spacing w:val="58"/>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355" w:type="dxa"/>
          </w:tcPr>
          <w:p w14:paraId="00DC1BAA" w14:textId="77777777" w:rsidR="00350CFB" w:rsidRDefault="00283FFF">
            <w:pPr>
              <w:pStyle w:val="TableParagraph"/>
              <w:spacing w:before="91"/>
              <w:ind w:left="22" w:right="8"/>
              <w:rPr>
                <w:sz w:val="24"/>
              </w:rPr>
            </w:pPr>
            <w:r>
              <w:rPr>
                <w:spacing w:val="-5"/>
                <w:sz w:val="24"/>
              </w:rPr>
              <w:t>12</w:t>
            </w:r>
          </w:p>
        </w:tc>
      </w:tr>
      <w:tr w:rsidR="00350CFB" w14:paraId="00DC1BAF" w14:textId="77777777">
        <w:trPr>
          <w:trHeight w:val="573"/>
        </w:trPr>
        <w:tc>
          <w:tcPr>
            <w:tcW w:w="444" w:type="dxa"/>
          </w:tcPr>
          <w:p w14:paraId="00DC1BAC" w14:textId="77777777" w:rsidR="00350CFB" w:rsidRDefault="0071403D">
            <w:pPr>
              <w:pStyle w:val="TableParagraph"/>
              <w:spacing w:before="191"/>
              <w:ind w:left="50"/>
              <w:jc w:val="left"/>
              <w:rPr>
                <w:sz w:val="24"/>
              </w:rPr>
            </w:pPr>
            <w:hyperlink w:anchor="_bookmark9" w:history="1">
              <w:r>
                <w:rPr>
                  <w:spacing w:val="-5"/>
                  <w:sz w:val="24"/>
                </w:rPr>
                <w:t>1.1</w:t>
              </w:r>
            </w:hyperlink>
          </w:p>
        </w:tc>
        <w:tc>
          <w:tcPr>
            <w:tcW w:w="8300" w:type="dxa"/>
          </w:tcPr>
          <w:p w14:paraId="00DC1BAD" w14:textId="77777777" w:rsidR="00350CFB" w:rsidRDefault="0071403D">
            <w:pPr>
              <w:pStyle w:val="TableParagraph"/>
              <w:spacing w:before="191"/>
              <w:ind w:left="155"/>
              <w:jc w:val="left"/>
              <w:rPr>
                <w:sz w:val="24"/>
              </w:rPr>
            </w:pPr>
            <w:hyperlink w:anchor="_bookmark9" w:history="1">
              <w:r>
                <w:rPr>
                  <w:sz w:val="24"/>
                </w:rPr>
                <w:t>Primary</w:t>
              </w:r>
              <w:r>
                <w:rPr>
                  <w:spacing w:val="-12"/>
                  <w:sz w:val="24"/>
                </w:rPr>
                <w:t xml:space="preserve"> </w:t>
              </w:r>
              <w:r>
                <w:rPr>
                  <w:sz w:val="24"/>
                </w:rPr>
                <w:t>comparison:</w:t>
              </w:r>
              <w:r>
                <w:rPr>
                  <w:spacing w:val="13"/>
                  <w:sz w:val="24"/>
                </w:rPr>
                <w:t xml:space="preserve"> </w:t>
              </w:r>
              <w:r>
                <w:rPr>
                  <w:sz w:val="24"/>
                </w:rPr>
                <w:t>EndorseRank</w:t>
              </w:r>
              <w:r>
                <w:rPr>
                  <w:spacing w:val="-10"/>
                  <w:sz w:val="24"/>
                </w:rPr>
                <w:t xml:space="preserve"> </w:t>
              </w:r>
              <w:r>
                <w:rPr>
                  <w:sz w:val="24"/>
                </w:rPr>
                <w:t>versus</w:t>
              </w:r>
              <w:r>
                <w:rPr>
                  <w:spacing w:val="-11"/>
                  <w:sz w:val="24"/>
                </w:rPr>
                <w:t xml:space="preserve"> </w:t>
              </w:r>
              <w:r>
                <w:rPr>
                  <w:sz w:val="24"/>
                </w:rPr>
                <w:t>AWP</w:t>
              </w:r>
              <w:r>
                <w:rPr>
                  <w:spacing w:val="-11"/>
                  <w:sz w:val="24"/>
                </w:rPr>
                <w:t xml:space="preserve"> </w:t>
              </w:r>
              <w:r>
                <w:rPr>
                  <w:sz w:val="24"/>
                </w:rPr>
                <w:t>(matched</w:t>
              </w:r>
              <w:r>
                <w:rPr>
                  <w:spacing w:val="-10"/>
                  <w:sz w:val="24"/>
                </w:rPr>
                <w:t xml:space="preserve"> </w:t>
              </w:r>
              <w:r>
                <w:rPr>
                  <w:sz w:val="24"/>
                </w:rPr>
                <w:t>wallet</w:t>
              </w:r>
              <w:r>
                <w:rPr>
                  <w:spacing w:val="-12"/>
                  <w:sz w:val="24"/>
                </w:rPr>
                <w:t xml:space="preserve"> </w:t>
              </w:r>
              <w:r>
                <w:rPr>
                  <w:sz w:val="24"/>
                </w:rPr>
                <w:t>cohort,</w:t>
              </w:r>
              <w:r>
                <w:rPr>
                  <w:spacing w:val="-9"/>
                  <w:sz w:val="24"/>
                </w:rPr>
                <w:t xml:space="preserve"> </w:t>
              </w:r>
              <w:r>
                <w:rPr>
                  <w:i/>
                  <w:sz w:val="24"/>
                </w:rPr>
                <w:t>n</w:t>
              </w:r>
              <w:r>
                <w:rPr>
                  <w:i/>
                  <w:spacing w:val="3"/>
                  <w:sz w:val="24"/>
                </w:rPr>
                <w:t xml:space="preserve"> </w:t>
              </w:r>
              <w:r>
                <w:rPr>
                  <w:sz w:val="24"/>
                </w:rPr>
                <w:t>=</w:t>
              </w:r>
              <w:r>
                <w:rPr>
                  <w:spacing w:val="3"/>
                  <w:sz w:val="24"/>
                </w:rPr>
                <w:t xml:space="preserve"> </w:t>
              </w:r>
              <w:r>
                <w:rPr>
                  <w:spacing w:val="-2"/>
                  <w:sz w:val="24"/>
                </w:rPr>
                <w:t>5</w:t>
              </w:r>
              <w:r>
                <w:rPr>
                  <w:i/>
                  <w:spacing w:val="-2"/>
                  <w:sz w:val="24"/>
                </w:rPr>
                <w:t>,</w:t>
              </w:r>
              <w:r>
                <w:rPr>
                  <w:spacing w:val="-2"/>
                  <w:sz w:val="24"/>
                </w:rPr>
                <w:t>521).</w:t>
              </w:r>
            </w:hyperlink>
          </w:p>
        </w:tc>
        <w:tc>
          <w:tcPr>
            <w:tcW w:w="355" w:type="dxa"/>
          </w:tcPr>
          <w:p w14:paraId="00DC1BAE" w14:textId="77777777" w:rsidR="00350CFB" w:rsidRDefault="00283FFF">
            <w:pPr>
              <w:pStyle w:val="TableParagraph"/>
              <w:spacing w:before="191"/>
              <w:ind w:left="22" w:right="8"/>
              <w:rPr>
                <w:sz w:val="24"/>
              </w:rPr>
            </w:pPr>
            <w:r>
              <w:rPr>
                <w:spacing w:val="-5"/>
                <w:sz w:val="24"/>
              </w:rPr>
              <w:t>17</w:t>
            </w:r>
          </w:p>
        </w:tc>
      </w:tr>
      <w:tr w:rsidR="00350CFB" w14:paraId="00DC1BB3" w14:textId="77777777">
        <w:trPr>
          <w:trHeight w:val="459"/>
        </w:trPr>
        <w:tc>
          <w:tcPr>
            <w:tcW w:w="444" w:type="dxa"/>
          </w:tcPr>
          <w:p w14:paraId="00DC1BB0" w14:textId="77777777" w:rsidR="00350CFB" w:rsidRDefault="0071403D">
            <w:pPr>
              <w:pStyle w:val="TableParagraph"/>
              <w:spacing w:before="87"/>
              <w:ind w:left="50"/>
              <w:jc w:val="left"/>
              <w:rPr>
                <w:sz w:val="24"/>
              </w:rPr>
            </w:pPr>
            <w:hyperlink w:anchor="_bookmark11" w:history="1">
              <w:r>
                <w:rPr>
                  <w:spacing w:val="-5"/>
                  <w:sz w:val="24"/>
                </w:rPr>
                <w:t>1.2</w:t>
              </w:r>
            </w:hyperlink>
          </w:p>
        </w:tc>
        <w:tc>
          <w:tcPr>
            <w:tcW w:w="8300" w:type="dxa"/>
          </w:tcPr>
          <w:p w14:paraId="00DC1BB1" w14:textId="77777777" w:rsidR="00350CFB" w:rsidRDefault="0071403D">
            <w:pPr>
              <w:pStyle w:val="TableParagraph"/>
              <w:spacing w:before="87"/>
              <w:ind w:left="155"/>
              <w:jc w:val="left"/>
              <w:rPr>
                <w:sz w:val="24"/>
              </w:rPr>
            </w:pPr>
            <w:hyperlink w:anchor="_bookmark11" w:history="1">
              <w:r>
                <w:rPr>
                  <w:sz w:val="24"/>
                </w:rPr>
                <w:t>Supplementary</w:t>
              </w:r>
              <w:r>
                <w:rPr>
                  <w:spacing w:val="21"/>
                  <w:sz w:val="24"/>
                </w:rPr>
                <w:t xml:space="preserve"> </w:t>
              </w:r>
              <w:r>
                <w:rPr>
                  <w:sz w:val="24"/>
                </w:rPr>
                <w:t>extension</w:t>
              </w:r>
              <w:r>
                <w:rPr>
                  <w:spacing w:val="22"/>
                  <w:sz w:val="24"/>
                </w:rPr>
                <w:t xml:space="preserve"> </w:t>
              </w:r>
              <w:r>
                <w:rPr>
                  <w:sz w:val="24"/>
                </w:rPr>
                <w:t>added</w:t>
              </w:r>
              <w:r>
                <w:rPr>
                  <w:spacing w:val="22"/>
                  <w:sz w:val="24"/>
                </w:rPr>
                <w:t xml:space="preserve"> </w:t>
              </w:r>
              <w:r>
                <w:rPr>
                  <w:sz w:val="24"/>
                </w:rPr>
                <w:t>during</w:t>
              </w:r>
              <w:r>
                <w:rPr>
                  <w:spacing w:val="22"/>
                  <w:sz w:val="24"/>
                </w:rPr>
                <w:t xml:space="preserve"> </w:t>
              </w:r>
              <w:r>
                <w:rPr>
                  <w:sz w:val="24"/>
                </w:rPr>
                <w:t>empirical</w:t>
              </w:r>
              <w:r>
                <w:rPr>
                  <w:spacing w:val="21"/>
                  <w:sz w:val="24"/>
                </w:rPr>
                <w:t xml:space="preserve"> </w:t>
              </w:r>
              <w:r>
                <w:rPr>
                  <w:sz w:val="24"/>
                </w:rPr>
                <w:t>work</w:t>
              </w:r>
              <w:r>
                <w:rPr>
                  <w:spacing w:val="22"/>
                  <w:sz w:val="24"/>
                </w:rPr>
                <w:t xml:space="preserve"> </w:t>
              </w:r>
              <w:r>
                <w:rPr>
                  <w:sz w:val="24"/>
                </w:rPr>
                <w:t>(not</w:t>
              </w:r>
              <w:r>
                <w:rPr>
                  <w:spacing w:val="22"/>
                  <w:sz w:val="24"/>
                </w:rPr>
                <w:t xml:space="preserve"> </w:t>
              </w:r>
              <w:r>
                <w:rPr>
                  <w:sz w:val="24"/>
                </w:rPr>
                <w:t>part</w:t>
              </w:r>
              <w:r>
                <w:rPr>
                  <w:spacing w:val="22"/>
                  <w:sz w:val="24"/>
                </w:rPr>
                <w:t xml:space="preserve"> </w:t>
              </w:r>
              <w:r>
                <w:rPr>
                  <w:sz w:val="24"/>
                </w:rPr>
                <w:t>of</w:t>
              </w:r>
              <w:r>
                <w:rPr>
                  <w:spacing w:val="21"/>
                  <w:sz w:val="24"/>
                </w:rPr>
                <w:t xml:space="preserve"> </w:t>
              </w:r>
              <w:r>
                <w:rPr>
                  <w:sz w:val="24"/>
                </w:rPr>
                <w:t>the</w:t>
              </w:r>
              <w:r>
                <w:rPr>
                  <w:spacing w:val="22"/>
                  <w:sz w:val="24"/>
                </w:rPr>
                <w:t xml:space="preserve"> </w:t>
              </w:r>
              <w:r>
                <w:rPr>
                  <w:spacing w:val="-2"/>
                  <w:sz w:val="24"/>
                </w:rPr>
                <w:t>primary</w:t>
              </w:r>
            </w:hyperlink>
          </w:p>
        </w:tc>
        <w:tc>
          <w:tcPr>
            <w:tcW w:w="355" w:type="dxa"/>
          </w:tcPr>
          <w:p w14:paraId="00DC1BB2" w14:textId="77777777" w:rsidR="00350CFB" w:rsidRDefault="00350CFB">
            <w:pPr>
              <w:pStyle w:val="TableParagraph"/>
              <w:spacing w:before="0"/>
              <w:jc w:val="left"/>
              <w:rPr>
                <w:sz w:val="24"/>
              </w:rPr>
            </w:pPr>
          </w:p>
        </w:tc>
      </w:tr>
      <w:tr w:rsidR="00350CFB" w14:paraId="00DC1BB7" w14:textId="77777777">
        <w:trPr>
          <w:trHeight w:val="463"/>
        </w:trPr>
        <w:tc>
          <w:tcPr>
            <w:tcW w:w="444" w:type="dxa"/>
          </w:tcPr>
          <w:p w14:paraId="00DC1BB4" w14:textId="77777777" w:rsidR="00350CFB" w:rsidRDefault="00350CFB">
            <w:pPr>
              <w:pStyle w:val="TableParagraph"/>
              <w:spacing w:before="0"/>
              <w:jc w:val="left"/>
              <w:rPr>
                <w:sz w:val="24"/>
              </w:rPr>
            </w:pPr>
          </w:p>
        </w:tc>
        <w:tc>
          <w:tcPr>
            <w:tcW w:w="8300" w:type="dxa"/>
          </w:tcPr>
          <w:p w14:paraId="00DC1BB5" w14:textId="77777777" w:rsidR="00350CFB" w:rsidRDefault="0071403D">
            <w:pPr>
              <w:pStyle w:val="TableParagraph"/>
              <w:tabs>
                <w:tab w:val="left" w:pos="4148"/>
              </w:tabs>
              <w:spacing w:before="85"/>
              <w:ind w:left="155"/>
              <w:jc w:val="left"/>
              <w:rPr>
                <w:sz w:val="24"/>
              </w:rPr>
            </w:pPr>
            <w:hyperlink w:anchor="_bookmark11" w:history="1">
              <w:r>
                <w:rPr>
                  <w:spacing w:val="-2"/>
                  <w:sz w:val="24"/>
                </w:rPr>
                <w:t>EndorseRank–AWP</w:t>
              </w:r>
              <w:r>
                <w:rPr>
                  <w:spacing w:val="-9"/>
                  <w:sz w:val="24"/>
                </w:rPr>
                <w:t xml:space="preserve"> </w:t>
              </w:r>
              <w:r>
                <w:rPr>
                  <w:spacing w:val="-2"/>
                  <w:sz w:val="24"/>
                </w:rPr>
                <w:t>research</w:t>
              </w:r>
              <w:r>
                <w:rPr>
                  <w:spacing w:val="-8"/>
                  <w:sz w:val="24"/>
                </w:rPr>
                <w:t xml:space="preserve"> </w:t>
              </w:r>
              <w:r>
                <w:rPr>
                  <w:spacing w:val="-2"/>
                  <w:sz w:val="24"/>
                </w:rPr>
                <w:t>question).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B6" w14:textId="77777777" w:rsidR="00350CFB" w:rsidRDefault="00283FFF">
            <w:pPr>
              <w:pStyle w:val="TableParagraph"/>
              <w:spacing w:before="85"/>
              <w:ind w:left="22" w:right="8"/>
              <w:rPr>
                <w:sz w:val="24"/>
              </w:rPr>
            </w:pPr>
            <w:r>
              <w:rPr>
                <w:spacing w:val="-5"/>
                <w:sz w:val="24"/>
              </w:rPr>
              <w:t>19</w:t>
            </w:r>
          </w:p>
        </w:tc>
      </w:tr>
      <w:tr w:rsidR="00350CFB" w14:paraId="00DC1BBB" w14:textId="77777777">
        <w:trPr>
          <w:trHeight w:val="569"/>
        </w:trPr>
        <w:tc>
          <w:tcPr>
            <w:tcW w:w="444" w:type="dxa"/>
          </w:tcPr>
          <w:p w14:paraId="00DC1BB8" w14:textId="77777777" w:rsidR="00350CFB" w:rsidRDefault="0071403D">
            <w:pPr>
              <w:pStyle w:val="TableParagraph"/>
              <w:spacing w:before="91"/>
              <w:ind w:left="50"/>
              <w:jc w:val="left"/>
              <w:rPr>
                <w:sz w:val="24"/>
              </w:rPr>
            </w:pPr>
            <w:hyperlink w:anchor="_bookmark13" w:history="1">
              <w:r>
                <w:rPr>
                  <w:spacing w:val="-5"/>
                  <w:sz w:val="24"/>
                </w:rPr>
                <w:t>1.3</w:t>
              </w:r>
            </w:hyperlink>
          </w:p>
        </w:tc>
        <w:tc>
          <w:tcPr>
            <w:tcW w:w="8300" w:type="dxa"/>
          </w:tcPr>
          <w:p w14:paraId="00DC1BB9" w14:textId="77777777" w:rsidR="00350CFB" w:rsidRDefault="0071403D">
            <w:pPr>
              <w:pStyle w:val="TableParagraph"/>
              <w:spacing w:before="91"/>
              <w:ind w:left="155"/>
              <w:jc w:val="left"/>
              <w:rPr>
                <w:sz w:val="24"/>
              </w:rPr>
            </w:pPr>
            <w:hyperlink w:anchor="_bookmark13" w:history="1">
              <w:r>
                <w:rPr>
                  <w:sz w:val="24"/>
                </w:rPr>
                <w:t>Summary</w:t>
              </w:r>
              <w:r>
                <w:rPr>
                  <w:spacing w:val="-4"/>
                  <w:sz w:val="24"/>
                </w:rPr>
                <w:t xml:space="preserve"> </w:t>
              </w:r>
              <w:r>
                <w:rPr>
                  <w:sz w:val="24"/>
                </w:rPr>
                <w:t>of</w:t>
              </w:r>
              <w:r>
                <w:rPr>
                  <w:spacing w:val="-4"/>
                  <w:sz w:val="24"/>
                </w:rPr>
                <w:t xml:space="preserve"> </w:t>
              </w:r>
              <w:r>
                <w:rPr>
                  <w:sz w:val="24"/>
                </w:rPr>
                <w:t>hypotheses,</w:t>
              </w:r>
              <w:r>
                <w:rPr>
                  <w:spacing w:val="-3"/>
                  <w:sz w:val="24"/>
                </w:rPr>
                <w:t xml:space="preserve"> </w:t>
              </w:r>
              <w:r>
                <w:rPr>
                  <w:sz w:val="24"/>
                </w:rPr>
                <w:t>research</w:t>
              </w:r>
              <w:r>
                <w:rPr>
                  <w:spacing w:val="-4"/>
                  <w:sz w:val="24"/>
                </w:rPr>
                <w:t xml:space="preserve"> </w:t>
              </w:r>
              <w:r>
                <w:rPr>
                  <w:sz w:val="24"/>
                </w:rPr>
                <w:t>questions,</w:t>
              </w:r>
              <w:r>
                <w:rPr>
                  <w:spacing w:val="-3"/>
                  <w:sz w:val="24"/>
                </w:rPr>
                <w:t xml:space="preserve"> </w:t>
              </w:r>
              <w:r>
                <w:rPr>
                  <w:sz w:val="24"/>
                </w:rPr>
                <w:t>and</w:t>
              </w:r>
              <w:r>
                <w:rPr>
                  <w:spacing w:val="-4"/>
                  <w:sz w:val="24"/>
                </w:rPr>
                <w:t xml:space="preserve"> </w:t>
              </w:r>
              <w:r>
                <w:rPr>
                  <w:sz w:val="24"/>
                </w:rPr>
                <w:t>empirical</w:t>
              </w:r>
              <w:r>
                <w:rPr>
                  <w:spacing w:val="-3"/>
                  <w:sz w:val="24"/>
                </w:rPr>
                <w:t xml:space="preserve"> </w:t>
              </w:r>
              <w:r>
                <w:rPr>
                  <w:sz w:val="24"/>
                </w:rPr>
                <w:t>claims.</w:t>
              </w:r>
            </w:hyperlink>
            <w:r>
              <w:rPr>
                <w:spacing w:val="7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A" w14:textId="77777777" w:rsidR="00350CFB" w:rsidRDefault="00283FFF">
            <w:pPr>
              <w:pStyle w:val="TableParagraph"/>
              <w:spacing w:before="91"/>
              <w:ind w:left="22" w:right="8"/>
              <w:rPr>
                <w:sz w:val="24"/>
              </w:rPr>
            </w:pPr>
            <w:r>
              <w:rPr>
                <w:spacing w:val="-5"/>
                <w:sz w:val="24"/>
              </w:rPr>
              <w:t>20</w:t>
            </w:r>
          </w:p>
        </w:tc>
      </w:tr>
      <w:tr w:rsidR="00350CFB" w14:paraId="00DC1BBF" w14:textId="77777777">
        <w:trPr>
          <w:trHeight w:val="669"/>
        </w:trPr>
        <w:tc>
          <w:tcPr>
            <w:tcW w:w="444" w:type="dxa"/>
          </w:tcPr>
          <w:p w14:paraId="00DC1BBC" w14:textId="77777777" w:rsidR="00350CFB" w:rsidRDefault="0071403D">
            <w:pPr>
              <w:pStyle w:val="TableParagraph"/>
              <w:spacing w:before="191"/>
              <w:ind w:left="50"/>
              <w:jc w:val="left"/>
              <w:rPr>
                <w:sz w:val="24"/>
              </w:rPr>
            </w:pPr>
            <w:hyperlink w:anchor="_bookmark46" w:history="1">
              <w:r>
                <w:rPr>
                  <w:spacing w:val="-5"/>
                  <w:sz w:val="24"/>
                </w:rPr>
                <w:t>2.1</w:t>
              </w:r>
            </w:hyperlink>
          </w:p>
        </w:tc>
        <w:tc>
          <w:tcPr>
            <w:tcW w:w="8300" w:type="dxa"/>
          </w:tcPr>
          <w:p w14:paraId="00DC1BBD" w14:textId="77777777" w:rsidR="00350CFB" w:rsidRDefault="0071403D">
            <w:pPr>
              <w:pStyle w:val="TableParagraph"/>
              <w:spacing w:before="191"/>
              <w:ind w:left="155"/>
              <w:jc w:val="left"/>
              <w:rPr>
                <w:sz w:val="24"/>
              </w:rPr>
            </w:pPr>
            <w:hyperlink w:anchor="_bookmark46" w:history="1">
              <w:r>
                <w:rPr>
                  <w:sz w:val="24"/>
                </w:rPr>
                <w:t>Comparison</w:t>
              </w:r>
              <w:r>
                <w:rPr>
                  <w:spacing w:val="-4"/>
                  <w:sz w:val="24"/>
                </w:rPr>
                <w:t xml:space="preserve"> </w:t>
              </w:r>
              <w:r>
                <w:rPr>
                  <w:sz w:val="24"/>
                </w:rPr>
                <w:t>of</w:t>
              </w:r>
              <w:r>
                <w:rPr>
                  <w:spacing w:val="-4"/>
                  <w:sz w:val="24"/>
                </w:rPr>
                <w:t xml:space="preserve"> </w:t>
              </w:r>
              <w:r>
                <w:rPr>
                  <w:sz w:val="24"/>
                </w:rPr>
                <w:t>selected</w:t>
              </w:r>
              <w:r>
                <w:rPr>
                  <w:spacing w:val="-3"/>
                  <w:sz w:val="24"/>
                </w:rPr>
                <w:t xml:space="preserve"> </w:t>
              </w:r>
              <w:r>
                <w:rPr>
                  <w:sz w:val="24"/>
                </w:rPr>
                <w:t>graph</w:t>
              </w:r>
              <w:r>
                <w:rPr>
                  <w:spacing w:val="-4"/>
                  <w:sz w:val="24"/>
                </w:rPr>
                <w:t xml:space="preserve"> </w:t>
              </w:r>
              <w:r>
                <w:rPr>
                  <w:sz w:val="24"/>
                </w:rPr>
                <w:t>reputation</w:t>
              </w:r>
              <w:r>
                <w:rPr>
                  <w:spacing w:val="-3"/>
                  <w:sz w:val="24"/>
                </w:rPr>
                <w:t xml:space="preserve"> </w:t>
              </w:r>
              <w:r>
                <w:rPr>
                  <w:sz w:val="24"/>
                </w:rPr>
                <w:t>methods</w:t>
              </w:r>
              <w:r>
                <w:rPr>
                  <w:spacing w:val="-4"/>
                  <w:sz w:val="24"/>
                </w:rPr>
                <w:t xml:space="preserve"> </w:t>
              </w:r>
              <w:r>
                <w:rPr>
                  <w:sz w:val="24"/>
                </w:rPr>
                <w:t>(conceptual).</w:t>
              </w:r>
            </w:hyperlink>
            <w:r>
              <w:rPr>
                <w:spacing w:val="6"/>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3"/>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4"/>
                <w:sz w:val="24"/>
              </w:rPr>
              <w:t xml:space="preserve"> </w:t>
            </w:r>
            <w:r>
              <w:rPr>
                <w:spacing w:val="-10"/>
                <w:sz w:val="24"/>
              </w:rPr>
              <w:t>.</w:t>
            </w:r>
          </w:p>
        </w:tc>
        <w:tc>
          <w:tcPr>
            <w:tcW w:w="355" w:type="dxa"/>
          </w:tcPr>
          <w:p w14:paraId="00DC1BBE" w14:textId="77777777" w:rsidR="00350CFB" w:rsidRDefault="00283FFF">
            <w:pPr>
              <w:pStyle w:val="TableParagraph"/>
              <w:spacing w:before="191"/>
              <w:ind w:left="22" w:right="8"/>
              <w:rPr>
                <w:sz w:val="24"/>
              </w:rPr>
            </w:pPr>
            <w:r>
              <w:rPr>
                <w:spacing w:val="-5"/>
                <w:sz w:val="24"/>
              </w:rPr>
              <w:t>40</w:t>
            </w:r>
          </w:p>
        </w:tc>
      </w:tr>
      <w:tr w:rsidR="00350CFB" w14:paraId="00DC1BC3" w14:textId="77777777">
        <w:trPr>
          <w:trHeight w:val="669"/>
        </w:trPr>
        <w:tc>
          <w:tcPr>
            <w:tcW w:w="444" w:type="dxa"/>
          </w:tcPr>
          <w:p w14:paraId="00DC1BC0" w14:textId="77777777" w:rsidR="00350CFB" w:rsidRDefault="0071403D">
            <w:pPr>
              <w:pStyle w:val="TableParagraph"/>
              <w:spacing w:before="191"/>
              <w:ind w:left="50"/>
              <w:jc w:val="left"/>
              <w:rPr>
                <w:sz w:val="24"/>
              </w:rPr>
            </w:pPr>
            <w:hyperlink w:anchor="_bookmark51" w:history="1">
              <w:r>
                <w:rPr>
                  <w:spacing w:val="-5"/>
                  <w:sz w:val="24"/>
                </w:rPr>
                <w:t>3.1</w:t>
              </w:r>
            </w:hyperlink>
          </w:p>
        </w:tc>
        <w:tc>
          <w:tcPr>
            <w:tcW w:w="8300" w:type="dxa"/>
          </w:tcPr>
          <w:p w14:paraId="00DC1BC1" w14:textId="77777777" w:rsidR="00350CFB" w:rsidRDefault="0071403D">
            <w:pPr>
              <w:pStyle w:val="TableParagraph"/>
              <w:tabs>
                <w:tab w:val="left" w:pos="5404"/>
              </w:tabs>
              <w:spacing w:before="191"/>
              <w:ind w:left="155"/>
              <w:jc w:val="left"/>
              <w:rPr>
                <w:sz w:val="24"/>
              </w:rPr>
            </w:pPr>
            <w:hyperlink w:anchor="_bookmark51" w:history="1">
              <w:r>
                <w:rPr>
                  <w:sz w:val="24"/>
                </w:rPr>
                <w:t>Notation</w:t>
              </w:r>
              <w:r>
                <w:rPr>
                  <w:spacing w:val="-7"/>
                  <w:sz w:val="24"/>
                </w:rPr>
                <w:t xml:space="preserve"> </w:t>
              </w:r>
              <w:r>
                <w:rPr>
                  <w:sz w:val="24"/>
                </w:rPr>
                <w:t>for</w:t>
              </w:r>
              <w:r>
                <w:rPr>
                  <w:spacing w:val="-7"/>
                  <w:sz w:val="24"/>
                </w:rPr>
                <w:t xml:space="preserve"> </w:t>
              </w:r>
              <w:r>
                <w:rPr>
                  <w:sz w:val="24"/>
                </w:rPr>
                <w:t>graphs,</w:t>
              </w:r>
              <w:r>
                <w:rPr>
                  <w:spacing w:val="-7"/>
                  <w:sz w:val="24"/>
                </w:rPr>
                <w:t xml:space="preserve"> </w:t>
              </w:r>
              <w:r>
                <w:rPr>
                  <w:sz w:val="24"/>
                </w:rPr>
                <w:t>scores,</w:t>
              </w:r>
              <w:r>
                <w:rPr>
                  <w:spacing w:val="-7"/>
                  <w:sz w:val="24"/>
                </w:rPr>
                <w:t xml:space="preserve"> </w:t>
              </w:r>
              <w:r>
                <w:rPr>
                  <w:sz w:val="24"/>
                </w:rPr>
                <w:t>proxies,</w:t>
              </w:r>
              <w:r>
                <w:rPr>
                  <w:spacing w:val="-7"/>
                  <w:sz w:val="24"/>
                </w:rPr>
                <w:t xml:space="preserve"> </w:t>
              </w:r>
              <w:r>
                <w:rPr>
                  <w:sz w:val="24"/>
                </w:rPr>
                <w:t>and</w:t>
              </w:r>
              <w:r>
                <w:rPr>
                  <w:spacing w:val="-7"/>
                  <w:sz w:val="24"/>
                </w:rPr>
                <w:t xml:space="preserve"> </w:t>
              </w:r>
              <w:r>
                <w:rPr>
                  <w:spacing w:val="-2"/>
                  <w:sz w:val="24"/>
                </w:rPr>
                <w:t>parameters.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355" w:type="dxa"/>
          </w:tcPr>
          <w:p w14:paraId="00DC1BC2" w14:textId="77777777" w:rsidR="00350CFB" w:rsidRDefault="00283FFF">
            <w:pPr>
              <w:pStyle w:val="TableParagraph"/>
              <w:spacing w:before="191"/>
              <w:ind w:left="22" w:right="8"/>
              <w:rPr>
                <w:sz w:val="24"/>
              </w:rPr>
            </w:pPr>
            <w:r>
              <w:rPr>
                <w:spacing w:val="-5"/>
                <w:sz w:val="24"/>
              </w:rPr>
              <w:t>44</w:t>
            </w:r>
          </w:p>
        </w:tc>
      </w:tr>
      <w:tr w:rsidR="00350CFB" w14:paraId="00DC1BC7" w14:textId="77777777">
        <w:trPr>
          <w:trHeight w:val="567"/>
        </w:trPr>
        <w:tc>
          <w:tcPr>
            <w:tcW w:w="444" w:type="dxa"/>
          </w:tcPr>
          <w:p w14:paraId="00DC1BC4" w14:textId="77777777" w:rsidR="00350CFB" w:rsidRDefault="0071403D">
            <w:pPr>
              <w:pStyle w:val="TableParagraph"/>
              <w:spacing w:before="191"/>
              <w:ind w:left="50"/>
              <w:jc w:val="left"/>
              <w:rPr>
                <w:sz w:val="24"/>
              </w:rPr>
            </w:pPr>
            <w:hyperlink w:anchor="_bookmark86" w:history="1">
              <w:r>
                <w:rPr>
                  <w:spacing w:val="-5"/>
                  <w:sz w:val="24"/>
                </w:rPr>
                <w:t>4.1</w:t>
              </w:r>
            </w:hyperlink>
          </w:p>
        </w:tc>
        <w:tc>
          <w:tcPr>
            <w:tcW w:w="8300" w:type="dxa"/>
          </w:tcPr>
          <w:p w14:paraId="00DC1BC5" w14:textId="77777777" w:rsidR="00350CFB" w:rsidRDefault="0071403D">
            <w:pPr>
              <w:pStyle w:val="TableParagraph"/>
              <w:spacing w:before="111"/>
              <w:ind w:left="155"/>
              <w:jc w:val="left"/>
              <w:rPr>
                <w:sz w:val="24"/>
              </w:rPr>
            </w:pPr>
            <w:hyperlink w:anchor="_bookmark86" w:history="1">
              <w:r>
                <w:rPr>
                  <w:sz w:val="24"/>
                </w:rPr>
                <w:t>Dataset</w:t>
              </w:r>
              <w:r>
                <w:rPr>
                  <w:spacing w:val="5"/>
                  <w:sz w:val="24"/>
                </w:rPr>
                <w:t xml:space="preserve"> </w:t>
              </w:r>
              <w:r>
                <w:rPr>
                  <w:sz w:val="24"/>
                </w:rPr>
                <w:t>characteristics</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matched</w:t>
              </w:r>
              <w:r>
                <w:rPr>
                  <w:spacing w:val="6"/>
                  <w:sz w:val="24"/>
                </w:rPr>
                <w:t xml:space="preserve"> </w:t>
              </w:r>
              <w:r>
                <w:rPr>
                  <w:sz w:val="24"/>
                </w:rPr>
                <w:t>cohort</w:t>
              </w:r>
              <w:r>
                <w:rPr>
                  <w:spacing w:val="6"/>
                  <w:sz w:val="24"/>
                </w:rPr>
                <w:t xml:space="preserve"> </w:t>
              </w:r>
              <w:r>
                <w:rPr>
                  <w:sz w:val="24"/>
                </w:rPr>
                <w:t>(</w:t>
              </w:r>
              <w:r>
                <w:rPr>
                  <w:i/>
                  <w:sz w:val="24"/>
                </w:rPr>
                <w:t>n</w:t>
              </w:r>
              <w:r>
                <w:rPr>
                  <w:i/>
                  <w:spacing w:val="18"/>
                  <w:sz w:val="24"/>
                </w:rPr>
                <w:t xml:space="preserve"> </w:t>
              </w:r>
              <w:r>
                <w:rPr>
                  <w:sz w:val="24"/>
                </w:rPr>
                <w:t>=</w:t>
              </w:r>
              <w:r>
                <w:rPr>
                  <w:spacing w:val="18"/>
                  <w:sz w:val="24"/>
                </w:rPr>
                <w:t xml:space="preserve"> </w:t>
              </w:r>
              <w:r>
                <w:rPr>
                  <w:sz w:val="24"/>
                </w:rPr>
                <w:t>5</w:t>
              </w:r>
              <w:r>
                <w:rPr>
                  <w:i/>
                  <w:sz w:val="24"/>
                </w:rPr>
                <w:t>,</w:t>
              </w:r>
              <w:r>
                <w:rPr>
                  <w:sz w:val="24"/>
                </w:rPr>
                <w:t>521</w:t>
              </w:r>
              <w:r>
                <w:rPr>
                  <w:spacing w:val="6"/>
                  <w:sz w:val="24"/>
                </w:rPr>
                <w:t xml:space="preserve"> </w:t>
              </w:r>
              <w:r>
                <w:rPr>
                  <w:sz w:val="24"/>
                </w:rPr>
                <w:t>wallets</w:t>
              </w:r>
              <w:r>
                <w:rPr>
                  <w:spacing w:val="5"/>
                  <w:sz w:val="24"/>
                </w:rPr>
                <w:t xml:space="preserve"> </w:t>
              </w:r>
              <w:r>
                <w:rPr>
                  <w:sz w:val="24"/>
                </w:rPr>
                <w:t>with</w:t>
              </w:r>
              <w:r>
                <w:rPr>
                  <w:spacing w:val="6"/>
                  <w:sz w:val="24"/>
                </w:rPr>
                <w:t xml:space="preserve"> </w:t>
              </w:r>
              <w:r>
                <w:rPr>
                  <w:rFonts w:ascii="Arial Unicode MS" w:hAnsi="Arial Unicode MS"/>
                  <w:sz w:val="24"/>
                </w:rPr>
                <w:t>≥</w:t>
              </w:r>
              <w:r>
                <w:rPr>
                  <w:rFonts w:ascii="Arial Unicode MS" w:hAnsi="Arial Unicode MS"/>
                  <w:spacing w:val="12"/>
                  <w:sz w:val="24"/>
                </w:rPr>
                <w:t xml:space="preserve"> </w:t>
              </w:r>
              <w:r>
                <w:rPr>
                  <w:sz w:val="24"/>
                </w:rPr>
                <w:t>3</w:t>
              </w:r>
              <w:r>
                <w:rPr>
                  <w:spacing w:val="6"/>
                  <w:sz w:val="24"/>
                </w:rPr>
                <w:t xml:space="preserve"> </w:t>
              </w:r>
              <w:r>
                <w:rPr>
                  <w:spacing w:val="-5"/>
                  <w:sz w:val="24"/>
                </w:rPr>
                <w:t>GMX</w:t>
              </w:r>
            </w:hyperlink>
          </w:p>
        </w:tc>
        <w:tc>
          <w:tcPr>
            <w:tcW w:w="355" w:type="dxa"/>
          </w:tcPr>
          <w:p w14:paraId="00DC1BC6" w14:textId="77777777" w:rsidR="00350CFB" w:rsidRDefault="00350CFB">
            <w:pPr>
              <w:pStyle w:val="TableParagraph"/>
              <w:spacing w:before="0"/>
              <w:jc w:val="left"/>
              <w:rPr>
                <w:sz w:val="24"/>
              </w:rPr>
            </w:pPr>
          </w:p>
        </w:tc>
      </w:tr>
      <w:tr w:rsidR="00350CFB" w14:paraId="00DC1BCB" w14:textId="77777777">
        <w:trPr>
          <w:trHeight w:val="459"/>
        </w:trPr>
        <w:tc>
          <w:tcPr>
            <w:tcW w:w="444" w:type="dxa"/>
          </w:tcPr>
          <w:p w14:paraId="00DC1BC8" w14:textId="77777777" w:rsidR="00350CFB" w:rsidRDefault="00350CFB">
            <w:pPr>
              <w:pStyle w:val="TableParagraph"/>
              <w:spacing w:before="0"/>
              <w:jc w:val="left"/>
              <w:rPr>
                <w:sz w:val="24"/>
              </w:rPr>
            </w:pPr>
          </w:p>
        </w:tc>
        <w:tc>
          <w:tcPr>
            <w:tcW w:w="8300" w:type="dxa"/>
          </w:tcPr>
          <w:p w14:paraId="00DC1BC9" w14:textId="77777777" w:rsidR="00350CFB" w:rsidRDefault="0071403D">
            <w:pPr>
              <w:pStyle w:val="TableParagraph"/>
              <w:spacing w:before="80"/>
              <w:ind w:left="155"/>
              <w:jc w:val="left"/>
              <w:rPr>
                <w:sz w:val="24"/>
              </w:rPr>
            </w:pPr>
            <w:hyperlink w:anchor="_bookmark86" w:history="1">
              <w:r>
                <w:rPr>
                  <w:sz w:val="24"/>
                </w:rPr>
                <w:t>closes</w:t>
              </w:r>
              <w:r>
                <w:rPr>
                  <w:spacing w:val="-3"/>
                  <w:sz w:val="24"/>
                </w:rPr>
                <w:t xml:space="preserve"> </w:t>
              </w:r>
              <w:r>
                <w:rPr>
                  <w:sz w:val="24"/>
                </w:rPr>
                <w:t>and</w:t>
              </w:r>
              <w:r>
                <w:rPr>
                  <w:spacing w:val="-3"/>
                  <w:sz w:val="24"/>
                </w:rPr>
                <w:t xml:space="preserve"> </w:t>
              </w:r>
              <w:r>
                <w:rPr>
                  <w:sz w:val="24"/>
                </w:rPr>
                <w:t>non-zero</w:t>
              </w:r>
              <w:r>
                <w:rPr>
                  <w:spacing w:val="-3"/>
                  <w:sz w:val="24"/>
                </w:rPr>
                <w:t xml:space="preserve"> </w:t>
              </w:r>
              <w:r>
                <w:rPr>
                  <w:sz w:val="24"/>
                </w:rPr>
                <w:t>reputation-subgraph</w:t>
              </w:r>
              <w:r>
                <w:rPr>
                  <w:spacing w:val="-3"/>
                  <w:sz w:val="24"/>
                </w:rPr>
                <w:t xml:space="preserve"> </w:t>
              </w:r>
              <w:r>
                <w:rPr>
                  <w:sz w:val="24"/>
                </w:rPr>
                <w:t>connectivity).</w:t>
              </w:r>
            </w:hyperlink>
            <w:r>
              <w:rPr>
                <w:spacing w:val="67"/>
                <w:w w:val="150"/>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355" w:type="dxa"/>
          </w:tcPr>
          <w:p w14:paraId="00DC1BCA" w14:textId="77777777" w:rsidR="00350CFB" w:rsidRDefault="00283FFF">
            <w:pPr>
              <w:pStyle w:val="TableParagraph"/>
              <w:spacing w:before="80"/>
              <w:ind w:left="22" w:right="8"/>
              <w:rPr>
                <w:sz w:val="24"/>
              </w:rPr>
            </w:pPr>
            <w:r>
              <w:rPr>
                <w:spacing w:val="-5"/>
                <w:sz w:val="24"/>
              </w:rPr>
              <w:t>70</w:t>
            </w:r>
          </w:p>
        </w:tc>
      </w:tr>
      <w:tr w:rsidR="00350CFB" w14:paraId="00DC1BCF" w14:textId="77777777">
        <w:trPr>
          <w:trHeight w:val="459"/>
        </w:trPr>
        <w:tc>
          <w:tcPr>
            <w:tcW w:w="444" w:type="dxa"/>
          </w:tcPr>
          <w:p w14:paraId="00DC1BCC" w14:textId="77777777" w:rsidR="00350CFB" w:rsidRDefault="0071403D">
            <w:pPr>
              <w:pStyle w:val="TableParagraph"/>
              <w:spacing w:before="91"/>
              <w:ind w:left="50"/>
              <w:jc w:val="left"/>
              <w:rPr>
                <w:sz w:val="24"/>
              </w:rPr>
            </w:pPr>
            <w:hyperlink w:anchor="_bookmark91" w:history="1">
              <w:r>
                <w:rPr>
                  <w:spacing w:val="-5"/>
                  <w:sz w:val="24"/>
                </w:rPr>
                <w:t>4.2</w:t>
              </w:r>
            </w:hyperlink>
          </w:p>
        </w:tc>
        <w:tc>
          <w:tcPr>
            <w:tcW w:w="8300" w:type="dxa"/>
          </w:tcPr>
          <w:p w14:paraId="00DC1BCD" w14:textId="77777777" w:rsidR="00350CFB" w:rsidRDefault="0071403D">
            <w:pPr>
              <w:pStyle w:val="TableParagraph"/>
              <w:spacing w:before="91"/>
              <w:ind w:left="155"/>
              <w:jc w:val="left"/>
              <w:rPr>
                <w:sz w:val="24"/>
              </w:rPr>
            </w:pPr>
            <w:hyperlink w:anchor="_bookmark91" w:history="1">
              <w:r>
                <w:rPr>
                  <w:w w:val="105"/>
                  <w:sz w:val="24"/>
                </w:rPr>
                <w:t>Computational</w:t>
              </w:r>
              <w:r>
                <w:rPr>
                  <w:spacing w:val="-16"/>
                  <w:w w:val="105"/>
                  <w:sz w:val="24"/>
                </w:rPr>
                <w:t xml:space="preserve"> </w:t>
              </w:r>
              <w:r>
                <w:rPr>
                  <w:w w:val="105"/>
                  <w:sz w:val="24"/>
                </w:rPr>
                <w:t>benchmark</w:t>
              </w:r>
              <w:r>
                <w:rPr>
                  <w:spacing w:val="-15"/>
                  <w:w w:val="105"/>
                  <w:sz w:val="24"/>
                </w:rPr>
                <w:t xml:space="preserve"> </w:t>
              </w:r>
              <w:r>
                <w:rPr>
                  <w:w w:val="105"/>
                  <w:sz w:val="24"/>
                </w:rPr>
                <w:t>on</w:t>
              </w:r>
              <w:r>
                <w:rPr>
                  <w:spacing w:val="-15"/>
                  <w:w w:val="105"/>
                  <w:sz w:val="24"/>
                </w:rPr>
                <w:t xml:space="preserve"> </w:t>
              </w:r>
              <w:r>
                <w:rPr>
                  <w:w w:val="105"/>
                  <w:sz w:val="24"/>
                </w:rPr>
                <w:t>matched</w:t>
              </w:r>
              <w:r>
                <w:rPr>
                  <w:spacing w:val="-16"/>
                  <w:w w:val="105"/>
                  <w:sz w:val="24"/>
                </w:rPr>
                <w:t xml:space="preserve"> </w:t>
              </w:r>
              <w:r>
                <w:rPr>
                  <w:w w:val="105"/>
                  <w:sz w:val="24"/>
                </w:rPr>
                <w:t>wallet</w:t>
              </w:r>
              <w:r>
                <w:rPr>
                  <w:spacing w:val="-15"/>
                  <w:w w:val="105"/>
                  <w:sz w:val="24"/>
                </w:rPr>
                <w:t xml:space="preserve"> </w:t>
              </w:r>
              <w:r>
                <w:rPr>
                  <w:w w:val="105"/>
                  <w:sz w:val="24"/>
                </w:rPr>
                <w:t>cohort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5521).</w:t>
              </w:r>
            </w:hyperlink>
            <w:r>
              <w:rPr>
                <w:spacing w:val="15"/>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4"/>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w w:val="105"/>
                <w:sz w:val="24"/>
              </w:rPr>
              <w:t>.</w:t>
            </w:r>
            <w:r>
              <w:rPr>
                <w:spacing w:val="33"/>
                <w:w w:val="105"/>
                <w:sz w:val="24"/>
              </w:rPr>
              <w:t xml:space="preserve"> </w:t>
            </w:r>
            <w:r>
              <w:rPr>
                <w:spacing w:val="-10"/>
                <w:w w:val="105"/>
                <w:sz w:val="24"/>
              </w:rPr>
              <w:t>.</w:t>
            </w:r>
          </w:p>
        </w:tc>
        <w:tc>
          <w:tcPr>
            <w:tcW w:w="355" w:type="dxa"/>
          </w:tcPr>
          <w:p w14:paraId="00DC1BCE" w14:textId="77777777" w:rsidR="00350CFB" w:rsidRDefault="00283FFF">
            <w:pPr>
              <w:pStyle w:val="TableParagraph"/>
              <w:spacing w:before="91"/>
              <w:ind w:left="22" w:right="8"/>
              <w:rPr>
                <w:sz w:val="24"/>
              </w:rPr>
            </w:pPr>
            <w:r>
              <w:rPr>
                <w:spacing w:val="-5"/>
                <w:sz w:val="24"/>
              </w:rPr>
              <w:t>75</w:t>
            </w:r>
          </w:p>
        </w:tc>
      </w:tr>
      <w:tr w:rsidR="00350CFB" w14:paraId="00DC1BD4" w14:textId="77777777">
        <w:trPr>
          <w:trHeight w:val="942"/>
        </w:trPr>
        <w:tc>
          <w:tcPr>
            <w:tcW w:w="444" w:type="dxa"/>
          </w:tcPr>
          <w:p w14:paraId="00DC1BD0" w14:textId="77777777" w:rsidR="00350CFB" w:rsidRDefault="0071403D">
            <w:pPr>
              <w:pStyle w:val="TableParagraph"/>
              <w:spacing w:before="103"/>
              <w:ind w:left="50"/>
              <w:jc w:val="left"/>
              <w:rPr>
                <w:sz w:val="24"/>
              </w:rPr>
            </w:pPr>
            <w:hyperlink w:anchor="_bookmark93" w:history="1">
              <w:r>
                <w:rPr>
                  <w:spacing w:val="-5"/>
                  <w:sz w:val="24"/>
                </w:rPr>
                <w:t>4.3</w:t>
              </w:r>
            </w:hyperlink>
          </w:p>
        </w:tc>
        <w:tc>
          <w:tcPr>
            <w:tcW w:w="8300" w:type="dxa"/>
          </w:tcPr>
          <w:p w14:paraId="00DC1BD1" w14:textId="77777777" w:rsidR="00350CFB" w:rsidRDefault="0071403D">
            <w:pPr>
              <w:pStyle w:val="TableParagraph"/>
              <w:spacing w:before="103"/>
              <w:ind w:left="155"/>
              <w:jc w:val="left"/>
              <w:rPr>
                <w:rFonts w:ascii="Courier New" w:hAnsi="Courier New"/>
                <w:sz w:val="24"/>
              </w:rPr>
            </w:pPr>
            <w:hyperlink w:anchor="_bookmark93" w:history="1">
              <w:r>
                <w:rPr>
                  <w:sz w:val="24"/>
                </w:rPr>
                <w:t>Runtime</w:t>
              </w:r>
              <w:r>
                <w:rPr>
                  <w:spacing w:val="-1"/>
                  <w:sz w:val="24"/>
                </w:rPr>
                <w:t xml:space="preserve"> </w:t>
              </w:r>
              <w:r>
                <w:rPr>
                  <w:sz w:val="24"/>
                </w:rPr>
                <w:t>scaling on expanded</w:t>
              </w:r>
              <w:r>
                <w:rPr>
                  <w:spacing w:val="-1"/>
                  <w:sz w:val="24"/>
                </w:rPr>
                <w:t xml:space="preserve"> </w:t>
              </w:r>
              <w:r>
                <w:rPr>
                  <w:sz w:val="24"/>
                </w:rPr>
                <w:t>wallet pool (</w:t>
              </w:r>
              <w:r>
                <w:rPr>
                  <w:i/>
                  <w:sz w:val="24"/>
                </w:rPr>
                <w:t>N</w:t>
              </w:r>
              <w:r>
                <w:rPr>
                  <w:i/>
                  <w:spacing w:val="29"/>
                  <w:w w:val="105"/>
                  <w:sz w:val="24"/>
                </w:rPr>
                <w:t xml:space="preserve"> </w:t>
              </w:r>
              <w:r>
                <w:rPr>
                  <w:w w:val="105"/>
                  <w:sz w:val="24"/>
                </w:rPr>
                <w:t>=</w:t>
              </w:r>
              <w:r>
                <w:rPr>
                  <w:spacing w:val="5"/>
                  <w:w w:val="105"/>
                  <w:sz w:val="24"/>
                </w:rPr>
                <w:t xml:space="preserve"> </w:t>
              </w:r>
              <w:r>
                <w:rPr>
                  <w:sz w:val="24"/>
                </w:rPr>
                <w:t>99080;</w:t>
              </w:r>
              <w:r>
                <w:rPr>
                  <w:spacing w:val="1"/>
                  <w:sz w:val="24"/>
                </w:rPr>
                <w:t xml:space="preserve"> </w:t>
              </w:r>
              <w:r>
                <w:rPr>
                  <w:sz w:val="24"/>
                </w:rPr>
                <w:t>SHA256</w:t>
              </w:r>
              <w:r>
                <w:rPr>
                  <w:spacing w:val="-1"/>
                  <w:sz w:val="24"/>
                </w:rPr>
                <w:t xml:space="preserve"> </w:t>
              </w:r>
              <w:r>
                <w:rPr>
                  <w:sz w:val="24"/>
                </w:rPr>
                <w:t xml:space="preserve">seed </w:t>
              </w:r>
              <w:r>
                <w:rPr>
                  <w:rFonts w:ascii="Courier New" w:hAnsi="Courier New"/>
                  <w:spacing w:val="-2"/>
                  <w:sz w:val="24"/>
                </w:rPr>
                <w:t>benchmark</w:t>
              </w:r>
            </w:hyperlink>
          </w:p>
          <w:p w14:paraId="00DC1BD2" w14:textId="77777777" w:rsidR="00350CFB" w:rsidRDefault="0071403D">
            <w:pPr>
              <w:pStyle w:val="TableParagraph"/>
              <w:spacing w:before="160"/>
              <w:ind w:left="94"/>
              <w:jc w:val="left"/>
              <w:rPr>
                <w:sz w:val="24"/>
              </w:rPr>
            </w:pPr>
            <w:hyperlink w:anchor="_bookmark93" w:history="1">
              <w:r>
                <w:rPr>
                  <w:rFonts w:ascii="Courier New" w:hAnsi="Courier New"/>
                  <w:sz w:val="24"/>
                </w:rPr>
                <w:t>-tier2-v1</w:t>
              </w:r>
              <w:r>
                <w:rPr>
                  <w:sz w:val="24"/>
                </w:rPr>
                <w:t>).</w:t>
              </w:r>
              <w:r>
                <w:rPr>
                  <w:spacing w:val="11"/>
                  <w:sz w:val="24"/>
                </w:rPr>
                <w:t xml:space="preserve"> </w:t>
              </w:r>
              <w:r>
                <w:rPr>
                  <w:sz w:val="24"/>
                </w:rPr>
                <w:t>Stages</w:t>
              </w:r>
              <w:r>
                <w:rPr>
                  <w:spacing w:val="-14"/>
                  <w:sz w:val="24"/>
                </w:rPr>
                <w:t xml:space="preserve"> </w:t>
              </w:r>
              <w:r>
                <w:rPr>
                  <w:sz w:val="24"/>
                </w:rPr>
                <w:t>subsample</w:t>
              </w:r>
              <w:r>
                <w:rPr>
                  <w:spacing w:val="-14"/>
                  <w:sz w:val="24"/>
                </w:rPr>
                <w:t xml:space="preserve"> </w:t>
              </w:r>
              <w:r>
                <w:rPr>
                  <w:sz w:val="24"/>
                </w:rPr>
                <w:t>the</w:t>
              </w:r>
              <w:r>
                <w:rPr>
                  <w:spacing w:val="-14"/>
                  <w:sz w:val="24"/>
                </w:rPr>
                <w:t xml:space="preserve"> </w:t>
              </w:r>
              <w:r>
                <w:rPr>
                  <w:sz w:val="24"/>
                </w:rPr>
                <w:t>extraction</w:t>
              </w:r>
              <w:r>
                <w:rPr>
                  <w:spacing w:val="-14"/>
                  <w:sz w:val="24"/>
                </w:rPr>
                <w:t xml:space="preserve"> </w:t>
              </w:r>
              <w:r>
                <w:rPr>
                  <w:sz w:val="24"/>
                </w:rPr>
                <w:t>wallet</w:t>
              </w:r>
              <w:r>
                <w:rPr>
                  <w:spacing w:val="-14"/>
                  <w:sz w:val="24"/>
                </w:rPr>
                <w:t xml:space="preserve"> </w:t>
              </w:r>
              <w:r>
                <w:rPr>
                  <w:sz w:val="24"/>
                </w:rPr>
                <w:t>set;</w:t>
              </w:r>
              <w:r>
                <w:rPr>
                  <w:spacing w:val="-11"/>
                  <w:sz w:val="24"/>
                </w:rPr>
                <w:t xml:space="preserve"> </w:t>
              </w:r>
              <w:r>
                <w:rPr>
                  <w:sz w:val="24"/>
                </w:rPr>
                <w:t>ER</w:t>
              </w:r>
              <w:r>
                <w:rPr>
                  <w:spacing w:val="-14"/>
                  <w:sz w:val="24"/>
                </w:rPr>
                <w:t xml:space="preserve"> </w:t>
              </w:r>
              <w:r>
                <w:rPr>
                  <w:sz w:val="24"/>
                </w:rPr>
                <w:t>speedup</w:t>
              </w:r>
              <w:r>
                <w:rPr>
                  <w:spacing w:val="-14"/>
                  <w:sz w:val="24"/>
                </w:rPr>
                <w:t xml:space="preserve"> </w:t>
              </w:r>
              <w:r>
                <w:rPr>
                  <w:sz w:val="24"/>
                </w:rPr>
                <w:t>=</w:t>
              </w:r>
              <w:r>
                <w:rPr>
                  <w:spacing w:val="-14"/>
                  <w:sz w:val="24"/>
                </w:rPr>
                <w:t xml:space="preserve"> </w:t>
              </w:r>
              <w:r>
                <w:rPr>
                  <w:spacing w:val="-2"/>
                  <w:sz w:val="24"/>
                </w:rPr>
                <w:t>AWP/ER</w:t>
              </w:r>
            </w:hyperlink>
          </w:p>
        </w:tc>
        <w:tc>
          <w:tcPr>
            <w:tcW w:w="355" w:type="dxa"/>
          </w:tcPr>
          <w:p w14:paraId="00DC1BD3" w14:textId="77777777" w:rsidR="00350CFB" w:rsidRDefault="00350CFB">
            <w:pPr>
              <w:pStyle w:val="TableParagraph"/>
              <w:spacing w:before="0"/>
              <w:jc w:val="left"/>
              <w:rPr>
                <w:sz w:val="24"/>
              </w:rPr>
            </w:pPr>
          </w:p>
        </w:tc>
      </w:tr>
      <w:tr w:rsidR="00350CFB" w14:paraId="00DC1BD8" w14:textId="77777777">
        <w:trPr>
          <w:trHeight w:val="452"/>
        </w:trPr>
        <w:tc>
          <w:tcPr>
            <w:tcW w:w="444" w:type="dxa"/>
          </w:tcPr>
          <w:p w14:paraId="00DC1BD5" w14:textId="77777777" w:rsidR="00350CFB" w:rsidRDefault="00350CFB">
            <w:pPr>
              <w:pStyle w:val="TableParagraph"/>
              <w:spacing w:before="0"/>
              <w:jc w:val="left"/>
              <w:rPr>
                <w:sz w:val="24"/>
              </w:rPr>
            </w:pPr>
          </w:p>
        </w:tc>
        <w:tc>
          <w:tcPr>
            <w:tcW w:w="8300" w:type="dxa"/>
          </w:tcPr>
          <w:p w14:paraId="00DC1BD6" w14:textId="77777777" w:rsidR="00350CFB" w:rsidRDefault="0071403D">
            <w:pPr>
              <w:pStyle w:val="TableParagraph"/>
              <w:spacing w:before="73"/>
              <w:ind w:left="155"/>
              <w:jc w:val="left"/>
              <w:rPr>
                <w:sz w:val="24"/>
              </w:rPr>
            </w:pPr>
            <w:hyperlink w:anchor="_bookmark93" w:history="1">
              <w:r>
                <w:rPr>
                  <w:sz w:val="24"/>
                </w:rPr>
                <w:t>runtime</w:t>
              </w:r>
              <w:r>
                <w:rPr>
                  <w:spacing w:val="-2"/>
                  <w:sz w:val="24"/>
                </w:rPr>
                <w:t xml:space="preserve"> </w:t>
              </w:r>
              <w:r>
                <w:rPr>
                  <w:sz w:val="24"/>
                </w:rPr>
                <w:t>ratio.</w:t>
              </w:r>
            </w:hyperlink>
            <w:r>
              <w:rPr>
                <w:spacing w:val="2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355" w:type="dxa"/>
          </w:tcPr>
          <w:p w14:paraId="00DC1BD7" w14:textId="77777777" w:rsidR="00350CFB" w:rsidRDefault="00283FFF">
            <w:pPr>
              <w:pStyle w:val="TableParagraph"/>
              <w:spacing w:before="73"/>
              <w:ind w:left="22" w:right="8"/>
              <w:rPr>
                <w:sz w:val="24"/>
              </w:rPr>
            </w:pPr>
            <w:r>
              <w:rPr>
                <w:spacing w:val="-5"/>
                <w:sz w:val="24"/>
              </w:rPr>
              <w:t>77</w:t>
            </w:r>
          </w:p>
        </w:tc>
      </w:tr>
      <w:tr w:rsidR="00350CFB" w14:paraId="00DC1BDC" w14:textId="77777777">
        <w:trPr>
          <w:trHeight w:val="467"/>
        </w:trPr>
        <w:tc>
          <w:tcPr>
            <w:tcW w:w="444" w:type="dxa"/>
          </w:tcPr>
          <w:p w14:paraId="00DC1BD9" w14:textId="77777777" w:rsidR="00350CFB" w:rsidRDefault="0071403D">
            <w:pPr>
              <w:pStyle w:val="TableParagraph"/>
              <w:spacing w:before="91"/>
              <w:ind w:left="50"/>
              <w:jc w:val="left"/>
              <w:rPr>
                <w:sz w:val="24"/>
              </w:rPr>
            </w:pPr>
            <w:hyperlink w:anchor="_bookmark96" w:history="1">
              <w:r>
                <w:rPr>
                  <w:spacing w:val="-5"/>
                  <w:sz w:val="24"/>
                </w:rPr>
                <w:t>4.4</w:t>
              </w:r>
            </w:hyperlink>
          </w:p>
        </w:tc>
        <w:tc>
          <w:tcPr>
            <w:tcW w:w="8300" w:type="dxa"/>
          </w:tcPr>
          <w:p w14:paraId="00DC1BDA" w14:textId="77777777" w:rsidR="00350CFB" w:rsidRDefault="0071403D">
            <w:pPr>
              <w:pStyle w:val="TableParagraph"/>
              <w:spacing w:before="11"/>
              <w:ind w:left="155"/>
              <w:jc w:val="left"/>
              <w:rPr>
                <w:sz w:val="24"/>
              </w:rPr>
            </w:pPr>
            <w:hyperlink w:anchor="_bookmark96" w:history="1">
              <w:r>
                <w:rPr>
                  <w:sz w:val="24"/>
                </w:rPr>
                <w:t>Robustness:</w:t>
              </w:r>
              <w:r>
                <w:rPr>
                  <w:spacing w:val="37"/>
                  <w:sz w:val="24"/>
                </w:rPr>
                <w:t xml:space="preserve"> </w:t>
              </w:r>
              <w:r>
                <w:rPr>
                  <w:sz w:val="24"/>
                </w:rPr>
                <w:t>mean</w:t>
              </w:r>
              <w:r>
                <w:rPr>
                  <w:spacing w:val="10"/>
                  <w:sz w:val="24"/>
                </w:rPr>
                <w:t xml:space="preserve"> </w:t>
              </w:r>
              <w:r>
                <w:rPr>
                  <w:sz w:val="24"/>
                </w:rPr>
                <w:t>Kendall</w:t>
              </w:r>
              <w:r>
                <w:rPr>
                  <w:spacing w:val="10"/>
                  <w:sz w:val="24"/>
                </w:rPr>
                <w:t xml:space="preserve"> </w:t>
              </w:r>
              <w:r>
                <w:rPr>
                  <w:i/>
                  <w:sz w:val="24"/>
                </w:rPr>
                <w:t>τ</w:t>
              </w:r>
              <w:r>
                <w:rPr>
                  <w:i/>
                  <w:spacing w:val="39"/>
                  <w:sz w:val="24"/>
                </w:rPr>
                <w:t xml:space="preserve"> </w:t>
              </w:r>
              <w:r>
                <w:rPr>
                  <w:sz w:val="24"/>
                </w:rPr>
                <w:t>under</w:t>
              </w:r>
              <w:r>
                <w:rPr>
                  <w:spacing w:val="10"/>
                  <w:sz w:val="24"/>
                </w:rPr>
                <w:t xml:space="preserve"> </w:t>
              </w:r>
              <w:r>
                <w:rPr>
                  <w:sz w:val="24"/>
                </w:rPr>
                <w:t>PageRank</w:t>
              </w:r>
              <w:r>
                <w:rPr>
                  <w:spacing w:val="10"/>
                  <w:sz w:val="24"/>
                </w:rPr>
                <w:t xml:space="preserve"> </w:t>
              </w:r>
              <w:r>
                <w:rPr>
                  <w:sz w:val="24"/>
                </w:rPr>
                <w:t>damping</w:t>
              </w:r>
              <w:r>
                <w:rPr>
                  <w:spacing w:val="10"/>
                  <w:sz w:val="24"/>
                </w:rPr>
                <w:t xml:space="preserve"> </w:t>
              </w:r>
              <w:r>
                <w:rPr>
                  <w:i/>
                  <w:sz w:val="24"/>
                </w:rPr>
                <w:t>d</w:t>
              </w:r>
              <w:r>
                <w:rPr>
                  <w:i/>
                  <w:spacing w:val="25"/>
                  <w:sz w:val="24"/>
                </w:rPr>
                <w:t xml:space="preserve"> </w:t>
              </w:r>
              <w:r>
                <w:rPr>
                  <w:rFonts w:ascii="Arial Unicode MS" w:hAnsi="Arial Unicode MS"/>
                  <w:sz w:val="24"/>
                </w:rPr>
                <w:t>∈</w:t>
              </w:r>
              <w:r>
                <w:rPr>
                  <w:rFonts w:ascii="Arial Unicode MS" w:hAnsi="Arial Unicode MS"/>
                  <w:spacing w:val="19"/>
                  <w:sz w:val="24"/>
                </w:rPr>
                <w:t xml:space="preserve"> </w:t>
              </w:r>
              <w:r>
                <w:rPr>
                  <w:rFonts w:ascii="Arial Unicode MS" w:hAnsi="Arial Unicode MS"/>
                  <w:sz w:val="24"/>
                </w:rPr>
                <w:t>{</w:t>
              </w:r>
              <w:r>
                <w:rPr>
                  <w:sz w:val="24"/>
                </w:rPr>
                <w:t>0</w:t>
              </w:r>
              <w:r>
                <w:rPr>
                  <w:i/>
                  <w:sz w:val="24"/>
                </w:rPr>
                <w:t>.</w:t>
              </w:r>
              <w:r>
                <w:rPr>
                  <w:sz w:val="24"/>
                </w:rPr>
                <w:t>75</w:t>
              </w:r>
              <w:r>
                <w:rPr>
                  <w:i/>
                  <w:sz w:val="24"/>
                </w:rPr>
                <w:t>,</w:t>
              </w:r>
              <w:r>
                <w:rPr>
                  <w:i/>
                  <w:spacing w:val="-17"/>
                  <w:sz w:val="24"/>
                </w:rPr>
                <w:t xml:space="preserve"> </w:t>
              </w:r>
              <w:r>
                <w:rPr>
                  <w:sz w:val="24"/>
                </w:rPr>
                <w:t>0</w:t>
              </w:r>
              <w:r>
                <w:rPr>
                  <w:i/>
                  <w:sz w:val="24"/>
                </w:rPr>
                <w:t>.</w:t>
              </w:r>
              <w:r>
                <w:rPr>
                  <w:sz w:val="24"/>
                </w:rPr>
                <w:t>85</w:t>
              </w:r>
              <w:r>
                <w:rPr>
                  <w:i/>
                  <w:sz w:val="24"/>
                </w:rPr>
                <w:t>,</w:t>
              </w:r>
              <w:r>
                <w:rPr>
                  <w:i/>
                  <w:spacing w:val="-17"/>
                  <w:sz w:val="24"/>
                </w:rPr>
                <w:t xml:space="preserve"> </w:t>
              </w:r>
              <w:r>
                <w:rPr>
                  <w:sz w:val="24"/>
                </w:rPr>
                <w:t>0</w:t>
              </w:r>
              <w:r>
                <w:rPr>
                  <w:i/>
                  <w:sz w:val="24"/>
                </w:rPr>
                <w:t>.</w:t>
              </w:r>
              <w:r>
                <w:rPr>
                  <w:sz w:val="24"/>
                </w:rPr>
                <w:t>95</w:t>
              </w:r>
              <w:r>
                <w:rPr>
                  <w:rFonts w:ascii="Arial Unicode MS" w:hAnsi="Arial Unicode MS"/>
                  <w:sz w:val="24"/>
                </w:rPr>
                <w:t>}</w:t>
              </w:r>
              <w:r>
                <w:rPr>
                  <w:rFonts w:ascii="Arial Unicode MS" w:hAnsi="Arial Unicode MS"/>
                  <w:spacing w:val="4"/>
                  <w:sz w:val="24"/>
                </w:rPr>
                <w:t xml:space="preserve"> </w:t>
              </w:r>
              <w:r>
                <w:rPr>
                  <w:spacing w:val="-5"/>
                  <w:sz w:val="24"/>
                </w:rPr>
                <w:t>on</w:t>
              </w:r>
            </w:hyperlink>
          </w:p>
        </w:tc>
        <w:tc>
          <w:tcPr>
            <w:tcW w:w="355" w:type="dxa"/>
          </w:tcPr>
          <w:p w14:paraId="00DC1BDB" w14:textId="77777777" w:rsidR="00350CFB" w:rsidRDefault="00350CFB">
            <w:pPr>
              <w:pStyle w:val="TableParagraph"/>
              <w:spacing w:before="0"/>
              <w:jc w:val="left"/>
              <w:rPr>
                <w:sz w:val="24"/>
              </w:rPr>
            </w:pPr>
          </w:p>
        </w:tc>
      </w:tr>
      <w:tr w:rsidR="00350CFB" w14:paraId="00DC1BE0" w14:textId="77777777">
        <w:trPr>
          <w:trHeight w:val="463"/>
        </w:trPr>
        <w:tc>
          <w:tcPr>
            <w:tcW w:w="444" w:type="dxa"/>
          </w:tcPr>
          <w:p w14:paraId="00DC1BDD" w14:textId="77777777" w:rsidR="00350CFB" w:rsidRDefault="00350CFB">
            <w:pPr>
              <w:pStyle w:val="TableParagraph"/>
              <w:spacing w:before="0"/>
              <w:jc w:val="left"/>
              <w:rPr>
                <w:sz w:val="24"/>
              </w:rPr>
            </w:pPr>
          </w:p>
        </w:tc>
        <w:tc>
          <w:tcPr>
            <w:tcW w:w="8300" w:type="dxa"/>
          </w:tcPr>
          <w:p w14:paraId="00DC1BDE" w14:textId="77777777" w:rsidR="00350CFB" w:rsidRDefault="0071403D">
            <w:pPr>
              <w:pStyle w:val="TableParagraph"/>
              <w:spacing w:before="80"/>
              <w:ind w:left="155"/>
              <w:jc w:val="left"/>
              <w:rPr>
                <w:sz w:val="24"/>
              </w:rPr>
            </w:pPr>
            <w:hyperlink w:anchor="_bookmark96" w:history="1">
              <w:r>
                <w:rPr>
                  <w:w w:val="105"/>
                  <w:sz w:val="24"/>
                </w:rPr>
                <w:t>matched</w:t>
              </w:r>
              <w:r>
                <w:rPr>
                  <w:spacing w:val="-8"/>
                  <w:w w:val="105"/>
                  <w:sz w:val="24"/>
                </w:rPr>
                <w:t xml:space="preserve"> </w:t>
              </w:r>
              <w:r>
                <w:rPr>
                  <w:w w:val="105"/>
                  <w:sz w:val="24"/>
                </w:rPr>
                <w:t>wallet</w:t>
              </w:r>
              <w:r>
                <w:rPr>
                  <w:spacing w:val="-8"/>
                  <w:w w:val="105"/>
                  <w:sz w:val="24"/>
                </w:rPr>
                <w:t xml:space="preserve"> </w:t>
              </w:r>
              <w:r>
                <w:rPr>
                  <w:w w:val="105"/>
                  <w:sz w:val="24"/>
                </w:rPr>
                <w:t>cohort</w:t>
              </w:r>
              <w:r>
                <w:rPr>
                  <w:spacing w:val="-7"/>
                  <w:w w:val="105"/>
                  <w:sz w:val="24"/>
                </w:rPr>
                <w:t xml:space="preserve"> </w:t>
              </w:r>
              <w:r>
                <w:rPr>
                  <w:w w:val="105"/>
                  <w:sz w:val="24"/>
                </w:rPr>
                <w:t>(</w:t>
              </w:r>
              <w:r>
                <w:rPr>
                  <w:i/>
                  <w:w w:val="105"/>
                  <w:sz w:val="24"/>
                </w:rPr>
                <w:t>n</w:t>
              </w:r>
              <w:r>
                <w:rPr>
                  <w:i/>
                  <w:spacing w:val="-2"/>
                  <w:w w:val="105"/>
                  <w:sz w:val="24"/>
                </w:rPr>
                <w:t xml:space="preserve"> </w:t>
              </w:r>
              <w:r>
                <w:rPr>
                  <w:w w:val="105"/>
                  <w:sz w:val="24"/>
                </w:rPr>
                <w:t>=</w:t>
              </w:r>
              <w:r>
                <w:rPr>
                  <w:spacing w:val="-1"/>
                  <w:w w:val="105"/>
                  <w:sz w:val="24"/>
                </w:rPr>
                <w:t xml:space="preserve"> </w:t>
              </w:r>
              <w:r>
                <w:rPr>
                  <w:w w:val="105"/>
                  <w:sz w:val="24"/>
                </w:rPr>
                <w:t>5521).</w:t>
              </w:r>
            </w:hyperlink>
            <w:r>
              <w:rPr>
                <w:spacing w:val="58"/>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w w:val="105"/>
                <w:sz w:val="24"/>
              </w:rPr>
              <w:t>.</w:t>
            </w:r>
            <w:r>
              <w:rPr>
                <w:spacing w:val="48"/>
                <w:w w:val="105"/>
                <w:sz w:val="24"/>
              </w:rPr>
              <w:t xml:space="preserve"> </w:t>
            </w:r>
            <w:r>
              <w:rPr>
                <w:w w:val="105"/>
                <w:sz w:val="24"/>
              </w:rPr>
              <w:t>.</w:t>
            </w:r>
            <w:r>
              <w:rPr>
                <w:spacing w:val="49"/>
                <w:w w:val="105"/>
                <w:sz w:val="24"/>
              </w:rPr>
              <w:t xml:space="preserve"> </w:t>
            </w:r>
            <w:r>
              <w:rPr>
                <w:w w:val="105"/>
                <w:sz w:val="24"/>
              </w:rPr>
              <w:t>.</w:t>
            </w:r>
            <w:r>
              <w:rPr>
                <w:spacing w:val="49"/>
                <w:w w:val="105"/>
                <w:sz w:val="24"/>
              </w:rPr>
              <w:t xml:space="preserve"> </w:t>
            </w:r>
            <w:r>
              <w:rPr>
                <w:spacing w:val="-10"/>
                <w:w w:val="105"/>
                <w:sz w:val="24"/>
              </w:rPr>
              <w:t>.</w:t>
            </w:r>
          </w:p>
        </w:tc>
        <w:tc>
          <w:tcPr>
            <w:tcW w:w="355" w:type="dxa"/>
          </w:tcPr>
          <w:p w14:paraId="00DC1BDF" w14:textId="77777777" w:rsidR="00350CFB" w:rsidRDefault="00283FFF">
            <w:pPr>
              <w:pStyle w:val="TableParagraph"/>
              <w:spacing w:before="80"/>
              <w:ind w:left="22" w:right="8"/>
              <w:rPr>
                <w:sz w:val="24"/>
              </w:rPr>
            </w:pPr>
            <w:r>
              <w:rPr>
                <w:spacing w:val="-5"/>
                <w:sz w:val="24"/>
              </w:rPr>
              <w:t>79</w:t>
            </w:r>
          </w:p>
        </w:tc>
      </w:tr>
      <w:tr w:rsidR="00350CFB" w14:paraId="00DC1BE4" w14:textId="77777777">
        <w:trPr>
          <w:trHeight w:val="470"/>
        </w:trPr>
        <w:tc>
          <w:tcPr>
            <w:tcW w:w="444" w:type="dxa"/>
          </w:tcPr>
          <w:p w14:paraId="00DC1BE1" w14:textId="77777777" w:rsidR="00350CFB" w:rsidRDefault="0071403D">
            <w:pPr>
              <w:pStyle w:val="TableParagraph"/>
              <w:spacing w:before="87"/>
              <w:ind w:left="50"/>
              <w:jc w:val="left"/>
              <w:rPr>
                <w:sz w:val="24"/>
              </w:rPr>
            </w:pPr>
            <w:hyperlink w:anchor="_bookmark98" w:history="1">
              <w:r>
                <w:rPr>
                  <w:spacing w:val="-5"/>
                  <w:sz w:val="24"/>
                </w:rPr>
                <w:t>4.5</w:t>
              </w:r>
            </w:hyperlink>
          </w:p>
        </w:tc>
        <w:tc>
          <w:tcPr>
            <w:tcW w:w="8300" w:type="dxa"/>
          </w:tcPr>
          <w:p w14:paraId="00DC1BE2" w14:textId="77777777" w:rsidR="00350CFB" w:rsidRDefault="0071403D">
            <w:pPr>
              <w:pStyle w:val="TableParagraph"/>
              <w:spacing w:before="87"/>
              <w:ind w:left="155"/>
              <w:jc w:val="left"/>
              <w:rPr>
                <w:sz w:val="24"/>
              </w:rPr>
            </w:pPr>
            <w:hyperlink w:anchor="_bookmark98" w:history="1">
              <w:r>
                <w:rPr>
                  <w:sz w:val="24"/>
                </w:rPr>
                <w:t>Robustness:</w:t>
              </w:r>
              <w:r>
                <w:rPr>
                  <w:spacing w:val="12"/>
                  <w:sz w:val="24"/>
                </w:rPr>
                <w:t xml:space="preserve"> </w:t>
              </w:r>
              <w:r>
                <w:rPr>
                  <w:sz w:val="24"/>
                </w:rPr>
                <w:t>mean</w:t>
              </w:r>
              <w:r>
                <w:rPr>
                  <w:spacing w:val="-5"/>
                  <w:sz w:val="24"/>
                </w:rPr>
                <w:t xml:space="preserve"> </w:t>
              </w:r>
              <w:r>
                <w:rPr>
                  <w:sz w:val="24"/>
                </w:rPr>
                <w:t>Kendall</w:t>
              </w:r>
              <w:r>
                <w:rPr>
                  <w:spacing w:val="-6"/>
                  <w:sz w:val="24"/>
                </w:rPr>
                <w:t xml:space="preserve"> </w:t>
              </w:r>
              <w:r>
                <w:rPr>
                  <w:i/>
                  <w:sz w:val="24"/>
                </w:rPr>
                <w:t>τ</w:t>
              </w:r>
              <w:r>
                <w:rPr>
                  <w:i/>
                  <w:spacing w:val="19"/>
                  <w:sz w:val="24"/>
                </w:rPr>
                <w:t xml:space="preserve"> </w:t>
              </w:r>
              <w:r>
                <w:rPr>
                  <w:sz w:val="24"/>
                </w:rPr>
                <w:t>on</w:t>
              </w:r>
              <w:r>
                <w:rPr>
                  <w:spacing w:val="-6"/>
                  <w:sz w:val="24"/>
                </w:rPr>
                <w:t xml:space="preserve"> </w:t>
              </w:r>
              <w:r>
                <w:rPr>
                  <w:sz w:val="24"/>
                </w:rPr>
                <w:t>top-20</w:t>
              </w:r>
              <w:r>
                <w:rPr>
                  <w:spacing w:val="-5"/>
                  <w:sz w:val="24"/>
                </w:rPr>
                <w:t xml:space="preserve"> </w:t>
              </w:r>
              <w:r>
                <w:rPr>
                  <w:sz w:val="24"/>
                </w:rPr>
                <w:t>ERC-20</w:t>
              </w:r>
              <w:r>
                <w:rPr>
                  <w:spacing w:val="-6"/>
                  <w:sz w:val="24"/>
                </w:rPr>
                <w:t xml:space="preserve"> </w:t>
              </w:r>
              <w:r>
                <w:rPr>
                  <w:sz w:val="24"/>
                </w:rPr>
                <w:t>token</w:t>
              </w:r>
              <w:r>
                <w:rPr>
                  <w:spacing w:val="-6"/>
                  <w:sz w:val="24"/>
                </w:rPr>
                <w:t xml:space="preserve"> </w:t>
              </w:r>
              <w:r>
                <w:rPr>
                  <w:sz w:val="24"/>
                </w:rPr>
                <w:t>subgraph</w:t>
              </w:r>
              <w:r>
                <w:rPr>
                  <w:spacing w:val="-6"/>
                  <w:sz w:val="24"/>
                </w:rPr>
                <w:t xml:space="preserve"> </w:t>
              </w:r>
              <w:r>
                <w:rPr>
                  <w:sz w:val="24"/>
                </w:rPr>
                <w:t>(matched</w:t>
              </w:r>
              <w:r>
                <w:rPr>
                  <w:spacing w:val="-5"/>
                  <w:sz w:val="24"/>
                </w:rPr>
                <w:t xml:space="preserve"> </w:t>
              </w:r>
              <w:r>
                <w:rPr>
                  <w:sz w:val="24"/>
                </w:rPr>
                <w:t>cohort).</w:t>
              </w:r>
            </w:hyperlink>
            <w:r>
              <w:rPr>
                <w:sz w:val="24"/>
              </w:rPr>
              <w:t xml:space="preserve"> </w:t>
            </w:r>
            <w:r>
              <w:rPr>
                <w:spacing w:val="-10"/>
                <w:sz w:val="24"/>
              </w:rPr>
              <w:t>.</w:t>
            </w:r>
          </w:p>
        </w:tc>
        <w:tc>
          <w:tcPr>
            <w:tcW w:w="355" w:type="dxa"/>
          </w:tcPr>
          <w:p w14:paraId="00DC1BE3" w14:textId="77777777" w:rsidR="00350CFB" w:rsidRDefault="00283FFF">
            <w:pPr>
              <w:pStyle w:val="TableParagraph"/>
              <w:spacing w:before="87"/>
              <w:ind w:left="22" w:right="8"/>
              <w:rPr>
                <w:sz w:val="24"/>
              </w:rPr>
            </w:pPr>
            <w:r>
              <w:rPr>
                <w:spacing w:val="-5"/>
                <w:sz w:val="24"/>
              </w:rPr>
              <w:t>81</w:t>
            </w:r>
          </w:p>
        </w:tc>
      </w:tr>
      <w:tr w:rsidR="00350CFB" w14:paraId="00DC1BE8" w14:textId="77777777">
        <w:trPr>
          <w:trHeight w:val="448"/>
        </w:trPr>
        <w:tc>
          <w:tcPr>
            <w:tcW w:w="444" w:type="dxa"/>
          </w:tcPr>
          <w:p w14:paraId="00DC1BE5" w14:textId="77777777" w:rsidR="00350CFB" w:rsidRDefault="0071403D">
            <w:pPr>
              <w:pStyle w:val="TableParagraph"/>
              <w:spacing w:before="87"/>
              <w:ind w:left="50"/>
              <w:jc w:val="left"/>
              <w:rPr>
                <w:sz w:val="24"/>
              </w:rPr>
            </w:pPr>
            <w:hyperlink w:anchor="_bookmark99" w:history="1">
              <w:r>
                <w:rPr>
                  <w:spacing w:val="-5"/>
                  <w:sz w:val="24"/>
                </w:rPr>
                <w:t>4.6</w:t>
              </w:r>
            </w:hyperlink>
          </w:p>
        </w:tc>
        <w:tc>
          <w:tcPr>
            <w:tcW w:w="8300" w:type="dxa"/>
          </w:tcPr>
          <w:p w14:paraId="00DC1BE6" w14:textId="77777777" w:rsidR="00350CFB" w:rsidRDefault="0071403D">
            <w:pPr>
              <w:pStyle w:val="TableParagraph"/>
              <w:spacing w:before="87"/>
              <w:ind w:left="155"/>
              <w:jc w:val="left"/>
              <w:rPr>
                <w:sz w:val="24"/>
              </w:rPr>
            </w:pPr>
            <w:hyperlink w:anchor="_bookmark99" w:history="1">
              <w:r>
                <w:rPr>
                  <w:w w:val="105"/>
                  <w:sz w:val="24"/>
                </w:rPr>
                <w:t>Robustness:</w:t>
              </w:r>
              <w:r>
                <w:rPr>
                  <w:spacing w:val="22"/>
                  <w:w w:val="105"/>
                  <w:sz w:val="24"/>
                </w:rPr>
                <w:t xml:space="preserve"> </w:t>
              </w:r>
              <w:r>
                <w:rPr>
                  <w:w w:val="105"/>
                  <w:sz w:val="24"/>
                </w:rPr>
                <w:t>alignment</w:t>
              </w:r>
              <w:r>
                <w:rPr>
                  <w:spacing w:val="-7"/>
                  <w:w w:val="105"/>
                  <w:sz w:val="24"/>
                </w:rPr>
                <w:t xml:space="preserve"> </w:t>
              </w:r>
              <w:r>
                <w:rPr>
                  <w:w w:val="105"/>
                  <w:sz w:val="24"/>
                </w:rPr>
                <w:t>and</w:t>
              </w:r>
              <w:r>
                <w:rPr>
                  <w:spacing w:val="-7"/>
                  <w:w w:val="105"/>
                  <w:sz w:val="24"/>
                </w:rPr>
                <w:t xml:space="preserve"> </w:t>
              </w:r>
              <w:r>
                <w:rPr>
                  <w:w w:val="105"/>
                  <w:sz w:val="24"/>
                </w:rPr>
                <w:t>runtime</w:t>
              </w:r>
              <w:r>
                <w:rPr>
                  <w:spacing w:val="-7"/>
                  <w:w w:val="105"/>
                  <w:sz w:val="24"/>
                </w:rPr>
                <w:t xml:space="preserve"> </w:t>
              </w:r>
              <w:r>
                <w:rPr>
                  <w:w w:val="105"/>
                  <w:sz w:val="24"/>
                </w:rPr>
                <w:t>vs.</w:t>
              </w:r>
              <w:r>
                <w:rPr>
                  <w:spacing w:val="-7"/>
                  <w:w w:val="105"/>
                  <w:sz w:val="24"/>
                </w:rPr>
                <w:t xml:space="preserve"> </w:t>
              </w:r>
              <w:r>
                <w:rPr>
                  <w:w w:val="105"/>
                  <w:sz w:val="24"/>
                </w:rPr>
                <w:t>subsample</w:t>
              </w:r>
              <w:r>
                <w:rPr>
                  <w:spacing w:val="-7"/>
                  <w:w w:val="105"/>
                  <w:sz w:val="24"/>
                </w:rPr>
                <w:t xml:space="preserve"> </w:t>
              </w:r>
              <w:r>
                <w:rPr>
                  <w:w w:val="105"/>
                  <w:sz w:val="24"/>
                </w:rPr>
                <w:t>size</w:t>
              </w:r>
              <w:r>
                <w:rPr>
                  <w:spacing w:val="-7"/>
                  <w:w w:val="105"/>
                  <w:sz w:val="24"/>
                </w:rPr>
                <w:t xml:space="preserve"> </w:t>
              </w:r>
              <w:r>
                <w:rPr>
                  <w:w w:val="105"/>
                  <w:sz w:val="24"/>
                </w:rPr>
                <w:t>from</w:t>
              </w:r>
              <w:r>
                <w:rPr>
                  <w:spacing w:val="-7"/>
                  <w:w w:val="105"/>
                  <w:sz w:val="24"/>
                </w:rPr>
                <w:t xml:space="preserve"> </w:t>
              </w:r>
              <w:r>
                <w:rPr>
                  <w:w w:val="105"/>
                  <w:sz w:val="24"/>
                </w:rPr>
                <w:t>wallet</w:t>
              </w:r>
              <w:r>
                <w:rPr>
                  <w:spacing w:val="-7"/>
                  <w:w w:val="105"/>
                  <w:sz w:val="24"/>
                </w:rPr>
                <w:t xml:space="preserve"> </w:t>
              </w:r>
              <w:r>
                <w:rPr>
                  <w:w w:val="105"/>
                  <w:sz w:val="24"/>
                </w:rPr>
                <w:t>pool</w:t>
              </w:r>
              <w:r>
                <w:rPr>
                  <w:spacing w:val="-7"/>
                  <w:w w:val="105"/>
                  <w:sz w:val="24"/>
                </w:rPr>
                <w:t xml:space="preserve"> </w:t>
              </w:r>
              <w:r>
                <w:rPr>
                  <w:w w:val="105"/>
                  <w:sz w:val="24"/>
                </w:rPr>
                <w:t>(</w:t>
              </w:r>
              <w:r>
                <w:rPr>
                  <w:i/>
                  <w:w w:val="105"/>
                  <w:sz w:val="24"/>
                </w:rPr>
                <w:t>N</w:t>
              </w:r>
              <w:r>
                <w:rPr>
                  <w:i/>
                  <w:spacing w:val="35"/>
                  <w:w w:val="105"/>
                  <w:sz w:val="24"/>
                </w:rPr>
                <w:t xml:space="preserve"> </w:t>
              </w:r>
              <w:r>
                <w:rPr>
                  <w:spacing w:val="-10"/>
                  <w:w w:val="105"/>
                  <w:sz w:val="24"/>
                </w:rPr>
                <w:t>=</w:t>
              </w:r>
            </w:hyperlink>
          </w:p>
        </w:tc>
        <w:tc>
          <w:tcPr>
            <w:tcW w:w="355" w:type="dxa"/>
          </w:tcPr>
          <w:p w14:paraId="00DC1BE7" w14:textId="77777777" w:rsidR="00350CFB" w:rsidRDefault="00350CFB">
            <w:pPr>
              <w:pStyle w:val="TableParagraph"/>
              <w:spacing w:before="0"/>
              <w:jc w:val="left"/>
              <w:rPr>
                <w:sz w:val="24"/>
              </w:rPr>
            </w:pPr>
          </w:p>
        </w:tc>
      </w:tr>
      <w:tr w:rsidR="00350CFB" w14:paraId="00DC1BEC" w14:textId="77777777">
        <w:trPr>
          <w:trHeight w:val="485"/>
        </w:trPr>
        <w:tc>
          <w:tcPr>
            <w:tcW w:w="444" w:type="dxa"/>
          </w:tcPr>
          <w:p w14:paraId="00DC1BE9" w14:textId="77777777" w:rsidR="00350CFB" w:rsidRDefault="00350CFB">
            <w:pPr>
              <w:pStyle w:val="TableParagraph"/>
              <w:spacing w:before="0"/>
              <w:jc w:val="left"/>
              <w:rPr>
                <w:sz w:val="24"/>
              </w:rPr>
            </w:pPr>
          </w:p>
        </w:tc>
        <w:tc>
          <w:tcPr>
            <w:tcW w:w="8300" w:type="dxa"/>
          </w:tcPr>
          <w:p w14:paraId="00DC1BEA" w14:textId="77777777" w:rsidR="00350CFB" w:rsidRDefault="0071403D">
            <w:pPr>
              <w:pStyle w:val="TableParagraph"/>
              <w:spacing w:before="96"/>
              <w:ind w:left="150"/>
              <w:jc w:val="left"/>
              <w:rPr>
                <w:sz w:val="24"/>
              </w:rPr>
            </w:pPr>
            <w:hyperlink w:anchor="_bookmark99" w:history="1">
              <w:r>
                <w:rPr>
                  <w:sz w:val="24"/>
                </w:rPr>
                <w:t>99080;</w:t>
              </w:r>
              <w:r>
                <w:rPr>
                  <w:spacing w:val="-10"/>
                  <w:sz w:val="24"/>
                </w:rPr>
                <w:t xml:space="preserve"> </w:t>
              </w:r>
              <w:r>
                <w:rPr>
                  <w:sz w:val="24"/>
                </w:rPr>
                <w:t>seed</w:t>
              </w:r>
              <w:r>
                <w:rPr>
                  <w:spacing w:val="-9"/>
                  <w:sz w:val="24"/>
                </w:rPr>
                <w:t xml:space="preserve"> </w:t>
              </w:r>
              <w:r>
                <w:rPr>
                  <w:rFonts w:ascii="Courier New" w:hAnsi="Courier New"/>
                  <w:sz w:val="24"/>
                </w:rPr>
                <w:t>benchmark-tier2-v1</w:t>
              </w:r>
              <w:r>
                <w:rPr>
                  <w:sz w:val="24"/>
                </w:rPr>
                <w:t>).</w:t>
              </w:r>
            </w:hyperlink>
            <w:r>
              <w:rPr>
                <w:spacing w:val="16"/>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z w:val="24"/>
              </w:rPr>
              <w:t>.</w:t>
            </w:r>
            <w:r>
              <w:rPr>
                <w:spacing w:val="43"/>
                <w:sz w:val="24"/>
              </w:rPr>
              <w:t xml:space="preserve"> </w:t>
            </w:r>
            <w:r>
              <w:rPr>
                <w:sz w:val="24"/>
              </w:rPr>
              <w:t>.</w:t>
            </w:r>
            <w:r>
              <w:rPr>
                <w:spacing w:val="42"/>
                <w:sz w:val="24"/>
              </w:rPr>
              <w:t xml:space="preserve"> </w:t>
            </w:r>
            <w:r>
              <w:rPr>
                <w:spacing w:val="-10"/>
                <w:sz w:val="24"/>
              </w:rPr>
              <w:t>.</w:t>
            </w:r>
          </w:p>
        </w:tc>
        <w:tc>
          <w:tcPr>
            <w:tcW w:w="355" w:type="dxa"/>
          </w:tcPr>
          <w:p w14:paraId="00DC1BEB" w14:textId="77777777" w:rsidR="00350CFB" w:rsidRDefault="00283FFF">
            <w:pPr>
              <w:pStyle w:val="TableParagraph"/>
              <w:spacing w:before="96"/>
              <w:ind w:left="22" w:right="8"/>
              <w:rPr>
                <w:sz w:val="24"/>
              </w:rPr>
            </w:pPr>
            <w:r>
              <w:rPr>
                <w:spacing w:val="-5"/>
                <w:sz w:val="24"/>
              </w:rPr>
              <w:t>81</w:t>
            </w:r>
          </w:p>
        </w:tc>
      </w:tr>
      <w:tr w:rsidR="00350CFB" w14:paraId="00DC1BF0" w14:textId="77777777">
        <w:trPr>
          <w:trHeight w:val="456"/>
        </w:trPr>
        <w:tc>
          <w:tcPr>
            <w:tcW w:w="444" w:type="dxa"/>
          </w:tcPr>
          <w:p w14:paraId="00DC1BED" w14:textId="77777777" w:rsidR="00350CFB" w:rsidRDefault="0071403D">
            <w:pPr>
              <w:pStyle w:val="TableParagraph"/>
              <w:spacing w:before="80"/>
              <w:ind w:left="50"/>
              <w:jc w:val="left"/>
              <w:rPr>
                <w:sz w:val="24"/>
              </w:rPr>
            </w:pPr>
            <w:hyperlink w:anchor="_bookmark101" w:history="1">
              <w:r>
                <w:rPr>
                  <w:spacing w:val="-5"/>
                  <w:sz w:val="24"/>
                </w:rPr>
                <w:t>4.7</w:t>
              </w:r>
            </w:hyperlink>
          </w:p>
        </w:tc>
        <w:tc>
          <w:tcPr>
            <w:tcW w:w="8300" w:type="dxa"/>
          </w:tcPr>
          <w:p w14:paraId="00DC1BEE" w14:textId="77777777" w:rsidR="00350CFB" w:rsidRDefault="0071403D">
            <w:pPr>
              <w:pStyle w:val="TableParagraph"/>
              <w:spacing w:before="80"/>
              <w:ind w:left="155"/>
              <w:jc w:val="left"/>
              <w:rPr>
                <w:sz w:val="24"/>
              </w:rPr>
            </w:pPr>
            <w:hyperlink w:anchor="_bookmark101" w:history="1">
              <w:r>
                <w:rPr>
                  <w:sz w:val="24"/>
                </w:rPr>
                <w:t>Mean</w:t>
              </w:r>
              <w:r>
                <w:rPr>
                  <w:spacing w:val="-1"/>
                  <w:sz w:val="24"/>
                </w:rPr>
                <w:t xml:space="preserve"> </w:t>
              </w:r>
              <w:r>
                <w:rPr>
                  <w:sz w:val="24"/>
                </w:rPr>
                <w:t xml:space="preserve">Kendall </w:t>
              </w:r>
              <w:r>
                <w:rPr>
                  <w:i/>
                  <w:sz w:val="24"/>
                </w:rPr>
                <w:t>τ</w:t>
              </w:r>
              <w:r>
                <w:rPr>
                  <w:i/>
                  <w:spacing w:val="27"/>
                  <w:sz w:val="24"/>
                </w:rPr>
                <w:t xml:space="preserve"> </w:t>
              </w:r>
              <w:r>
                <w:rPr>
                  <w:sz w:val="24"/>
                </w:rPr>
                <w:t>by</w:t>
              </w:r>
              <w:r>
                <w:rPr>
                  <w:spacing w:val="-1"/>
                  <w:sz w:val="24"/>
                </w:rPr>
                <w:t xml:space="preserve"> </w:t>
              </w:r>
              <w:r>
                <w:rPr>
                  <w:sz w:val="24"/>
                </w:rPr>
                <w:t>proxy family across 3</w:t>
              </w:r>
              <w:r>
                <w:rPr>
                  <w:spacing w:val="-1"/>
                  <w:sz w:val="24"/>
                </w:rPr>
                <w:t xml:space="preserve"> </w:t>
              </w:r>
              <w:r>
                <w:rPr>
                  <w:sz w:val="24"/>
                </w:rPr>
                <w:t>PageRank methods (</w:t>
              </w:r>
              <w:r>
                <w:rPr>
                  <w:i/>
                  <w:sz w:val="24"/>
                </w:rPr>
                <w:t>n</w:t>
              </w:r>
              <w:r>
                <w:rPr>
                  <w:i/>
                  <w:spacing w:val="6"/>
                  <w:sz w:val="24"/>
                </w:rPr>
                <w:t xml:space="preserve"> </w:t>
              </w:r>
              <w:r>
                <w:rPr>
                  <w:sz w:val="24"/>
                </w:rPr>
                <w:t>=</w:t>
              </w:r>
              <w:r>
                <w:rPr>
                  <w:spacing w:val="7"/>
                  <w:sz w:val="24"/>
                </w:rPr>
                <w:t xml:space="preserve"> </w:t>
              </w:r>
              <w:r>
                <w:rPr>
                  <w:sz w:val="24"/>
                </w:rPr>
                <w:t>5521).</w:t>
              </w:r>
              <w:r>
                <w:rPr>
                  <w:spacing w:val="21"/>
                  <w:sz w:val="24"/>
                </w:rPr>
                <w:t xml:space="preserve"> </w:t>
              </w:r>
              <w:r>
                <w:rPr>
                  <w:sz w:val="24"/>
                </w:rPr>
                <w:t xml:space="preserve">Bold </w:t>
              </w:r>
              <w:r>
                <w:rPr>
                  <w:spacing w:val="-10"/>
                  <w:sz w:val="24"/>
                </w:rPr>
                <w:t>=</w:t>
              </w:r>
            </w:hyperlink>
          </w:p>
        </w:tc>
        <w:tc>
          <w:tcPr>
            <w:tcW w:w="355" w:type="dxa"/>
          </w:tcPr>
          <w:p w14:paraId="00DC1BEF" w14:textId="77777777" w:rsidR="00350CFB" w:rsidRDefault="00350CFB">
            <w:pPr>
              <w:pStyle w:val="TableParagraph"/>
              <w:spacing w:before="0"/>
              <w:jc w:val="left"/>
              <w:rPr>
                <w:sz w:val="24"/>
              </w:rPr>
            </w:pPr>
          </w:p>
        </w:tc>
      </w:tr>
      <w:tr w:rsidR="00350CFB" w14:paraId="00DC1BF4" w14:textId="77777777">
        <w:trPr>
          <w:trHeight w:val="452"/>
        </w:trPr>
        <w:tc>
          <w:tcPr>
            <w:tcW w:w="444" w:type="dxa"/>
          </w:tcPr>
          <w:p w14:paraId="00DC1BF1" w14:textId="77777777" w:rsidR="00350CFB" w:rsidRDefault="00350CFB">
            <w:pPr>
              <w:pStyle w:val="TableParagraph"/>
              <w:spacing w:before="0"/>
              <w:jc w:val="left"/>
              <w:rPr>
                <w:sz w:val="24"/>
              </w:rPr>
            </w:pPr>
          </w:p>
        </w:tc>
        <w:tc>
          <w:tcPr>
            <w:tcW w:w="8300" w:type="dxa"/>
          </w:tcPr>
          <w:p w14:paraId="00DC1BF2" w14:textId="77777777" w:rsidR="00350CFB" w:rsidRDefault="0071403D">
            <w:pPr>
              <w:pStyle w:val="TableParagraph"/>
              <w:spacing w:before="80"/>
              <w:ind w:left="155"/>
              <w:jc w:val="left"/>
              <w:rPr>
                <w:sz w:val="24"/>
              </w:rPr>
            </w:pPr>
            <w:hyperlink w:anchor="_bookmark101" w:history="1">
              <w:r>
                <w:rPr>
                  <w:sz w:val="24"/>
                </w:rPr>
                <w:t>column</w:t>
              </w:r>
              <w:r>
                <w:rPr>
                  <w:spacing w:val="-11"/>
                  <w:sz w:val="24"/>
                </w:rPr>
                <w:t xml:space="preserve"> </w:t>
              </w:r>
              <w:r>
                <w:rPr>
                  <w:sz w:val="24"/>
                </w:rPr>
                <w:t>maximum.</w:t>
              </w:r>
              <w:r>
                <w:rPr>
                  <w:spacing w:val="11"/>
                  <w:sz w:val="24"/>
                </w:rPr>
                <w:t xml:space="preserve"> </w:t>
              </w:r>
              <w:r>
                <w:rPr>
                  <w:sz w:val="24"/>
                </w:rPr>
                <w:t>Runtime</w:t>
              </w:r>
              <w:r>
                <w:rPr>
                  <w:spacing w:val="-10"/>
                  <w:sz w:val="24"/>
                </w:rPr>
                <w:t xml:space="preserve"> </w:t>
              </w:r>
              <w:r>
                <w:rPr>
                  <w:sz w:val="24"/>
                </w:rPr>
                <w:t>=</w:t>
              </w:r>
              <w:r>
                <w:rPr>
                  <w:spacing w:val="-11"/>
                  <w:sz w:val="24"/>
                </w:rPr>
                <w:t xml:space="preserve"> </w:t>
              </w:r>
              <w:r>
                <w:rPr>
                  <w:sz w:val="24"/>
                </w:rPr>
                <w:t>mean</w:t>
              </w:r>
              <w:r>
                <w:rPr>
                  <w:spacing w:val="-10"/>
                  <w:sz w:val="24"/>
                </w:rPr>
                <w:t xml:space="preserve"> </w:t>
              </w:r>
              <w:r>
                <w:rPr>
                  <w:sz w:val="24"/>
                </w:rPr>
                <w:t>PageRank</w:t>
              </w:r>
              <w:r>
                <w:rPr>
                  <w:spacing w:val="-10"/>
                  <w:sz w:val="24"/>
                </w:rPr>
                <w:t xml:space="preserve"> </w:t>
              </w:r>
              <w:r>
                <w:rPr>
                  <w:sz w:val="24"/>
                </w:rPr>
                <w:t>wall</w:t>
              </w:r>
              <w:r>
                <w:rPr>
                  <w:spacing w:val="-10"/>
                  <w:sz w:val="24"/>
                </w:rPr>
                <w:t xml:space="preserve"> </w:t>
              </w:r>
              <w:r>
                <w:rPr>
                  <w:sz w:val="24"/>
                </w:rPr>
                <w:t>time</w:t>
              </w:r>
              <w:r>
                <w:rPr>
                  <w:spacing w:val="-11"/>
                  <w:sz w:val="24"/>
                </w:rPr>
                <w:t xml:space="preserve"> </w:t>
              </w:r>
              <w:r>
                <w:rPr>
                  <w:sz w:val="24"/>
                </w:rPr>
                <w:t>(s,</w:t>
              </w:r>
              <w:r>
                <w:rPr>
                  <w:spacing w:val="-9"/>
                  <w:sz w:val="24"/>
                </w:rPr>
                <w:t xml:space="preserve"> </w:t>
              </w:r>
              <w:r>
                <w:rPr>
                  <w:sz w:val="24"/>
                </w:rPr>
                <w:t>5 timed repeats).</w:t>
              </w:r>
              <w:r>
                <w:rPr>
                  <w:spacing w:val="10"/>
                  <w:sz w:val="24"/>
                </w:rPr>
                <w:t xml:space="preserve"> </w:t>
              </w:r>
              <w:r>
                <w:rPr>
                  <w:spacing w:val="-2"/>
                  <w:sz w:val="24"/>
                </w:rPr>
                <w:t>EndorseR-</w:t>
              </w:r>
            </w:hyperlink>
          </w:p>
        </w:tc>
        <w:tc>
          <w:tcPr>
            <w:tcW w:w="355" w:type="dxa"/>
          </w:tcPr>
          <w:p w14:paraId="00DC1BF3" w14:textId="77777777" w:rsidR="00350CFB" w:rsidRDefault="00350CFB">
            <w:pPr>
              <w:pStyle w:val="TableParagraph"/>
              <w:spacing w:before="0"/>
              <w:jc w:val="left"/>
              <w:rPr>
                <w:sz w:val="24"/>
              </w:rPr>
            </w:pPr>
          </w:p>
        </w:tc>
      </w:tr>
      <w:tr w:rsidR="00350CFB" w14:paraId="00DC1BF8" w14:textId="77777777">
        <w:trPr>
          <w:trHeight w:val="456"/>
        </w:trPr>
        <w:tc>
          <w:tcPr>
            <w:tcW w:w="444" w:type="dxa"/>
          </w:tcPr>
          <w:p w14:paraId="00DC1BF5" w14:textId="77777777" w:rsidR="00350CFB" w:rsidRDefault="00350CFB">
            <w:pPr>
              <w:pStyle w:val="TableParagraph"/>
              <w:spacing w:before="0"/>
              <w:jc w:val="left"/>
              <w:rPr>
                <w:sz w:val="24"/>
              </w:rPr>
            </w:pPr>
          </w:p>
        </w:tc>
        <w:tc>
          <w:tcPr>
            <w:tcW w:w="8300" w:type="dxa"/>
          </w:tcPr>
          <w:p w14:paraId="00DC1BF6" w14:textId="77777777" w:rsidR="00350CFB" w:rsidRDefault="0071403D">
            <w:pPr>
              <w:pStyle w:val="TableParagraph"/>
              <w:spacing w:before="85"/>
              <w:ind w:left="155"/>
              <w:jc w:val="left"/>
              <w:rPr>
                <w:sz w:val="24"/>
              </w:rPr>
            </w:pPr>
            <w:hyperlink w:anchor="_bookmark101" w:history="1">
              <w:r>
                <w:rPr>
                  <w:spacing w:val="-2"/>
                  <w:sz w:val="24"/>
                </w:rPr>
                <w:t>ank</w:t>
              </w:r>
              <w:r>
                <w:rPr>
                  <w:spacing w:val="-8"/>
                  <w:sz w:val="24"/>
                </w:rPr>
                <w:t xml:space="preserve"> </w:t>
              </w:r>
              <w:r>
                <w:rPr>
                  <w:spacing w:val="-2"/>
                  <w:sz w:val="24"/>
                </w:rPr>
                <w:t>and</w:t>
              </w:r>
              <w:r>
                <w:rPr>
                  <w:spacing w:val="-7"/>
                  <w:sz w:val="24"/>
                </w:rPr>
                <w:t xml:space="preserve"> </w:t>
              </w:r>
              <w:r>
                <w:rPr>
                  <w:spacing w:val="-2"/>
                  <w:sz w:val="24"/>
                </w:rPr>
                <w:t>AWP</w:t>
              </w:r>
              <w:r>
                <w:rPr>
                  <w:spacing w:val="-8"/>
                  <w:sz w:val="24"/>
                </w:rPr>
                <w:t xml:space="preserve"> </w:t>
              </w:r>
              <w:r>
                <w:rPr>
                  <w:spacing w:val="-2"/>
                  <w:sz w:val="24"/>
                </w:rPr>
                <w:t>are</w:t>
              </w:r>
              <w:r>
                <w:rPr>
                  <w:spacing w:val="-7"/>
                  <w:sz w:val="24"/>
                </w:rPr>
                <w:t xml:space="preserve"> </w:t>
              </w:r>
              <w:r>
                <w:rPr>
                  <w:spacing w:val="-2"/>
                  <w:sz w:val="24"/>
                </w:rPr>
                <w:t>social</w:t>
              </w:r>
              <w:r>
                <w:rPr>
                  <w:spacing w:val="-8"/>
                  <w:sz w:val="24"/>
                </w:rPr>
                <w:t xml:space="preserve"> </w:t>
              </w:r>
              <w:r>
                <w:rPr>
                  <w:spacing w:val="-2"/>
                  <w:sz w:val="24"/>
                </w:rPr>
                <w:t>reputation</w:t>
              </w:r>
              <w:r>
                <w:rPr>
                  <w:spacing w:val="-7"/>
                  <w:sz w:val="24"/>
                </w:rPr>
                <w:t xml:space="preserve"> </w:t>
              </w:r>
              <w:r>
                <w:rPr>
                  <w:spacing w:val="-2"/>
                  <w:sz w:val="24"/>
                </w:rPr>
                <w:t>graphs;</w:t>
              </w:r>
              <w:r>
                <w:rPr>
                  <w:spacing w:val="-5"/>
                  <w:sz w:val="24"/>
                </w:rPr>
                <w:t xml:space="preserve"> </w:t>
              </w:r>
              <w:r>
                <w:rPr>
                  <w:spacing w:val="-2"/>
                  <w:sz w:val="24"/>
                </w:rPr>
                <w:t>GF-PR</w:t>
              </w:r>
              <w:r>
                <w:rPr>
                  <w:spacing w:val="-7"/>
                  <w:sz w:val="24"/>
                </w:rPr>
                <w:t xml:space="preserve"> </w:t>
              </w:r>
              <w:r>
                <w:rPr>
                  <w:spacing w:val="-2"/>
                  <w:sz w:val="24"/>
                </w:rPr>
                <w:t>is</w:t>
              </w:r>
              <w:r>
                <w:rPr>
                  <w:spacing w:val="-8"/>
                  <w:sz w:val="24"/>
                </w:rPr>
                <w:t xml:space="preserve"> </w:t>
              </w:r>
              <w:r>
                <w:rPr>
                  <w:spacing w:val="-2"/>
                  <w:sz w:val="24"/>
                </w:rPr>
                <w:t>an</w:t>
              </w:r>
              <w:r>
                <w:rPr>
                  <w:spacing w:val="-7"/>
                  <w:sz w:val="24"/>
                </w:rPr>
                <w:t xml:space="preserve"> </w:t>
              </w:r>
              <w:r>
                <w:rPr>
                  <w:spacing w:val="-2"/>
                  <w:sz w:val="24"/>
                </w:rPr>
                <w:t>outcome-native</w:t>
              </w:r>
              <w:r>
                <w:rPr>
                  <w:spacing w:val="-8"/>
                  <w:sz w:val="24"/>
                </w:rPr>
                <w:t xml:space="preserve"> </w:t>
              </w:r>
              <w:r>
                <w:rPr>
                  <w:spacing w:val="-2"/>
                  <w:sz w:val="24"/>
                </w:rPr>
                <w:t>GMX</w:t>
              </w:r>
              <w:r>
                <w:rPr>
                  <w:spacing w:val="-7"/>
                  <w:sz w:val="24"/>
                </w:rPr>
                <w:t xml:space="preserve"> </w:t>
              </w:r>
              <w:r>
                <w:rPr>
                  <w:spacing w:val="-5"/>
                  <w:sz w:val="24"/>
                </w:rPr>
                <w:t>PnL</w:t>
              </w:r>
            </w:hyperlink>
          </w:p>
        </w:tc>
        <w:tc>
          <w:tcPr>
            <w:tcW w:w="355" w:type="dxa"/>
          </w:tcPr>
          <w:p w14:paraId="00DC1BF7" w14:textId="77777777" w:rsidR="00350CFB" w:rsidRDefault="00350CFB">
            <w:pPr>
              <w:pStyle w:val="TableParagraph"/>
              <w:spacing w:before="0"/>
              <w:jc w:val="left"/>
              <w:rPr>
                <w:sz w:val="24"/>
              </w:rPr>
            </w:pPr>
          </w:p>
        </w:tc>
      </w:tr>
      <w:tr w:rsidR="00350CFB" w14:paraId="00DC1BFC" w14:textId="77777777">
        <w:trPr>
          <w:trHeight w:val="360"/>
        </w:trPr>
        <w:tc>
          <w:tcPr>
            <w:tcW w:w="444" w:type="dxa"/>
          </w:tcPr>
          <w:p w14:paraId="00DC1BF9" w14:textId="77777777" w:rsidR="00350CFB" w:rsidRDefault="00350CFB">
            <w:pPr>
              <w:pStyle w:val="TableParagraph"/>
              <w:spacing w:before="0"/>
              <w:jc w:val="left"/>
              <w:rPr>
                <w:sz w:val="24"/>
              </w:rPr>
            </w:pPr>
          </w:p>
        </w:tc>
        <w:tc>
          <w:tcPr>
            <w:tcW w:w="8300" w:type="dxa"/>
          </w:tcPr>
          <w:p w14:paraId="00DC1BFA" w14:textId="77777777" w:rsidR="00350CFB" w:rsidRDefault="0071403D">
            <w:pPr>
              <w:pStyle w:val="TableParagraph"/>
              <w:spacing w:before="85" w:line="256" w:lineRule="exact"/>
              <w:ind w:left="155"/>
              <w:jc w:val="left"/>
              <w:rPr>
                <w:sz w:val="24"/>
              </w:rPr>
            </w:pPr>
            <w:hyperlink w:anchor="_bookmark101" w:history="1">
              <w:r>
                <w:rPr>
                  <w:sz w:val="24"/>
                </w:rPr>
                <w:t>star</w:t>
              </w:r>
              <w:r>
                <w:rPr>
                  <w:spacing w:val="-3"/>
                  <w:sz w:val="24"/>
                </w:rPr>
                <w:t xml:space="preserve"> </w:t>
              </w:r>
              <w:r>
                <w:rPr>
                  <w:sz w:val="24"/>
                </w:rPr>
                <w:t>baseline</w:t>
              </w:r>
              <w:r>
                <w:rPr>
                  <w:spacing w:val="-2"/>
                  <w:sz w:val="24"/>
                </w:rPr>
                <w:t xml:space="preserve"> </w:t>
              </w:r>
              <w:r>
                <w:rPr>
                  <w:sz w:val="24"/>
                </w:rPr>
                <w:t>(construct</w:t>
              </w:r>
              <w:r>
                <w:rPr>
                  <w:spacing w:val="-3"/>
                  <w:sz w:val="24"/>
                </w:rPr>
                <w:t xml:space="preserve"> </w:t>
              </w:r>
              <w:r>
                <w:rPr>
                  <w:sz w:val="24"/>
                </w:rPr>
                <w:t>overlap</w:t>
              </w:r>
              <w:r>
                <w:rPr>
                  <w:spacing w:val="-2"/>
                  <w:sz w:val="24"/>
                </w:rPr>
                <w:t xml:space="preserve"> </w:t>
              </w:r>
              <w:r>
                <w:rPr>
                  <w:sz w:val="24"/>
                </w:rPr>
                <w:t>on</w:t>
              </w:r>
              <w:r>
                <w:rPr>
                  <w:spacing w:val="-2"/>
                  <w:sz w:val="24"/>
                </w:rPr>
                <w:t xml:space="preserve"> </w:t>
              </w:r>
              <w:r>
                <w:rPr>
                  <w:sz w:val="24"/>
                </w:rPr>
                <w:t>GMX</w:t>
              </w:r>
              <w:r>
                <w:rPr>
                  <w:spacing w:val="-3"/>
                  <w:sz w:val="24"/>
                </w:rPr>
                <w:t xml:space="preserve"> </w:t>
              </w:r>
              <w:r>
                <w:rPr>
                  <w:sz w:val="24"/>
                </w:rPr>
                <w:t>proxies).</w:t>
              </w:r>
            </w:hyperlink>
            <w:r>
              <w:rPr>
                <w:spacing w:val="2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355" w:type="dxa"/>
          </w:tcPr>
          <w:p w14:paraId="00DC1BFB" w14:textId="77777777" w:rsidR="00350CFB" w:rsidRDefault="00283FFF">
            <w:pPr>
              <w:pStyle w:val="TableParagraph"/>
              <w:spacing w:before="85" w:line="256" w:lineRule="exact"/>
              <w:ind w:left="22" w:right="8"/>
              <w:rPr>
                <w:sz w:val="24"/>
              </w:rPr>
            </w:pPr>
            <w:r>
              <w:rPr>
                <w:spacing w:val="-5"/>
                <w:sz w:val="24"/>
              </w:rPr>
              <w:t>82</w:t>
            </w:r>
          </w:p>
        </w:tc>
      </w:tr>
    </w:tbl>
    <w:p w14:paraId="00DC1BFD" w14:textId="77777777" w:rsidR="00350CFB" w:rsidRDefault="00350CFB">
      <w:pPr>
        <w:pStyle w:val="TableParagraph"/>
        <w:spacing w:line="256" w:lineRule="exact"/>
        <w:rPr>
          <w:sz w:val="24"/>
        </w:rPr>
        <w:sectPr w:rsidR="00350CFB">
          <w:pgSz w:w="11910" w:h="16840"/>
          <w:pgMar w:top="1740" w:right="708" w:bottom="2300" w:left="992" w:header="0" w:footer="2115" w:gutter="0"/>
          <w:cols w:space="720"/>
        </w:sectPr>
      </w:pPr>
    </w:p>
    <w:p w14:paraId="00DC1BFE" w14:textId="77777777" w:rsidR="00350CFB" w:rsidRDefault="0071403D">
      <w:pPr>
        <w:pStyle w:val="a4"/>
        <w:numPr>
          <w:ilvl w:val="1"/>
          <w:numId w:val="28"/>
        </w:numPr>
        <w:tabs>
          <w:tab w:val="left" w:pos="1190"/>
          <w:tab w:val="left" w:leader="dot" w:pos="9399"/>
        </w:tabs>
        <w:spacing w:before="72" w:line="396" w:lineRule="auto"/>
        <w:ind w:right="564"/>
        <w:rPr>
          <w:sz w:val="24"/>
        </w:rPr>
      </w:pPr>
      <w:hyperlink w:anchor="_bookmark104" w:history="1">
        <w:r>
          <w:rPr>
            <w:sz w:val="24"/>
          </w:rPr>
          <w:t>Domain alignment with transfer proxies (Do et al. 2023 baseline).</w:t>
        </w:r>
        <w:r>
          <w:rPr>
            <w:spacing w:val="40"/>
            <w:sz w:val="24"/>
          </w:rPr>
          <w:t xml:space="preserve"> </w:t>
        </w:r>
        <w:r>
          <w:rPr>
            <w:sz w:val="24"/>
          </w:rPr>
          <w:t xml:space="preserve">Kendall </w:t>
        </w:r>
        <w:r>
          <w:rPr>
            <w:i/>
            <w:sz w:val="24"/>
          </w:rPr>
          <w:t>τ</w:t>
        </w:r>
        <w:r>
          <w:rPr>
            <w:i/>
            <w:spacing w:val="40"/>
            <w:sz w:val="24"/>
          </w:rPr>
          <w:t xml:space="preserve"> </w:t>
        </w:r>
        <w:r>
          <w:rPr>
            <w:sz w:val="24"/>
          </w:rPr>
          <w:t>and</w:t>
        </w:r>
      </w:hyperlink>
      <w:r>
        <w:rPr>
          <w:sz w:val="24"/>
        </w:rPr>
        <w:t xml:space="preserve"> </w:t>
      </w:r>
      <w:hyperlink w:anchor="_bookmark104" w:history="1">
        <w:r>
          <w:rPr>
            <w:sz w:val="24"/>
          </w:rPr>
          <w:t>Spearman</w:t>
        </w:r>
        <w:r>
          <w:rPr>
            <w:spacing w:val="-8"/>
            <w:sz w:val="24"/>
          </w:rPr>
          <w:t xml:space="preserve"> </w:t>
        </w:r>
        <w:r>
          <w:rPr>
            <w:i/>
            <w:sz w:val="24"/>
          </w:rPr>
          <w:t>ρ</w:t>
        </w:r>
        <w:r>
          <w:rPr>
            <w:i/>
            <w:spacing w:val="-7"/>
            <w:sz w:val="24"/>
          </w:rPr>
          <w:t xml:space="preserve"> </w:t>
        </w:r>
        <w:r>
          <w:rPr>
            <w:sz w:val="24"/>
          </w:rPr>
          <w:t>between</w:t>
        </w:r>
        <w:r>
          <w:rPr>
            <w:spacing w:val="-7"/>
            <w:sz w:val="24"/>
          </w:rPr>
          <w:t xml:space="preserve"> </w:t>
        </w:r>
        <w:r>
          <w:rPr>
            <w:sz w:val="24"/>
          </w:rPr>
          <w:t>reputation</w:t>
        </w:r>
        <w:r>
          <w:rPr>
            <w:spacing w:val="-7"/>
            <w:sz w:val="24"/>
          </w:rPr>
          <w:t xml:space="preserve"> </w:t>
        </w:r>
        <w:r>
          <w:rPr>
            <w:sz w:val="24"/>
          </w:rPr>
          <w:t>scores</w:t>
        </w:r>
        <w:r>
          <w:rPr>
            <w:spacing w:val="-7"/>
            <w:sz w:val="24"/>
          </w:rPr>
          <w:t xml:space="preserve"> </w:t>
        </w:r>
        <w:r>
          <w:rPr>
            <w:sz w:val="24"/>
          </w:rPr>
          <w:t>and</w:t>
        </w:r>
        <w:r>
          <w:rPr>
            <w:spacing w:val="-7"/>
            <w:sz w:val="24"/>
          </w:rPr>
          <w:t xml:space="preserve"> </w:t>
        </w:r>
        <w:r>
          <w:rPr>
            <w:sz w:val="24"/>
          </w:rPr>
          <w:t>proxy</w:t>
        </w:r>
        <w:r>
          <w:rPr>
            <w:spacing w:val="-7"/>
            <w:sz w:val="24"/>
          </w:rPr>
          <w:t xml:space="preserve"> </w:t>
        </w:r>
        <w:r>
          <w:rPr>
            <w:spacing w:val="-2"/>
            <w:sz w:val="24"/>
          </w:rPr>
          <w:t>rankings.</w:t>
        </w:r>
      </w:hyperlink>
      <w:r>
        <w:rPr>
          <w:sz w:val="24"/>
        </w:rPr>
        <w:tab/>
      </w:r>
      <w:r>
        <w:rPr>
          <w:spacing w:val="-5"/>
          <w:sz w:val="24"/>
        </w:rPr>
        <w:t>85</w:t>
      </w:r>
    </w:p>
    <w:p w14:paraId="00DC1BFF" w14:textId="77777777" w:rsidR="00350CFB" w:rsidRDefault="0071403D">
      <w:pPr>
        <w:pStyle w:val="a4"/>
        <w:numPr>
          <w:ilvl w:val="1"/>
          <w:numId w:val="28"/>
        </w:numPr>
        <w:tabs>
          <w:tab w:val="left" w:pos="1184"/>
          <w:tab w:val="left" w:pos="1190"/>
          <w:tab w:val="left" w:leader="dot" w:pos="9399"/>
        </w:tabs>
        <w:spacing w:before="16" w:line="396" w:lineRule="auto"/>
        <w:ind w:left="1184" w:right="564" w:hanging="544"/>
        <w:rPr>
          <w:sz w:val="24"/>
        </w:rPr>
      </w:pPr>
      <w:hyperlink w:anchor="_bookmark105" w:history="1">
        <w:r>
          <w:rPr>
            <w:sz w:val="24"/>
          </w:rPr>
          <w:t>Domain</w:t>
        </w:r>
        <w:r>
          <w:rPr>
            <w:spacing w:val="40"/>
            <w:sz w:val="24"/>
          </w:rPr>
          <w:t xml:space="preserve"> </w:t>
        </w:r>
        <w:r>
          <w:rPr>
            <w:sz w:val="24"/>
          </w:rPr>
          <w:t>alignment</w:t>
        </w:r>
        <w:r>
          <w:rPr>
            <w:spacing w:val="40"/>
            <w:sz w:val="24"/>
          </w:rPr>
          <w:t xml:space="preserve"> </w:t>
        </w:r>
        <w:r>
          <w:rPr>
            <w:sz w:val="24"/>
          </w:rPr>
          <w:t>with</w:t>
        </w:r>
        <w:r>
          <w:rPr>
            <w:spacing w:val="40"/>
            <w:sz w:val="24"/>
          </w:rPr>
          <w:t xml:space="preserve"> </w:t>
        </w:r>
        <w:r>
          <w:rPr>
            <w:sz w:val="24"/>
          </w:rPr>
          <w:t>allowance</w:t>
        </w:r>
        <w:r>
          <w:rPr>
            <w:spacing w:val="40"/>
            <w:sz w:val="24"/>
          </w:rPr>
          <w:t xml:space="preserve"> </w:t>
        </w:r>
        <w:r>
          <w:rPr>
            <w:sz w:val="24"/>
          </w:rPr>
          <w:t>proxies</w:t>
        </w:r>
        <w:r>
          <w:rPr>
            <w:spacing w:val="40"/>
            <w:sz w:val="24"/>
          </w:rPr>
          <w:t xml:space="preserve"> </w:t>
        </w:r>
        <w:r>
          <w:rPr>
            <w:sz w:val="24"/>
          </w:rPr>
          <w:t>(spender-side</w:t>
        </w:r>
        <w:r>
          <w:rPr>
            <w:spacing w:val="40"/>
            <w:sz w:val="24"/>
          </w:rPr>
          <w:t xml:space="preserve"> </w:t>
        </w:r>
        <w:r>
          <w:rPr>
            <w:sz w:val="24"/>
          </w:rPr>
          <w:t>in-approve</w:t>
        </w:r>
        <w:r>
          <w:rPr>
            <w:spacing w:val="40"/>
            <w:sz w:val="24"/>
          </w:rPr>
          <w:t xml:space="preserve"> </w:t>
        </w:r>
        <w:r>
          <w:rPr>
            <w:sz w:val="24"/>
          </w:rPr>
          <w:t>degree</w:t>
        </w:r>
        <w:r>
          <w:rPr>
            <w:spacing w:val="40"/>
            <w:sz w:val="24"/>
          </w:rPr>
          <w:t xml:space="preserve"> </w:t>
        </w:r>
        <w:r>
          <w:rPr>
            <w:sz w:val="24"/>
          </w:rPr>
          <w:t>and</w:t>
        </w:r>
      </w:hyperlink>
      <w:r>
        <w:rPr>
          <w:sz w:val="24"/>
        </w:rPr>
        <w:t xml:space="preserve"> </w:t>
      </w:r>
      <w:hyperlink w:anchor="_bookmark105" w:history="1">
        <w:r>
          <w:rPr>
            <w:spacing w:val="-2"/>
            <w:sz w:val="24"/>
          </w:rPr>
          <w:t>value).</w:t>
        </w:r>
      </w:hyperlink>
      <w:r>
        <w:rPr>
          <w:sz w:val="24"/>
        </w:rPr>
        <w:tab/>
      </w:r>
      <w:r>
        <w:rPr>
          <w:spacing w:val="-6"/>
          <w:sz w:val="24"/>
        </w:rPr>
        <w:t>86</w:t>
      </w:r>
    </w:p>
    <w:p w14:paraId="00DC1C00" w14:textId="77777777" w:rsidR="00350CFB" w:rsidRDefault="0071403D">
      <w:pPr>
        <w:pStyle w:val="a4"/>
        <w:numPr>
          <w:ilvl w:val="1"/>
          <w:numId w:val="28"/>
        </w:numPr>
        <w:tabs>
          <w:tab w:val="left" w:pos="1190"/>
        </w:tabs>
        <w:spacing w:before="16"/>
        <w:ind w:hanging="549"/>
        <w:rPr>
          <w:sz w:val="24"/>
        </w:rPr>
      </w:pPr>
      <w:hyperlink w:anchor="_bookmark106" w:history="1">
        <w:r>
          <w:rPr>
            <w:sz w:val="24"/>
          </w:rPr>
          <w:t>Domain</w:t>
        </w:r>
        <w:r>
          <w:rPr>
            <w:spacing w:val="16"/>
            <w:sz w:val="24"/>
          </w:rPr>
          <w:t xml:space="preserve"> </w:t>
        </w:r>
        <w:r>
          <w:rPr>
            <w:sz w:val="24"/>
          </w:rPr>
          <w:t>alignment</w:t>
        </w:r>
        <w:r>
          <w:rPr>
            <w:spacing w:val="17"/>
            <w:sz w:val="24"/>
          </w:rPr>
          <w:t xml:space="preserve"> </w:t>
        </w:r>
        <w:r>
          <w:rPr>
            <w:sz w:val="24"/>
          </w:rPr>
          <w:t>with</w:t>
        </w:r>
        <w:r>
          <w:rPr>
            <w:spacing w:val="18"/>
            <w:sz w:val="24"/>
          </w:rPr>
          <w:t xml:space="preserve"> </w:t>
        </w:r>
        <w:r>
          <w:rPr>
            <w:sz w:val="24"/>
          </w:rPr>
          <w:t>inverse-risk</w:t>
        </w:r>
        <w:r>
          <w:rPr>
            <w:spacing w:val="17"/>
            <w:sz w:val="24"/>
          </w:rPr>
          <w:t xml:space="preserve"> </w:t>
        </w:r>
        <w:r>
          <w:rPr>
            <w:sz w:val="24"/>
          </w:rPr>
          <w:t>proxies</w:t>
        </w:r>
        <w:r>
          <w:rPr>
            <w:spacing w:val="17"/>
            <w:sz w:val="24"/>
          </w:rPr>
          <w:t xml:space="preserve"> </w:t>
        </w:r>
        <w:r>
          <w:rPr>
            <w:sz w:val="24"/>
          </w:rPr>
          <w:t>from</w:t>
        </w:r>
        <w:r>
          <w:rPr>
            <w:spacing w:val="17"/>
            <w:sz w:val="24"/>
          </w:rPr>
          <w:t xml:space="preserve"> </w:t>
        </w:r>
        <w:r>
          <w:rPr>
            <w:sz w:val="24"/>
          </w:rPr>
          <w:t>GMX</w:t>
        </w:r>
        <w:r>
          <w:rPr>
            <w:spacing w:val="18"/>
            <w:sz w:val="24"/>
          </w:rPr>
          <w:t xml:space="preserve"> </w:t>
        </w:r>
        <w:r>
          <w:rPr>
            <w:sz w:val="24"/>
          </w:rPr>
          <w:t>realized</w:t>
        </w:r>
        <w:r>
          <w:rPr>
            <w:spacing w:val="17"/>
            <w:sz w:val="24"/>
          </w:rPr>
          <w:t xml:space="preserve"> </w:t>
        </w:r>
        <w:r>
          <w:rPr>
            <w:sz w:val="24"/>
          </w:rPr>
          <w:t>PnL</w:t>
        </w:r>
        <w:r>
          <w:rPr>
            <w:spacing w:val="17"/>
            <w:sz w:val="24"/>
          </w:rPr>
          <w:t xml:space="preserve"> </w:t>
        </w:r>
        <w:r>
          <w:rPr>
            <w:sz w:val="24"/>
          </w:rPr>
          <w:t>(higher</w:t>
        </w:r>
        <w:r>
          <w:rPr>
            <w:spacing w:val="18"/>
            <w:sz w:val="24"/>
          </w:rPr>
          <w:t xml:space="preserve"> </w:t>
        </w:r>
        <w:r>
          <w:rPr>
            <w:spacing w:val="-10"/>
            <w:sz w:val="24"/>
          </w:rPr>
          <w:t>=</w:t>
        </w:r>
      </w:hyperlink>
    </w:p>
    <w:p w14:paraId="00DC1C01" w14:textId="77777777" w:rsidR="00350CFB" w:rsidRDefault="0071403D">
      <w:pPr>
        <w:pStyle w:val="a3"/>
        <w:tabs>
          <w:tab w:val="left" w:leader="dot" w:pos="9399"/>
        </w:tabs>
        <w:spacing w:before="181"/>
        <w:ind w:left="1190"/>
        <w:jc w:val="both"/>
      </w:pPr>
      <w:hyperlink w:anchor="_bookmark106" w:history="1">
        <w:r>
          <w:t>lower</w:t>
        </w:r>
        <w:r>
          <w:rPr>
            <w:spacing w:val="-7"/>
          </w:rPr>
          <w:t xml:space="preserve"> </w:t>
        </w:r>
        <w:r>
          <w:rPr>
            <w:spacing w:val="-2"/>
          </w:rPr>
          <w:t>loss).</w:t>
        </w:r>
      </w:hyperlink>
      <w:r>
        <w:tab/>
      </w:r>
      <w:r>
        <w:rPr>
          <w:spacing w:val="-5"/>
        </w:rPr>
        <w:t>88</w:t>
      </w:r>
    </w:p>
    <w:p w14:paraId="00DC1C02" w14:textId="77777777" w:rsidR="00350CFB" w:rsidRDefault="0071403D">
      <w:pPr>
        <w:pStyle w:val="a4"/>
        <w:numPr>
          <w:ilvl w:val="1"/>
          <w:numId w:val="28"/>
        </w:numPr>
        <w:tabs>
          <w:tab w:val="left" w:pos="1190"/>
          <w:tab w:val="left" w:leader="dot" w:pos="9399"/>
        </w:tabs>
        <w:spacing w:before="194"/>
        <w:ind w:hanging="549"/>
        <w:rPr>
          <w:sz w:val="24"/>
        </w:rPr>
      </w:pPr>
      <w:hyperlink w:anchor="_bookmark107" w:history="1">
        <w:r>
          <w:rPr>
            <w:sz w:val="24"/>
          </w:rPr>
          <w:t>Domain</w:t>
        </w:r>
        <w:r>
          <w:rPr>
            <w:spacing w:val="-10"/>
            <w:sz w:val="24"/>
          </w:rPr>
          <w:t xml:space="preserve"> </w:t>
        </w:r>
        <w:r>
          <w:rPr>
            <w:sz w:val="24"/>
          </w:rPr>
          <w:t>alignment</w:t>
        </w:r>
        <w:r>
          <w:rPr>
            <w:spacing w:val="-10"/>
            <w:sz w:val="24"/>
          </w:rPr>
          <w:t xml:space="preserve"> </w:t>
        </w:r>
        <w:r>
          <w:rPr>
            <w:sz w:val="24"/>
          </w:rPr>
          <w:t>with</w:t>
        </w:r>
        <w:r>
          <w:rPr>
            <w:spacing w:val="-9"/>
            <w:sz w:val="24"/>
          </w:rPr>
          <w:t xml:space="preserve"> </w:t>
        </w:r>
        <w:r>
          <w:rPr>
            <w:sz w:val="24"/>
          </w:rPr>
          <w:t>Sybil-adjusted</w:t>
        </w:r>
        <w:r>
          <w:rPr>
            <w:spacing w:val="-10"/>
            <w:sz w:val="24"/>
          </w:rPr>
          <w:t xml:space="preserve"> </w:t>
        </w:r>
        <w:r>
          <w:rPr>
            <w:sz w:val="24"/>
          </w:rPr>
          <w:t>stability</w:t>
        </w:r>
        <w:r>
          <w:rPr>
            <w:spacing w:val="-9"/>
            <w:sz w:val="24"/>
          </w:rPr>
          <w:t xml:space="preserve"> </w:t>
        </w:r>
        <w:r>
          <w:rPr>
            <w:sz w:val="24"/>
          </w:rPr>
          <w:t>proxies</w:t>
        </w:r>
        <w:r>
          <w:rPr>
            <w:spacing w:val="-10"/>
            <w:sz w:val="24"/>
          </w:rPr>
          <w:t xml:space="preserve"> </w:t>
        </w:r>
        <w:r>
          <w:rPr>
            <w:sz w:val="24"/>
          </w:rPr>
          <w:t>from</w:t>
        </w:r>
        <w:r>
          <w:rPr>
            <w:spacing w:val="-9"/>
            <w:sz w:val="24"/>
          </w:rPr>
          <w:t xml:space="preserve"> </w:t>
        </w:r>
        <w:r>
          <w:rPr>
            <w:sz w:val="24"/>
          </w:rPr>
          <w:t>transfer</w:t>
        </w:r>
        <w:r>
          <w:rPr>
            <w:spacing w:val="-10"/>
            <w:sz w:val="24"/>
          </w:rPr>
          <w:t xml:space="preserve"> </w:t>
        </w:r>
        <w:r>
          <w:rPr>
            <w:spacing w:val="-2"/>
            <w:sz w:val="24"/>
          </w:rPr>
          <w:t>activity</w:t>
        </w:r>
      </w:hyperlink>
      <w:r>
        <w:rPr>
          <w:sz w:val="24"/>
        </w:rPr>
        <w:tab/>
      </w:r>
      <w:r>
        <w:rPr>
          <w:spacing w:val="-5"/>
          <w:sz w:val="24"/>
        </w:rPr>
        <w:t>89</w:t>
      </w:r>
    </w:p>
    <w:p w14:paraId="00DC1C03" w14:textId="77777777" w:rsidR="00350CFB" w:rsidRDefault="0071403D">
      <w:pPr>
        <w:pStyle w:val="a4"/>
        <w:numPr>
          <w:ilvl w:val="1"/>
          <w:numId w:val="28"/>
        </w:numPr>
        <w:tabs>
          <w:tab w:val="left" w:pos="1190"/>
        </w:tabs>
        <w:spacing w:before="194"/>
        <w:ind w:hanging="549"/>
        <w:rPr>
          <w:sz w:val="24"/>
        </w:rPr>
      </w:pPr>
      <w:hyperlink w:anchor="_bookmark108" w:history="1">
        <w:r>
          <w:rPr>
            <w:sz w:val="24"/>
          </w:rPr>
          <w:t>Domain</w:t>
        </w:r>
        <w:r>
          <w:rPr>
            <w:spacing w:val="-9"/>
            <w:sz w:val="24"/>
          </w:rPr>
          <w:t xml:space="preserve"> </w:t>
        </w:r>
        <w:r>
          <w:rPr>
            <w:sz w:val="24"/>
          </w:rPr>
          <w:t>alignment</w:t>
        </w:r>
        <w:r>
          <w:rPr>
            <w:spacing w:val="-8"/>
            <w:sz w:val="24"/>
          </w:rPr>
          <w:t xml:space="preserve"> </w:t>
        </w:r>
        <w:r>
          <w:rPr>
            <w:sz w:val="24"/>
          </w:rPr>
          <w:t>with</w:t>
        </w:r>
        <w:r>
          <w:rPr>
            <w:spacing w:val="-8"/>
            <w:sz w:val="24"/>
          </w:rPr>
          <w:t xml:space="preserve"> </w:t>
        </w:r>
        <w:r>
          <w:rPr>
            <w:sz w:val="24"/>
          </w:rPr>
          <w:t>GMX</w:t>
        </w:r>
        <w:r>
          <w:rPr>
            <w:spacing w:val="-9"/>
            <w:sz w:val="24"/>
          </w:rPr>
          <w:t xml:space="preserve"> </w:t>
        </w:r>
        <w:r>
          <w:rPr>
            <w:sz w:val="24"/>
          </w:rPr>
          <w:t>V2</w:t>
        </w:r>
        <w:r>
          <w:rPr>
            <w:spacing w:val="-8"/>
            <w:sz w:val="24"/>
          </w:rPr>
          <w:t xml:space="preserve"> </w:t>
        </w:r>
        <w:r>
          <w:rPr>
            <w:sz w:val="24"/>
          </w:rPr>
          <w:t>margin-trading</w:t>
        </w:r>
        <w:r>
          <w:rPr>
            <w:spacing w:val="-8"/>
            <w:sz w:val="24"/>
          </w:rPr>
          <w:t xml:space="preserve"> </w:t>
        </w:r>
        <w:r>
          <w:rPr>
            <w:sz w:val="24"/>
          </w:rPr>
          <w:t>success</w:t>
        </w:r>
        <w:r>
          <w:rPr>
            <w:spacing w:val="-8"/>
            <w:sz w:val="24"/>
          </w:rPr>
          <w:t xml:space="preserve"> </w:t>
        </w:r>
        <w:r>
          <w:rPr>
            <w:sz w:val="24"/>
          </w:rPr>
          <w:t>proxies</w:t>
        </w:r>
        <w:r>
          <w:rPr>
            <w:spacing w:val="-9"/>
            <w:sz w:val="24"/>
          </w:rPr>
          <w:t xml:space="preserve"> </w:t>
        </w:r>
        <w:r>
          <w:rPr>
            <w:sz w:val="24"/>
          </w:rPr>
          <w:t>on</w:t>
        </w:r>
        <w:r>
          <w:rPr>
            <w:spacing w:val="-8"/>
            <w:sz w:val="24"/>
          </w:rPr>
          <w:t xml:space="preserve"> </w:t>
        </w:r>
        <w:r>
          <w:rPr>
            <w:sz w:val="24"/>
          </w:rPr>
          <w:t>Arbitrum</w:t>
        </w:r>
        <w:r>
          <w:rPr>
            <w:spacing w:val="-8"/>
            <w:sz w:val="24"/>
          </w:rPr>
          <w:t xml:space="preserve"> </w:t>
        </w:r>
        <w:r>
          <w:rPr>
            <w:sz w:val="24"/>
          </w:rPr>
          <w:t>One.</w:t>
        </w:r>
      </w:hyperlink>
      <w:r>
        <w:rPr>
          <w:spacing w:val="60"/>
          <w:w w:val="150"/>
          <w:sz w:val="24"/>
        </w:rPr>
        <w:t xml:space="preserve"> </w:t>
      </w:r>
      <w:r>
        <w:rPr>
          <w:spacing w:val="-5"/>
          <w:sz w:val="24"/>
        </w:rPr>
        <w:t>90</w:t>
      </w:r>
    </w:p>
    <w:p w14:paraId="00DC1C04" w14:textId="77777777" w:rsidR="00350CFB" w:rsidRDefault="0071403D">
      <w:pPr>
        <w:pStyle w:val="a4"/>
        <w:numPr>
          <w:ilvl w:val="1"/>
          <w:numId w:val="27"/>
        </w:numPr>
        <w:tabs>
          <w:tab w:val="left" w:pos="1190"/>
        </w:tabs>
        <w:spacing w:before="313"/>
        <w:ind w:hanging="549"/>
        <w:rPr>
          <w:sz w:val="24"/>
        </w:rPr>
      </w:pPr>
      <w:hyperlink w:anchor="_bookmark202" w:history="1">
        <w:r>
          <w:rPr>
            <w:sz w:val="24"/>
          </w:rPr>
          <w:t>In-cohort</w:t>
        </w:r>
        <w:r>
          <w:rPr>
            <w:spacing w:val="13"/>
            <w:sz w:val="24"/>
          </w:rPr>
          <w:t xml:space="preserve"> </w:t>
        </w:r>
        <w:r>
          <w:rPr>
            <w:sz w:val="24"/>
          </w:rPr>
          <w:t>runtime</w:t>
        </w:r>
        <w:r>
          <w:rPr>
            <w:spacing w:val="13"/>
            <w:sz w:val="24"/>
          </w:rPr>
          <w:t xml:space="preserve"> </w:t>
        </w:r>
        <w:r>
          <w:rPr>
            <w:sz w:val="24"/>
          </w:rPr>
          <w:t>scaling</w:t>
        </w:r>
        <w:r>
          <w:rPr>
            <w:spacing w:val="14"/>
            <w:sz w:val="24"/>
          </w:rPr>
          <w:t xml:space="preserve"> </w:t>
        </w:r>
        <w:r>
          <w:rPr>
            <w:sz w:val="24"/>
          </w:rPr>
          <w:t>(SHA256</w:t>
        </w:r>
        <w:r>
          <w:rPr>
            <w:spacing w:val="13"/>
            <w:sz w:val="24"/>
          </w:rPr>
          <w:t xml:space="preserve"> </w:t>
        </w:r>
        <w:r>
          <w:rPr>
            <w:sz w:val="24"/>
          </w:rPr>
          <w:t>seed</w:t>
        </w:r>
        <w:r>
          <w:rPr>
            <w:spacing w:val="14"/>
            <w:sz w:val="24"/>
          </w:rPr>
          <w:t xml:space="preserve"> </w:t>
        </w:r>
        <w:r>
          <w:rPr>
            <w:rFonts w:ascii="Courier New" w:hAnsi="Courier New"/>
            <w:sz w:val="24"/>
          </w:rPr>
          <w:t>benchmark-scale-v1</w:t>
        </w:r>
        <w:r>
          <w:rPr>
            <w:sz w:val="24"/>
          </w:rPr>
          <w:t>;</w:t>
        </w:r>
        <w:r>
          <w:rPr>
            <w:spacing w:val="29"/>
            <w:sz w:val="24"/>
          </w:rPr>
          <w:t xml:space="preserve"> </w:t>
        </w:r>
        <w:r>
          <w:rPr>
            <w:i/>
            <w:sz w:val="24"/>
          </w:rPr>
          <w:t>n</w:t>
        </w:r>
        <w:r>
          <w:rPr>
            <w:i/>
            <w:spacing w:val="56"/>
            <w:sz w:val="24"/>
          </w:rPr>
          <w:t xml:space="preserve"> </w:t>
        </w:r>
        <w:r>
          <w:rPr>
            <w:rFonts w:ascii="Arial Unicode MS" w:hAnsi="Arial Unicode MS"/>
            <w:sz w:val="24"/>
          </w:rPr>
          <w:t>≤</w:t>
        </w:r>
        <w:r>
          <w:rPr>
            <w:rFonts w:ascii="Arial Unicode MS" w:hAnsi="Arial Unicode MS"/>
            <w:spacing w:val="48"/>
            <w:sz w:val="24"/>
          </w:rPr>
          <w:t xml:space="preserve"> </w:t>
        </w:r>
        <w:r>
          <w:rPr>
            <w:spacing w:val="-2"/>
            <w:sz w:val="24"/>
          </w:rPr>
          <w:t>5</w:t>
        </w:r>
        <w:r>
          <w:rPr>
            <w:i/>
            <w:spacing w:val="-2"/>
            <w:sz w:val="24"/>
          </w:rPr>
          <w:t>,</w:t>
        </w:r>
        <w:r>
          <w:rPr>
            <w:spacing w:val="-2"/>
            <w:sz w:val="24"/>
          </w:rPr>
          <w:t>521</w:t>
        </w:r>
      </w:hyperlink>
    </w:p>
    <w:p w14:paraId="00DC1C05" w14:textId="77777777" w:rsidR="00350CFB" w:rsidRDefault="0071403D">
      <w:pPr>
        <w:pStyle w:val="a3"/>
        <w:tabs>
          <w:tab w:val="left" w:leader="dot" w:pos="9280"/>
        </w:tabs>
        <w:spacing w:before="119"/>
        <w:ind w:left="1190"/>
        <w:jc w:val="both"/>
      </w:pPr>
      <w:hyperlink w:anchor="_bookmark202" w:history="1">
        <w:r>
          <w:t>matched</w:t>
        </w:r>
        <w:r>
          <w:rPr>
            <w:spacing w:val="-9"/>
          </w:rPr>
          <w:t xml:space="preserve"> </w:t>
        </w:r>
        <w:r>
          <w:t>GMX</w:t>
        </w:r>
        <w:r>
          <w:rPr>
            <w:spacing w:val="-9"/>
          </w:rPr>
          <w:t xml:space="preserve"> </w:t>
        </w:r>
        <w:r>
          <w:rPr>
            <w:spacing w:val="-2"/>
          </w:rPr>
          <w:t>cohort).</w:t>
        </w:r>
      </w:hyperlink>
      <w:r>
        <w:tab/>
      </w:r>
      <w:r>
        <w:rPr>
          <w:spacing w:val="-5"/>
        </w:rPr>
        <w:t>130</w:t>
      </w:r>
    </w:p>
    <w:p w14:paraId="00DC1C06" w14:textId="77777777" w:rsidR="00350CFB" w:rsidRDefault="0071403D">
      <w:pPr>
        <w:pStyle w:val="a4"/>
        <w:numPr>
          <w:ilvl w:val="1"/>
          <w:numId w:val="27"/>
        </w:numPr>
        <w:tabs>
          <w:tab w:val="left" w:pos="1190"/>
          <w:tab w:val="left" w:leader="dot" w:pos="9280"/>
        </w:tabs>
        <w:spacing w:before="194"/>
        <w:ind w:hanging="549"/>
        <w:rPr>
          <w:sz w:val="24"/>
        </w:rPr>
      </w:pPr>
      <w:hyperlink w:anchor="_bookmark205" w:history="1">
        <w:r>
          <w:rPr>
            <w:sz w:val="24"/>
          </w:rPr>
          <w:t>Mean</w:t>
        </w:r>
        <w:r>
          <w:rPr>
            <w:spacing w:val="-3"/>
            <w:sz w:val="24"/>
          </w:rPr>
          <w:t xml:space="preserve"> </w:t>
        </w:r>
        <w:r>
          <w:rPr>
            <w:sz w:val="24"/>
          </w:rPr>
          <w:t>Kendall</w:t>
        </w:r>
        <w:r>
          <w:rPr>
            <w:spacing w:val="-3"/>
            <w:sz w:val="24"/>
          </w:rPr>
          <w:t xml:space="preserve"> </w:t>
        </w:r>
        <w:r>
          <w:rPr>
            <w:i/>
            <w:sz w:val="24"/>
          </w:rPr>
          <w:t>τ</w:t>
        </w:r>
        <w:r>
          <w:rPr>
            <w:i/>
            <w:spacing w:val="23"/>
            <w:sz w:val="24"/>
          </w:rPr>
          <w:t xml:space="preserve"> </w:t>
        </w:r>
        <w:r>
          <w:rPr>
            <w:sz w:val="24"/>
          </w:rPr>
          <w:t>by</w:t>
        </w:r>
        <w:r>
          <w:rPr>
            <w:spacing w:val="-3"/>
            <w:sz w:val="24"/>
          </w:rPr>
          <w:t xml:space="preserve"> </w:t>
        </w:r>
        <w:r>
          <w:rPr>
            <w:sz w:val="24"/>
          </w:rPr>
          <w:t>proxy</w:t>
        </w:r>
        <w:r>
          <w:rPr>
            <w:spacing w:val="-3"/>
            <w:sz w:val="24"/>
          </w:rPr>
          <w:t xml:space="preserve"> </w:t>
        </w:r>
        <w:r>
          <w:rPr>
            <w:sz w:val="24"/>
          </w:rPr>
          <w:t>family:</w:t>
        </w:r>
        <w:r>
          <w:rPr>
            <w:spacing w:val="16"/>
            <w:sz w:val="24"/>
          </w:rPr>
          <w:t xml:space="preserve"> </w:t>
        </w:r>
        <w:r>
          <w:rPr>
            <w:sz w:val="24"/>
          </w:rPr>
          <w:t>EndorseRank,</w:t>
        </w:r>
        <w:r>
          <w:rPr>
            <w:spacing w:val="-3"/>
            <w:sz w:val="24"/>
          </w:rPr>
          <w:t xml:space="preserve"> </w:t>
        </w:r>
        <w:r>
          <w:rPr>
            <w:sz w:val="24"/>
          </w:rPr>
          <w:t>AWP,</w:t>
        </w:r>
        <w:r>
          <w:rPr>
            <w:spacing w:val="-3"/>
            <w:sz w:val="24"/>
          </w:rPr>
          <w:t xml:space="preserve"> </w:t>
        </w:r>
        <w:r>
          <w:rPr>
            <w:sz w:val="24"/>
          </w:rPr>
          <w:t>and</w:t>
        </w:r>
        <w:r>
          <w:rPr>
            <w:spacing w:val="-3"/>
            <w:sz w:val="24"/>
          </w:rPr>
          <w:t xml:space="preserve"> </w:t>
        </w:r>
        <w:r>
          <w:rPr>
            <w:sz w:val="24"/>
          </w:rPr>
          <w:t>GF-PR</w:t>
        </w:r>
        <w:r>
          <w:rPr>
            <w:spacing w:val="-3"/>
            <w:sz w:val="24"/>
          </w:rPr>
          <w:t xml:space="preserve"> </w:t>
        </w:r>
        <w:r>
          <w:rPr>
            <w:sz w:val="24"/>
          </w:rPr>
          <w:t>(</w:t>
        </w:r>
        <w:r>
          <w:rPr>
            <w:i/>
            <w:sz w:val="24"/>
          </w:rPr>
          <w:t>n</w:t>
        </w:r>
        <w:r>
          <w:rPr>
            <w:i/>
            <w:spacing w:val="4"/>
            <w:sz w:val="24"/>
          </w:rPr>
          <w:t xml:space="preserve"> </w:t>
        </w:r>
        <w:r>
          <w:rPr>
            <w:sz w:val="24"/>
          </w:rPr>
          <w:t>=</w:t>
        </w:r>
        <w:r>
          <w:rPr>
            <w:spacing w:val="4"/>
            <w:sz w:val="24"/>
          </w:rPr>
          <w:t xml:space="preserve"> </w:t>
        </w:r>
        <w:r>
          <w:rPr>
            <w:spacing w:val="-2"/>
            <w:sz w:val="24"/>
          </w:rPr>
          <w:t>5521).</w:t>
        </w:r>
      </w:hyperlink>
      <w:r>
        <w:rPr>
          <w:sz w:val="24"/>
        </w:rPr>
        <w:tab/>
      </w:r>
      <w:r>
        <w:rPr>
          <w:spacing w:val="-5"/>
          <w:sz w:val="24"/>
        </w:rPr>
        <w:t>131</w:t>
      </w:r>
    </w:p>
    <w:p w14:paraId="00DC1C07" w14:textId="77777777" w:rsidR="00350CFB" w:rsidRDefault="0071403D">
      <w:pPr>
        <w:pStyle w:val="a4"/>
        <w:numPr>
          <w:ilvl w:val="1"/>
          <w:numId w:val="27"/>
        </w:numPr>
        <w:tabs>
          <w:tab w:val="left" w:pos="1190"/>
          <w:tab w:val="left" w:leader="dot" w:pos="9280"/>
        </w:tabs>
        <w:spacing w:before="194"/>
        <w:ind w:hanging="549"/>
        <w:rPr>
          <w:sz w:val="24"/>
        </w:rPr>
      </w:pPr>
      <w:hyperlink w:anchor="_bookmark208" w:history="1">
        <w:r>
          <w:rPr>
            <w:sz w:val="24"/>
          </w:rPr>
          <w:t>Default</w:t>
        </w:r>
        <w:r>
          <w:rPr>
            <w:spacing w:val="-9"/>
            <w:sz w:val="24"/>
          </w:rPr>
          <w:t xml:space="preserve"> </w:t>
        </w:r>
        <w:r>
          <w:rPr>
            <w:sz w:val="24"/>
          </w:rPr>
          <w:t>parameters</w:t>
        </w:r>
        <w:r>
          <w:rPr>
            <w:spacing w:val="-8"/>
            <w:sz w:val="24"/>
          </w:rPr>
          <w:t xml:space="preserve"> </w:t>
        </w:r>
        <w:r>
          <w:rPr>
            <w:sz w:val="24"/>
          </w:rPr>
          <w:t>used</w:t>
        </w:r>
        <w:r>
          <w:rPr>
            <w:spacing w:val="-8"/>
            <w:sz w:val="24"/>
          </w:rPr>
          <w:t xml:space="preserve"> </w:t>
        </w:r>
        <w:r>
          <w:rPr>
            <w:sz w:val="24"/>
          </w:rPr>
          <w:t>in</w:t>
        </w:r>
        <w:r>
          <w:rPr>
            <w:spacing w:val="-9"/>
            <w:sz w:val="24"/>
          </w:rPr>
          <w:t xml:space="preserve"> </w:t>
        </w:r>
        <w:r>
          <w:rPr>
            <w:sz w:val="24"/>
          </w:rPr>
          <w:t>the</w:t>
        </w:r>
        <w:r>
          <w:rPr>
            <w:spacing w:val="-8"/>
            <w:sz w:val="24"/>
          </w:rPr>
          <w:t xml:space="preserve"> </w:t>
        </w:r>
        <w:r>
          <w:rPr>
            <w:sz w:val="24"/>
          </w:rPr>
          <w:t>primary</w:t>
        </w:r>
        <w:r>
          <w:rPr>
            <w:spacing w:val="-8"/>
            <w:sz w:val="24"/>
          </w:rPr>
          <w:t xml:space="preserve"> </w:t>
        </w:r>
        <w:r>
          <w:rPr>
            <w:spacing w:val="-2"/>
            <w:sz w:val="24"/>
          </w:rPr>
          <w:t>evaluation.</w:t>
        </w:r>
      </w:hyperlink>
      <w:r>
        <w:rPr>
          <w:sz w:val="24"/>
        </w:rPr>
        <w:tab/>
      </w:r>
      <w:r>
        <w:rPr>
          <w:spacing w:val="-5"/>
          <w:sz w:val="24"/>
        </w:rPr>
        <w:t>132</w:t>
      </w:r>
    </w:p>
    <w:p w14:paraId="00DC1C08" w14:textId="77777777" w:rsidR="00350CFB" w:rsidRDefault="0071403D">
      <w:pPr>
        <w:pStyle w:val="a4"/>
        <w:numPr>
          <w:ilvl w:val="1"/>
          <w:numId w:val="27"/>
        </w:numPr>
        <w:tabs>
          <w:tab w:val="left" w:pos="1190"/>
        </w:tabs>
        <w:spacing w:before="194"/>
        <w:ind w:hanging="549"/>
        <w:rPr>
          <w:sz w:val="24"/>
        </w:rPr>
      </w:pPr>
      <w:hyperlink w:anchor="_bookmark229" w:history="1">
        <w:r>
          <w:rPr>
            <w:w w:val="105"/>
            <w:sz w:val="24"/>
          </w:rPr>
          <w:t>Mean</w:t>
        </w:r>
        <w:r>
          <w:rPr>
            <w:spacing w:val="-14"/>
            <w:w w:val="105"/>
            <w:sz w:val="24"/>
          </w:rPr>
          <w:t xml:space="preserve"> </w:t>
        </w:r>
        <w:r>
          <w:rPr>
            <w:w w:val="105"/>
            <w:sz w:val="24"/>
          </w:rPr>
          <w:t>Kendall</w:t>
        </w:r>
        <w:r>
          <w:rPr>
            <w:spacing w:val="-13"/>
            <w:w w:val="105"/>
            <w:sz w:val="24"/>
          </w:rPr>
          <w:t xml:space="preserve"> </w:t>
        </w:r>
        <w:r>
          <w:rPr>
            <w:i/>
            <w:w w:val="105"/>
            <w:sz w:val="24"/>
          </w:rPr>
          <w:t>τ</w:t>
        </w:r>
        <w:r>
          <w:rPr>
            <w:i/>
            <w:spacing w:val="5"/>
            <w:w w:val="105"/>
            <w:sz w:val="24"/>
          </w:rPr>
          <w:t xml:space="preserve"> </w:t>
        </w:r>
        <w:r>
          <w:rPr>
            <w:w w:val="105"/>
            <w:sz w:val="24"/>
          </w:rPr>
          <w:t>by</w:t>
        </w:r>
        <w:r>
          <w:rPr>
            <w:spacing w:val="-14"/>
            <w:w w:val="105"/>
            <w:sz w:val="24"/>
          </w:rPr>
          <w:t xml:space="preserve"> </w:t>
        </w:r>
        <w:r>
          <w:rPr>
            <w:w w:val="105"/>
            <w:sz w:val="24"/>
          </w:rPr>
          <w:t>proxy</w:t>
        </w:r>
        <w:r>
          <w:rPr>
            <w:spacing w:val="-13"/>
            <w:w w:val="105"/>
            <w:sz w:val="24"/>
          </w:rPr>
          <w:t xml:space="preserve"> </w:t>
        </w:r>
        <w:r>
          <w:rPr>
            <w:w w:val="105"/>
            <w:sz w:val="24"/>
          </w:rPr>
          <w:t>family</w:t>
        </w:r>
        <w:r>
          <w:rPr>
            <w:spacing w:val="-13"/>
            <w:w w:val="105"/>
            <w:sz w:val="24"/>
          </w:rPr>
          <w:t xml:space="preserve"> </w:t>
        </w:r>
        <w:r>
          <w:rPr>
            <w:w w:val="105"/>
            <w:sz w:val="24"/>
          </w:rPr>
          <w:t>across</w:t>
        </w:r>
        <w:r>
          <w:rPr>
            <w:spacing w:val="-14"/>
            <w:w w:val="105"/>
            <w:sz w:val="24"/>
          </w:rPr>
          <w:t xml:space="preserve"> </w:t>
        </w:r>
        <w:r>
          <w:rPr>
            <w:w w:val="105"/>
            <w:sz w:val="24"/>
          </w:rPr>
          <w:t>7</w:t>
        </w:r>
        <w:r>
          <w:rPr>
            <w:spacing w:val="-13"/>
            <w:w w:val="105"/>
            <w:sz w:val="24"/>
          </w:rPr>
          <w:t xml:space="preserve"> </w:t>
        </w:r>
        <w:r>
          <w:rPr>
            <w:w w:val="105"/>
            <w:sz w:val="24"/>
          </w:rPr>
          <w:t>PageRank</w:t>
        </w:r>
        <w:r>
          <w:rPr>
            <w:spacing w:val="-14"/>
            <w:w w:val="105"/>
            <w:sz w:val="24"/>
          </w:rPr>
          <w:t xml:space="preserve"> </w:t>
        </w:r>
        <w:r>
          <w:rPr>
            <w:w w:val="105"/>
            <w:sz w:val="24"/>
          </w:rPr>
          <w:t>methods</w:t>
        </w:r>
        <w:r>
          <w:rPr>
            <w:spacing w:val="-13"/>
            <w:w w:val="105"/>
            <w:sz w:val="24"/>
          </w:rPr>
          <w:t xml:space="preserve"> </w:t>
        </w:r>
        <w:r>
          <w:rPr>
            <w:w w:val="105"/>
            <w:sz w:val="24"/>
          </w:rPr>
          <w:t>(</w:t>
        </w:r>
        <w:r>
          <w:rPr>
            <w:i/>
            <w:w w:val="105"/>
            <w:sz w:val="24"/>
          </w:rPr>
          <w:t>n</w:t>
        </w:r>
        <w:r>
          <w:rPr>
            <w:i/>
            <w:spacing w:val="1"/>
            <w:w w:val="105"/>
            <w:sz w:val="24"/>
          </w:rPr>
          <w:t xml:space="preserve"> </w:t>
        </w:r>
        <w:r>
          <w:rPr>
            <w:w w:val="105"/>
            <w:sz w:val="24"/>
          </w:rPr>
          <w:t>=</w:t>
        </w:r>
        <w:r>
          <w:rPr>
            <w:spacing w:val="1"/>
            <w:w w:val="105"/>
            <w:sz w:val="24"/>
          </w:rPr>
          <w:t xml:space="preserve"> </w:t>
        </w:r>
        <w:r>
          <w:rPr>
            <w:w w:val="105"/>
            <w:sz w:val="24"/>
          </w:rPr>
          <w:t>5521).</w:t>
        </w:r>
        <w:r>
          <w:rPr>
            <w:spacing w:val="17"/>
            <w:w w:val="105"/>
            <w:sz w:val="24"/>
          </w:rPr>
          <w:t xml:space="preserve"> </w:t>
        </w:r>
        <w:r>
          <w:rPr>
            <w:spacing w:val="-4"/>
            <w:w w:val="105"/>
            <w:sz w:val="24"/>
          </w:rPr>
          <w:t>Bold</w:t>
        </w:r>
      </w:hyperlink>
    </w:p>
    <w:p w14:paraId="00DC1C09" w14:textId="77777777" w:rsidR="00350CFB" w:rsidRDefault="0071403D">
      <w:pPr>
        <w:pStyle w:val="a3"/>
        <w:tabs>
          <w:tab w:val="left" w:leader="dot" w:pos="9280"/>
        </w:tabs>
        <w:spacing w:before="181" w:line="396" w:lineRule="auto"/>
        <w:ind w:left="1190" w:right="564"/>
      </w:pPr>
      <w:hyperlink w:anchor="_bookmark229" w:history="1">
        <w:r>
          <w:t>= column maximum.</w:t>
        </w:r>
        <w:r>
          <w:rPr>
            <w:spacing w:val="40"/>
          </w:rPr>
          <w:t xml:space="preserve"> </w:t>
        </w:r>
        <w:r>
          <w:t>Runtime = mean PageRank wall time (s,</w:t>
        </w:r>
        <w:r>
          <w:rPr>
            <w:spacing w:val="29"/>
          </w:rPr>
          <w:t xml:space="preserve"> </w:t>
        </w:r>
        <w:r>
          <w:t>5 timed repeats).</w:t>
        </w:r>
        <w:r>
          <w:rPr>
            <w:spacing w:val="40"/>
          </w:rPr>
          <w:t xml:space="preserve"> </w:t>
        </w:r>
        <w:r>
          <w:t>Edge</w:t>
        </w:r>
      </w:hyperlink>
      <w:r>
        <w:rPr>
          <w:spacing w:val="80"/>
        </w:rPr>
        <w:t xml:space="preserve"> </w:t>
      </w:r>
      <w:hyperlink w:anchor="_bookmark229" w:history="1">
        <w:r>
          <w:t>counts:</w:t>
        </w:r>
        <w:r>
          <w:rPr>
            <w:spacing w:val="40"/>
          </w:rPr>
          <w:t xml:space="preserve"> </w:t>
        </w:r>
        <w:r>
          <w:t>liq-pr=45, borrow-pr=484, repay-pr=787, borrow-pr-pool=262, repay-pr-</w:t>
        </w:r>
      </w:hyperlink>
      <w:hyperlink w:anchor="_bookmark229" w:history="1">
        <w:r>
          <w:t>pool=232, delegation-pr=0.</w:t>
        </w:r>
      </w:hyperlink>
      <w:r>
        <w:tab/>
      </w:r>
      <w:r>
        <w:rPr>
          <w:spacing w:val="-4"/>
        </w:rPr>
        <w:t>141</w:t>
      </w:r>
    </w:p>
    <w:p w14:paraId="00DC1C0A" w14:textId="77777777" w:rsidR="00350CFB" w:rsidRDefault="0071403D">
      <w:pPr>
        <w:pStyle w:val="a4"/>
        <w:numPr>
          <w:ilvl w:val="1"/>
          <w:numId w:val="27"/>
        </w:numPr>
        <w:tabs>
          <w:tab w:val="left" w:pos="1190"/>
        </w:tabs>
        <w:spacing w:before="17"/>
        <w:jc w:val="both"/>
        <w:rPr>
          <w:sz w:val="24"/>
        </w:rPr>
      </w:pPr>
      <w:hyperlink w:anchor="_bookmark231" w:history="1">
        <w:r>
          <w:rPr>
            <w:w w:val="105"/>
            <w:sz w:val="24"/>
          </w:rPr>
          <w:t>Mean</w:t>
        </w:r>
        <w:r>
          <w:rPr>
            <w:spacing w:val="31"/>
            <w:w w:val="105"/>
            <w:sz w:val="24"/>
          </w:rPr>
          <w:t xml:space="preserve"> </w:t>
        </w:r>
        <w:r>
          <w:rPr>
            <w:w w:val="105"/>
            <w:sz w:val="24"/>
          </w:rPr>
          <w:t>Kendall</w:t>
        </w:r>
        <w:r>
          <w:rPr>
            <w:spacing w:val="31"/>
            <w:w w:val="105"/>
            <w:sz w:val="24"/>
          </w:rPr>
          <w:t xml:space="preserve"> </w:t>
        </w:r>
        <w:r>
          <w:rPr>
            <w:i/>
            <w:w w:val="105"/>
            <w:sz w:val="24"/>
          </w:rPr>
          <w:t>τ</w:t>
        </w:r>
        <w:r>
          <w:rPr>
            <w:i/>
            <w:spacing w:val="54"/>
            <w:w w:val="105"/>
            <w:sz w:val="24"/>
          </w:rPr>
          <w:t xml:space="preserve"> </w:t>
        </w:r>
        <w:r>
          <w:rPr>
            <w:w w:val="105"/>
            <w:sz w:val="24"/>
          </w:rPr>
          <w:t>by</w:t>
        </w:r>
        <w:r>
          <w:rPr>
            <w:spacing w:val="31"/>
            <w:w w:val="105"/>
            <w:sz w:val="24"/>
          </w:rPr>
          <w:t xml:space="preserve"> </w:t>
        </w:r>
        <w:r>
          <w:rPr>
            <w:w w:val="105"/>
            <w:sz w:val="24"/>
          </w:rPr>
          <w:t>proxy</w:t>
        </w:r>
        <w:r>
          <w:rPr>
            <w:spacing w:val="31"/>
            <w:w w:val="105"/>
            <w:sz w:val="24"/>
          </w:rPr>
          <w:t xml:space="preserve"> </w:t>
        </w:r>
        <w:r>
          <w:rPr>
            <w:w w:val="105"/>
            <w:sz w:val="24"/>
          </w:rPr>
          <w:t>family</w:t>
        </w:r>
        <w:r>
          <w:rPr>
            <w:spacing w:val="32"/>
            <w:w w:val="105"/>
            <w:sz w:val="24"/>
          </w:rPr>
          <w:t xml:space="preserve"> </w:t>
        </w:r>
        <w:r>
          <w:rPr>
            <w:w w:val="105"/>
            <w:sz w:val="24"/>
          </w:rPr>
          <w:t>across</w:t>
        </w:r>
        <w:r>
          <w:rPr>
            <w:spacing w:val="31"/>
            <w:w w:val="105"/>
            <w:sz w:val="24"/>
          </w:rPr>
          <w:t xml:space="preserve"> </w:t>
        </w:r>
        <w:r>
          <w:rPr>
            <w:w w:val="105"/>
            <w:sz w:val="24"/>
          </w:rPr>
          <w:t>6</w:t>
        </w:r>
        <w:r>
          <w:rPr>
            <w:spacing w:val="31"/>
            <w:w w:val="105"/>
            <w:sz w:val="24"/>
          </w:rPr>
          <w:t xml:space="preserve"> </w:t>
        </w:r>
        <w:r>
          <w:rPr>
            <w:w w:val="105"/>
            <w:sz w:val="24"/>
          </w:rPr>
          <w:t>PageRank</w:t>
        </w:r>
        <w:r>
          <w:rPr>
            <w:spacing w:val="32"/>
            <w:w w:val="105"/>
            <w:sz w:val="24"/>
          </w:rPr>
          <w:t xml:space="preserve"> </w:t>
        </w:r>
        <w:r>
          <w:rPr>
            <w:w w:val="105"/>
            <w:sz w:val="24"/>
          </w:rPr>
          <w:t>methods</w:t>
        </w:r>
        <w:r>
          <w:rPr>
            <w:spacing w:val="31"/>
            <w:w w:val="105"/>
            <w:sz w:val="24"/>
          </w:rPr>
          <w:t xml:space="preserve"> </w:t>
        </w:r>
        <w:r>
          <w:rPr>
            <w:w w:val="105"/>
            <w:sz w:val="24"/>
          </w:rPr>
          <w:t>(</w:t>
        </w:r>
        <w:r>
          <w:rPr>
            <w:i/>
            <w:w w:val="105"/>
            <w:sz w:val="24"/>
          </w:rPr>
          <w:t>n</w:t>
        </w:r>
        <w:r>
          <w:rPr>
            <w:i/>
            <w:spacing w:val="65"/>
            <w:w w:val="150"/>
            <w:sz w:val="24"/>
          </w:rPr>
          <w:t xml:space="preserve"> </w:t>
        </w:r>
        <w:r>
          <w:rPr>
            <w:w w:val="105"/>
            <w:sz w:val="24"/>
          </w:rPr>
          <w:t>=</w:t>
        </w:r>
        <w:r>
          <w:rPr>
            <w:spacing w:val="66"/>
            <w:w w:val="150"/>
            <w:sz w:val="24"/>
          </w:rPr>
          <w:t xml:space="preserve"> </w:t>
        </w:r>
        <w:r>
          <w:rPr>
            <w:spacing w:val="-2"/>
            <w:w w:val="105"/>
            <w:sz w:val="24"/>
          </w:rPr>
          <w:t>5521).</w:t>
        </w:r>
      </w:hyperlink>
    </w:p>
    <w:p w14:paraId="00DC1C0B" w14:textId="77777777" w:rsidR="00350CFB" w:rsidRDefault="0071403D">
      <w:pPr>
        <w:pStyle w:val="a3"/>
        <w:spacing w:before="40" w:line="456" w:lineRule="exact"/>
        <w:ind w:left="1182" w:right="1131" w:firstLine="8"/>
        <w:jc w:val="both"/>
      </w:pPr>
      <w:hyperlink w:anchor="_bookmark231" w:history="1">
        <w:r>
          <w:t>Bold = column maximum.</w:t>
        </w:r>
        <w:r>
          <w:rPr>
            <w:spacing w:val="40"/>
          </w:rPr>
          <w:t xml:space="preserve"> </w:t>
        </w:r>
        <w:r>
          <w:t>Runtime = mean PageRank wall time (s, 5 timed repeats).</w:t>
        </w:r>
      </w:hyperlink>
      <w:r>
        <w:t xml:space="preserve"> </w:t>
      </w:r>
      <w:hyperlink w:anchor="_bookmark231" w:history="1">
        <w:r>
          <w:t>Aave W</w:t>
        </w:r>
        <w:r>
          <w:rPr>
            <w:rFonts w:ascii="Arial Unicode MS" w:hAnsi="Arial Unicode MS"/>
          </w:rPr>
          <w:t>→</w:t>
        </w:r>
        <w:r>
          <w:t>W edges:</w:t>
        </w:r>
        <w:r>
          <w:rPr>
            <w:spacing w:val="40"/>
          </w:rPr>
          <w:t xml:space="preserve"> </w:t>
        </w:r>
        <w:r>
          <w:t>LiqCall (liquidator</w:t>
        </w:r>
        <w:r>
          <w:rPr>
            <w:rFonts w:ascii="Arial Unicode MS" w:hAnsi="Arial Unicode MS"/>
          </w:rPr>
          <w:t>→</w:t>
        </w:r>
        <w:r>
          <w:t>user), Borrow (initiator</w:t>
        </w:r>
        <w:r>
          <w:rPr>
            <w:rFonts w:ascii="Arial Unicode MS" w:hAnsi="Arial Unicode MS"/>
          </w:rPr>
          <w:t>→</w:t>
        </w:r>
        <w:r>
          <w:t>onBehalfOf),</w:t>
        </w:r>
      </w:hyperlink>
      <w:r>
        <w:t xml:space="preserve"> </w:t>
      </w:r>
      <w:hyperlink w:anchor="_bookmark231" w:history="1">
        <w:r>
          <w:t>Repay (repayer</w:t>
        </w:r>
        <w:r>
          <w:rPr>
            <w:rFonts w:ascii="Arial Unicode MS" w:hAnsi="Arial Unicode MS"/>
          </w:rPr>
          <w:t>→</w:t>
        </w:r>
        <w:r>
          <w:t>user), Delegation (delegator</w:t>
        </w:r>
        <w:r>
          <w:rPr>
            <w:rFonts w:ascii="Arial Unicode MS" w:hAnsi="Arial Unicode MS"/>
          </w:rPr>
          <w:t>→</w:t>
        </w:r>
        <w:r>
          <w:t>delegatee).</w:t>
        </w:r>
        <w:r>
          <w:rPr>
            <w:spacing w:val="40"/>
          </w:rPr>
          <w:t xml:space="preserve"> </w:t>
        </w:r>
        <w:r>
          <w:t>Credit Delegation</w:t>
        </w:r>
      </w:hyperlink>
      <w:r>
        <w:t xml:space="preserve"> </w:t>
      </w:r>
      <w:hyperlink w:anchor="_bookmark231" w:history="1">
        <w:r>
          <w:t>extract deferred when parquet absent—</w:t>
        </w:r>
        <w:r>
          <w:rPr>
            <w:i/>
          </w:rPr>
          <w:t xml:space="preserve">τ </w:t>
        </w:r>
        <w:r>
          <w:t>may be degenerate.</w:t>
        </w:r>
        <w:r>
          <w:rPr>
            <w:spacing w:val="40"/>
          </w:rPr>
          <w:t xml:space="preserve"> </w:t>
        </w:r>
        <w:r>
          <w:t>Edge counts: liq-</w:t>
        </w:r>
      </w:hyperlink>
      <w:hyperlink w:anchor="_bookmark231" w:history="1">
        <w:r>
          <w:t>pr=45,</w:t>
        </w:r>
        <w:r>
          <w:rPr>
            <w:spacing w:val="36"/>
          </w:rPr>
          <w:t xml:space="preserve"> </w:t>
        </w:r>
        <w:r>
          <w:t>borrow-pr=484,</w:t>
        </w:r>
        <w:r>
          <w:rPr>
            <w:spacing w:val="36"/>
          </w:rPr>
          <w:t xml:space="preserve"> </w:t>
        </w:r>
        <w:r>
          <w:t>repay-pr=787,</w:t>
        </w:r>
        <w:r>
          <w:rPr>
            <w:spacing w:val="37"/>
          </w:rPr>
          <w:t xml:space="preserve"> </w:t>
        </w:r>
        <w:r>
          <w:t>borrow-pr-pool=262,</w:t>
        </w:r>
        <w:r>
          <w:rPr>
            <w:spacing w:val="36"/>
          </w:rPr>
          <w:t xml:space="preserve"> </w:t>
        </w:r>
        <w:r>
          <w:t>repay-pr-</w:t>
        </w:r>
        <w:r>
          <w:rPr>
            <w:spacing w:val="-2"/>
          </w:rPr>
          <w:t>pool=232,</w:t>
        </w:r>
      </w:hyperlink>
    </w:p>
    <w:p w14:paraId="00DC1C0C" w14:textId="77777777" w:rsidR="00350CFB" w:rsidRDefault="0071403D">
      <w:pPr>
        <w:pStyle w:val="a3"/>
        <w:tabs>
          <w:tab w:val="left" w:leader="dot" w:pos="9280"/>
        </w:tabs>
        <w:spacing w:before="143"/>
        <w:ind w:left="1190"/>
        <w:jc w:val="both"/>
      </w:pPr>
      <w:hyperlink w:anchor="_bookmark231" w:history="1">
        <w:r>
          <w:rPr>
            <w:spacing w:val="-2"/>
          </w:rPr>
          <w:t>delegation-pr=0.</w:t>
        </w:r>
      </w:hyperlink>
      <w:r>
        <w:tab/>
      </w:r>
      <w:r>
        <w:rPr>
          <w:spacing w:val="-5"/>
        </w:rPr>
        <w:t>142</w:t>
      </w:r>
    </w:p>
    <w:p w14:paraId="00DC1C0D" w14:textId="77777777" w:rsidR="00350CFB" w:rsidRDefault="00350CFB">
      <w:pPr>
        <w:pStyle w:val="a3"/>
        <w:jc w:val="both"/>
        <w:sectPr w:rsidR="00350CFB">
          <w:pgSz w:w="11910" w:h="16840"/>
          <w:pgMar w:top="1840" w:right="708" w:bottom="2300" w:left="992" w:header="0" w:footer="2115" w:gutter="0"/>
          <w:cols w:space="720"/>
        </w:sectPr>
      </w:pPr>
    </w:p>
    <w:p w14:paraId="00DC1C0E" w14:textId="77777777" w:rsidR="00350CFB" w:rsidRDefault="00350CFB">
      <w:pPr>
        <w:pStyle w:val="a3"/>
        <w:rPr>
          <w:sz w:val="34"/>
        </w:rPr>
      </w:pPr>
    </w:p>
    <w:p w14:paraId="00DC1C0F" w14:textId="77777777" w:rsidR="00350CFB" w:rsidRDefault="00350CFB">
      <w:pPr>
        <w:pStyle w:val="a3"/>
        <w:spacing w:before="197"/>
        <w:rPr>
          <w:sz w:val="34"/>
        </w:rPr>
      </w:pPr>
    </w:p>
    <w:p w14:paraId="00DC1C10" w14:textId="77777777" w:rsidR="00350CFB" w:rsidRDefault="00283FFF">
      <w:pPr>
        <w:pStyle w:val="1"/>
        <w:ind w:left="282" w:firstLine="0"/>
        <w:jc w:val="left"/>
      </w:pPr>
      <w:bookmarkStart w:id="15" w:name="_bookmark1"/>
      <w:bookmarkEnd w:id="15"/>
      <w:r>
        <w:t>Abbreviations</w:t>
      </w:r>
      <w:r>
        <w:rPr>
          <w:spacing w:val="4"/>
        </w:rPr>
        <w:t xml:space="preserve"> </w:t>
      </w:r>
      <w:r>
        <w:t>and</w:t>
      </w:r>
      <w:r>
        <w:rPr>
          <w:spacing w:val="6"/>
        </w:rPr>
        <w:t xml:space="preserve"> </w:t>
      </w:r>
      <w:r>
        <w:rPr>
          <w:spacing w:val="-2"/>
        </w:rPr>
        <w:t>Notation</w:t>
      </w:r>
    </w:p>
    <w:p w14:paraId="00DC1C11" w14:textId="77777777" w:rsidR="00350CFB" w:rsidRDefault="00350CFB">
      <w:pPr>
        <w:pStyle w:val="a3"/>
        <w:spacing w:before="28"/>
        <w:rPr>
          <w:b/>
          <w:sz w:val="34"/>
        </w:rPr>
      </w:pPr>
    </w:p>
    <w:p w14:paraId="00DC1C12" w14:textId="20E4B4A1" w:rsidR="00350CFB" w:rsidRDefault="00283FFF">
      <w:pPr>
        <w:pStyle w:val="a3"/>
        <w:spacing w:line="396" w:lineRule="auto"/>
        <w:ind w:left="282" w:right="521" w:hanging="8"/>
      </w:pPr>
      <w:r>
        <w:t>This</w:t>
      </w:r>
      <w:r>
        <w:rPr>
          <w:spacing w:val="-1"/>
        </w:rPr>
        <w:t xml:space="preserve"> </w:t>
      </w:r>
      <w:r>
        <w:t>section</w:t>
      </w:r>
      <w:r>
        <w:rPr>
          <w:spacing w:val="-1"/>
        </w:rPr>
        <w:t xml:space="preserve"> </w:t>
      </w:r>
      <w:r>
        <w:t>lists</w:t>
      </w:r>
      <w:r>
        <w:rPr>
          <w:spacing w:val="-1"/>
        </w:rPr>
        <w:t xml:space="preserve"> </w:t>
      </w:r>
      <w:r>
        <w:t>abbreviations</w:t>
      </w:r>
      <w:r>
        <w:rPr>
          <w:spacing w:val="-1"/>
        </w:rPr>
        <w:t xml:space="preserve"> </w:t>
      </w:r>
      <w:r>
        <w:t>and</w:t>
      </w:r>
      <w:r>
        <w:rPr>
          <w:spacing w:val="-1"/>
        </w:rPr>
        <w:t xml:space="preserve"> </w:t>
      </w:r>
      <w:r>
        <w:t>mathematical</w:t>
      </w:r>
      <w:r>
        <w:rPr>
          <w:spacing w:val="-1"/>
        </w:rPr>
        <w:t xml:space="preserve"> </w:t>
      </w:r>
      <w:r>
        <w:t>notation</w:t>
      </w:r>
      <w:r>
        <w:rPr>
          <w:spacing w:val="-1"/>
        </w:rPr>
        <w:t xml:space="preserve"> </w:t>
      </w:r>
      <w:r>
        <w:t>used</w:t>
      </w:r>
      <w:r>
        <w:rPr>
          <w:spacing w:val="-1"/>
        </w:rPr>
        <w:t xml:space="preserve"> </w:t>
      </w:r>
      <w:r>
        <w:t>throughout</w:t>
      </w:r>
      <w:r>
        <w:rPr>
          <w:spacing w:val="-1"/>
        </w:rPr>
        <w:t xml:space="preserve"> </w:t>
      </w:r>
      <w:r>
        <w:t>the</w:t>
      </w:r>
      <w:r>
        <w:rPr>
          <w:spacing w:val="-1"/>
        </w:rPr>
        <w:t xml:space="preserve"> </w:t>
      </w:r>
      <w:del w:id="16" w:author="Moulla, Donatien Koulla" w:date="2026-08-27T13:35:00Z">
        <w:r>
          <w:delText>dissertation</w:delText>
        </w:r>
      </w:del>
      <w:ins w:id="17" w:author="Moulla, Donatien Koulla" w:date="2026-08-27T13:35:00Z">
        <w:r>
          <w:t>thesis</w:t>
        </w:r>
      </w:ins>
      <w:r>
        <w:t>.</w:t>
      </w:r>
      <w:r>
        <w:rPr>
          <w:spacing w:val="28"/>
        </w:rPr>
        <w:t xml:space="preserve"> </w:t>
      </w:r>
      <w:r>
        <w:t>Sym-bols are defined again at first use in the main chapters when helpful for local reading.</w:t>
      </w:r>
    </w:p>
    <w:p w14:paraId="00DC1C13" w14:textId="77777777" w:rsidR="00350CFB" w:rsidRDefault="00350CFB">
      <w:pPr>
        <w:pStyle w:val="a3"/>
        <w:spacing w:before="160"/>
      </w:pPr>
    </w:p>
    <w:p w14:paraId="00DC1C14" w14:textId="77777777" w:rsidR="00350CFB" w:rsidRDefault="00283FFF">
      <w:pPr>
        <w:pStyle w:val="2"/>
        <w:ind w:left="282" w:firstLine="0"/>
      </w:pPr>
      <w:r>
        <w:rPr>
          <w:spacing w:val="-2"/>
        </w:rPr>
        <w:t>Abbreviations</w:t>
      </w:r>
    </w:p>
    <w:p w14:paraId="00DC1C15" w14:textId="77777777" w:rsidR="00350CFB" w:rsidRDefault="00350CFB">
      <w:pPr>
        <w:pStyle w:val="a3"/>
        <w:spacing w:before="205"/>
        <w:rPr>
          <w:b/>
          <w:sz w:val="28"/>
        </w:rPr>
      </w:pPr>
    </w:p>
    <w:p w14:paraId="00DC1C16" w14:textId="102CC786" w:rsidR="00350CFB" w:rsidRDefault="00283FFF">
      <w:pPr>
        <w:pStyle w:val="a3"/>
        <w:ind w:left="-1" w:right="290"/>
        <w:jc w:val="center"/>
      </w:pPr>
      <w:bookmarkStart w:id="18" w:name="_bookmark2"/>
      <w:bookmarkEnd w:id="18"/>
      <w:r>
        <w:t>Table</w:t>
      </w:r>
      <w:r>
        <w:rPr>
          <w:spacing w:val="-11"/>
        </w:rPr>
        <w:t xml:space="preserve"> </w:t>
      </w:r>
      <w:r>
        <w:t>1:</w:t>
      </w:r>
      <w:r>
        <w:rPr>
          <w:spacing w:val="5"/>
        </w:rPr>
        <w:t xml:space="preserve"> </w:t>
      </w:r>
      <w:r>
        <w:t>Abbreviations</w:t>
      </w:r>
      <w:r>
        <w:rPr>
          <w:spacing w:val="-10"/>
        </w:rPr>
        <w:t xml:space="preserve"> </w:t>
      </w:r>
      <w:r>
        <w:t>used</w:t>
      </w:r>
      <w:r>
        <w:rPr>
          <w:spacing w:val="-11"/>
        </w:rPr>
        <w:t xml:space="preserve"> </w:t>
      </w:r>
      <w:r>
        <w:t>in</w:t>
      </w:r>
      <w:r>
        <w:rPr>
          <w:spacing w:val="-11"/>
        </w:rPr>
        <w:t xml:space="preserve"> </w:t>
      </w:r>
      <w:r>
        <w:t>this</w:t>
      </w:r>
      <w:r>
        <w:rPr>
          <w:spacing w:val="-11"/>
        </w:rPr>
        <w:t xml:space="preserve"> </w:t>
      </w:r>
      <w:del w:id="19" w:author="Moulla, Donatien Koulla" w:date="2026-08-27T13:36:00Z">
        <w:r>
          <w:rPr>
            <w:spacing w:val="-2"/>
          </w:rPr>
          <w:delText>dissertation</w:delText>
        </w:r>
      </w:del>
      <w:ins w:id="20" w:author="Moulla, Donatien Koulla" w:date="2026-08-27T13:36:00Z">
        <w:r>
          <w:rPr>
            <w:spacing w:val="-2"/>
          </w:rPr>
          <w:t>thesis</w:t>
        </w:r>
      </w:ins>
      <w:r>
        <w:rPr>
          <w:spacing w:val="-2"/>
        </w:rPr>
        <w:t>.</w:t>
      </w:r>
    </w:p>
    <w:p w14:paraId="00DC1C17" w14:textId="77777777" w:rsidR="00350CFB" w:rsidRDefault="00283FFF">
      <w:pPr>
        <w:pStyle w:val="a3"/>
        <w:spacing w:before="1"/>
        <w:rPr>
          <w:sz w:val="19"/>
        </w:rPr>
      </w:pPr>
      <w:r>
        <w:rPr>
          <w:noProof/>
          <w:sz w:val="19"/>
        </w:rPr>
        <mc:AlternateContent>
          <mc:Choice Requires="wps">
            <w:drawing>
              <wp:anchor distT="0" distB="0" distL="0" distR="0" simplePos="0" relativeHeight="487587840" behindDoc="1" locked="0" layoutInCell="1" allowOverlap="1" wp14:anchorId="00DC26D8" wp14:editId="00DC26D9">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FCA7E8" id="Graphic 2" o:spid="_x0000_s1026" style="position:absolute;margin-left:93.45pt;margin-top:12.2pt;width:408.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B6FAIAAFwEAAAOAAAAZHJzL2Uyb0RvYy54bWysVMFu2zAMvQ/YPwi6L46DNS2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" path="m,l5186057,e" filled="f" strokeweight=".33739mm">
                <v:path arrowok="t"/>
                <w10:wrap type="topAndBottom" anchorx="page"/>
              </v:shape>
            </w:pict>
          </mc:Fallback>
        </mc:AlternateContent>
      </w:r>
    </w:p>
    <w:p w14:paraId="00DC1C18" w14:textId="77777777" w:rsidR="00350CFB" w:rsidRDefault="00283FFF">
      <w:pPr>
        <w:spacing w:before="54"/>
        <w:ind w:left="946"/>
      </w:pPr>
      <w:r>
        <w:t>Abbreviation</w:t>
      </w:r>
      <w:r>
        <w:rPr>
          <w:spacing w:val="72"/>
        </w:rPr>
        <w:t xml:space="preserve"> </w:t>
      </w:r>
      <w:r>
        <w:rPr>
          <w:spacing w:val="-2"/>
        </w:rPr>
        <w:t>Meaning</w:t>
      </w:r>
    </w:p>
    <w:p w14:paraId="00DC1C19" w14:textId="77777777" w:rsidR="00350CFB" w:rsidRDefault="00283FFF">
      <w:pPr>
        <w:pStyle w:val="a3"/>
        <w:rPr>
          <w:sz w:val="5"/>
        </w:rPr>
      </w:pPr>
      <w:r>
        <w:rPr>
          <w:noProof/>
          <w:sz w:val="5"/>
        </w:rPr>
        <mc:AlternateContent>
          <mc:Choice Requires="wps">
            <w:drawing>
              <wp:anchor distT="0" distB="0" distL="0" distR="0" simplePos="0" relativeHeight="487588352" behindDoc="1" locked="0" layoutInCell="1" allowOverlap="1" wp14:anchorId="00DC26DA" wp14:editId="00DC26DB">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0B22E" id="Graphic 3" o:spid="_x0000_s1026" style="position:absolute;margin-left:93.45pt;margin-top:4.1pt;width:40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MgFAIAAFsEAAAOAAAAZHJzL2Uyb0RvYy54bWysVFGP2jAMfp+0/xDlfRSQgFt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" path="m,l5186057,e" filled="f" strokeweight=".21089mm">
                <v:path arrowok="t"/>
                <w10:wrap type="topAndBottom" anchorx="page"/>
              </v:shape>
            </w:pict>
          </mc:Fallback>
        </mc:AlternateContent>
      </w:r>
    </w:p>
    <w:p w14:paraId="00DC1C1A" w14:textId="77777777" w:rsidR="00350CFB" w:rsidRDefault="00283FFF">
      <w:pPr>
        <w:tabs>
          <w:tab w:val="left" w:pos="2237"/>
        </w:tabs>
        <w:spacing w:before="54"/>
        <w:ind w:left="946"/>
      </w:pPr>
      <w:r>
        <w:rPr>
          <w:spacing w:val="-5"/>
        </w:rPr>
        <w:t>AMM</w:t>
      </w:r>
      <w:r>
        <w:tab/>
        <w:t>Automated</w:t>
      </w:r>
      <w:r>
        <w:rPr>
          <w:spacing w:val="-10"/>
        </w:rPr>
        <w:t xml:space="preserve"> </w:t>
      </w:r>
      <w:r>
        <w:t>Market</w:t>
      </w:r>
      <w:r>
        <w:rPr>
          <w:spacing w:val="-9"/>
        </w:rPr>
        <w:t xml:space="preserve"> </w:t>
      </w:r>
      <w:r>
        <w:rPr>
          <w:spacing w:val="-2"/>
        </w:rPr>
        <w:t>Maker</w:t>
      </w:r>
    </w:p>
    <w:p w14:paraId="00DC1C1B" w14:textId="77777777" w:rsidR="00350CFB" w:rsidRDefault="00283FFF">
      <w:pPr>
        <w:tabs>
          <w:tab w:val="left" w:pos="2237"/>
        </w:tabs>
        <w:spacing w:before="18"/>
        <w:ind w:left="946"/>
      </w:pPr>
      <w:r>
        <w:rPr>
          <w:spacing w:val="-5"/>
        </w:rPr>
        <w:t>AWP</w:t>
      </w:r>
      <w:r>
        <w:tab/>
      </w:r>
      <w:r>
        <w:rPr>
          <w:spacing w:val="-2"/>
        </w:rPr>
        <w:t>Adaptive</w:t>
      </w:r>
      <w:r>
        <w:rPr>
          <w:spacing w:val="-3"/>
        </w:rPr>
        <w:t xml:space="preserve"> </w:t>
      </w:r>
      <w:r>
        <w:rPr>
          <w:spacing w:val="-2"/>
        </w:rPr>
        <w:t>Weighted PageRank</w:t>
      </w:r>
    </w:p>
    <w:p w14:paraId="00DC1C1C" w14:textId="77777777" w:rsidR="00350CFB" w:rsidRDefault="00283FFF">
      <w:pPr>
        <w:tabs>
          <w:tab w:val="left" w:pos="2237"/>
        </w:tabs>
        <w:spacing w:before="18"/>
        <w:ind w:left="946"/>
      </w:pPr>
      <w:r>
        <w:rPr>
          <w:spacing w:val="-5"/>
        </w:rPr>
        <w:t>BQ</w:t>
      </w:r>
      <w:r>
        <w:tab/>
      </w:r>
      <w:r>
        <w:rPr>
          <w:spacing w:val="-2"/>
        </w:rPr>
        <w:t>BigQuery</w:t>
      </w:r>
    </w:p>
    <w:p w14:paraId="00DC1C1D" w14:textId="77777777" w:rsidR="00350CFB" w:rsidRDefault="00283FFF">
      <w:pPr>
        <w:tabs>
          <w:tab w:val="left" w:pos="2237"/>
        </w:tabs>
        <w:spacing w:before="18" w:line="256" w:lineRule="auto"/>
        <w:ind w:left="946" w:right="2512"/>
      </w:pPr>
      <w:r>
        <w:rPr>
          <w:spacing w:val="-4"/>
        </w:rPr>
        <w:t>CCS</w:t>
      </w:r>
      <w:r>
        <w:tab/>
        <w:t>ACM</w:t>
      </w:r>
      <w:r>
        <w:rPr>
          <w:spacing w:val="-14"/>
        </w:rPr>
        <w:t xml:space="preserve"> </w:t>
      </w:r>
      <w:r>
        <w:t>Conference</w:t>
      </w:r>
      <w:r>
        <w:rPr>
          <w:spacing w:val="-13"/>
        </w:rPr>
        <w:t xml:space="preserve"> </w:t>
      </w:r>
      <w:r>
        <w:t>on</w:t>
      </w:r>
      <w:r>
        <w:rPr>
          <w:spacing w:val="-14"/>
        </w:rPr>
        <w:t xml:space="preserve"> </w:t>
      </w:r>
      <w:r>
        <w:t>Computer</w:t>
      </w:r>
      <w:r>
        <w:rPr>
          <w:spacing w:val="-13"/>
        </w:rPr>
        <w:t xml:space="preserve"> </w:t>
      </w:r>
      <w:r>
        <w:t>and</w:t>
      </w:r>
      <w:r>
        <w:rPr>
          <w:spacing w:val="-14"/>
        </w:rPr>
        <w:t xml:space="preserve"> </w:t>
      </w:r>
      <w:r>
        <w:t>Communications</w:t>
      </w:r>
      <w:r>
        <w:rPr>
          <w:spacing w:val="-13"/>
        </w:rPr>
        <w:t xml:space="preserve"> </w:t>
      </w:r>
      <w:r>
        <w:t xml:space="preserve">Security </w:t>
      </w:r>
      <w:r>
        <w:rPr>
          <w:spacing w:val="-4"/>
        </w:rPr>
        <w:t>DeFi</w:t>
      </w:r>
      <w:r>
        <w:tab/>
        <w:t>Decentralized Finance</w:t>
      </w:r>
    </w:p>
    <w:p w14:paraId="00DC1C1E" w14:textId="77777777" w:rsidR="00350CFB" w:rsidRDefault="00283FFF">
      <w:pPr>
        <w:tabs>
          <w:tab w:val="left" w:pos="2237"/>
        </w:tabs>
        <w:ind w:left="946"/>
      </w:pPr>
      <w:r>
        <w:rPr>
          <w:spacing w:val="-5"/>
        </w:rPr>
        <w:t>DEX</w:t>
      </w:r>
      <w:r>
        <w:tab/>
        <w:t>Decentralized</w:t>
      </w:r>
      <w:r>
        <w:rPr>
          <w:spacing w:val="-14"/>
        </w:rPr>
        <w:t xml:space="preserve"> </w:t>
      </w:r>
      <w:r>
        <w:rPr>
          <w:spacing w:val="-2"/>
        </w:rPr>
        <w:t>Exchange</w:t>
      </w:r>
    </w:p>
    <w:p w14:paraId="00DC1C1F" w14:textId="77777777" w:rsidR="00350CFB" w:rsidRDefault="00283FFF">
      <w:pPr>
        <w:tabs>
          <w:tab w:val="left" w:pos="2237"/>
        </w:tabs>
        <w:spacing w:before="18"/>
        <w:ind w:left="946"/>
      </w:pPr>
      <w:r>
        <w:rPr>
          <w:spacing w:val="-5"/>
        </w:rPr>
        <w:t>EIP</w:t>
      </w:r>
      <w:r>
        <w:tab/>
        <w:t>Ethereum</w:t>
      </w:r>
      <w:r>
        <w:rPr>
          <w:spacing w:val="-12"/>
        </w:rPr>
        <w:t xml:space="preserve"> </w:t>
      </w:r>
      <w:r>
        <w:t>Improvement</w:t>
      </w:r>
      <w:r>
        <w:rPr>
          <w:spacing w:val="-11"/>
        </w:rPr>
        <w:t xml:space="preserve"> </w:t>
      </w:r>
      <w:r>
        <w:rPr>
          <w:spacing w:val="-2"/>
        </w:rPr>
        <w:t>Proposal</w:t>
      </w:r>
    </w:p>
    <w:p w14:paraId="00DC1C20" w14:textId="77777777" w:rsidR="00350CFB" w:rsidRDefault="00283FFF">
      <w:pPr>
        <w:tabs>
          <w:tab w:val="left" w:pos="2237"/>
        </w:tabs>
        <w:spacing w:before="18" w:line="256" w:lineRule="auto"/>
        <w:ind w:left="946" w:right="2518"/>
      </w:pPr>
      <w:r>
        <w:rPr>
          <w:spacing w:val="-2"/>
        </w:rPr>
        <w:t>ERC-20</w:t>
      </w:r>
      <w:r>
        <w:tab/>
        <w:t>Ethereum</w:t>
      </w:r>
      <w:r>
        <w:rPr>
          <w:spacing w:val="-12"/>
        </w:rPr>
        <w:t xml:space="preserve"> </w:t>
      </w:r>
      <w:r>
        <w:t>Request</w:t>
      </w:r>
      <w:r>
        <w:rPr>
          <w:spacing w:val="-12"/>
        </w:rPr>
        <w:t xml:space="preserve"> </w:t>
      </w:r>
      <w:r>
        <w:t>for</w:t>
      </w:r>
      <w:r>
        <w:rPr>
          <w:spacing w:val="-12"/>
        </w:rPr>
        <w:t xml:space="preserve"> </w:t>
      </w:r>
      <w:r>
        <w:t>Comments</w:t>
      </w:r>
      <w:r>
        <w:rPr>
          <w:spacing w:val="-12"/>
        </w:rPr>
        <w:t xml:space="preserve"> </w:t>
      </w:r>
      <w:r>
        <w:t>20</w:t>
      </w:r>
      <w:r>
        <w:rPr>
          <w:spacing w:val="-12"/>
        </w:rPr>
        <w:t xml:space="preserve"> </w:t>
      </w:r>
      <w:r>
        <w:t>(fungible</w:t>
      </w:r>
      <w:r>
        <w:rPr>
          <w:spacing w:val="-12"/>
        </w:rPr>
        <w:t xml:space="preserve"> </w:t>
      </w:r>
      <w:r>
        <w:t>token</w:t>
      </w:r>
      <w:r>
        <w:rPr>
          <w:spacing w:val="-12"/>
        </w:rPr>
        <w:t xml:space="preserve"> </w:t>
      </w:r>
      <w:r>
        <w:t xml:space="preserve">standard) </w:t>
      </w:r>
      <w:r>
        <w:rPr>
          <w:spacing w:val="-6"/>
        </w:rPr>
        <w:t>FC</w:t>
      </w:r>
      <w:r>
        <w:tab/>
        <w:t>Financial Cryptography and Data Security</w:t>
      </w:r>
    </w:p>
    <w:p w14:paraId="00DC1C21" w14:textId="77777777" w:rsidR="00350CFB" w:rsidRDefault="000A61CA">
      <w:pPr>
        <w:tabs>
          <w:tab w:val="left" w:pos="2237"/>
        </w:tabs>
        <w:spacing w:before="1" w:line="256" w:lineRule="auto"/>
        <w:ind w:left="946" w:right="3281"/>
      </w:pPr>
      <w:commentRangeStart w:id="21"/>
      <w:commentRangeStart w:id="22"/>
      <w:commentRangeEnd w:id="21"/>
      <w:r>
        <w:rPr>
          <w:rStyle w:val="a5"/>
          <w:sz w:val="22"/>
          <w:szCs w:val="22"/>
        </w:rPr>
        <w:commentReference w:id="21"/>
      </w:r>
      <w:commentRangeEnd w:id="22"/>
      <w:r w:rsidR="002149DF">
        <w:rPr>
          <w:rStyle w:val="a5"/>
          <w:sz w:val="22"/>
          <w:szCs w:val="22"/>
        </w:rPr>
        <w:commentReference w:id="22"/>
      </w:r>
      <w:commentRangeStart w:id="23"/>
    </w:p>
    <w:p w14:paraId="00DC1C22" w14:textId="77777777" w:rsidR="00350CFB" w:rsidRDefault="00283FFF">
      <w:pPr>
        <w:tabs>
          <w:tab w:val="left" w:pos="2237"/>
        </w:tabs>
        <w:spacing w:before="1" w:line="256" w:lineRule="auto"/>
        <w:ind w:left="946" w:right="2427"/>
      </w:pPr>
      <w:r>
        <w:rPr>
          <w:spacing w:val="-4"/>
        </w:rPr>
        <w:t>MEV</w:t>
      </w:r>
      <w:r>
        <w:tab/>
      </w:r>
      <w:r>
        <w:rPr>
          <w:spacing w:val="-2"/>
        </w:rPr>
        <w:t>Maximal</w:t>
      </w:r>
      <w:r>
        <w:rPr>
          <w:spacing w:val="-4"/>
        </w:rPr>
        <w:t xml:space="preserve"> </w:t>
      </w:r>
      <w:r>
        <w:rPr>
          <w:spacing w:val="-2"/>
        </w:rPr>
        <w:t>Extractable</w:t>
      </w:r>
      <w:r>
        <w:rPr>
          <w:spacing w:val="-4"/>
        </w:rPr>
        <w:t xml:space="preserve"> </w:t>
      </w:r>
      <w:r>
        <w:rPr>
          <w:spacing w:val="-2"/>
        </w:rPr>
        <w:t>Value</w:t>
      </w:r>
      <w:r>
        <w:rPr>
          <w:spacing w:val="-4"/>
        </w:rPr>
        <w:t xml:space="preserve"> </w:t>
      </w:r>
      <w:r>
        <w:rPr>
          <w:spacing w:val="-2"/>
        </w:rPr>
        <w:t>(formerly</w:t>
      </w:r>
      <w:r>
        <w:rPr>
          <w:spacing w:val="-4"/>
        </w:rPr>
        <w:t xml:space="preserve"> </w:t>
      </w:r>
      <w:r>
        <w:rPr>
          <w:spacing w:val="-2"/>
        </w:rPr>
        <w:t>Miner</w:t>
      </w:r>
      <w:r>
        <w:rPr>
          <w:spacing w:val="-4"/>
        </w:rPr>
        <w:t xml:space="preserve"> </w:t>
      </w:r>
      <w:r>
        <w:rPr>
          <w:spacing w:val="-2"/>
        </w:rPr>
        <w:t>Extractable</w:t>
      </w:r>
      <w:r>
        <w:rPr>
          <w:spacing w:val="-4"/>
        </w:rPr>
        <w:t xml:space="preserve"> </w:t>
      </w:r>
      <w:r>
        <w:rPr>
          <w:spacing w:val="-2"/>
        </w:rPr>
        <w:t xml:space="preserve">Value) </w:t>
      </w:r>
      <w:r>
        <w:rPr>
          <w:spacing w:val="-4"/>
        </w:rPr>
        <w:t>PnL</w:t>
      </w:r>
      <w:r>
        <w:tab/>
        <w:t>Profit and Loss</w:t>
      </w:r>
    </w:p>
    <w:p w14:paraId="00DC1C23" w14:textId="77777777" w:rsidR="00350CFB" w:rsidRDefault="00283FFF">
      <w:pPr>
        <w:tabs>
          <w:tab w:val="left" w:pos="2237"/>
        </w:tabs>
        <w:ind w:left="946"/>
      </w:pPr>
      <w:r>
        <w:rPr>
          <w:spacing w:val="-5"/>
        </w:rPr>
        <w:t>PR</w:t>
      </w:r>
      <w:r>
        <w:tab/>
      </w:r>
      <w:r>
        <w:rPr>
          <w:spacing w:val="-2"/>
        </w:rPr>
        <w:t>PageRank</w:t>
      </w:r>
    </w:p>
    <w:p w14:paraId="00DC1C24" w14:textId="77777777" w:rsidR="00350CFB" w:rsidRDefault="00283FFF">
      <w:pPr>
        <w:tabs>
          <w:tab w:val="left" w:pos="2237"/>
        </w:tabs>
        <w:spacing w:before="18"/>
        <w:ind w:left="946"/>
      </w:pPr>
      <w:r>
        <w:rPr>
          <w:spacing w:val="-5"/>
        </w:rPr>
        <w:t>RQ</w:t>
      </w:r>
      <w:r>
        <w:tab/>
        <w:t>Research</w:t>
      </w:r>
      <w:r>
        <w:rPr>
          <w:spacing w:val="-10"/>
        </w:rPr>
        <w:t xml:space="preserve"> </w:t>
      </w:r>
      <w:r>
        <w:rPr>
          <w:spacing w:val="-2"/>
        </w:rPr>
        <w:t>Question</w:t>
      </w:r>
    </w:p>
    <w:p w14:paraId="00DC1C25" w14:textId="77777777" w:rsidR="00350CFB" w:rsidRDefault="00283FFF">
      <w:pPr>
        <w:tabs>
          <w:tab w:val="left" w:pos="2237"/>
        </w:tabs>
        <w:spacing w:before="18"/>
        <w:ind w:left="946"/>
      </w:pPr>
      <w:r>
        <w:rPr>
          <w:spacing w:val="-5"/>
        </w:rPr>
        <w:t>SoK</w:t>
      </w:r>
      <w:r>
        <w:tab/>
        <w:t>Systematization</w:t>
      </w:r>
      <w:r>
        <w:rPr>
          <w:spacing w:val="-9"/>
        </w:rPr>
        <w:t xml:space="preserve"> </w:t>
      </w:r>
      <w:r>
        <w:t>of</w:t>
      </w:r>
      <w:r>
        <w:rPr>
          <w:spacing w:val="-9"/>
        </w:rPr>
        <w:t xml:space="preserve"> </w:t>
      </w:r>
      <w:r>
        <w:rPr>
          <w:spacing w:val="-2"/>
        </w:rPr>
        <w:t>Knowledge</w:t>
      </w:r>
    </w:p>
    <w:commentRangeEnd w:id="23"/>
    <w:p w14:paraId="00DC1C26" w14:textId="77777777" w:rsidR="00350CFB" w:rsidRDefault="00283FFF">
      <w:pPr>
        <w:tabs>
          <w:tab w:val="left" w:pos="2237"/>
        </w:tabs>
        <w:spacing w:before="18" w:line="256" w:lineRule="auto"/>
        <w:ind w:left="946" w:right="4948"/>
      </w:pPr>
      <w:r>
        <w:rPr>
          <w:rStyle w:val="a5"/>
          <w:sz w:val="22"/>
          <w:szCs w:val="22"/>
        </w:rPr>
        <w:commentReference w:id="23"/>
      </w:r>
    </w:p>
    <w:p w14:paraId="00DC1C27" w14:textId="77777777" w:rsidR="00350CFB" w:rsidRDefault="00283FFF">
      <w:pPr>
        <w:pStyle w:val="a3"/>
        <w:spacing w:before="10"/>
        <w:rPr>
          <w:sz w:val="3"/>
        </w:rPr>
      </w:pPr>
      <w:r>
        <w:rPr>
          <w:noProof/>
          <w:sz w:val="3"/>
        </w:rPr>
        <mc:AlternateContent>
          <mc:Choice Requires="wps">
            <w:drawing>
              <wp:anchor distT="0" distB="0" distL="0" distR="0" simplePos="0" relativeHeight="487588864" behindDoc="1" locked="0" layoutInCell="1" allowOverlap="1" wp14:anchorId="00DC26DC" wp14:editId="00DC26DD">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6680" cy="1270"/>
                        </a:xfrm>
                        <a:custGeom>
                          <a:avLst/>
                          <a:gdLst/>
                          <a:ahLst/>
                          <a:cxnLst/>
                          <a:rect l="l" t="t" r="r" b="b"/>
                          <a:pathLst>
                            <a:path w="518668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8D12B" id="Graphic 4" o:spid="_x0000_s1026" style="position:absolute;margin-left:93.45pt;margin-top:3.45pt;width:40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8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B6FAIAAFwEAAAOAAAAZHJzL2Uyb0RvYy54bWysVMFu2zAMvQ/YPwi6L46DNS2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" path="m,l5186057,e" filled="f" strokeweight=".33739mm">
                <v:path arrowok="t"/>
                <w10:wrap type="topAndBottom" anchorx="page"/>
              </v:shape>
            </w:pict>
          </mc:Fallback>
        </mc:AlternateContent>
      </w:r>
    </w:p>
    <w:p w14:paraId="00DC1C28" w14:textId="77777777" w:rsidR="00350CFB" w:rsidRDefault="00350CFB">
      <w:pPr>
        <w:pStyle w:val="a3"/>
        <w:rPr>
          <w:sz w:val="28"/>
        </w:rPr>
      </w:pPr>
    </w:p>
    <w:p w14:paraId="00DC1C29" w14:textId="77777777" w:rsidR="00350CFB" w:rsidRDefault="00350CFB">
      <w:pPr>
        <w:pStyle w:val="a3"/>
        <w:spacing w:before="117"/>
        <w:rPr>
          <w:sz w:val="28"/>
        </w:rPr>
      </w:pPr>
    </w:p>
    <w:p w14:paraId="00DC1C2A" w14:textId="77777777" w:rsidR="00350CFB" w:rsidRDefault="00283FFF">
      <w:pPr>
        <w:pStyle w:val="2"/>
        <w:spacing w:before="1"/>
        <w:ind w:left="282" w:firstLine="0"/>
      </w:pPr>
      <w:r>
        <w:t>Mathematical</w:t>
      </w:r>
      <w:r>
        <w:rPr>
          <w:spacing w:val="34"/>
        </w:rPr>
        <w:t xml:space="preserve"> </w:t>
      </w:r>
      <w:r>
        <w:rPr>
          <w:spacing w:val="-2"/>
        </w:rPr>
        <w:t>notation</w:t>
      </w:r>
    </w:p>
    <w:p w14:paraId="00DC1C2B" w14:textId="77777777" w:rsidR="00350CFB" w:rsidRDefault="00350CFB">
      <w:pPr>
        <w:pStyle w:val="2"/>
        <w:sectPr w:rsidR="00350CFB">
          <w:pgSz w:w="11910" w:h="16840"/>
          <w:pgMar w:top="1920" w:right="708" w:bottom="2300" w:left="992" w:header="0" w:footer="2115" w:gutter="0"/>
          <w:cols w:space="720"/>
        </w:sectPr>
      </w:pPr>
    </w:p>
    <w:p w14:paraId="00DC1C2C" w14:textId="77777777" w:rsidR="00350CFB" w:rsidRDefault="00350CFB">
      <w:pPr>
        <w:pStyle w:val="a3"/>
        <w:rPr>
          <w:b/>
        </w:rPr>
      </w:pPr>
    </w:p>
    <w:p w14:paraId="00DC1C2D" w14:textId="77777777" w:rsidR="00350CFB" w:rsidRDefault="00350CFB">
      <w:pPr>
        <w:pStyle w:val="a3"/>
        <w:rPr>
          <w:b/>
        </w:rPr>
      </w:pPr>
    </w:p>
    <w:p w14:paraId="00DC1C2E" w14:textId="77777777" w:rsidR="00350CFB" w:rsidRDefault="00350CFB">
      <w:pPr>
        <w:pStyle w:val="a3"/>
        <w:rPr>
          <w:b/>
        </w:rPr>
      </w:pPr>
    </w:p>
    <w:p w14:paraId="00DC1C2F" w14:textId="77777777" w:rsidR="00350CFB" w:rsidRDefault="00350CFB">
      <w:pPr>
        <w:pStyle w:val="a3"/>
        <w:rPr>
          <w:b/>
        </w:rPr>
      </w:pPr>
    </w:p>
    <w:p w14:paraId="00DC1C30" w14:textId="77777777" w:rsidR="00350CFB" w:rsidRDefault="00350CFB">
      <w:pPr>
        <w:pStyle w:val="a3"/>
        <w:rPr>
          <w:b/>
        </w:rPr>
      </w:pPr>
    </w:p>
    <w:p w14:paraId="00DC1C31" w14:textId="77777777" w:rsidR="00350CFB" w:rsidRDefault="00350CFB">
      <w:pPr>
        <w:pStyle w:val="a3"/>
        <w:rPr>
          <w:b/>
        </w:rPr>
      </w:pPr>
    </w:p>
    <w:p w14:paraId="00DC1C32" w14:textId="77777777" w:rsidR="00350CFB" w:rsidRDefault="00350CFB">
      <w:pPr>
        <w:pStyle w:val="a3"/>
        <w:rPr>
          <w:b/>
        </w:rPr>
      </w:pPr>
    </w:p>
    <w:p w14:paraId="00DC1C33" w14:textId="77777777" w:rsidR="00350CFB" w:rsidRDefault="00350CFB">
      <w:pPr>
        <w:pStyle w:val="a3"/>
        <w:rPr>
          <w:b/>
        </w:rPr>
      </w:pPr>
    </w:p>
    <w:p w14:paraId="00DC1C34" w14:textId="77777777" w:rsidR="00350CFB" w:rsidRDefault="00350CFB">
      <w:pPr>
        <w:pStyle w:val="a3"/>
        <w:rPr>
          <w:b/>
        </w:rPr>
      </w:pPr>
    </w:p>
    <w:p w14:paraId="00DC1C35" w14:textId="77777777" w:rsidR="00350CFB" w:rsidRDefault="00350CFB">
      <w:pPr>
        <w:pStyle w:val="a3"/>
        <w:rPr>
          <w:b/>
        </w:rPr>
      </w:pPr>
    </w:p>
    <w:p w14:paraId="00DC1C36" w14:textId="77777777" w:rsidR="00350CFB" w:rsidRDefault="00350CFB">
      <w:pPr>
        <w:pStyle w:val="a3"/>
        <w:rPr>
          <w:b/>
        </w:rPr>
      </w:pPr>
    </w:p>
    <w:p w14:paraId="00DC1C37" w14:textId="77777777" w:rsidR="00350CFB" w:rsidRDefault="00350CFB">
      <w:pPr>
        <w:pStyle w:val="a3"/>
        <w:spacing w:before="70"/>
        <w:rPr>
          <w:b/>
        </w:rPr>
      </w:pPr>
    </w:p>
    <w:p w14:paraId="00DC1C38" w14:textId="4F1A8878" w:rsidR="00350CFB" w:rsidRDefault="00283FFF">
      <w:pPr>
        <w:pStyle w:val="a3"/>
        <w:ind w:right="290"/>
        <w:jc w:val="center"/>
      </w:pPr>
      <w:bookmarkStart w:id="24" w:name="_bookmark3"/>
      <w:bookmarkEnd w:id="24"/>
      <w:r>
        <w:t>Table</w:t>
      </w:r>
      <w:r>
        <w:rPr>
          <w:spacing w:val="-9"/>
        </w:rPr>
        <w:t xml:space="preserve"> </w:t>
      </w:r>
      <w:r>
        <w:t>2:</w:t>
      </w:r>
      <w:r>
        <w:rPr>
          <w:spacing w:val="8"/>
        </w:rPr>
        <w:t xml:space="preserve"> </w:t>
      </w:r>
      <w:r>
        <w:t>Mathematical</w:t>
      </w:r>
      <w:r>
        <w:rPr>
          <w:spacing w:val="-9"/>
        </w:rPr>
        <w:t xml:space="preserve"> </w:t>
      </w:r>
      <w:r>
        <w:t>notation</w:t>
      </w:r>
      <w:r>
        <w:rPr>
          <w:spacing w:val="-9"/>
        </w:rPr>
        <w:t xml:space="preserve"> </w:t>
      </w:r>
      <w:r>
        <w:t>used</w:t>
      </w:r>
      <w:r>
        <w:rPr>
          <w:spacing w:val="-9"/>
        </w:rPr>
        <w:t xml:space="preserve"> </w:t>
      </w:r>
      <w:r>
        <w:t>in</w:t>
      </w:r>
      <w:r>
        <w:rPr>
          <w:spacing w:val="-9"/>
        </w:rPr>
        <w:t xml:space="preserve"> </w:t>
      </w:r>
      <w:r>
        <w:t>this</w:t>
      </w:r>
      <w:r>
        <w:rPr>
          <w:spacing w:val="-9"/>
        </w:rPr>
        <w:t xml:space="preserve"> </w:t>
      </w:r>
      <w:del w:id="25" w:author="Moulla, Donatien Koulla" w:date="2026-08-27T13:37:00Z">
        <w:r>
          <w:rPr>
            <w:spacing w:val="-2"/>
          </w:rPr>
          <w:delText>dissertation</w:delText>
        </w:r>
      </w:del>
      <w:ins w:id="26" w:author="Moulla, Donatien Koulla" w:date="2026-08-27T13:37:00Z">
        <w:r>
          <w:rPr>
            <w:spacing w:val="-2"/>
          </w:rPr>
          <w:t>thesis</w:t>
        </w:r>
      </w:ins>
      <w:r>
        <w:rPr>
          <w:spacing w:val="-2"/>
        </w:rPr>
        <w:t>.</w:t>
      </w:r>
    </w:p>
    <w:p w14:paraId="00DC1C39" w14:textId="77777777" w:rsidR="00350CFB" w:rsidRDefault="00283FFF">
      <w:pPr>
        <w:pStyle w:val="a3"/>
        <w:spacing w:before="1"/>
        <w:rPr>
          <w:sz w:val="19"/>
        </w:rPr>
      </w:pPr>
      <w:r>
        <w:rPr>
          <w:noProof/>
          <w:sz w:val="19"/>
        </w:rPr>
        <mc:AlternateContent>
          <mc:Choice Requires="wps">
            <w:drawing>
              <wp:anchor distT="0" distB="0" distL="0" distR="0" simplePos="0" relativeHeight="487589376" behindDoc="1" locked="0" layoutInCell="1" allowOverlap="1" wp14:anchorId="00DC26DE" wp14:editId="00DC26DF">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E676E" id="Graphic 5" o:spid="_x0000_s1026" style="position:absolute;margin-left:104.85pt;margin-top:12.2pt;width:385.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EouFQIAAFwEAAAOAAAAZHJzL2Uyb0RvYy54bWysVFGP2jAMfp+0/xDlfRQQY1x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" path="m,l4896294,e" filled="f" strokeweight=".33739mm">
                <v:path arrowok="t"/>
                <w10:wrap type="topAndBottom" anchorx="page"/>
              </v:shape>
            </w:pict>
          </mc:Fallback>
        </mc:AlternateContent>
      </w:r>
    </w:p>
    <w:p w14:paraId="00DC1C3A" w14:textId="77777777" w:rsidR="00350CFB" w:rsidRDefault="00283FFF">
      <w:pPr>
        <w:spacing w:before="54"/>
        <w:ind w:left="1175"/>
      </w:pPr>
      <w:r>
        <w:t>Symbol</w:t>
      </w:r>
      <w:r>
        <w:rPr>
          <w:spacing w:val="65"/>
          <w:w w:val="150"/>
        </w:rPr>
        <w:t xml:space="preserve"> </w:t>
      </w:r>
      <w:r>
        <w:rPr>
          <w:spacing w:val="-2"/>
        </w:rPr>
        <w:t>Meaning</w:t>
      </w:r>
    </w:p>
    <w:p w14:paraId="00DC1C3B" w14:textId="77777777" w:rsidR="00350CFB" w:rsidRDefault="00283FFF">
      <w:pPr>
        <w:pStyle w:val="a3"/>
        <w:rPr>
          <w:sz w:val="5"/>
        </w:rPr>
      </w:pPr>
      <w:r>
        <w:rPr>
          <w:noProof/>
          <w:sz w:val="5"/>
        </w:rPr>
        <mc:AlternateContent>
          <mc:Choice Requires="wps">
            <w:drawing>
              <wp:anchor distT="0" distB="0" distL="0" distR="0" simplePos="0" relativeHeight="487589888" behindDoc="1" locked="0" layoutInCell="1" allowOverlap="1" wp14:anchorId="00DC26E0" wp14:editId="00DC26E1">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3A7F50" id="Graphic 6" o:spid="_x0000_s1026" style="position:absolute;margin-left:104.85pt;margin-top:4.1pt;width:385.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" path="m,l4896294,e" filled="f" strokeweight=".21089mm">
                <v:path arrowok="t"/>
                <w10:wrap type="topAndBottom" anchorx="page"/>
              </v:shape>
            </w:pict>
          </mc:Fallback>
        </mc:AlternateContent>
      </w:r>
    </w:p>
    <w:p w14:paraId="00DC1C3C" w14:textId="77777777" w:rsidR="00350CFB" w:rsidRDefault="00283FFF">
      <w:pPr>
        <w:spacing w:line="344" w:lineRule="exact"/>
        <w:ind w:left="1175"/>
        <w:rPr>
          <w:rFonts w:ascii="Arial Unicode MS" w:hAnsi="Arial Unicode MS"/>
        </w:rPr>
      </w:pPr>
      <w:r>
        <w:rPr>
          <w:i/>
          <w:w w:val="105"/>
        </w:rPr>
        <w:t>G</w:t>
      </w:r>
      <w:r>
        <w:rPr>
          <w:w w:val="105"/>
          <w:vertAlign w:val="subscript"/>
        </w:rPr>
        <w:t>approve</w:t>
      </w:r>
      <w:r>
        <w:rPr>
          <w:spacing w:val="50"/>
          <w:w w:val="105"/>
        </w:rPr>
        <w:t xml:space="preserve"> </w:t>
      </w:r>
      <w:r>
        <w:rPr>
          <w:w w:val="105"/>
        </w:rPr>
        <w:t>Directed</w:t>
      </w:r>
      <w:r>
        <w:rPr>
          <w:spacing w:val="30"/>
          <w:w w:val="105"/>
        </w:rPr>
        <w:t xml:space="preserve"> </w:t>
      </w:r>
      <w:r>
        <w:rPr>
          <w:w w:val="105"/>
        </w:rPr>
        <w:t>endorsement</w:t>
      </w:r>
      <w:r>
        <w:rPr>
          <w:spacing w:val="30"/>
          <w:w w:val="105"/>
        </w:rPr>
        <w:t xml:space="preserve"> </w:t>
      </w:r>
      <w:r>
        <w:rPr>
          <w:w w:val="105"/>
        </w:rPr>
        <w:t>graph</w:t>
      </w:r>
      <w:r>
        <w:rPr>
          <w:spacing w:val="30"/>
          <w:w w:val="105"/>
        </w:rPr>
        <w:t xml:space="preserve"> </w:t>
      </w:r>
      <w:r>
        <w:rPr>
          <w:w w:val="105"/>
        </w:rPr>
        <w:t>from</w:t>
      </w:r>
      <w:r>
        <w:rPr>
          <w:spacing w:val="30"/>
          <w:w w:val="105"/>
        </w:rPr>
        <w:t xml:space="preserve"> </w:t>
      </w:r>
      <w:r>
        <w:rPr>
          <w:w w:val="105"/>
        </w:rPr>
        <w:t>latest</w:t>
      </w:r>
      <w:r>
        <w:rPr>
          <w:spacing w:val="31"/>
          <w:w w:val="105"/>
        </w:rPr>
        <w:t xml:space="preserve"> </w:t>
      </w:r>
      <w:r>
        <w:rPr>
          <w:w w:val="105"/>
        </w:rPr>
        <w:t>ERC-20</w:t>
      </w:r>
      <w:r>
        <w:rPr>
          <w:spacing w:val="30"/>
          <w:w w:val="105"/>
        </w:rPr>
        <w:t xml:space="preserve"> </w:t>
      </w:r>
      <w:r>
        <w:rPr>
          <w:w w:val="105"/>
        </w:rPr>
        <w:t>allowances</w:t>
      </w:r>
      <w:r>
        <w:rPr>
          <w:spacing w:val="30"/>
          <w:w w:val="105"/>
        </w:rPr>
        <w:t xml:space="preserve"> </w:t>
      </w:r>
      <w:r>
        <w:rPr>
          <w:w w:val="105"/>
        </w:rPr>
        <w:t>(owner</w:t>
      </w:r>
      <w:r>
        <w:rPr>
          <w:spacing w:val="27"/>
          <w:w w:val="110"/>
        </w:rPr>
        <w:t xml:space="preserve"> </w:t>
      </w:r>
      <w:r>
        <w:rPr>
          <w:rFonts w:ascii="Arial Unicode MS" w:hAnsi="Arial Unicode MS"/>
          <w:spacing w:val="-10"/>
          <w:w w:val="110"/>
        </w:rPr>
        <w:t>→</w:t>
      </w:r>
    </w:p>
    <w:p w14:paraId="00DC1C3D" w14:textId="77777777" w:rsidR="00350CFB" w:rsidRDefault="00283FFF">
      <w:pPr>
        <w:spacing w:line="234" w:lineRule="exact"/>
        <w:ind w:left="2009"/>
      </w:pPr>
      <w:r>
        <w:rPr>
          <w:spacing w:val="-2"/>
        </w:rPr>
        <w:t>spender)</w:t>
      </w:r>
    </w:p>
    <w:p w14:paraId="00DC1C3E" w14:textId="77777777" w:rsidR="00350CFB" w:rsidRDefault="00283FFF">
      <w:pPr>
        <w:spacing w:before="18"/>
        <w:ind w:left="1175"/>
      </w:pPr>
      <w:r>
        <w:rPr>
          <w:i/>
        </w:rPr>
        <w:t>G</w:t>
      </w:r>
      <w:r>
        <w:rPr>
          <w:vertAlign w:val="subscript"/>
        </w:rPr>
        <w:t>transfer</w:t>
      </w:r>
      <w:r>
        <w:rPr>
          <w:spacing w:val="31"/>
        </w:rPr>
        <w:t xml:space="preserve">  </w:t>
      </w:r>
      <w:r>
        <w:t>Directed</w:t>
      </w:r>
      <w:r>
        <w:rPr>
          <w:spacing w:val="-2"/>
        </w:rPr>
        <w:t xml:space="preserve"> </w:t>
      </w:r>
      <w:r>
        <w:t>transfer</w:t>
      </w:r>
      <w:r>
        <w:rPr>
          <w:spacing w:val="-2"/>
        </w:rPr>
        <w:t xml:space="preserve"> </w:t>
      </w:r>
      <w:r>
        <w:t>graph</w:t>
      </w:r>
      <w:r>
        <w:rPr>
          <w:spacing w:val="-2"/>
        </w:rPr>
        <w:t xml:space="preserve"> </w:t>
      </w:r>
      <w:r>
        <w:t>with</w:t>
      </w:r>
      <w:r>
        <w:rPr>
          <w:spacing w:val="-2"/>
        </w:rPr>
        <w:t xml:space="preserve"> </w:t>
      </w:r>
      <w:r>
        <w:t>time-decayed</w:t>
      </w:r>
      <w:r>
        <w:rPr>
          <w:spacing w:val="-2"/>
        </w:rPr>
        <w:t xml:space="preserve"> </w:t>
      </w:r>
      <w:r>
        <w:t>edge</w:t>
      </w:r>
      <w:r>
        <w:rPr>
          <w:spacing w:val="-2"/>
        </w:rPr>
        <w:t xml:space="preserve"> </w:t>
      </w:r>
      <w:r>
        <w:t>weights</w:t>
      </w:r>
      <w:r>
        <w:rPr>
          <w:spacing w:val="-1"/>
        </w:rPr>
        <w:t xml:space="preserve"> </w:t>
      </w:r>
      <w:r>
        <w:t>(AWP</w:t>
      </w:r>
      <w:r>
        <w:rPr>
          <w:spacing w:val="-2"/>
        </w:rPr>
        <w:t xml:space="preserve"> input)</w:t>
      </w:r>
    </w:p>
    <w:p w14:paraId="00DC1C3F" w14:textId="77777777" w:rsidR="00350CFB" w:rsidRDefault="00283FFF">
      <w:pPr>
        <w:tabs>
          <w:tab w:val="left" w:pos="2009"/>
        </w:tabs>
        <w:spacing w:before="18"/>
        <w:ind w:left="1175"/>
      </w:pPr>
      <w:r>
        <w:rPr>
          <w:i/>
          <w:spacing w:val="-10"/>
        </w:rPr>
        <w:t>n</w:t>
      </w:r>
      <w:r>
        <w:rPr>
          <w:i/>
        </w:rPr>
        <w:tab/>
      </w:r>
      <w:r>
        <w:t>Alignment-cohort</w:t>
      </w:r>
      <w:r>
        <w:rPr>
          <w:spacing w:val="3"/>
        </w:rPr>
        <w:t xml:space="preserve"> </w:t>
      </w:r>
      <w:r>
        <w:t>size</w:t>
      </w:r>
      <w:r>
        <w:rPr>
          <w:spacing w:val="3"/>
        </w:rPr>
        <w:t xml:space="preserve"> </w:t>
      </w:r>
      <w:r>
        <w:t>(primary</w:t>
      </w:r>
      <w:r>
        <w:rPr>
          <w:spacing w:val="3"/>
        </w:rPr>
        <w:t xml:space="preserve"> </w:t>
      </w:r>
      <w:r>
        <w:t>comparison:</w:t>
      </w:r>
      <w:r>
        <w:rPr>
          <w:spacing w:val="22"/>
        </w:rPr>
        <w:t xml:space="preserve"> </w:t>
      </w:r>
      <w:r>
        <w:rPr>
          <w:i/>
        </w:rPr>
        <w:t>n</w:t>
      </w:r>
      <w:r>
        <w:rPr>
          <w:i/>
          <w:spacing w:val="10"/>
        </w:rPr>
        <w:t xml:space="preserve"> </w:t>
      </w:r>
      <w:r>
        <w:t>=</w:t>
      </w:r>
      <w:r>
        <w:rPr>
          <w:spacing w:val="9"/>
        </w:rPr>
        <w:t xml:space="preserve"> </w:t>
      </w:r>
      <w:r>
        <w:rPr>
          <w:spacing w:val="-2"/>
        </w:rPr>
        <w:t>5</w:t>
      </w:r>
      <w:r>
        <w:rPr>
          <w:i/>
          <w:spacing w:val="-2"/>
        </w:rPr>
        <w:t>,</w:t>
      </w:r>
      <w:r>
        <w:rPr>
          <w:spacing w:val="-2"/>
        </w:rPr>
        <w:t>521)</w:t>
      </w:r>
    </w:p>
    <w:p w14:paraId="00DC1C40" w14:textId="77777777" w:rsidR="00350CFB" w:rsidRDefault="00283FFF">
      <w:pPr>
        <w:tabs>
          <w:tab w:val="left" w:pos="2009"/>
        </w:tabs>
        <w:spacing w:before="18"/>
        <w:ind w:left="1175"/>
      </w:pPr>
      <w:r>
        <w:rPr>
          <w:i/>
          <w:spacing w:val="-10"/>
        </w:rPr>
        <w:t>N</w:t>
      </w:r>
      <w:r>
        <w:rPr>
          <w:i/>
        </w:rPr>
        <w:tab/>
      </w:r>
      <w:r>
        <w:t>Expanded</w:t>
      </w:r>
      <w:r>
        <w:rPr>
          <w:spacing w:val="5"/>
        </w:rPr>
        <w:t xml:space="preserve"> </w:t>
      </w:r>
      <w:r>
        <w:t>wallet-pool</w:t>
      </w:r>
      <w:r>
        <w:rPr>
          <w:spacing w:val="5"/>
        </w:rPr>
        <w:t xml:space="preserve"> </w:t>
      </w:r>
      <w:r>
        <w:t>size</w:t>
      </w:r>
      <w:r>
        <w:rPr>
          <w:spacing w:val="5"/>
        </w:rPr>
        <w:t xml:space="preserve"> </w:t>
      </w:r>
      <w:r>
        <w:t>(scaling:</w:t>
      </w:r>
      <w:r>
        <w:rPr>
          <w:spacing w:val="24"/>
        </w:rPr>
        <w:t xml:space="preserve"> </w:t>
      </w:r>
      <w:r>
        <w:rPr>
          <w:i/>
        </w:rPr>
        <w:t>N</w:t>
      </w:r>
      <w:r>
        <w:rPr>
          <w:i/>
          <w:spacing w:val="38"/>
        </w:rPr>
        <w:t xml:space="preserve"> </w:t>
      </w:r>
      <w:r>
        <w:t>=</w:t>
      </w:r>
      <w:r>
        <w:rPr>
          <w:spacing w:val="12"/>
        </w:rPr>
        <w:t xml:space="preserve"> </w:t>
      </w:r>
      <w:r>
        <w:rPr>
          <w:spacing w:val="-2"/>
        </w:rPr>
        <w:t>99,080)</w:t>
      </w:r>
    </w:p>
    <w:p w14:paraId="00DC1C41" w14:textId="77777777" w:rsidR="00350CFB" w:rsidRDefault="00283FFF">
      <w:pPr>
        <w:tabs>
          <w:tab w:val="left" w:pos="2009"/>
        </w:tabs>
        <w:spacing w:before="18"/>
        <w:ind w:left="1175"/>
      </w:pPr>
      <w:r>
        <w:rPr>
          <w:i/>
          <w:spacing w:val="-10"/>
        </w:rPr>
        <w:t>d</w:t>
      </w:r>
      <w:r>
        <w:rPr>
          <w:i/>
        </w:rPr>
        <w:tab/>
      </w:r>
      <w:r>
        <w:t>PageRank</w:t>
      </w:r>
      <w:r>
        <w:rPr>
          <w:spacing w:val="-11"/>
        </w:rPr>
        <w:t xml:space="preserve"> </w:t>
      </w:r>
      <w:r>
        <w:t>damping</w:t>
      </w:r>
      <w:r>
        <w:rPr>
          <w:spacing w:val="-11"/>
        </w:rPr>
        <w:t xml:space="preserve"> </w:t>
      </w:r>
      <w:r>
        <w:t>(teleportation)</w:t>
      </w:r>
      <w:r>
        <w:rPr>
          <w:spacing w:val="-11"/>
        </w:rPr>
        <w:t xml:space="preserve"> </w:t>
      </w:r>
      <w:r>
        <w:rPr>
          <w:spacing w:val="-2"/>
        </w:rPr>
        <w:t>factor</w:t>
      </w:r>
    </w:p>
    <w:p w14:paraId="00DC1C42" w14:textId="77777777" w:rsidR="00350CFB" w:rsidRDefault="00283FFF">
      <w:pPr>
        <w:tabs>
          <w:tab w:val="left" w:pos="2009"/>
        </w:tabs>
        <w:spacing w:before="18"/>
        <w:ind w:left="1175"/>
      </w:pPr>
      <w:r>
        <w:rPr>
          <w:i/>
          <w:spacing w:val="-10"/>
        </w:rPr>
        <w:t>k</w:t>
      </w:r>
      <w:r>
        <w:rPr>
          <w:i/>
        </w:rPr>
        <w:tab/>
      </w:r>
      <w:r>
        <w:rPr>
          <w:spacing w:val="-2"/>
        </w:rPr>
        <w:t>AWP</w:t>
      </w:r>
      <w:r>
        <w:rPr>
          <w:spacing w:val="-1"/>
        </w:rPr>
        <w:t xml:space="preserve"> </w:t>
      </w:r>
      <w:r>
        <w:rPr>
          <w:spacing w:val="-2"/>
        </w:rPr>
        <w:t>logistic</w:t>
      </w:r>
      <w:r>
        <w:t xml:space="preserve"> </w:t>
      </w:r>
      <w:r>
        <w:rPr>
          <w:spacing w:val="-2"/>
        </w:rPr>
        <w:t>time-decay</w:t>
      </w:r>
      <w:r>
        <w:rPr>
          <w:spacing w:val="-1"/>
        </w:rPr>
        <w:t xml:space="preserve"> </w:t>
      </w:r>
      <w:r>
        <w:rPr>
          <w:spacing w:val="-2"/>
        </w:rPr>
        <w:t>steepness</w:t>
      </w:r>
    </w:p>
    <w:p w14:paraId="00DC1C43" w14:textId="77777777" w:rsidR="00350CFB" w:rsidRDefault="00283FFF">
      <w:pPr>
        <w:tabs>
          <w:tab w:val="left" w:pos="2009"/>
        </w:tabs>
        <w:spacing w:before="18"/>
        <w:ind w:left="1175"/>
      </w:pPr>
      <w:r>
        <w:rPr>
          <w:i/>
          <w:spacing w:val="-5"/>
        </w:rPr>
        <w:t>t</w:t>
      </w:r>
      <w:r>
        <w:rPr>
          <w:spacing w:val="-5"/>
          <w:vertAlign w:val="subscript"/>
        </w:rPr>
        <w:t>0</w:t>
      </w:r>
      <w:r>
        <w:tab/>
        <w:t>AWP</w:t>
      </w:r>
      <w:r>
        <w:rPr>
          <w:spacing w:val="-14"/>
        </w:rPr>
        <w:t xml:space="preserve"> </w:t>
      </w:r>
      <w:r>
        <w:t>logistic</w:t>
      </w:r>
      <w:r>
        <w:rPr>
          <w:spacing w:val="-13"/>
        </w:rPr>
        <w:t xml:space="preserve"> </w:t>
      </w:r>
      <w:r>
        <w:t>time-decay</w:t>
      </w:r>
      <w:r>
        <w:rPr>
          <w:spacing w:val="-13"/>
        </w:rPr>
        <w:t xml:space="preserve"> </w:t>
      </w:r>
      <w:r>
        <w:t>midpoint</w:t>
      </w:r>
      <w:r>
        <w:rPr>
          <w:spacing w:val="-13"/>
        </w:rPr>
        <w:t xml:space="preserve"> </w:t>
      </w:r>
      <w:r>
        <w:rPr>
          <w:spacing w:val="-2"/>
        </w:rPr>
        <w:t>(days)</w:t>
      </w:r>
    </w:p>
    <w:p w14:paraId="00DC1C44" w14:textId="77777777" w:rsidR="00350CFB" w:rsidRDefault="00283FFF">
      <w:pPr>
        <w:tabs>
          <w:tab w:val="left" w:pos="2009"/>
        </w:tabs>
        <w:spacing w:before="18"/>
        <w:ind w:left="1175"/>
      </w:pPr>
      <w:r>
        <w:rPr>
          <w:spacing w:val="-5"/>
          <w:w w:val="110"/>
        </w:rPr>
        <w:t>∆</w:t>
      </w:r>
      <w:r>
        <w:rPr>
          <w:i/>
          <w:spacing w:val="-5"/>
          <w:w w:val="110"/>
        </w:rPr>
        <w:t>t</w:t>
      </w:r>
      <w:r>
        <w:rPr>
          <w:i/>
        </w:rPr>
        <w:tab/>
      </w:r>
      <w:r>
        <w:t>Edge</w:t>
      </w:r>
      <w:r>
        <w:rPr>
          <w:spacing w:val="-9"/>
        </w:rPr>
        <w:t xml:space="preserve"> </w:t>
      </w:r>
      <w:r>
        <w:t>age</w:t>
      </w:r>
      <w:r>
        <w:rPr>
          <w:spacing w:val="-8"/>
        </w:rPr>
        <w:t xml:space="preserve"> </w:t>
      </w:r>
      <w:r>
        <w:t>in</w:t>
      </w:r>
      <w:r>
        <w:rPr>
          <w:spacing w:val="-8"/>
        </w:rPr>
        <w:t xml:space="preserve"> </w:t>
      </w:r>
      <w:r>
        <w:t>days</w:t>
      </w:r>
      <w:r>
        <w:rPr>
          <w:spacing w:val="-8"/>
        </w:rPr>
        <w:t xml:space="preserve"> </w:t>
      </w:r>
      <w:r>
        <w:t>for</w:t>
      </w:r>
      <w:r>
        <w:rPr>
          <w:spacing w:val="-8"/>
        </w:rPr>
        <w:t xml:space="preserve"> </w:t>
      </w:r>
      <w:r>
        <w:t>AWP</w:t>
      </w:r>
      <w:r>
        <w:rPr>
          <w:spacing w:val="-8"/>
        </w:rPr>
        <w:t xml:space="preserve"> </w:t>
      </w:r>
      <w:r>
        <w:rPr>
          <w:spacing w:val="-2"/>
        </w:rPr>
        <w:t>decay</w:t>
      </w:r>
    </w:p>
    <w:p w14:paraId="00DC1C45" w14:textId="77777777" w:rsidR="00350CFB" w:rsidRDefault="00283FFF">
      <w:pPr>
        <w:tabs>
          <w:tab w:val="left" w:pos="2009"/>
        </w:tabs>
        <w:spacing w:before="18"/>
        <w:ind w:left="1175"/>
      </w:pPr>
      <w:r>
        <w:rPr>
          <w:i/>
          <w:spacing w:val="-2"/>
        </w:rPr>
        <w:t>σ</w:t>
      </w:r>
      <w:r>
        <w:rPr>
          <w:spacing w:val="-2"/>
        </w:rPr>
        <w:t>(∆</w:t>
      </w:r>
      <w:r>
        <w:rPr>
          <w:i/>
          <w:spacing w:val="-2"/>
        </w:rPr>
        <w:t>t</w:t>
      </w:r>
      <w:r>
        <w:rPr>
          <w:spacing w:val="-2"/>
        </w:rPr>
        <w:t>)</w:t>
      </w:r>
      <w:r>
        <w:tab/>
        <w:t>Logistic</w:t>
      </w:r>
      <w:r>
        <w:rPr>
          <w:spacing w:val="-7"/>
        </w:rPr>
        <w:t xml:space="preserve"> </w:t>
      </w:r>
      <w:r>
        <w:t>decay</w:t>
      </w:r>
      <w:r>
        <w:rPr>
          <w:spacing w:val="-7"/>
        </w:rPr>
        <w:t xml:space="preserve"> </w:t>
      </w:r>
      <w:r>
        <w:t>weight</w:t>
      </w:r>
      <w:r>
        <w:rPr>
          <w:spacing w:val="-6"/>
        </w:rPr>
        <w:t xml:space="preserve"> </w:t>
      </w:r>
      <w:r>
        <w:t>applied</w:t>
      </w:r>
      <w:r>
        <w:rPr>
          <w:spacing w:val="-7"/>
        </w:rPr>
        <w:t xml:space="preserve"> </w:t>
      </w:r>
      <w:r>
        <w:t>to</w:t>
      </w:r>
      <w:r>
        <w:rPr>
          <w:spacing w:val="-6"/>
        </w:rPr>
        <w:t xml:space="preserve"> </w:t>
      </w:r>
      <w:r>
        <w:t>transfer</w:t>
      </w:r>
      <w:r>
        <w:rPr>
          <w:spacing w:val="-7"/>
        </w:rPr>
        <w:t xml:space="preserve"> </w:t>
      </w:r>
      <w:r>
        <w:rPr>
          <w:spacing w:val="-2"/>
        </w:rPr>
        <w:t>edges</w:t>
      </w:r>
    </w:p>
    <w:p w14:paraId="00DC1C46" w14:textId="77777777" w:rsidR="00350CFB" w:rsidRDefault="00283FFF">
      <w:pPr>
        <w:tabs>
          <w:tab w:val="left" w:pos="2009"/>
        </w:tabs>
        <w:spacing w:before="18"/>
        <w:ind w:left="1175"/>
      </w:pPr>
      <w:r>
        <w:rPr>
          <w:i/>
          <w:spacing w:val="-10"/>
        </w:rPr>
        <w:t>ρ</w:t>
      </w:r>
      <w:r>
        <w:rPr>
          <w:i/>
        </w:rPr>
        <w:tab/>
      </w:r>
      <w:r>
        <w:t>Spearman’s</w:t>
      </w:r>
      <w:r>
        <w:rPr>
          <w:spacing w:val="-13"/>
        </w:rPr>
        <w:t xml:space="preserve"> </w:t>
      </w:r>
      <w:r>
        <w:t>rank</w:t>
      </w:r>
      <w:r>
        <w:rPr>
          <w:spacing w:val="-13"/>
        </w:rPr>
        <w:t xml:space="preserve"> </w:t>
      </w:r>
      <w:r>
        <w:t>correlation</w:t>
      </w:r>
      <w:r>
        <w:rPr>
          <w:spacing w:val="-13"/>
        </w:rPr>
        <w:t xml:space="preserve"> </w:t>
      </w:r>
      <w:r>
        <w:rPr>
          <w:spacing w:val="-2"/>
        </w:rPr>
        <w:t>coefficient</w:t>
      </w:r>
    </w:p>
    <w:p w14:paraId="00DC1C47" w14:textId="77777777" w:rsidR="00350CFB" w:rsidRDefault="00283FFF">
      <w:pPr>
        <w:tabs>
          <w:tab w:val="left" w:pos="2009"/>
        </w:tabs>
        <w:spacing w:before="18" w:line="225" w:lineRule="exact"/>
        <w:ind w:left="1175"/>
      </w:pPr>
      <w:r>
        <w:rPr>
          <w:i/>
          <w:spacing w:val="-10"/>
        </w:rPr>
        <w:t>τ</w:t>
      </w:r>
      <w:r>
        <w:rPr>
          <w:i/>
        </w:rPr>
        <w:tab/>
      </w:r>
      <w:r>
        <w:t>Kendall’s</w:t>
      </w:r>
      <w:r>
        <w:rPr>
          <w:spacing w:val="-13"/>
        </w:rPr>
        <w:t xml:space="preserve"> </w:t>
      </w:r>
      <w:r>
        <w:t>rank</w:t>
      </w:r>
      <w:r>
        <w:rPr>
          <w:spacing w:val="-12"/>
        </w:rPr>
        <w:t xml:space="preserve"> </w:t>
      </w:r>
      <w:r>
        <w:t>correlation</w:t>
      </w:r>
      <w:r>
        <w:rPr>
          <w:spacing w:val="-12"/>
        </w:rPr>
        <w:t xml:space="preserve"> </w:t>
      </w:r>
      <w:r>
        <w:rPr>
          <w:spacing w:val="-2"/>
        </w:rPr>
        <w:t>coefficient</w:t>
      </w:r>
    </w:p>
    <w:p w14:paraId="00DC1C48" w14:textId="77777777" w:rsidR="00350CFB" w:rsidRDefault="00283FFF">
      <w:pPr>
        <w:tabs>
          <w:tab w:val="left" w:pos="2009"/>
        </w:tabs>
        <w:spacing w:line="299" w:lineRule="exact"/>
        <w:ind w:left="1175"/>
      </w:pPr>
      <w:r>
        <w:rPr>
          <w:rFonts w:ascii="Arial Unicode MS"/>
          <w:spacing w:val="-5"/>
        </w:rPr>
        <w:t>|</w:t>
      </w:r>
      <w:r>
        <w:rPr>
          <w:i/>
          <w:spacing w:val="-5"/>
        </w:rPr>
        <w:t>E</w:t>
      </w:r>
      <w:r>
        <w:rPr>
          <w:rFonts w:ascii="Arial Unicode MS"/>
          <w:spacing w:val="-5"/>
        </w:rPr>
        <w:t>|</w:t>
      </w:r>
      <w:r>
        <w:rPr>
          <w:rFonts w:ascii="Arial Unicode MS"/>
        </w:rPr>
        <w:tab/>
      </w:r>
      <w:r>
        <w:t>Number</w:t>
      </w:r>
      <w:r>
        <w:rPr>
          <w:spacing w:val="-7"/>
        </w:rPr>
        <w:t xml:space="preserve"> </w:t>
      </w:r>
      <w:r>
        <w:t>of</w:t>
      </w:r>
      <w:r>
        <w:rPr>
          <w:spacing w:val="-6"/>
        </w:rPr>
        <w:t xml:space="preserve"> </w:t>
      </w:r>
      <w:r>
        <w:t>directed</w:t>
      </w:r>
      <w:r>
        <w:rPr>
          <w:spacing w:val="-6"/>
        </w:rPr>
        <w:t xml:space="preserve"> </w:t>
      </w:r>
      <w:r>
        <w:t>edges</w:t>
      </w:r>
      <w:r>
        <w:rPr>
          <w:spacing w:val="-6"/>
        </w:rPr>
        <w:t xml:space="preserve"> </w:t>
      </w:r>
      <w:r>
        <w:t>in</w:t>
      </w:r>
      <w:r>
        <w:rPr>
          <w:spacing w:val="-7"/>
        </w:rPr>
        <w:t xml:space="preserve"> </w:t>
      </w:r>
      <w:r>
        <w:t>a</w:t>
      </w:r>
      <w:r>
        <w:rPr>
          <w:spacing w:val="-6"/>
        </w:rPr>
        <w:t xml:space="preserve"> </w:t>
      </w:r>
      <w:r>
        <w:t>reputation</w:t>
      </w:r>
      <w:r>
        <w:rPr>
          <w:spacing w:val="-6"/>
        </w:rPr>
        <w:t xml:space="preserve"> </w:t>
      </w:r>
      <w:r>
        <w:rPr>
          <w:spacing w:val="-4"/>
        </w:rPr>
        <w:t>graph</w:t>
      </w:r>
    </w:p>
    <w:p w14:paraId="00DC1C49" w14:textId="77777777" w:rsidR="00350CFB" w:rsidRDefault="00283FFF">
      <w:pPr>
        <w:tabs>
          <w:tab w:val="left" w:pos="2009"/>
        </w:tabs>
        <w:spacing w:line="308" w:lineRule="exact"/>
        <w:ind w:left="1175"/>
      </w:pPr>
      <w:r>
        <w:rPr>
          <w:rFonts w:ascii="Arial Unicode MS"/>
          <w:spacing w:val="-10"/>
        </w:rPr>
        <w:t>W</w:t>
      </w:r>
      <w:r>
        <w:rPr>
          <w:rFonts w:ascii="Arial Unicode MS"/>
        </w:rPr>
        <w:tab/>
      </w:r>
      <w:r>
        <w:t>Set</w:t>
      </w:r>
      <w:r>
        <w:rPr>
          <w:spacing w:val="-7"/>
        </w:rPr>
        <w:t xml:space="preserve"> </w:t>
      </w:r>
      <w:r>
        <w:t>of</w:t>
      </w:r>
      <w:r>
        <w:rPr>
          <w:spacing w:val="-6"/>
        </w:rPr>
        <w:t xml:space="preserve"> </w:t>
      </w:r>
      <w:r>
        <w:t>wallets</w:t>
      </w:r>
      <w:r>
        <w:rPr>
          <w:spacing w:val="-6"/>
        </w:rPr>
        <w:t xml:space="preserve"> </w:t>
      </w:r>
      <w:r>
        <w:t>in</w:t>
      </w:r>
      <w:r>
        <w:rPr>
          <w:spacing w:val="-6"/>
        </w:rPr>
        <w:t xml:space="preserve"> </w:t>
      </w:r>
      <w:r>
        <w:t>the</w:t>
      </w:r>
      <w:r>
        <w:rPr>
          <w:spacing w:val="-6"/>
        </w:rPr>
        <w:t xml:space="preserve"> </w:t>
      </w:r>
      <w:r>
        <w:t>evaluation</w:t>
      </w:r>
      <w:r>
        <w:rPr>
          <w:spacing w:val="-6"/>
        </w:rPr>
        <w:t xml:space="preserve"> </w:t>
      </w:r>
      <w:r>
        <w:rPr>
          <w:spacing w:val="-2"/>
        </w:rPr>
        <w:t>cohort</w:t>
      </w:r>
    </w:p>
    <w:p w14:paraId="00DC1C4A" w14:textId="77777777" w:rsidR="00350CFB" w:rsidRDefault="00283FFF">
      <w:pPr>
        <w:tabs>
          <w:tab w:val="left" w:pos="2009"/>
        </w:tabs>
        <w:spacing w:line="234" w:lineRule="exact"/>
        <w:ind w:left="1175"/>
      </w:pPr>
      <w:r>
        <w:rPr>
          <w:i/>
          <w:spacing w:val="-4"/>
        </w:rPr>
        <w:t>s</w:t>
      </w:r>
      <w:r>
        <w:rPr>
          <w:spacing w:val="-4"/>
        </w:rPr>
        <w:t>(</w:t>
      </w:r>
      <w:r>
        <w:rPr>
          <w:i/>
          <w:spacing w:val="-4"/>
        </w:rPr>
        <w:t>w</w:t>
      </w:r>
      <w:r>
        <w:rPr>
          <w:spacing w:val="-4"/>
        </w:rPr>
        <w:t>)</w:t>
      </w:r>
      <w:r>
        <w:tab/>
        <w:t>Reputation</w:t>
      </w:r>
      <w:r>
        <w:rPr>
          <w:spacing w:val="-4"/>
        </w:rPr>
        <w:t xml:space="preserve"> </w:t>
      </w:r>
      <w:r>
        <w:t>score</w:t>
      </w:r>
      <w:r>
        <w:rPr>
          <w:spacing w:val="-4"/>
        </w:rPr>
        <w:t xml:space="preserve"> </w:t>
      </w:r>
      <w:r>
        <w:t>of</w:t>
      </w:r>
      <w:r>
        <w:rPr>
          <w:spacing w:val="-4"/>
        </w:rPr>
        <w:t xml:space="preserve"> </w:t>
      </w:r>
      <w:r>
        <w:t>wallet</w:t>
      </w:r>
      <w:r>
        <w:rPr>
          <w:spacing w:val="-4"/>
        </w:rPr>
        <w:t xml:space="preserve"> </w:t>
      </w:r>
      <w:r>
        <w:rPr>
          <w:i/>
        </w:rPr>
        <w:t>w</w:t>
      </w:r>
      <w:r>
        <w:rPr>
          <w:i/>
          <w:spacing w:val="2"/>
        </w:rPr>
        <w:t xml:space="preserve"> </w:t>
      </w:r>
      <w:r>
        <w:t>under</w:t>
      </w:r>
      <w:r>
        <w:rPr>
          <w:spacing w:val="-4"/>
        </w:rPr>
        <w:t xml:space="preserve"> </w:t>
      </w:r>
      <w:r>
        <w:t>a</w:t>
      </w:r>
      <w:r>
        <w:rPr>
          <w:spacing w:val="-4"/>
        </w:rPr>
        <w:t xml:space="preserve"> </w:t>
      </w:r>
      <w:r>
        <w:t>given</w:t>
      </w:r>
      <w:r>
        <w:rPr>
          <w:spacing w:val="-4"/>
        </w:rPr>
        <w:t xml:space="preserve"> </w:t>
      </w:r>
      <w:r>
        <w:rPr>
          <w:spacing w:val="-2"/>
        </w:rPr>
        <w:t>method</w:t>
      </w:r>
    </w:p>
    <w:p w14:paraId="00DC1C4B" w14:textId="77777777" w:rsidR="00350CFB" w:rsidRDefault="00283FFF">
      <w:pPr>
        <w:tabs>
          <w:tab w:val="left" w:pos="2009"/>
        </w:tabs>
        <w:spacing w:before="18"/>
        <w:ind w:left="1175"/>
        <w:rPr>
          <w:i/>
        </w:rPr>
      </w:pPr>
      <w:r>
        <w:rPr>
          <w:i/>
          <w:spacing w:val="-4"/>
        </w:rPr>
        <w:t>p</w:t>
      </w:r>
      <w:r>
        <w:rPr>
          <w:spacing w:val="-4"/>
        </w:rPr>
        <w:t>(</w:t>
      </w:r>
      <w:r>
        <w:rPr>
          <w:i/>
          <w:spacing w:val="-4"/>
        </w:rPr>
        <w:t>w</w:t>
      </w:r>
      <w:r>
        <w:rPr>
          <w:spacing w:val="-4"/>
        </w:rPr>
        <w:t>)</w:t>
      </w:r>
      <w:r>
        <w:tab/>
      </w:r>
      <w:r>
        <w:rPr>
          <w:spacing w:val="-2"/>
        </w:rPr>
        <w:t>Validation-proxy</w:t>
      </w:r>
      <w:r>
        <w:t xml:space="preserve"> </w:t>
      </w:r>
      <w:r>
        <w:rPr>
          <w:spacing w:val="-2"/>
        </w:rPr>
        <w:t>value</w:t>
      </w:r>
      <w:r>
        <w:rPr>
          <w:spacing w:val="1"/>
        </w:rPr>
        <w:t xml:space="preserve"> </w:t>
      </w:r>
      <w:r>
        <w:rPr>
          <w:spacing w:val="-2"/>
        </w:rPr>
        <w:t>for</w:t>
      </w:r>
      <w:r>
        <w:rPr>
          <w:spacing w:val="1"/>
        </w:rPr>
        <w:t xml:space="preserve"> </w:t>
      </w:r>
      <w:r>
        <w:rPr>
          <w:spacing w:val="-2"/>
        </w:rPr>
        <w:t>wallet</w:t>
      </w:r>
      <w:r>
        <w:rPr>
          <w:spacing w:val="1"/>
        </w:rPr>
        <w:t xml:space="preserve"> </w:t>
      </w:r>
      <w:r>
        <w:rPr>
          <w:i/>
          <w:spacing w:val="-10"/>
        </w:rPr>
        <w:t>w</w:t>
      </w:r>
    </w:p>
    <w:p w14:paraId="00DC1C4C" w14:textId="77777777" w:rsidR="00350CFB" w:rsidRDefault="00283FFF">
      <w:pPr>
        <w:pStyle w:val="a3"/>
        <w:spacing w:before="4"/>
        <w:rPr>
          <w:i/>
          <w:sz w:val="5"/>
        </w:rPr>
      </w:pPr>
      <w:r>
        <w:rPr>
          <w:i/>
          <w:noProof/>
          <w:sz w:val="5"/>
        </w:rPr>
        <mc:AlternateContent>
          <mc:Choice Requires="wps">
            <w:drawing>
              <wp:anchor distT="0" distB="0" distL="0" distR="0" simplePos="0" relativeHeight="487590400" behindDoc="1" locked="0" layoutInCell="1" allowOverlap="1" wp14:anchorId="00DC26E2" wp14:editId="00DC26E3">
                <wp:simplePos x="0" y="0"/>
                <wp:positionH relativeFrom="page">
                  <wp:posOffset>1331849</wp:posOffset>
                </wp:positionH>
                <wp:positionV relativeFrom="paragraph">
                  <wp:posOffset>54289</wp:posOffset>
                </wp:positionV>
                <wp:extent cx="48964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1270"/>
                        </a:xfrm>
                        <a:custGeom>
                          <a:avLst/>
                          <a:gdLst/>
                          <a:ahLst/>
                          <a:cxnLst/>
                          <a:rect l="l" t="t" r="r" b="b"/>
                          <a:pathLst>
                            <a:path w="4896485">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A427F" id="Graphic 7" o:spid="_x0000_s1026" style="position:absolute;margin-left:104.85pt;margin-top:4.25pt;width:385.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896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EouFQIAAFwEAAAOAAAAZHJzL2Uyb0RvYy54bWysVFGP2jAMfp+0/xDlfRQQY1x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" path="m,l4896294,e" filled="f" strokeweight=".33739mm">
                <v:path arrowok="t"/>
                <w10:wrap type="topAndBottom" anchorx="page"/>
              </v:shape>
            </w:pict>
          </mc:Fallback>
        </mc:AlternateContent>
      </w:r>
    </w:p>
    <w:p w14:paraId="00DC1C4D" w14:textId="77777777" w:rsidR="00350CFB" w:rsidRDefault="00350CFB">
      <w:pPr>
        <w:pStyle w:val="a3"/>
        <w:rPr>
          <w:i/>
          <w:sz w:val="5"/>
        </w:rPr>
        <w:sectPr w:rsidR="00350CFB">
          <w:pgSz w:w="11910" w:h="16840"/>
          <w:pgMar w:top="1920" w:right="708" w:bottom="2300" w:left="992" w:header="0" w:footer="2115" w:gutter="0"/>
          <w:cols w:space="720"/>
        </w:sectPr>
      </w:pPr>
    </w:p>
    <w:p w14:paraId="00DC1C4E" w14:textId="77777777" w:rsidR="00350CFB" w:rsidRDefault="00350CFB">
      <w:pPr>
        <w:pStyle w:val="a3"/>
        <w:rPr>
          <w:i/>
          <w:sz w:val="34"/>
        </w:rPr>
      </w:pPr>
    </w:p>
    <w:p w14:paraId="00DC1C4F" w14:textId="77777777" w:rsidR="00350CFB" w:rsidRDefault="00350CFB">
      <w:pPr>
        <w:pStyle w:val="a3"/>
        <w:spacing w:before="197"/>
        <w:rPr>
          <w:i/>
          <w:sz w:val="34"/>
        </w:rPr>
      </w:pPr>
    </w:p>
    <w:p w14:paraId="00DC1C50" w14:textId="77777777" w:rsidR="00350CFB" w:rsidRDefault="00283FFF">
      <w:pPr>
        <w:pStyle w:val="1"/>
        <w:numPr>
          <w:ilvl w:val="0"/>
          <w:numId w:val="26"/>
        </w:numPr>
        <w:tabs>
          <w:tab w:val="left" w:pos="625"/>
        </w:tabs>
        <w:ind w:left="625" w:hanging="343"/>
        <w:jc w:val="both"/>
      </w:pPr>
      <w:bookmarkStart w:id="27" w:name="Introduction_and_Research_Problem"/>
      <w:bookmarkStart w:id="28" w:name="_bookmark4"/>
      <w:bookmarkEnd w:id="27"/>
      <w:bookmarkEnd w:id="28"/>
      <w:r>
        <w:t>Introduction</w:t>
      </w:r>
      <w:r>
        <w:rPr>
          <w:spacing w:val="5"/>
        </w:rPr>
        <w:t xml:space="preserve"> </w:t>
      </w:r>
      <w:r>
        <w:t>and</w:t>
      </w:r>
      <w:r>
        <w:rPr>
          <w:spacing w:val="6"/>
        </w:rPr>
        <w:t xml:space="preserve"> </w:t>
      </w:r>
      <w:r>
        <w:t>Research</w:t>
      </w:r>
      <w:r>
        <w:rPr>
          <w:spacing w:val="5"/>
        </w:rPr>
        <w:t xml:space="preserve"> </w:t>
      </w:r>
      <w:r>
        <w:rPr>
          <w:spacing w:val="-2"/>
        </w:rPr>
        <w:t>Problem</w:t>
      </w:r>
    </w:p>
    <w:p w14:paraId="00DC1C51" w14:textId="77777777" w:rsidR="00350CFB" w:rsidRDefault="00350CFB">
      <w:pPr>
        <w:pStyle w:val="a3"/>
        <w:spacing w:before="28"/>
        <w:rPr>
          <w:b/>
          <w:sz w:val="34"/>
        </w:rPr>
      </w:pPr>
    </w:p>
    <w:p w14:paraId="00DC1C52" w14:textId="77777777" w:rsidR="00350CFB" w:rsidRDefault="00283FFF">
      <w:pPr>
        <w:pStyle w:val="a3"/>
        <w:spacing w:line="396" w:lineRule="auto"/>
        <w:ind w:left="273" w:right="522" w:firstLine="8"/>
        <w:jc w:val="both"/>
      </w:pPr>
      <w:commentRangeStart w:id="29"/>
      <w:commentRangeStart w:id="30"/>
      <w:commentRangeStart w:id="31"/>
      <w:r>
        <w:t xml:space="preserve">Decentralized Finance (DeFi) changed how capital is allocated on public blockchains: lending, borrowing, and leveraged trading can run without traditional financial intermediaries </w:t>
      </w:r>
      <w:r>
        <w:rPr>
          <w:vertAlign w:val="superscript"/>
        </w:rPr>
        <w:t>[1]</w:t>
      </w:r>
      <w:r>
        <w:t xml:space="preserve">. Yet most credit-like interactions remain highly collateralized because protocols cannot rely on off-chain identity systems or conventional credit histories </w:t>
      </w:r>
      <w:r>
        <w:rPr>
          <w:vertAlign w:val="superscript"/>
        </w:rPr>
        <w:t>[2]</w:t>
      </w:r>
      <w:r>
        <w:t>. In a pseudonymous environment, the operational challenge is to allocate capital safely when counterparties are addresses rather than identified persons.</w:t>
      </w:r>
      <w:commentRangeEnd w:id="30"/>
      <w:r w:rsidR="000A61CA">
        <w:rPr>
          <w:rStyle w:val="a5"/>
          <w:sz w:val="24"/>
          <w:szCs w:val="24"/>
        </w:rPr>
        <w:commentReference w:id="30"/>
      </w:r>
      <w:commentRangeEnd w:id="31"/>
      <w:r w:rsidR="002149DF">
        <w:rPr>
          <w:rStyle w:val="a5"/>
          <w:sz w:val="24"/>
          <w:szCs w:val="24"/>
        </w:rPr>
        <w:commentReference w:id="31"/>
      </w:r>
    </w:p>
    <w:p w14:paraId="00DC1C53" w14:textId="60AD3A9B" w:rsidR="00350CFB" w:rsidRDefault="00283FFF">
      <w:pPr>
        <w:pStyle w:val="a3"/>
        <w:spacing w:before="20" w:line="393" w:lineRule="auto"/>
        <w:ind w:left="282" w:right="522" w:hanging="8"/>
        <w:jc w:val="both"/>
      </w:pPr>
      <w:r>
        <w:t>This research addresses a concrete research problem within that setting: whether an on-chain reputation score built from ERC-20 approve/permit allowances—implemented as EndorseRank—can reduce computational cost, represent endorsement semantics more faithfully, and yield a distinct yet credible alignment profile compared with transfer-based Adaptive Weighted PageRank (AWP) on Arbitrum One. The primary empirical comparison is EndorseRank versus AWP on an identical wallet sample, checked with contemporaneous transfer and allowance statistics and with a temporal holdout of future new approvals, under the rank-correlation validation protocol introduced with AWP</w:t>
      </w:r>
      <w:r>
        <w:rPr>
          <w:vertAlign w:val="superscript"/>
        </w:rPr>
        <w:t>[3]</w:t>
      </w:r>
      <w:r>
        <w:t>.</w:t>
      </w:r>
    </w:p>
    <w:p w14:paraId="00DC1C54" w14:textId="5D300D8B" w:rsidR="00350CFB" w:rsidRDefault="00283FFF">
      <w:pPr>
        <w:pStyle w:val="a3"/>
        <w:spacing w:before="21" w:line="396" w:lineRule="auto"/>
        <w:ind w:left="282" w:right="558"/>
        <w:jc w:val="both"/>
      </w:pPr>
      <w:bookmarkStart w:id="32" w:name="Background:_DeFi,_collateralization,_and"/>
      <w:bookmarkStart w:id="33" w:name="_bookmark5"/>
      <w:r>
        <w:t xml:space="preserve">In this study, on-chain reputation score computation refers to deriving a quantitative wallet score from observable on-chain behavior and relationships without off-chain identity </w:t>
      </w:r>
      <w:r>
        <w:rPr>
          <w:vertAlign w:val="superscript"/>
        </w:rPr>
        <w:t>[4]</w:t>
      </w:r>
      <w:r>
        <w:t>. EndorseRank produces such a score from allowance-based endorsement edges. The remainder of this chapter situates the problem historically and economically, motivates allowance-based reputation, states the research problem, objectives, and questions, defines key constructs, summarizes the literature and the methodology that later chapters develop, and outlines contributions, scope, and the research roadmap.</w:t>
      </w:r>
      <w:bookmarkEnd w:id="32"/>
      <w:bookmarkEnd w:id="33"/>
      <w:commentRangeEnd w:id="29"/>
      <w:r>
        <w:rPr>
          <w:rStyle w:val="a5"/>
          <w:sz w:val="24"/>
          <w:szCs w:val="24"/>
        </w:rPr>
        <w:commentReference w:id="29"/>
      </w:r>
    </w:p>
    <w:p w14:paraId="00DC1C55"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C56" w14:textId="77777777" w:rsidR="00350CFB" w:rsidRDefault="00283FFF">
      <w:pPr>
        <w:pStyle w:val="2"/>
        <w:numPr>
          <w:ilvl w:val="1"/>
          <w:numId w:val="26"/>
        </w:numPr>
        <w:tabs>
          <w:tab w:val="left" w:pos="783"/>
        </w:tabs>
        <w:spacing w:before="112"/>
        <w:ind w:left="783" w:hanging="501"/>
      </w:pPr>
      <w:r>
        <w:t>Background:</w:t>
      </w:r>
      <w:r>
        <w:rPr>
          <w:spacing w:val="51"/>
        </w:rPr>
        <w:t xml:space="preserve"> </w:t>
      </w:r>
      <w:r>
        <w:t>DeFi,</w:t>
      </w:r>
      <w:r>
        <w:rPr>
          <w:spacing w:val="20"/>
        </w:rPr>
        <w:t xml:space="preserve"> </w:t>
      </w:r>
      <w:r>
        <w:t>collateralization,</w:t>
      </w:r>
      <w:r>
        <w:rPr>
          <w:spacing w:val="21"/>
        </w:rPr>
        <w:t xml:space="preserve"> </w:t>
      </w:r>
      <w:r>
        <w:t>and</w:t>
      </w:r>
      <w:r>
        <w:rPr>
          <w:spacing w:val="21"/>
        </w:rPr>
        <w:t xml:space="preserve"> </w:t>
      </w:r>
      <w:r>
        <w:rPr>
          <w:spacing w:val="-2"/>
        </w:rPr>
        <w:t>pseudonymity</w:t>
      </w:r>
    </w:p>
    <w:p w14:paraId="00DC1C57" w14:textId="77777777" w:rsidR="00350CFB" w:rsidRDefault="00350CFB">
      <w:pPr>
        <w:pStyle w:val="a3"/>
        <w:spacing w:before="24"/>
        <w:rPr>
          <w:b/>
          <w:sz w:val="28"/>
        </w:rPr>
      </w:pPr>
    </w:p>
    <w:p w14:paraId="00DC1C58" w14:textId="77777777" w:rsidR="00350CFB" w:rsidRDefault="00283FFF">
      <w:pPr>
        <w:pStyle w:val="a3"/>
        <w:spacing w:line="396" w:lineRule="auto"/>
        <w:ind w:left="282" w:right="563"/>
        <w:jc w:val="both"/>
      </w:pPr>
      <w:commentRangeStart w:id="34"/>
      <w:r>
        <w:t xml:space="preserve">Public blockchains introduced programmable settlement and open participation without a central operator </w:t>
      </w:r>
      <w:r>
        <w:rPr>
          <w:vertAlign w:val="superscript"/>
        </w:rPr>
        <w:t>[5]</w:t>
      </w:r>
      <w:r>
        <w:t xml:space="preserve">. Smart contracts encode agreement terms as self-executing code </w:t>
      </w:r>
      <w:r>
        <w:rPr>
          <w:vertAlign w:val="superscript"/>
        </w:rPr>
        <w:t>[6]</w:t>
      </w:r>
      <w:r>
        <w:t xml:space="preserve">, enabling financial applications that settle on-chain rather than through custodial intermediaries </w:t>
      </w:r>
      <w:r>
        <w:rPr>
          <w:vertAlign w:val="superscript"/>
        </w:rPr>
        <w:t>[7]</w:t>
      </w:r>
      <w:r>
        <w:t xml:space="preserve">. DeFi protocols compose these contracts into markets for lending, automated market making, and perpetual futures </w:t>
      </w:r>
      <w:r>
        <w:rPr>
          <w:vertAlign w:val="superscript"/>
        </w:rPr>
        <w:t>[8]</w:t>
      </w:r>
      <w:r>
        <w:t>. On Arbitrum One and similar Layer-2 networks, activity density is high enough that wallet-level behavioral signals—transfers, approvals, and protocol events—can be observed at scale.</w:t>
      </w:r>
    </w:p>
    <w:p w14:paraId="00DC1C59" w14:textId="77777777" w:rsidR="00350CFB" w:rsidRDefault="0071403D">
      <w:pPr>
        <w:pStyle w:val="a3"/>
        <w:spacing w:before="5" w:line="396" w:lineRule="auto"/>
        <w:ind w:left="282" w:right="524"/>
        <w:jc w:val="both"/>
      </w:pPr>
      <w:r>
        <w:rPr>
          <w:rPrChange w:id="35" w:author="Moulla, Donatien Koulla" w:date="2026-08-27T13:39:00Z">
            <w:rPr>
              <w:vertAlign w:val="superscript"/>
            </w:rPr>
          </w:rPrChange>
        </w:rPr>
        <w:t xml:space="preserve">Despite this transparency, DeFi credit markets remain structurally over-collateralized. Protocols typically require borrowers or traders to post collateral exceeding the value of their exposure because counterparties are pseudonymous addresses rather than identified legal persons </w:t>
      </w:r>
      <w:r>
        <w:rPr>
          <w:vertAlign w:val="superscript"/>
        </w:rPr>
        <w:t>[9],[10]</w:t>
      </w:r>
      <w:r>
        <w:rPr>
          <w:rPrChange w:id="36" w:author="Moulla, Donatien Koulla" w:date="2026-08-27T13:39:00Z">
            <w:rPr>
              <w:vertAlign w:val="superscript"/>
            </w:rPr>
          </w:rPrChange>
        </w:rPr>
        <w:t xml:space="preserve">. Pseudonymity is a design feature of public ledgers: anyone may create addresses at negligible cost, and a single economic actor may control many wallets </w:t>
      </w:r>
      <w:r>
        <w:rPr>
          <w:vertAlign w:val="superscript"/>
        </w:rPr>
        <w:t>[11]</w:t>
      </w:r>
      <w:r>
        <w:rPr>
          <w:rPrChange w:id="37" w:author="Moulla, Donatien Koulla" w:date="2026-08-27T13:39:00Z">
            <w:rPr>
              <w:vertAlign w:val="superscript"/>
            </w:rPr>
          </w:rPrChange>
        </w:rPr>
        <w:t xml:space="preserve">. Traditional credit scoring depends on identity-linked histories that do not transfer cleanly to this setting </w:t>
      </w:r>
      <w:r>
        <w:rPr>
          <w:vertAlign w:val="superscript"/>
        </w:rPr>
        <w:t>[2]</w:t>
      </w:r>
      <w:r>
        <w:rPr>
          <w:rPrChange w:id="38" w:author="Moulla, Donatien Koulla" w:date="2026-08-27T13:39:00Z">
            <w:rPr>
              <w:vertAlign w:val="superscript"/>
            </w:rPr>
          </w:rPrChange>
        </w:rPr>
        <w:t>. Consequently, risk management defaults to collateral buffers, liquidation engines, and protocol-level parameters rather than individualized reputation.</w:t>
      </w:r>
    </w:p>
    <w:p w14:paraId="00DC1C5A" w14:textId="77777777" w:rsidR="00350CFB" w:rsidRDefault="00283FFF">
      <w:pPr>
        <w:pStyle w:val="a3"/>
        <w:spacing w:before="16" w:line="396" w:lineRule="auto"/>
        <w:ind w:left="282" w:right="522"/>
        <w:jc w:val="both"/>
      </w:pPr>
      <w:r>
        <w:t xml:space="preserve">Collateralization protects protocols but imposes capital inefficiency. Traders and borrowers must lock assets that could otherwise be deployed elsewhere; protocols forgo under-collateralized products that traditional finance offers to borrowers with established credit. Researchers have therefore explored on-chain signals as substitutes for off-chain identity: transfer-graph centrality </w:t>
      </w:r>
      <w:r>
        <w:rPr>
          <w:vertAlign w:val="superscript"/>
        </w:rPr>
        <w:t>[4]</w:t>
      </w:r>
      <w:r>
        <w:t xml:space="preserve">, network risk propagation </w:t>
      </w:r>
      <w:r>
        <w:rPr>
          <w:vertAlign w:val="superscript"/>
        </w:rPr>
        <w:t>[12]</w:t>
      </w:r>
      <w:r>
        <w:t xml:space="preserve">, prospect-theory and blockchain-based credit models </w:t>
      </w:r>
      <w:r>
        <w:rPr>
          <w:vertAlign w:val="superscript"/>
        </w:rPr>
        <w:t>[13]</w:t>
      </w:r>
      <w:r>
        <w:t xml:space="preserve">, and machine-learning pipelines on lending protocols </w:t>
      </w:r>
      <w:r>
        <w:rPr>
          <w:vertAlign w:val="superscript"/>
        </w:rPr>
        <w:t>[14]</w:t>
      </w:r>
      <w:r>
        <w:t>. These approaches share a premise: public ledger data encode economically meaningful relationships that can inform risk assessment without deanonymizing users.</w:t>
      </w:r>
    </w:p>
    <w:p w14:paraId="00DC1C5B" w14:textId="77777777" w:rsidR="00350CFB" w:rsidRDefault="00283FFF">
      <w:pPr>
        <w:pStyle w:val="a3"/>
        <w:spacing w:before="23" w:line="396" w:lineRule="auto"/>
        <w:ind w:left="282" w:right="524"/>
        <w:jc w:val="both"/>
      </w:pPr>
      <w:r>
        <w:t xml:space="preserve">Graph ranking methods are a natural fit for this premise. PageRank and its variants propagate influence through directed edges, ranking nodes by recursive endorsement from other nodes </w:t>
      </w:r>
      <w:r>
        <w:rPr>
          <w:vertAlign w:val="superscript"/>
        </w:rPr>
        <w:t>[15]</w:t>
      </w:r>
      <w:r>
        <w:t xml:space="preserve">. Early web-trust systems such as EigenTrust </w:t>
      </w:r>
      <w:r>
        <w:rPr>
          <w:vertAlign w:val="superscript"/>
        </w:rPr>
        <w:t>[16]</w:t>
      </w:r>
      <w:r>
        <w:t xml:space="preserve"> and TrustRank </w:t>
      </w:r>
      <w:r>
        <w:rPr>
          <w:vertAlign w:val="superscript"/>
        </w:rPr>
        <w:t>[17]</w:t>
      </w:r>
      <w:r>
        <w:t xml:space="preserve"> applied similar ideas to peer-to-peer and web spam settings. Do and Do</w:t>
      </w:r>
      <w:r>
        <w:rPr>
          <w:vertAlign w:val="superscript"/>
        </w:rPr>
        <w:t>[4]</w:t>
      </w:r>
      <w:r>
        <w:t xml:space="preserve"> apply PageRank and HodgeRank to Ethereum transfer graphs as a social-credit measure. Adaptive Weighted PageRank (AWP), proposed by Do, Do, and Nguyen</w:t>
      </w:r>
      <w:r>
        <w:rPr>
          <w:vertAlign w:val="superscript"/>
        </w:rPr>
        <w:t>[3]</w:t>
      </w:r>
      <w:r>
        <w:t xml:space="preserve">, is a separate transfer-graph ranking method that uses value-weighted, logistically time-decayed edges and validates scores against inbound transfer count and value as domain-intuition proxies for economic importance. That line of work establishes transfer-graph reputation as a credible baseline. It does not model explicit spending authorization, a distinct on-chain act recorded by ERC-20 allowances </w:t>
      </w:r>
      <w:r>
        <w:rPr>
          <w:vertAlign w:val="superscript"/>
        </w:rPr>
        <w:t>[18],[19]</w:t>
      </w:r>
      <w:r>
        <w:t>.</w:t>
      </w:r>
    </w:p>
    <w:p w14:paraId="00DC1C5D"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C5F" w14:textId="77777777" w:rsidR="00350CFB" w:rsidRDefault="0071403D">
      <w:pPr>
        <w:spacing w:before="42" w:line="151" w:lineRule="auto"/>
        <w:ind w:left="282"/>
        <w:rPr>
          <w:position w:val="-8"/>
          <w:sz w:val="24"/>
        </w:rPr>
      </w:pPr>
      <w:bookmarkStart w:id="39" w:name="Motivation_for_on-chain_reputation"/>
      <w:bookmarkStart w:id="40" w:name="_bookmark6"/>
      <w:bookmarkEnd w:id="39"/>
      <w:bookmarkEnd w:id="40"/>
      <w:commentRangeEnd w:id="34"/>
      <w:r>
        <w:rPr>
          <w:rStyle w:val="a5"/>
          <w:position w:val="-8"/>
          <w:sz w:val="24"/>
          <w:szCs w:val="22"/>
        </w:rPr>
        <w:commentReference w:id="34"/>
      </w:r>
    </w:p>
    <w:p w14:paraId="00DC1C60" w14:textId="77777777" w:rsidR="00350CFB" w:rsidRDefault="00350CFB">
      <w:pPr>
        <w:pStyle w:val="a3"/>
        <w:rPr>
          <w:sz w:val="16"/>
        </w:rPr>
      </w:pPr>
    </w:p>
    <w:p w14:paraId="00DC1C61" w14:textId="77777777" w:rsidR="00350CFB" w:rsidRDefault="00350CFB">
      <w:pPr>
        <w:pStyle w:val="a3"/>
        <w:rPr>
          <w:sz w:val="16"/>
        </w:rPr>
      </w:pPr>
    </w:p>
    <w:p w14:paraId="00DC1C62" w14:textId="77777777" w:rsidR="00350CFB" w:rsidRDefault="00350CFB">
      <w:pPr>
        <w:pStyle w:val="a3"/>
        <w:spacing w:before="110"/>
        <w:rPr>
          <w:sz w:val="16"/>
        </w:rPr>
      </w:pPr>
    </w:p>
    <w:p w14:paraId="00DC1C63" w14:textId="77777777" w:rsidR="00350CFB" w:rsidRDefault="00283FFF">
      <w:pPr>
        <w:pStyle w:val="2"/>
        <w:numPr>
          <w:ilvl w:val="1"/>
          <w:numId w:val="26"/>
        </w:numPr>
        <w:tabs>
          <w:tab w:val="left" w:pos="783"/>
        </w:tabs>
        <w:ind w:left="783" w:hanging="501"/>
      </w:pPr>
      <w:r>
        <w:t>Motivation</w:t>
      </w:r>
      <w:r>
        <w:rPr>
          <w:spacing w:val="13"/>
        </w:rPr>
        <w:t xml:space="preserve"> </w:t>
      </w:r>
      <w:r>
        <w:t>for</w:t>
      </w:r>
      <w:r>
        <w:rPr>
          <w:spacing w:val="14"/>
        </w:rPr>
        <w:t xml:space="preserve"> </w:t>
      </w:r>
      <w:r>
        <w:t>on-chain</w:t>
      </w:r>
      <w:r>
        <w:rPr>
          <w:spacing w:val="14"/>
        </w:rPr>
        <w:t xml:space="preserve"> </w:t>
      </w:r>
      <w:r>
        <w:rPr>
          <w:spacing w:val="-2"/>
        </w:rPr>
        <w:t>reputation</w:t>
      </w:r>
    </w:p>
    <w:p w14:paraId="00DC1C64" w14:textId="77777777" w:rsidR="00350CFB" w:rsidRDefault="00350CFB">
      <w:pPr>
        <w:pStyle w:val="a3"/>
        <w:spacing w:before="24"/>
        <w:rPr>
          <w:b/>
          <w:sz w:val="28"/>
        </w:rPr>
      </w:pPr>
    </w:p>
    <w:p w14:paraId="00DC1C65" w14:textId="77777777" w:rsidR="00350CFB" w:rsidRDefault="00283FFF">
      <w:pPr>
        <w:pStyle w:val="a3"/>
        <w:ind w:left="282"/>
        <w:jc w:val="both"/>
      </w:pPr>
      <w:commentRangeStart w:id="41"/>
      <w:r>
        <w:t>Four practical pressures motivate on-chain reputation research in leveraged DeFi.</w:t>
      </w:r>
    </w:p>
    <w:p w14:paraId="00DC1C66" w14:textId="77777777" w:rsidR="00350CFB" w:rsidRDefault="00283FFF">
      <w:pPr>
        <w:pStyle w:val="a4"/>
        <w:numPr>
          <w:ilvl w:val="0"/>
          <w:numId w:val="24"/>
        </w:numPr>
        <w:tabs>
          <w:tab w:val="left" w:pos="806"/>
          <w:tab w:val="left" w:pos="808"/>
        </w:tabs>
        <w:spacing w:before="240" w:line="393" w:lineRule="auto"/>
        <w:ind w:right="523"/>
        <w:jc w:val="both"/>
        <w:rPr>
          <w:position w:val="-8"/>
          <w:sz w:val="24"/>
        </w:rPr>
      </w:pPr>
      <w:r>
        <w:rPr>
          <w:sz w:val="24"/>
        </w:rPr>
        <w:t xml:space="preserve">Capital efficiency: protocols seek ordinal signals that could support differentiated service—for example, limit-increase cadence, fee tiers, or monitoring priority—and, only under future controlled experiments, modest collateral differentiation, while preserving on-chain settlement </w:t>
      </w:r>
      <w:r>
        <w:rPr>
          <w:sz w:val="24"/>
          <w:vertAlign w:val="superscript"/>
        </w:rPr>
        <w:t>[1]</w:t>
      </w:r>
      <w:r>
        <w:rPr>
          <w:sz w:val="24"/>
        </w:rPr>
        <w:t>.</w:t>
      </w:r>
    </w:p>
    <w:p w14:paraId="00DC1C67" w14:textId="77777777" w:rsidR="00350CFB" w:rsidRDefault="00283FFF">
      <w:pPr>
        <w:pStyle w:val="a4"/>
        <w:numPr>
          <w:ilvl w:val="0"/>
          <w:numId w:val="24"/>
        </w:numPr>
        <w:tabs>
          <w:tab w:val="left" w:pos="797"/>
          <w:tab w:val="left" w:pos="808"/>
        </w:tabs>
        <w:spacing w:before="37" w:line="396" w:lineRule="auto"/>
        <w:ind w:right="563"/>
        <w:jc w:val="both"/>
        <w:rPr>
          <w:sz w:val="24"/>
        </w:rPr>
      </w:pPr>
      <w:r>
        <w:rPr>
          <w:sz w:val="24"/>
        </w:rPr>
        <w:t xml:space="preserve">Auditability: unlike opaque off-chain credit scores, graph-based scores derived from public events can be recomputed and inspected, addressing concerns about black-box decentralized credit scoring </w:t>
      </w:r>
      <w:r>
        <w:rPr>
          <w:sz w:val="24"/>
          <w:vertAlign w:val="superscript"/>
        </w:rPr>
        <w:t>[2]</w:t>
      </w:r>
      <w:r>
        <w:rPr>
          <w:sz w:val="24"/>
        </w:rPr>
        <w:t>.</w:t>
      </w:r>
    </w:p>
    <w:p w14:paraId="00DC1C68" w14:textId="77777777" w:rsidR="00350CFB" w:rsidRDefault="00283FFF">
      <w:pPr>
        <w:pStyle w:val="a4"/>
        <w:numPr>
          <w:ilvl w:val="0"/>
          <w:numId w:val="24"/>
        </w:numPr>
        <w:tabs>
          <w:tab w:val="left" w:pos="806"/>
          <w:tab w:val="left" w:pos="808"/>
        </w:tabs>
        <w:spacing w:before="40" w:line="396" w:lineRule="auto"/>
        <w:ind w:right="522"/>
        <w:jc w:val="both"/>
        <w:rPr>
          <w:sz w:val="24"/>
        </w:rPr>
      </w:pPr>
      <w:r>
        <w:rPr>
          <w:sz w:val="24"/>
        </w:rPr>
        <w:t>Operational cost: reputation systems that must refresh frequently—for example, before each leverage adjustment—cannot afford expensive historical transfer aggregation on every update.</w:t>
      </w:r>
    </w:p>
    <w:p w14:paraId="00DC1C69" w14:textId="77777777" w:rsidR="00350CFB" w:rsidRDefault="00283FFF">
      <w:pPr>
        <w:pStyle w:val="a4"/>
        <w:numPr>
          <w:ilvl w:val="0"/>
          <w:numId w:val="24"/>
        </w:numPr>
        <w:tabs>
          <w:tab w:val="left" w:pos="799"/>
          <w:tab w:val="left" w:pos="806"/>
        </w:tabs>
        <w:spacing w:before="40" w:line="396" w:lineRule="auto"/>
        <w:ind w:left="799" w:right="522" w:hanging="207"/>
        <w:jc w:val="both"/>
        <w:rPr>
          <w:sz w:val="24"/>
        </w:rPr>
      </w:pPr>
      <w:r>
        <w:rPr>
          <w:sz w:val="24"/>
        </w:rPr>
        <w:t>Standardization: pseudonymous DeFi lacks a shared ordinal vocabulary for wallet-level counterparty differentiation of the kind that screening ratios provide in other markets. Chapter 5 develops industry adoption scenarios in which EndorseRank and AWP play that infrastructural role—supporting fees, utilization, and monitoring efficiency—without substituting for collateral.</w:t>
      </w:r>
    </w:p>
    <w:p w14:paraId="00DC1C6A" w14:textId="77777777" w:rsidR="00350CFB" w:rsidRDefault="00283FFF">
      <w:pPr>
        <w:pStyle w:val="a3"/>
        <w:spacing w:before="66"/>
        <w:ind w:left="274"/>
        <w:jc w:val="both"/>
      </w:pPr>
      <w:r>
        <w:t xml:space="preserve">Transfer-based AWP addresses the first two pressures but is costly on the third. Constructing G_transfer requires aggregating transfer history, applying logistic time-decay, and running PageRank on a dense edge set </w:t>
      </w:r>
      <w:r>
        <w:rPr>
          <w:vertAlign w:val="superscript"/>
        </w:rPr>
        <w:t>[3]</w:t>
      </w:r>
      <w:r>
        <w:t xml:space="preserve">. Allowance graphs offer a structurally different alternative. An ERC-20 approve or EIP-2612 permit records how much a token owner authorizes a spender to transfer </w:t>
      </w:r>
      <w:r>
        <w:rPr>
          <w:vertAlign w:val="superscript"/>
        </w:rPr>
        <w:t>[18],[19]</w:t>
      </w:r>
      <w:r>
        <w:t>. The latest allowance per owner–spender pair is a snapshot of current authorization intent: newer approvals override older ones, so temporal decay is unnecessary. Because approvals are rarer on-chain events than transfers, the resulting endorsement graph G_approve has roughly an order of magnitude fewer edges than G_transfer on the same wallets, and PageRank—whose per-iteration cost is O(|E|)—completes correspondingly faster (Table 4.2). That gap is an expected consequence of graph sparsity under latest-allowance snapshots, not an algorithmic contribution: the solver is identical for both methods. Claim C1 reports it as an operational property of the representation.</w:t>
      </w:r>
    </w:p>
    <w:p w14:paraId="00DC1C6B" w14:textId="77777777" w:rsidR="00350CFB" w:rsidRDefault="00350CFB">
      <w:pPr>
        <w:pStyle w:val="a3"/>
        <w:jc w:val="both"/>
        <w:sectPr w:rsidR="00350CFB">
          <w:pgSz w:w="11910" w:h="16840"/>
          <w:pgMar w:top="1820" w:right="708" w:bottom="2300" w:left="992" w:header="0" w:footer="2115" w:gutter="0"/>
          <w:cols w:space="720"/>
        </w:sectPr>
      </w:pPr>
    </w:p>
    <w:p w14:paraId="00DC1C6C" w14:textId="77777777" w:rsidR="00350CFB" w:rsidRDefault="00283FFF">
      <w:pPr>
        <w:pStyle w:val="a3"/>
        <w:spacing w:before="72" w:line="391" w:lineRule="auto"/>
        <w:ind w:left="282" w:right="559"/>
        <w:jc w:val="both"/>
      </w:pPr>
      <w:r>
        <w:t xml:space="preserve">Beyond efficiency, allowances carry distinct semantics. A transfer may reflect routing, market making, or passive receipt; an allowance is an explicit delegation of spending authority. Treating allowances as endorsement edges aligns PageRank’s citation metaphor </w:t>
      </w:r>
      <w:r>
        <w:rPr>
          <w:vertAlign w:val="superscript"/>
        </w:rPr>
        <w:t>[15]</w:t>
      </w:r>
      <w:r>
        <w:t xml:space="preserve"> with a trust-like act that protocols already rely on for token interactions. Whether that semantic difference produces rankings that differ, and whether those rankings align differently with authorization and transfer checks, is an empirical question. This research answers it on Arbitrum One using a matched sample of wallets with non-zero endorsement- and transfer-graph connectivity (n = 5,521). (The matched cohort is wallets with non-zero connectivity in the endorsement and transfer subgraphs in the observation window. Runtime sensitivity to node count uses a larger expanded wallet pool (N = 99,080).)</w:t>
      </w:r>
    </w:p>
    <w:p w14:paraId="00DC1C6D" w14:textId="77777777" w:rsidR="00350CFB" w:rsidRDefault="00283FFF">
      <w:pPr>
        <w:pStyle w:val="a3"/>
        <w:spacing w:before="20" w:line="326" w:lineRule="auto"/>
        <w:ind w:left="282" w:right="564"/>
        <w:jc w:val="both"/>
      </w:pPr>
      <w:commentRangeStart w:id="42"/>
      <w:commentRangeStart w:id="43"/>
      <w:commentRangeEnd w:id="42"/>
      <w:r>
        <w:rPr>
          <w:rStyle w:val="a5"/>
          <w:sz w:val="24"/>
          <w:szCs w:val="24"/>
        </w:rPr>
        <w:commentReference w:id="42"/>
      </w:r>
      <w:commentRangeEnd w:id="43"/>
      <w:r w:rsidR="002149DF">
        <w:rPr>
          <w:rStyle w:val="a5"/>
          <w:sz w:val="24"/>
          <w:szCs w:val="24"/>
        </w:rPr>
        <w:commentReference w:id="43"/>
      </w:r>
    </w:p>
    <w:p w14:paraId="00DC1C6F" w14:textId="77777777" w:rsidR="00350CFB" w:rsidRDefault="00283FFF">
      <w:pPr>
        <w:pStyle w:val="a3"/>
        <w:spacing w:before="180" w:line="396" w:lineRule="auto"/>
        <w:ind w:left="282" w:right="563"/>
        <w:jc w:val="both"/>
      </w:pPr>
      <w:bookmarkStart w:id="44" w:name="Research_problem"/>
      <w:bookmarkStart w:id="45" w:name="_bookmark7"/>
      <w:bookmarkEnd w:id="44"/>
      <w:bookmarkEnd w:id="45"/>
      <w:commentRangeEnd w:id="41"/>
      <w:r>
        <w:rPr>
          <w:rStyle w:val="a5"/>
          <w:sz w:val="24"/>
          <w:szCs w:val="24"/>
        </w:rPr>
        <w:commentReference w:id="41"/>
      </w:r>
    </w:p>
    <w:p w14:paraId="00DC1C70" w14:textId="77777777" w:rsidR="00350CFB" w:rsidRDefault="00350CFB">
      <w:pPr>
        <w:pStyle w:val="a3"/>
        <w:spacing w:before="166"/>
      </w:pPr>
    </w:p>
    <w:p w14:paraId="00DC1C71" w14:textId="77777777" w:rsidR="00350CFB" w:rsidRDefault="00283FFF">
      <w:pPr>
        <w:pStyle w:val="2"/>
        <w:numPr>
          <w:ilvl w:val="1"/>
          <w:numId w:val="26"/>
        </w:numPr>
        <w:tabs>
          <w:tab w:val="left" w:pos="783"/>
        </w:tabs>
        <w:ind w:left="783" w:hanging="501"/>
      </w:pPr>
      <w:r>
        <w:t>Research</w:t>
      </w:r>
      <w:r>
        <w:rPr>
          <w:spacing w:val="16"/>
        </w:rPr>
        <w:t xml:space="preserve"> </w:t>
      </w:r>
      <w:r>
        <w:rPr>
          <w:spacing w:val="-2"/>
        </w:rPr>
        <w:t>problem</w:t>
      </w:r>
    </w:p>
    <w:p w14:paraId="00DC1C72" w14:textId="77777777" w:rsidR="00350CFB" w:rsidRDefault="00350CFB">
      <w:pPr>
        <w:pStyle w:val="a3"/>
        <w:spacing w:before="24"/>
        <w:rPr>
          <w:b/>
          <w:sz w:val="28"/>
        </w:rPr>
      </w:pPr>
    </w:p>
    <w:p w14:paraId="00DC1C73" w14:textId="77777777" w:rsidR="00350CFB" w:rsidRDefault="00283FFF">
      <w:pPr>
        <w:pStyle w:val="a3"/>
        <w:spacing w:line="396" w:lineRule="auto"/>
        <w:ind w:left="282" w:right="523"/>
        <w:jc w:val="both"/>
      </w:pPr>
      <w:commentRangeStart w:id="46"/>
      <w:r>
        <w:t xml:space="preserve">Existing Adaptive Weighted PageRank (AWP) methods infer trust from transfer volume and logistic time-decay over transaction history </w:t>
      </w:r>
      <w:r>
        <w:rPr>
          <w:vertAlign w:val="superscript"/>
        </w:rPr>
        <w:t>[3]</w:t>
      </w:r>
      <w:r>
        <w:t>. While economically interpretable, they (i) require expensive historical transfer aggregation, (ii) treat inbound transfer volume as a proxy for a “valuable wallet,” and (iii) do not model explicit spending authorization. EndorseRank instead uses the latest allowance per owner–spender pair as edge strength on a directed endorsement graph, yielding a sparser graph and a semantically distinct trust signal without temporal decay weighting.</w:t>
      </w:r>
    </w:p>
    <w:p w14:paraId="00DC1C74" w14:textId="77777777" w:rsidR="00350CFB" w:rsidRDefault="00283FFF">
      <w:pPr>
        <w:pStyle w:val="a3"/>
        <w:spacing w:before="100"/>
        <w:rPr>
          <w:sz w:val="20"/>
        </w:rPr>
      </w:pPr>
      <w:r>
        <w:rPr>
          <w:noProof/>
          <w:sz w:val="20"/>
        </w:rPr>
        <mc:AlternateContent>
          <mc:Choice Requires="wps">
            <w:drawing>
              <wp:anchor distT="0" distB="0" distL="0" distR="0" simplePos="0" relativeHeight="487590912" behindDoc="1" locked="0" layoutInCell="1" allowOverlap="1" wp14:anchorId="00DC26E4" wp14:editId="00DC26E5">
                <wp:simplePos x="0" y="0"/>
                <wp:positionH relativeFrom="page">
                  <wp:posOffset>809244</wp:posOffset>
                </wp:positionH>
                <wp:positionV relativeFrom="paragraph">
                  <wp:posOffset>225397</wp:posOffset>
                </wp:positionV>
                <wp:extent cx="237680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5EB36" id="Graphic 8" o:spid="_x0000_s1026" style="position:absolute;margin-left:63.7pt;margin-top:17.75pt;width:18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" path="m,l2376563,e" filled="f" strokeweight=".14056mm">
                <v:path arrowok="t"/>
                <w10:wrap type="topAndBottom" anchorx="page"/>
              </v:shape>
            </w:pict>
          </mc:Fallback>
        </mc:AlternateContent>
      </w:r>
    </w:p>
    <w:p w14:paraId="00DC1C75" w14:textId="77777777" w:rsidR="00350CFB" w:rsidRDefault="00283FFF">
      <w:pPr>
        <w:pStyle w:val="a3"/>
        <w:spacing w:line="359" w:lineRule="exact"/>
        <w:ind w:left="282"/>
        <w:jc w:val="both"/>
      </w:pPr>
      <w:bookmarkStart w:id="47" w:name="_bookmark8"/>
      <w:r>
        <w:rPr>
          <w:position w:val="7"/>
          <w:sz w:val="14"/>
        </w:rPr>
        <w:t>The research problem is therefore comparative and evaluative: on an identical Arbitrum One wallet sample, does EndorseRank produce wallet orderings that are construct-distinct from AWP, align with allowance and transfer checks, predict later new endorsements in a time holdout, and do so at substantially lower computational cost? The primary comparison is EndorseRank versus AWP.</w:t>
      </w:r>
      <w:bookmarkEnd w:id="47"/>
    </w:p>
    <w:p w14:paraId="00DC1C76" w14:textId="77777777" w:rsidR="00350CFB" w:rsidRDefault="00350CFB">
      <w:pPr>
        <w:jc w:val="both"/>
        <w:rPr>
          <w:sz w:val="20"/>
        </w:rPr>
        <w:sectPr w:rsidR="00350CFB">
          <w:pgSz w:w="11910" w:h="16840"/>
          <w:pgMar w:top="1840" w:right="708" w:bottom="2300" w:left="992" w:header="0" w:footer="2115" w:gutter="0"/>
          <w:cols w:space="720"/>
        </w:sectPr>
      </w:pPr>
    </w:p>
    <w:p w14:paraId="00DC1C77" w14:textId="77777777" w:rsidR="00350CFB" w:rsidRDefault="00283FFF">
      <w:pPr>
        <w:pStyle w:val="a3"/>
        <w:spacing w:before="72" w:line="396" w:lineRule="auto"/>
        <w:ind w:left="282" w:right="524"/>
        <w:jc w:val="both"/>
      </w:pPr>
      <w:r>
        <w:t>Table 1.1 summarizes the primary comparison. Table 1.3 summarizes hypotheses (H1–H3), research questions (RQ1–RQ4), and Chapter 4 empirical claims (C1–C4).</w:t>
      </w:r>
      <w:commentRangeEnd w:id="46"/>
      <w:r>
        <w:rPr>
          <w:rStyle w:val="a5"/>
          <w:sz w:val="24"/>
          <w:szCs w:val="24"/>
        </w:rPr>
        <w:commentReference w:id="46"/>
      </w:r>
    </w:p>
    <w:p w14:paraId="00DC1C7A" w14:textId="77777777" w:rsidR="00350CFB" w:rsidRDefault="00283FFF">
      <w:pPr>
        <w:pStyle w:val="a3"/>
        <w:spacing w:before="62"/>
        <w:ind w:left="374"/>
        <w:jc w:val="both"/>
      </w:pPr>
      <w:bookmarkStart w:id="48" w:name="_bookmark9"/>
      <w:bookmarkEnd w:id="48"/>
      <w:r>
        <w:t>Table</w:t>
      </w:r>
      <w:r>
        <w:rPr>
          <w:spacing w:val="-5"/>
        </w:rPr>
        <w:t xml:space="preserve"> </w:t>
      </w:r>
      <w:r>
        <w:t>1.1:</w:t>
      </w:r>
      <w:r>
        <w:rPr>
          <w:spacing w:val="13"/>
        </w:rPr>
        <w:t xml:space="preserve"> </w:t>
      </w:r>
      <w:r>
        <w:t>Primary</w:t>
      </w:r>
      <w:r>
        <w:rPr>
          <w:spacing w:val="-5"/>
        </w:rPr>
        <w:t xml:space="preserve"> </w:t>
      </w:r>
      <w:r>
        <w:t>comparison:</w:t>
      </w:r>
      <w:r>
        <w:rPr>
          <w:spacing w:val="14"/>
        </w:rPr>
        <w:t xml:space="preserve"> </w:t>
      </w:r>
      <w:r>
        <w:t>EndorseRank</w:t>
      </w:r>
      <w:r>
        <w:rPr>
          <w:spacing w:val="-5"/>
        </w:rPr>
        <w:t xml:space="preserve"> </w:t>
      </w:r>
      <w:r>
        <w:t>versus</w:t>
      </w:r>
      <w:r>
        <w:rPr>
          <w:spacing w:val="-5"/>
        </w:rPr>
        <w:t xml:space="preserve"> </w:t>
      </w:r>
      <w:r>
        <w:t>AWP</w:t>
      </w:r>
      <w:r>
        <w:rPr>
          <w:spacing w:val="-5"/>
        </w:rPr>
        <w:t xml:space="preserve"> </w:t>
      </w:r>
      <w:r>
        <w:t>(matched</w:t>
      </w:r>
      <w:r>
        <w:rPr>
          <w:spacing w:val="-5"/>
        </w:rPr>
        <w:t xml:space="preserve"> </w:t>
      </w:r>
      <w:r>
        <w:t>wallet</w:t>
      </w:r>
      <w:r>
        <w:rPr>
          <w:spacing w:val="-5"/>
        </w:rPr>
        <w:t xml:space="preserve"> </w:t>
      </w:r>
      <w:r>
        <w:t>cohort,</w:t>
      </w:r>
      <w:r>
        <w:rPr>
          <w:spacing w:val="-5"/>
        </w:rPr>
        <w:t xml:space="preserve"> </w:t>
      </w:r>
      <w:r>
        <w:rPr>
          <w:i/>
        </w:rPr>
        <w:t>n</w:t>
      </w:r>
      <w:r>
        <w:rPr>
          <w:i/>
          <w:spacing w:val="2"/>
        </w:rPr>
        <w:t xml:space="preserve"> </w:t>
      </w:r>
      <w:r>
        <w:t>=</w:t>
      </w:r>
      <w:r>
        <w:rPr>
          <w:spacing w:val="1"/>
        </w:rPr>
        <w:t xml:space="preserve"> </w:t>
      </w:r>
      <w:r>
        <w:rPr>
          <w:spacing w:val="-2"/>
        </w:rPr>
        <w:t>5</w:t>
      </w:r>
      <w:r>
        <w:rPr>
          <w:i/>
          <w:spacing w:val="-2"/>
        </w:rPr>
        <w:t>,</w:t>
      </w:r>
      <w:r>
        <w:rPr>
          <w:spacing w:val="-2"/>
        </w:rPr>
        <w:t>521).</w:t>
      </w:r>
    </w:p>
    <w:p w14:paraId="00DC1C7B" w14:textId="77777777" w:rsidR="00350CFB" w:rsidRDefault="00283FFF">
      <w:pPr>
        <w:pStyle w:val="a3"/>
        <w:spacing w:before="1"/>
        <w:rPr>
          <w:sz w:val="19"/>
        </w:rPr>
      </w:pPr>
      <w:r>
        <w:rPr>
          <w:noProof/>
          <w:sz w:val="19"/>
        </w:rPr>
        <mc:AlternateContent>
          <mc:Choice Requires="wps">
            <w:drawing>
              <wp:anchor distT="0" distB="0" distL="0" distR="0" simplePos="0" relativeHeight="487591424" behindDoc="1" locked="0" layoutInCell="1" allowOverlap="1" wp14:anchorId="00DC26E6" wp14:editId="00DC26E7">
                <wp:simplePos x="0" y="0"/>
                <wp:positionH relativeFrom="page">
                  <wp:posOffset>854671</wp:posOffset>
                </wp:positionH>
                <wp:positionV relativeFrom="paragraph">
                  <wp:posOffset>154982</wp:posOffset>
                </wp:positionV>
                <wp:extent cx="58508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B952A2" id="Graphic 9" o:spid="_x0000_s1026" style="position:absolute;margin-left:67.3pt;margin-top:12.2pt;width:460.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tFQIAAFwEAAAOAAAAZHJzL2Uyb0RvYy54bWysVMFu2zAMvQ/YPwi6L06CNW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" path="m,l5850661,e" filled="f" strokeweight=".33739mm">
                <v:path arrowok="t"/>
                <w10:wrap type="topAndBottom" anchorx="page"/>
              </v:shape>
            </w:pict>
          </mc:Fallback>
        </mc:AlternateContent>
      </w:r>
    </w:p>
    <w:p w14:paraId="00DC1C7C" w14:textId="77777777" w:rsidR="00350CFB" w:rsidRDefault="00283FFF">
      <w:pPr>
        <w:tabs>
          <w:tab w:val="left" w:pos="2247"/>
          <w:tab w:val="left" w:pos="5006"/>
        </w:tabs>
        <w:spacing w:before="54"/>
        <w:ind w:left="423"/>
      </w:pPr>
      <w:r>
        <w:rPr>
          <w:spacing w:val="-2"/>
        </w:rPr>
        <w:t>Method</w:t>
      </w:r>
      <w:r>
        <w:tab/>
        <w:t>Input</w:t>
      </w:r>
      <w:r>
        <w:rPr>
          <w:spacing w:val="-6"/>
        </w:rPr>
        <w:t xml:space="preserve"> </w:t>
      </w:r>
      <w:r>
        <w:rPr>
          <w:spacing w:val="-2"/>
        </w:rPr>
        <w:t>graph</w:t>
      </w:r>
      <w:r>
        <w:tab/>
      </w:r>
      <w:r>
        <w:rPr>
          <w:spacing w:val="-4"/>
        </w:rPr>
        <w:t>Role</w:t>
      </w:r>
    </w:p>
    <w:p w14:paraId="00DC1C7D" w14:textId="77777777" w:rsidR="00350CFB" w:rsidRDefault="00350CFB">
      <w:pPr>
        <w:sectPr w:rsidR="00350CFB">
          <w:pgSz w:w="11910" w:h="16840"/>
          <w:pgMar w:top="1840" w:right="708" w:bottom="2300" w:left="992" w:header="0" w:footer="2115" w:gutter="0"/>
          <w:cols w:space="720"/>
        </w:sectPr>
      </w:pPr>
    </w:p>
    <w:p w14:paraId="00DC1C7E" w14:textId="77777777" w:rsidR="00350CFB" w:rsidRDefault="00283FFF">
      <w:pPr>
        <w:tabs>
          <w:tab w:val="left" w:pos="2247"/>
          <w:tab w:val="left" w:pos="2981"/>
          <w:tab w:val="left" w:pos="3897"/>
        </w:tabs>
        <w:spacing w:before="142" w:line="259" w:lineRule="auto"/>
        <w:ind w:left="423"/>
        <w:jc w:val="center"/>
        <w:rPr>
          <w:position w:val="3"/>
        </w:rPr>
      </w:pPr>
      <w:r>
        <w:rPr>
          <w:noProof/>
          <w:position w:val="3"/>
        </w:rPr>
        <mc:AlternateContent>
          <mc:Choice Requires="wps">
            <w:drawing>
              <wp:anchor distT="0" distB="0" distL="0" distR="0" simplePos="0" relativeHeight="15733248" behindDoc="0" locked="0" layoutInCell="1" allowOverlap="1" wp14:anchorId="00DC26E8" wp14:editId="00DC26E9">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58076" id="Graphic 10" o:spid="_x0000_s1026" style="position:absolute;margin-left:67.3pt;margin-top:4.1pt;width:460.7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S6FAIAAFsEAAAOAAAAZHJzL2Uyb0RvYy54bWysVFGP2jAMfp+0/xDlfRSQ4Li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" path="m,l5850661,e" filled="f" strokeweight=".21089mm">
                <v:path arrowok="t"/>
                <w10:wrap anchorx="page"/>
              </v:shape>
            </w:pict>
          </mc:Fallback>
        </mc:AlternateContent>
      </w:r>
      <w:r>
        <w:rPr>
          <w:spacing w:val="-2"/>
        </w:rPr>
        <w:t>EndorseRank</w:t>
      </w:r>
      <w:r>
        <w:tab/>
      </w:r>
      <w:r>
        <w:rPr>
          <w:spacing w:val="-2"/>
        </w:rPr>
        <w:t>Latest</w:t>
      </w:r>
      <w:r>
        <w:tab/>
      </w:r>
      <w:r>
        <w:rPr>
          <w:spacing w:val="-2"/>
        </w:rPr>
        <w:t>ERC-20</w:t>
      </w:r>
      <w:r>
        <w:tab/>
      </w:r>
      <w:r>
        <w:rPr>
          <w:spacing w:val="-2"/>
        </w:rPr>
        <w:t xml:space="preserve">allowances </w:t>
      </w:r>
      <w:r>
        <w:rPr>
          <w:spacing w:val="-2"/>
          <w:position w:val="3"/>
        </w:rPr>
        <w:t>(</w:t>
      </w:r>
      <w:r>
        <w:rPr>
          <w:i/>
          <w:spacing w:val="-2"/>
          <w:position w:val="3"/>
        </w:rPr>
        <w:t>G</w:t>
      </w:r>
      <w:r>
        <w:rPr>
          <w:spacing w:val="-2"/>
          <w:sz w:val="16"/>
        </w:rPr>
        <w:t>approve</w:t>
      </w:r>
      <w:r>
        <w:rPr>
          <w:spacing w:val="-2"/>
          <w:position w:val="3"/>
        </w:rPr>
        <w:t>)</w:t>
      </w:r>
    </w:p>
    <w:p w14:paraId="00DC1C7F" w14:textId="77777777" w:rsidR="00350CFB" w:rsidRDefault="00283FFF">
      <w:pPr>
        <w:tabs>
          <w:tab w:val="left" w:pos="2247"/>
          <w:tab w:val="left" w:pos="4115"/>
        </w:tabs>
        <w:spacing w:line="232" w:lineRule="exact"/>
        <w:ind w:left="423"/>
        <w:jc w:val="center"/>
      </w:pPr>
      <w:r>
        <w:rPr>
          <w:spacing w:val="-5"/>
        </w:rPr>
        <w:t>AWP</w:t>
      </w:r>
      <w:r>
        <w:tab/>
      </w:r>
      <w:r>
        <w:rPr>
          <w:spacing w:val="-4"/>
        </w:rPr>
        <w:t>Time-</w:t>
      </w:r>
      <w:r>
        <w:rPr>
          <w:spacing w:val="-2"/>
        </w:rPr>
        <w:t>decayed</w:t>
      </w:r>
      <w:r>
        <w:tab/>
      </w:r>
      <w:r>
        <w:rPr>
          <w:spacing w:val="-2"/>
        </w:rPr>
        <w:t>transfers</w:t>
      </w:r>
    </w:p>
    <w:p w14:paraId="00DC1C80" w14:textId="77777777" w:rsidR="00350CFB" w:rsidRDefault="00283FFF">
      <w:pPr>
        <w:spacing w:before="13"/>
        <w:ind w:left="426"/>
        <w:jc w:val="center"/>
        <w:rPr>
          <w:position w:val="4"/>
        </w:rPr>
      </w:pPr>
      <w:r>
        <w:rPr>
          <w:spacing w:val="-2"/>
          <w:position w:val="4"/>
        </w:rPr>
        <w:t>(</w:t>
      </w:r>
      <w:r>
        <w:rPr>
          <w:i/>
          <w:spacing w:val="-2"/>
          <w:position w:val="4"/>
        </w:rPr>
        <w:t>G</w:t>
      </w:r>
      <w:r>
        <w:rPr>
          <w:spacing w:val="-2"/>
          <w:sz w:val="16"/>
        </w:rPr>
        <w:t>transfer</w:t>
      </w:r>
      <w:r>
        <w:rPr>
          <w:spacing w:val="-2"/>
          <w:position w:val="4"/>
        </w:rPr>
        <w:t>)</w:t>
      </w:r>
    </w:p>
    <w:p w14:paraId="00DC1C81" w14:textId="77777777" w:rsidR="00350CFB" w:rsidRDefault="00283FFF">
      <w:pPr>
        <w:spacing w:before="142" w:line="256" w:lineRule="auto"/>
        <w:ind w:left="99" w:right="469"/>
      </w:pPr>
      <w:r>
        <w:br w:type="column"/>
        <w:t>Primary construct:</w:t>
      </w:r>
      <w:r>
        <w:rPr>
          <w:spacing w:val="32"/>
        </w:rPr>
        <w:t xml:space="preserve"> </w:t>
      </w:r>
      <w:r>
        <w:t>allowance delegation; target of this dissertation</w:t>
      </w:r>
    </w:p>
    <w:p w14:paraId="00DC1C82" w14:textId="77777777" w:rsidR="00350CFB" w:rsidRDefault="00283FFF">
      <w:pPr>
        <w:spacing w:line="256" w:lineRule="auto"/>
        <w:ind w:left="99" w:right="469"/>
      </w:pPr>
      <w:commentRangeStart w:id="49"/>
      <w:r>
        <w:t xml:space="preserve">Primary baseline: IEEE RIVF 2023 transfer-graph method </w:t>
      </w:r>
      <w:r>
        <w:rPr>
          <w:vertAlign w:val="superscript"/>
        </w:rPr>
        <w:t>[3]</w:t>
      </w:r>
      <w:r>
        <w:t>; Do and Do</w:t>
      </w:r>
      <w:r>
        <w:rPr>
          <w:vertAlign w:val="superscript"/>
        </w:rPr>
        <w:t>[4]</w:t>
      </w:r>
      <w:r>
        <w:t xml:space="preserve"> is the earlier PageRank/HodgeRank study on Ethereum transfers</w:t>
      </w:r>
      <w:commentRangeEnd w:id="49"/>
      <w:r>
        <w:rPr>
          <w:rStyle w:val="a5"/>
          <w:sz w:val="22"/>
          <w:szCs w:val="22"/>
        </w:rPr>
        <w:commentReference w:id="49"/>
      </w:r>
    </w:p>
    <w:p w14:paraId="00DC1C83" w14:textId="77777777" w:rsidR="00350CFB" w:rsidRDefault="00350CFB">
      <w:pPr>
        <w:spacing w:line="256" w:lineRule="auto"/>
        <w:sectPr w:rsidR="00350CFB">
          <w:type w:val="continuous"/>
          <w:pgSz w:w="11910" w:h="16840"/>
          <w:pgMar w:top="1920" w:right="708" w:bottom="280" w:left="992" w:header="0" w:footer="2115" w:gutter="0"/>
          <w:cols w:num="2" w:space="720" w:equalWidth="0">
            <w:col w:w="4867" w:space="40"/>
            <w:col w:w="5303"/>
          </w:cols>
        </w:sectPr>
      </w:pPr>
    </w:p>
    <w:p w14:paraId="00DC1C84" w14:textId="77777777" w:rsidR="00350CFB" w:rsidRDefault="00350CFB">
      <w:pPr>
        <w:pStyle w:val="a3"/>
        <w:spacing w:before="6"/>
        <w:rPr>
          <w:sz w:val="5"/>
        </w:rPr>
      </w:pPr>
    </w:p>
    <w:p w14:paraId="00DC1C85" w14:textId="77777777" w:rsidR="00350CFB" w:rsidRDefault="00283FFF">
      <w:pPr>
        <w:spacing w:line="20" w:lineRule="exact"/>
        <w:ind w:left="353"/>
        <w:rPr>
          <w:sz w:val="2"/>
        </w:rPr>
      </w:pPr>
      <w:r>
        <w:rPr>
          <w:noProof/>
          <w:sz w:val="2"/>
        </w:rPr>
        <mc:AlternateContent>
          <mc:Choice Requires="wpg">
            <w:drawing>
              <wp:inline distT="0" distB="0" distL="0" distR="0" wp14:anchorId="00DC26EA" wp14:editId="00DC26EB">
                <wp:extent cx="585089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2" name="Graphic 12"/>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B7A192" id="Group 11"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QRaw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">
                <v:shape id="Graphic 12"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" path="m,l5850661,e" filled="f" strokeweight=".33739mm">
                  <v:path arrowok="t"/>
                </v:shape>
                <w10:anchorlock/>
              </v:group>
            </w:pict>
          </mc:Fallback>
        </mc:AlternateContent>
      </w:r>
    </w:p>
    <w:p w14:paraId="00DC1C86" w14:textId="77777777" w:rsidR="00350CFB" w:rsidRDefault="00350CFB">
      <w:pPr>
        <w:pStyle w:val="a3"/>
        <w:spacing w:before="157"/>
      </w:pPr>
    </w:p>
    <w:p w14:paraId="00DC1C87" w14:textId="77777777" w:rsidR="00350CFB" w:rsidRDefault="00283FFF">
      <w:pPr>
        <w:pStyle w:val="a3"/>
        <w:ind w:left="274"/>
      </w:pPr>
      <w:commentRangeStart w:id="50"/>
      <w:r>
        <w:t>To avoid ambiguity, the key concepts used throughout this research are defined as follows:</w:t>
      </w:r>
    </w:p>
    <w:p w14:paraId="00DC1C88" w14:textId="77777777" w:rsidR="00350CFB" w:rsidRDefault="00350CFB">
      <w:pPr>
        <w:pStyle w:val="a3"/>
        <w:spacing w:before="16"/>
      </w:pPr>
    </w:p>
    <w:p w14:paraId="00DC1C89" w14:textId="77777777" w:rsidR="00350CFB" w:rsidRDefault="00283FFF">
      <w:pPr>
        <w:pStyle w:val="a4"/>
        <w:numPr>
          <w:ilvl w:val="0"/>
          <w:numId w:val="25"/>
        </w:numPr>
        <w:tabs>
          <w:tab w:val="left" w:pos="806"/>
          <w:tab w:val="left" w:pos="808"/>
        </w:tabs>
        <w:spacing w:line="396" w:lineRule="auto"/>
        <w:ind w:right="524"/>
        <w:jc w:val="both"/>
        <w:rPr>
          <w:sz w:val="24"/>
        </w:rPr>
      </w:pPr>
      <w:r>
        <w:rPr>
          <w:i/>
          <w:iCs/>
          <w:sz w:val="24"/>
        </w:rPr>
        <w:t>DeFi (Decentralized Finance):</w:t>
      </w:r>
      <w:r>
        <w:rPr>
          <w:sz w:val="24"/>
        </w:rPr>
        <w:t xml:space="preserve"> Financial services—including lending and borrowing—implemented via smart contracts on public blockchains, typically without a central operator controlling custody or settlement </w:t>
      </w:r>
      <w:r>
        <w:rPr>
          <w:sz w:val="24"/>
          <w:vertAlign w:val="superscript"/>
        </w:rPr>
        <w:t>[1]</w:t>
      </w:r>
      <w:r>
        <w:rPr>
          <w:sz w:val="24"/>
        </w:rPr>
        <w:t>. DeFi protocols compose open interfaces so that token movements are observable on-chain.</w:t>
      </w:r>
    </w:p>
    <w:p w14:paraId="00DC1C8A" w14:textId="77777777" w:rsidR="00350CFB" w:rsidRDefault="00283FFF">
      <w:pPr>
        <w:pStyle w:val="a4"/>
        <w:numPr>
          <w:ilvl w:val="0"/>
          <w:numId w:val="25"/>
        </w:numPr>
        <w:tabs>
          <w:tab w:val="left" w:pos="806"/>
          <w:tab w:val="left" w:pos="808"/>
        </w:tabs>
        <w:spacing w:before="41" w:line="396" w:lineRule="auto"/>
        <w:ind w:right="524"/>
        <w:jc w:val="both"/>
        <w:rPr>
          <w:sz w:val="24"/>
        </w:rPr>
      </w:pPr>
      <w:r>
        <w:rPr>
          <w:i/>
          <w:iCs/>
          <w:sz w:val="24"/>
        </w:rPr>
        <w:t>Smart contract:</w:t>
      </w:r>
      <w:r>
        <w:rPr>
          <w:sz w:val="24"/>
        </w:rPr>
        <w:t xml:space="preserve"> Self-executing program code deployed on a blockchain that enforces agreement terms without a trusted intermediary </w:t>
      </w:r>
      <w:r>
        <w:rPr>
          <w:sz w:val="24"/>
          <w:vertAlign w:val="superscript"/>
        </w:rPr>
        <w:t>[6]</w:t>
      </w:r>
      <w:r>
        <w:rPr>
          <w:sz w:val="24"/>
        </w:rPr>
        <w:t>. In this research, smart contracts are the source of ERC-20 allowance logs and transfer logs.</w:t>
      </w:r>
    </w:p>
    <w:p w14:paraId="00DC1C8B" w14:textId="77777777" w:rsidR="00350CFB" w:rsidRDefault="00283FFF">
      <w:pPr>
        <w:pStyle w:val="a4"/>
        <w:numPr>
          <w:ilvl w:val="0"/>
          <w:numId w:val="25"/>
        </w:numPr>
        <w:tabs>
          <w:tab w:val="left" w:pos="795"/>
        </w:tabs>
        <w:spacing w:before="40"/>
        <w:ind w:left="795" w:hanging="202"/>
        <w:jc w:val="both"/>
        <w:rPr>
          <w:sz w:val="24"/>
        </w:rPr>
      </w:pPr>
      <w:r>
        <w:rPr>
          <w:i/>
          <w:iCs/>
          <w:sz w:val="24"/>
        </w:rPr>
        <w:t>Wallet / Address:</w:t>
      </w:r>
      <w:r>
        <w:rPr>
          <w:sz w:val="24"/>
        </w:rPr>
        <w:t xml:space="preserve"> A blockchain account that holds assets and interacts with smart contracts; the unit of analysis for reputation scoring </w:t>
      </w:r>
      <w:r>
        <w:rPr>
          <w:sz w:val="24"/>
          <w:vertAlign w:val="superscript"/>
        </w:rPr>
        <w:t>[7]</w:t>
      </w:r>
      <w:r>
        <w:rPr>
          <w:sz w:val="24"/>
        </w:rPr>
        <w:t>. A wallet is identified by its address; no off-chain identity is assumed or recovered.</w:t>
      </w:r>
    </w:p>
    <w:p w14:paraId="00DC1C8C" w14:textId="77777777" w:rsidR="00350CFB" w:rsidRDefault="00350CFB">
      <w:pPr>
        <w:pStyle w:val="a4"/>
        <w:jc w:val="both"/>
        <w:rPr>
          <w:sz w:val="24"/>
        </w:rPr>
        <w:sectPr w:rsidR="00350CFB">
          <w:type w:val="continuous"/>
          <w:pgSz w:w="11910" w:h="16840"/>
          <w:pgMar w:top="1920" w:right="708" w:bottom="280" w:left="992" w:header="0" w:footer="2115" w:gutter="0"/>
          <w:cols w:space="720"/>
        </w:sectPr>
      </w:pPr>
    </w:p>
    <w:p w14:paraId="00DC1C8D" w14:textId="77777777" w:rsidR="00350CFB" w:rsidRDefault="00283FFF">
      <w:pPr>
        <w:pStyle w:val="a4"/>
        <w:numPr>
          <w:ilvl w:val="0"/>
          <w:numId w:val="23"/>
        </w:numPr>
        <w:tabs>
          <w:tab w:val="left" w:pos="806"/>
          <w:tab w:val="left" w:pos="808"/>
        </w:tabs>
        <w:spacing w:before="62" w:line="388" w:lineRule="auto"/>
        <w:ind w:right="524"/>
        <w:jc w:val="both"/>
        <w:rPr>
          <w:sz w:val="24"/>
        </w:rPr>
      </w:pPr>
      <w:r>
        <w:rPr>
          <w:i/>
          <w:iCs/>
          <w:sz w:val="24"/>
        </w:rPr>
        <w:t>On-chain reputation score:</w:t>
      </w:r>
      <w:r>
        <w:rPr>
          <w:sz w:val="24"/>
        </w:rPr>
        <w:t xml:space="preserve"> A numerical indicator derived from on-chain signals that represents a wallet’s relative standing for financial interactions under pseudonymity </w:t>
      </w:r>
      <w:r>
        <w:rPr>
          <w:sz w:val="24"/>
          <w:vertAlign w:val="superscript"/>
        </w:rPr>
        <w:t>[4]</w:t>
      </w:r>
      <w:r>
        <w:rPr>
          <w:sz w:val="24"/>
        </w:rPr>
        <w:t>. Scores are ordinal for ranking purposes; absolute magnitudes are not interpreted as credit limits.</w:t>
      </w:r>
    </w:p>
    <w:p w14:paraId="00DC1C8E" w14:textId="77777777" w:rsidR="00350CFB" w:rsidRDefault="00283FFF">
      <w:pPr>
        <w:pStyle w:val="a4"/>
        <w:numPr>
          <w:ilvl w:val="0"/>
          <w:numId w:val="25"/>
        </w:numPr>
        <w:tabs>
          <w:tab w:val="left" w:pos="806"/>
          <w:tab w:val="left" w:pos="808"/>
        </w:tabs>
        <w:spacing w:before="39" w:line="396" w:lineRule="auto"/>
        <w:ind w:right="524"/>
        <w:jc w:val="both"/>
        <w:rPr>
          <w:sz w:val="24"/>
        </w:rPr>
      </w:pPr>
      <w:r>
        <w:rPr>
          <w:i/>
          <w:iCs/>
          <w:sz w:val="24"/>
        </w:rPr>
        <w:t>PageRank:</w:t>
      </w:r>
      <w:r>
        <w:rPr>
          <w:sz w:val="24"/>
        </w:rPr>
        <w:t xml:space="preserve"> A graph ranking method that propagates influence through directed edges under a damping factor </w:t>
      </w:r>
      <w:r>
        <w:rPr>
          <w:sz w:val="24"/>
          <w:vertAlign w:val="superscript"/>
        </w:rPr>
        <w:t>[15]</w:t>
      </w:r>
      <w:r>
        <w:rPr>
          <w:sz w:val="24"/>
        </w:rPr>
        <w:t xml:space="preserve">. EndorseRank applies PageRank to a latest-allowance endorsement graph: edge strength equals the current allowance per owner–spender pair, with no temporal decay. Adaptive Weighted PageRank (AWP) applies PageRank to transfer graphs with edge weights given by transfer value and logistic time-decay </w:t>
      </w:r>
      <w:r>
        <w:rPr>
          <w:sz w:val="24"/>
          <w:vertAlign w:val="superscript"/>
        </w:rPr>
        <w:t>[3]</w:t>
      </w:r>
      <w:r>
        <w:rPr>
          <w:sz w:val="24"/>
        </w:rPr>
        <w:t>.</w:t>
      </w:r>
    </w:p>
    <w:p w14:paraId="00DC1C8F" w14:textId="77777777" w:rsidR="00350CFB" w:rsidRDefault="00283FFF">
      <w:pPr>
        <w:pStyle w:val="a4"/>
        <w:numPr>
          <w:ilvl w:val="0"/>
          <w:numId w:val="25"/>
        </w:numPr>
        <w:tabs>
          <w:tab w:val="left" w:pos="806"/>
          <w:tab w:val="left" w:pos="808"/>
        </w:tabs>
        <w:spacing w:before="40" w:line="396" w:lineRule="auto"/>
        <w:ind w:right="564"/>
        <w:jc w:val="both"/>
        <w:rPr>
          <w:sz w:val="24"/>
        </w:rPr>
      </w:pPr>
      <w:r>
        <w:rPr>
          <w:i/>
          <w:iCs/>
          <w:sz w:val="24"/>
        </w:rPr>
        <w:t>ERC-20 allowance / Approve / Permit:</w:t>
      </w:r>
      <w:r>
        <w:rPr>
          <w:sz w:val="24"/>
        </w:rPr>
        <w:t xml:space="preserve"> Mechanisms recording how much a token owner permits a spender to transfer on the owner’s behalf </w:t>
      </w:r>
      <w:r>
        <w:rPr>
          <w:sz w:val="24"/>
          <w:vertAlign w:val="superscript"/>
        </w:rPr>
        <w:t>[18],[19]</w:t>
      </w:r>
      <w:r>
        <w:rPr>
          <w:sz w:val="24"/>
        </w:rPr>
        <w:t>. Approve is a standard on-chain call; EIP-2612 permit authorizes the same state change via signature. EndorseRank uses the latest non-zero allowance snapshot per owner–spender pair.</w:t>
      </w:r>
    </w:p>
    <w:p w14:paraId="00DC1C90" w14:textId="77777777" w:rsidR="00350CFB" w:rsidRDefault="00283FFF">
      <w:pPr>
        <w:pStyle w:val="a4"/>
        <w:numPr>
          <w:ilvl w:val="0"/>
          <w:numId w:val="25"/>
        </w:numPr>
        <w:tabs>
          <w:tab w:val="left" w:pos="799"/>
          <w:tab w:val="left" w:pos="806"/>
        </w:tabs>
        <w:spacing w:before="40" w:line="396" w:lineRule="auto"/>
        <w:ind w:left="799" w:right="555" w:hanging="207"/>
        <w:jc w:val="both"/>
        <w:rPr>
          <w:sz w:val="24"/>
        </w:rPr>
      </w:pPr>
      <w:r>
        <w:rPr>
          <w:i/>
          <w:iCs/>
          <w:sz w:val="24"/>
        </w:rPr>
        <w:t>Endorsement graph:</w:t>
      </w:r>
      <w:r>
        <w:rPr>
          <w:sz w:val="24"/>
        </w:rPr>
        <w:t xml:space="preserve"> A directed graph in which edges represent explicit delegation of spending authority rather than mere asset transfers </w:t>
      </w:r>
      <w:r>
        <w:rPr>
          <w:sz w:val="24"/>
          <w:vertAlign w:val="superscript"/>
        </w:rPr>
        <w:t>[18]</w:t>
      </w:r>
      <w:r>
        <w:rPr>
          <w:sz w:val="24"/>
        </w:rPr>
        <w:t xml:space="preserve">. In EndorseRank, an edge u → v means wallet u currently authorizes wallet or contract v to spend tokens owned by u; transfer-graph AWP provides the contrasting baseline </w:t>
      </w:r>
      <w:r>
        <w:rPr>
          <w:sz w:val="24"/>
          <w:vertAlign w:val="superscript"/>
        </w:rPr>
        <w:t>[3]</w:t>
      </w:r>
      <w:r>
        <w:rPr>
          <w:sz w:val="24"/>
        </w:rPr>
        <w:t>.</w:t>
      </w:r>
    </w:p>
    <w:p w14:paraId="00DC1C91" w14:textId="77777777" w:rsidR="00350CFB" w:rsidRDefault="00283FFF">
      <w:pPr>
        <w:pStyle w:val="a4"/>
        <w:numPr>
          <w:ilvl w:val="0"/>
          <w:numId w:val="25"/>
        </w:numPr>
        <w:tabs>
          <w:tab w:val="left" w:pos="799"/>
          <w:tab w:val="left" w:pos="806"/>
        </w:tabs>
        <w:spacing w:before="41" w:line="396" w:lineRule="auto"/>
        <w:ind w:left="799" w:right="563" w:hanging="207"/>
        <w:jc w:val="both"/>
        <w:rPr>
          <w:sz w:val="24"/>
        </w:rPr>
      </w:pPr>
      <w:r>
        <w:rPr>
          <w:i/>
          <w:iCs/>
          <w:sz w:val="24"/>
        </w:rPr>
        <w:t>Domain alignment:</w:t>
      </w:r>
      <w:r>
        <w:rPr>
          <w:sz w:val="24"/>
        </w:rPr>
        <w:t xml:space="preserve"> The degree to which a reputation ranking agrees with an observable proxy ranking, assessed by Spearman’s ρ </w:t>
      </w:r>
      <w:r>
        <w:rPr>
          <w:sz w:val="24"/>
          <w:vertAlign w:val="superscript"/>
        </w:rPr>
        <w:t>[20]</w:t>
      </w:r>
      <w:r>
        <w:rPr>
          <w:sz w:val="24"/>
        </w:rPr>
        <w:t xml:space="preserve"> and Kendall’s τ </w:t>
      </w:r>
      <w:r>
        <w:rPr>
          <w:sz w:val="24"/>
          <w:vertAlign w:val="superscript"/>
        </w:rPr>
        <w:t>[21]</w:t>
      </w:r>
      <w:r>
        <w:rPr>
          <w:sz w:val="24"/>
        </w:rPr>
        <w:t>, in the construct-validity sense of Cronbach and Meehl</w:t>
      </w:r>
      <w:r>
        <w:rPr>
          <w:sz w:val="24"/>
          <w:vertAlign w:val="superscript"/>
        </w:rPr>
        <w:t>[22]</w:t>
      </w:r>
      <w:r>
        <w:rPr>
          <w:sz w:val="24"/>
        </w:rPr>
        <w:t>. Alignment is construct-specific: a method may align strongly with its primary graph construct and weakly with an orthogonal check.</w:t>
      </w:r>
      <w:commentRangeEnd w:id="50"/>
      <w:r>
        <w:rPr>
          <w:rStyle w:val="a5"/>
          <w:sz w:val="24"/>
          <w:szCs w:val="22"/>
        </w:rPr>
        <w:commentReference w:id="50"/>
      </w:r>
    </w:p>
    <w:p w14:paraId="00DC1C96" w14:textId="77777777" w:rsidR="00350CFB" w:rsidRDefault="00350CFB">
      <w:pPr>
        <w:pStyle w:val="a4"/>
        <w:rPr>
          <w:sz w:val="24"/>
        </w:rPr>
        <w:sectPr w:rsidR="00350CFB">
          <w:pgSz w:w="11910" w:h="16840"/>
          <w:pgMar w:top="1820" w:right="708" w:bottom="2300" w:left="992" w:header="0" w:footer="2115" w:gutter="0"/>
          <w:cols w:space="720"/>
        </w:sectPr>
      </w:pPr>
    </w:p>
    <w:p w14:paraId="00DC1C98" w14:textId="77777777" w:rsidR="00350CFB" w:rsidRDefault="00350CFB">
      <w:pPr>
        <w:pStyle w:val="a3"/>
        <w:spacing w:before="161"/>
      </w:pPr>
    </w:p>
    <w:p w14:paraId="00DC1C99" w14:textId="77777777" w:rsidR="00350CFB" w:rsidRDefault="00283FFF">
      <w:pPr>
        <w:pStyle w:val="2"/>
        <w:numPr>
          <w:ilvl w:val="1"/>
          <w:numId w:val="26"/>
        </w:numPr>
        <w:tabs>
          <w:tab w:val="left" w:pos="783"/>
        </w:tabs>
        <w:spacing w:before="1"/>
        <w:ind w:left="783" w:hanging="501"/>
      </w:pPr>
      <w:bookmarkStart w:id="51" w:name="Supplementary_extension_(GF-PR)"/>
      <w:bookmarkStart w:id="52" w:name="_bookmark10"/>
      <w:commentRangeStart w:id="53"/>
      <w:r>
        <w:t>Temporal holdout</w:t>
      </w:r>
      <w:bookmarkEnd w:id="51"/>
      <w:bookmarkEnd w:id="52"/>
    </w:p>
    <w:p w14:paraId="00DC1C9A" w14:textId="77777777" w:rsidR="00350CFB" w:rsidRDefault="00350CFB">
      <w:pPr>
        <w:pStyle w:val="a3"/>
        <w:spacing w:before="23"/>
        <w:rPr>
          <w:b/>
          <w:sz w:val="28"/>
        </w:rPr>
      </w:pPr>
    </w:p>
    <w:p w14:paraId="00DC1C9B" w14:textId="77777777" w:rsidR="00350CFB" w:rsidRDefault="00283FFF">
      <w:pPr>
        <w:pStyle w:val="a3"/>
        <w:spacing w:before="1" w:line="396" w:lineRule="auto"/>
        <w:ind w:left="282" w:right="524"/>
        <w:jc w:val="both"/>
      </w:pPr>
      <w:r>
        <w:t>A contemporaneous allowance Kendall τ (Table 4.9) is an intended-construct check: PageRank on G_approve is expected to agree with spender-side approval degree because the score is a global smoothing of that degree. To test whether the score carries information beyond the same-window graph, scores are frozen at 28 February 2026 and compared with new owner–spender approval pairs that first appear in March–May 2026. The claimed holdout cohort is t1 inbound spenders (n = 1,335).</w:t>
      </w:r>
      <w:commentRangeEnd w:id="53"/>
      <w:r>
        <w:rPr>
          <w:rStyle w:val="a5"/>
          <w:sz w:val="24"/>
          <w:szCs w:val="24"/>
        </w:rPr>
        <w:commentReference w:id="53"/>
      </w:r>
    </w:p>
    <w:p w14:paraId="00DC1C9C" w14:textId="77777777" w:rsidR="00350CFB" w:rsidRDefault="00350CFB">
      <w:pPr>
        <w:pStyle w:val="a3"/>
        <w:spacing w:before="82" w:line="252" w:lineRule="auto"/>
        <w:ind w:left="282" w:right="557" w:hanging="8"/>
        <w:jc w:val="both"/>
      </w:pPr>
      <w:bookmarkStart w:id="54" w:name="_bookmark11"/>
      <w:bookmarkEnd w:id="54"/>
    </w:p>
    <w:p w14:paraId="00DC1C9D" w14:textId="77777777" w:rsidR="00350CFB" w:rsidRDefault="00350CFB">
      <w:pPr>
        <w:pStyle w:val="a3"/>
        <w:spacing w:before="9"/>
        <w:rPr>
          <w:sz w:val="17"/>
        </w:rPr>
      </w:pPr>
    </w:p>
    <w:p w14:paraId="00DC1C9F" w14:textId="77777777" w:rsidR="00350CFB" w:rsidRDefault="00350CFB">
      <w:pPr>
        <w:sectPr w:rsidR="00350CFB">
          <w:pgSz w:w="11910" w:h="16840"/>
          <w:pgMar w:top="1820" w:right="708" w:bottom="2300" w:left="992" w:header="0" w:footer="2115" w:gutter="0"/>
          <w:cols w:space="720"/>
        </w:sectPr>
      </w:pPr>
    </w:p>
    <w:p w14:paraId="00DC1CA0" w14:textId="77777777" w:rsidR="00350CFB" w:rsidRDefault="00350CFB">
      <w:pPr>
        <w:tabs>
          <w:tab w:val="left" w:pos="2247"/>
          <w:tab w:val="left" w:pos="3474"/>
          <w:tab w:val="left" w:pos="4555"/>
        </w:tabs>
        <w:spacing w:before="191" w:line="182" w:lineRule="auto"/>
        <w:ind w:left="2239" w:hanging="1816"/>
      </w:pPr>
    </w:p>
    <w:p w14:paraId="00DC1CA2" w14:textId="77777777" w:rsidR="00350CFB" w:rsidRDefault="00350CFB">
      <w:pPr>
        <w:spacing w:line="256" w:lineRule="auto"/>
        <w:sectPr w:rsidR="00350CFB">
          <w:type w:val="continuous"/>
          <w:pgSz w:w="11910" w:h="16840"/>
          <w:pgMar w:top="1920" w:right="708" w:bottom="280" w:left="992" w:header="0" w:footer="2115" w:gutter="0"/>
          <w:cols w:num="2" w:space="720" w:equalWidth="0">
            <w:col w:w="4871" w:space="40"/>
            <w:col w:w="5299"/>
          </w:cols>
        </w:sectPr>
      </w:pPr>
    </w:p>
    <w:p w14:paraId="00DC1CA3" w14:textId="77777777" w:rsidR="00350CFB" w:rsidRDefault="00350CFB">
      <w:pPr>
        <w:pStyle w:val="a3"/>
        <w:spacing w:before="11"/>
        <w:rPr>
          <w:sz w:val="4"/>
        </w:rPr>
      </w:pPr>
    </w:p>
    <w:p w14:paraId="00DC1CA4" w14:textId="77777777" w:rsidR="00350CFB" w:rsidRDefault="00283FFF">
      <w:pPr>
        <w:spacing w:line="20" w:lineRule="exact"/>
        <w:ind w:left="353"/>
        <w:rPr>
          <w:sz w:val="2"/>
        </w:rPr>
      </w:pPr>
      <w:r>
        <w:rPr>
          <w:noProof/>
          <w:sz w:val="2"/>
        </w:rPr>
        <mc:AlternateContent>
          <mc:Choice Requires="wpg">
            <w:drawing>
              <wp:inline distT="0" distB="0" distL="0" distR="0" wp14:anchorId="00DC26F0" wp14:editId="00DC26F1">
                <wp:extent cx="585089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16" name="Graphic 16"/>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9C9681" id="Group 15"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zjbA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">
                <v:shape id="Graphic 16"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" path="m,l5850661,e" filled="f" strokeweight=".33739mm">
                  <v:path arrowok="t"/>
                </v:shape>
                <w10:anchorlock/>
              </v:group>
            </w:pict>
          </mc:Fallback>
        </mc:AlternateContent>
      </w:r>
    </w:p>
    <w:p w14:paraId="00DC1CA5" w14:textId="77777777" w:rsidR="00350CFB" w:rsidRDefault="00350CFB">
      <w:pPr>
        <w:pStyle w:val="a3"/>
        <w:rPr>
          <w:sz w:val="28"/>
        </w:rPr>
      </w:pPr>
    </w:p>
    <w:p w14:paraId="00DC1CA6" w14:textId="77777777" w:rsidR="00350CFB" w:rsidRDefault="00350CFB">
      <w:pPr>
        <w:pStyle w:val="a3"/>
        <w:spacing w:before="226"/>
        <w:rPr>
          <w:sz w:val="28"/>
        </w:rPr>
      </w:pPr>
    </w:p>
    <w:p w14:paraId="638ACF52" w14:textId="77777777" w:rsidR="00420150" w:rsidRDefault="00041D3C">
      <w:pPr>
        <w:pStyle w:val="2"/>
        <w:numPr>
          <w:ilvl w:val="1"/>
          <w:numId w:val="26"/>
        </w:numPr>
        <w:tabs>
          <w:tab w:val="left" w:pos="783"/>
        </w:tabs>
        <w:ind w:left="783" w:hanging="501"/>
      </w:pPr>
      <w:commentRangeStart w:id="55"/>
      <w:r>
        <w:t>Research objectives</w:t>
      </w:r>
    </w:p>
    <w:p w14:paraId="5F406FA7" w14:textId="77777777" w:rsidR="00420150" w:rsidRDefault="00041D3C">
      <w:pPr>
        <w:pStyle w:val="a3"/>
        <w:spacing w:line="359" w:lineRule="exact"/>
        <w:ind w:left="282"/>
        <w:jc w:val="both"/>
      </w:pPr>
      <w:r>
        <w:t>The study has four primary objectives, mapped one-to-one onto RQ1–RQ4. Each objective names the measurement that operationalizes it and the criterion by which Chapter 5 judges whether it has been met.</w:t>
      </w:r>
    </w:p>
    <w:p w14:paraId="460844F7"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O1. Determine whether EndorseRank and AWP induce distinct wallet orderings on an identical Arbitrum One cohort (RQ1). Measurement: Kendall τ between the two score vectors on the matched cohort (n = 5,521) with a 95% bootstrap confidence interval. Criterion: the interval excludes both 0 (unrelated orderings) and 1 (identical orderings).</w:t>
      </w:r>
    </w:p>
    <w:p w14:paraId="464A95C4"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O2. Measure contemporaneous construct checks—allowance for EndorseRank and transfer for AWP—on the same cohort (RQ2). Measurement: family-level Kendall τ with 95% intervals and paired bootstrap contrasts Δτ between methods within each family. Criterion: each method’s Δτ on its own construct is positive with an interval excluding 0.</w:t>
      </w:r>
    </w:p>
    <w:p w14:paraId="36605878"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O3. Compare PageRank computational cost of EndorseRank and AWP at equal n, including node-count sensitivity on the expanded pool (RQ3). Measurement: wall-clock solve time (mean and SD over five timed repeats after one warm-up), peak memory, iterations, and |V|, |E| per configuration under one fixed protocol. Criterion: the runtime ratio is reported together with the edge ratio so that any speed advantage is attributed to sparsity.</w:t>
      </w:r>
    </w:p>
    <w:p w14:paraId="292ECC63"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O4. Test whether t1 scores predict t2 new owner–spender approvals on the spender cohort (RQ4). Measurement: Kendall τ between scores frozen at 28 February 2026 and new-approval counts in March–May 2026 on n = 1,335 inbound spenders, with a 95% interval, compared against AWP and against the same-window allowance degree. Criterion: EndorseRank’s interval excludes 0 and its point estimate exceeds the AWP estimate.</w:t>
      </w:r>
    </w:p>
    <w:commentRangeEnd w:id="55"/>
    <w:p w14:paraId="0363AED0" w14:textId="77777777" w:rsidR="00420150" w:rsidRDefault="00041D3C">
      <w:pPr>
        <w:pStyle w:val="a3"/>
        <w:spacing w:line="359" w:lineRule="exact"/>
        <w:ind w:left="282"/>
        <w:jc w:val="both"/>
      </w:pPr>
      <w:r>
        <w:rPr>
          <w:rStyle w:val="a5"/>
          <w:sz w:val="24"/>
          <w:szCs w:val="24"/>
        </w:rPr>
        <w:commentReference w:id="55"/>
      </w:r>
    </w:p>
    <w:p w14:paraId="00DC1CA7" w14:textId="77777777" w:rsidR="00350CFB" w:rsidRDefault="00283FFF">
      <w:pPr>
        <w:pStyle w:val="2"/>
        <w:numPr>
          <w:ilvl w:val="1"/>
          <w:numId w:val="26"/>
        </w:numPr>
        <w:tabs>
          <w:tab w:val="left" w:pos="783"/>
        </w:tabs>
        <w:ind w:left="783" w:hanging="501"/>
      </w:pPr>
      <w:bookmarkStart w:id="56" w:name="Research_questions"/>
      <w:bookmarkStart w:id="57" w:name="_bookmark12"/>
      <w:bookmarkEnd w:id="56"/>
      <w:bookmarkEnd w:id="57"/>
      <w:r>
        <w:t>Research</w:t>
      </w:r>
      <w:r>
        <w:rPr>
          <w:spacing w:val="16"/>
        </w:rPr>
        <w:t xml:space="preserve"> </w:t>
      </w:r>
      <w:r>
        <w:rPr>
          <w:spacing w:val="-2"/>
        </w:rPr>
        <w:t>questions</w:t>
      </w:r>
    </w:p>
    <w:p w14:paraId="00DC1CA8" w14:textId="77777777" w:rsidR="00350CFB" w:rsidRDefault="00350CFB">
      <w:pPr>
        <w:pStyle w:val="a3"/>
        <w:spacing w:before="24"/>
        <w:rPr>
          <w:b/>
          <w:sz w:val="28"/>
        </w:rPr>
      </w:pPr>
    </w:p>
    <w:p w14:paraId="00DC1CA9" w14:textId="77777777" w:rsidR="00350CFB" w:rsidRDefault="00283FFF">
      <w:pPr>
        <w:pStyle w:val="a3"/>
        <w:spacing w:line="396" w:lineRule="auto"/>
        <w:ind w:left="282" w:right="523" w:hanging="8"/>
        <w:jc w:val="both"/>
      </w:pPr>
      <w:commentRangeStart w:id="58"/>
      <w:commentRangeStart w:id="59"/>
      <w:commentRangeStart w:id="60"/>
      <w:r>
        <w:t>This study tests three primary hypotheses: H1—EndorseRank and AWP yield distinct wallet orderings on the same cohort; H2—the two social methods differ in construct-specific checks (allowance versus transfer); and H3—EndorseRank is computationally more efficient than AWP at equal n. The following research questions guide the empirical evaluation summarized in Table 1.3.</w:t>
      </w:r>
      <w:commentRangeEnd w:id="59"/>
      <w:r>
        <w:rPr>
          <w:rStyle w:val="a5"/>
          <w:sz w:val="24"/>
          <w:szCs w:val="24"/>
        </w:rPr>
        <w:commentReference w:id="59"/>
      </w:r>
      <w:commentRangeEnd w:id="60"/>
      <w:r w:rsidR="002149DF">
        <w:rPr>
          <w:rStyle w:val="a5"/>
          <w:sz w:val="24"/>
          <w:szCs w:val="24"/>
        </w:rPr>
        <w:commentReference w:id="60"/>
      </w:r>
    </w:p>
    <w:p w14:paraId="00DC1CAA" w14:textId="77777777" w:rsidR="00350CFB" w:rsidRDefault="00283FFF">
      <w:pPr>
        <w:pStyle w:val="a4"/>
        <w:numPr>
          <w:ilvl w:val="0"/>
          <w:numId w:val="23"/>
        </w:numPr>
        <w:tabs>
          <w:tab w:val="left" w:pos="806"/>
          <w:tab w:val="left" w:pos="808"/>
        </w:tabs>
        <w:spacing w:before="62" w:line="388" w:lineRule="auto"/>
        <w:ind w:right="524"/>
        <w:jc w:val="both"/>
        <w:rPr>
          <w:sz w:val="24"/>
        </w:rPr>
      </w:pPr>
      <w:r>
        <w:t>RQ1. Do EndorseRank and AWP produce meaningfully different wallet orderings on an identical Arbitrum wallet sample?</w:t>
      </w:r>
    </w:p>
    <w:p w14:paraId="00DC1CAB"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CAC" w14:textId="77777777" w:rsidR="00350CFB" w:rsidRDefault="00350CFB">
      <w:pPr>
        <w:pStyle w:val="a3"/>
      </w:pPr>
    </w:p>
    <w:p w14:paraId="00DC1CAD" w14:textId="77777777" w:rsidR="00350CFB" w:rsidRDefault="00350CFB">
      <w:pPr>
        <w:pStyle w:val="a3"/>
      </w:pPr>
    </w:p>
    <w:p w14:paraId="00DC1CAE" w14:textId="77777777" w:rsidR="00350CFB" w:rsidRDefault="00350CFB">
      <w:pPr>
        <w:pStyle w:val="a3"/>
      </w:pPr>
    </w:p>
    <w:p w14:paraId="00DC1CAF" w14:textId="77777777" w:rsidR="00350CFB" w:rsidRDefault="00350CFB">
      <w:pPr>
        <w:pStyle w:val="a3"/>
      </w:pPr>
    </w:p>
    <w:p w14:paraId="00DC1CB0" w14:textId="77777777" w:rsidR="00350CFB" w:rsidRDefault="00350CFB">
      <w:pPr>
        <w:pStyle w:val="a3"/>
      </w:pPr>
    </w:p>
    <w:p w14:paraId="00DC1CB1" w14:textId="77777777" w:rsidR="00350CFB" w:rsidRDefault="00350CFB">
      <w:pPr>
        <w:pStyle w:val="a3"/>
      </w:pPr>
    </w:p>
    <w:p w14:paraId="00DC1CB2" w14:textId="77777777" w:rsidR="00350CFB" w:rsidRDefault="00350CFB">
      <w:pPr>
        <w:pStyle w:val="a3"/>
      </w:pPr>
    </w:p>
    <w:p w14:paraId="00DC1CB3" w14:textId="77777777" w:rsidR="00350CFB" w:rsidRDefault="00350CFB">
      <w:pPr>
        <w:pStyle w:val="a3"/>
      </w:pPr>
    </w:p>
    <w:p w14:paraId="00DC1CB4" w14:textId="77777777" w:rsidR="00350CFB" w:rsidRDefault="00350CFB">
      <w:pPr>
        <w:pStyle w:val="a3"/>
      </w:pPr>
    </w:p>
    <w:p w14:paraId="00DC1CB5" w14:textId="77777777" w:rsidR="00350CFB" w:rsidRDefault="00350CFB">
      <w:pPr>
        <w:pStyle w:val="a3"/>
        <w:spacing w:before="215"/>
      </w:pPr>
    </w:p>
    <w:p w14:paraId="00DC1CB6" w14:textId="77777777" w:rsidR="00350CFB" w:rsidRDefault="00283FFF">
      <w:pPr>
        <w:pStyle w:val="a3"/>
        <w:ind w:right="288"/>
        <w:jc w:val="center"/>
      </w:pPr>
      <w:bookmarkStart w:id="61" w:name="_bookmark13"/>
      <w:bookmarkEnd w:id="61"/>
      <w:commentRangeStart w:id="62"/>
      <w:r>
        <w:t>Table</w:t>
      </w:r>
      <w:r>
        <w:rPr>
          <w:spacing w:val="-10"/>
        </w:rPr>
        <w:t xml:space="preserve"> </w:t>
      </w:r>
      <w:r>
        <w:t>1.3:</w:t>
      </w:r>
      <w:r>
        <w:rPr>
          <w:spacing w:val="8"/>
        </w:rPr>
        <w:t xml:space="preserve"> </w:t>
      </w:r>
      <w:r>
        <w:t>Summary</w:t>
      </w:r>
      <w:r>
        <w:rPr>
          <w:spacing w:val="-10"/>
        </w:rPr>
        <w:t xml:space="preserve"> </w:t>
      </w:r>
      <w:r>
        <w:t>of</w:t>
      </w:r>
      <w:r>
        <w:rPr>
          <w:spacing w:val="-9"/>
        </w:rPr>
        <w:t xml:space="preserve"> </w:t>
      </w:r>
      <w:r>
        <w:t>hypotheses,</w:t>
      </w:r>
      <w:r>
        <w:rPr>
          <w:spacing w:val="-10"/>
        </w:rPr>
        <w:t xml:space="preserve"> </w:t>
      </w:r>
      <w:r>
        <w:t>research</w:t>
      </w:r>
      <w:r>
        <w:rPr>
          <w:spacing w:val="-9"/>
        </w:rPr>
        <w:t xml:space="preserve"> </w:t>
      </w:r>
      <w:r>
        <w:t>questions,</w:t>
      </w:r>
      <w:r>
        <w:rPr>
          <w:spacing w:val="-10"/>
        </w:rPr>
        <w:t xml:space="preserve"> </w:t>
      </w:r>
      <w:r>
        <w:t>and</w:t>
      </w:r>
      <w:r>
        <w:rPr>
          <w:spacing w:val="-9"/>
        </w:rPr>
        <w:t xml:space="preserve"> </w:t>
      </w:r>
      <w:r>
        <w:t>empirical</w:t>
      </w:r>
      <w:r>
        <w:rPr>
          <w:spacing w:val="-9"/>
        </w:rPr>
        <w:t xml:space="preserve"> </w:t>
      </w:r>
      <w:r>
        <w:rPr>
          <w:spacing w:val="-2"/>
        </w:rPr>
        <w:t>claims.</w:t>
      </w:r>
    </w:p>
    <w:p w14:paraId="00DC1CB7" w14:textId="77777777" w:rsidR="00350CFB" w:rsidRDefault="00283FFF">
      <w:pPr>
        <w:pStyle w:val="a3"/>
        <w:spacing w:before="1"/>
        <w:rPr>
          <w:sz w:val="19"/>
        </w:rPr>
      </w:pPr>
      <w:r>
        <w:rPr>
          <w:noProof/>
          <w:sz w:val="19"/>
        </w:rPr>
        <mc:AlternateContent>
          <mc:Choice Requires="wps">
            <w:drawing>
              <wp:anchor distT="0" distB="0" distL="0" distR="0" simplePos="0" relativeHeight="487594496" behindDoc="1" locked="0" layoutInCell="1" allowOverlap="1" wp14:anchorId="00DC26F2" wp14:editId="00DC26F3">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66053" id="Graphic 17" o:spid="_x0000_s1026" style="position:absolute;margin-left:67.3pt;margin-top:12.2pt;width:460.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tFQIAAFwEAAAOAAAAZHJzL2Uyb0RvYy54bWysVMFu2zAMvQ/YPwi6L06CNW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" path="m,l5850661,e" filled="f" strokeweight=".33739mm">
                <v:path arrowok="t"/>
                <w10:wrap type="topAndBottom" anchorx="page"/>
              </v:shape>
            </w:pict>
          </mc:Fallback>
        </mc:AlternateContent>
      </w:r>
    </w:p>
    <w:p w14:paraId="00DC1CB8" w14:textId="77777777" w:rsidR="00350CFB" w:rsidRDefault="00283FFF">
      <w:pPr>
        <w:tabs>
          <w:tab w:val="left" w:pos="1685"/>
          <w:tab w:val="left" w:pos="5755"/>
        </w:tabs>
        <w:spacing w:before="54"/>
        <w:ind w:left="423"/>
      </w:pPr>
      <w:r>
        <w:rPr>
          <w:spacing w:val="-4"/>
        </w:rPr>
        <w:t>Item</w:t>
      </w:r>
      <w:r>
        <w:tab/>
      </w:r>
      <w:r>
        <w:rPr>
          <w:spacing w:val="-2"/>
        </w:rPr>
        <w:t>Addresses</w:t>
      </w:r>
      <w:r>
        <w:tab/>
        <w:t>Reported</w:t>
      </w:r>
      <w:r>
        <w:rPr>
          <w:spacing w:val="-10"/>
        </w:rPr>
        <w:t xml:space="preserve"> </w:t>
      </w:r>
      <w:r>
        <w:rPr>
          <w:spacing w:val="-5"/>
        </w:rPr>
        <w:t>in</w:t>
      </w:r>
    </w:p>
    <w:p w14:paraId="00DC1CB9" w14:textId="77777777" w:rsidR="00350CFB" w:rsidRDefault="00350CFB">
      <w:pPr>
        <w:sectPr w:rsidR="00350CFB">
          <w:pgSz w:w="11910" w:h="16840"/>
          <w:pgMar w:top="1920" w:right="708" w:bottom="2300" w:left="992" w:header="0" w:footer="2115" w:gutter="0"/>
          <w:cols w:space="720"/>
        </w:sectPr>
      </w:pPr>
    </w:p>
    <w:p w14:paraId="00DC1CBA" w14:textId="77777777" w:rsidR="00350CFB" w:rsidRDefault="00283FFF">
      <w:pPr>
        <w:tabs>
          <w:tab w:val="left" w:pos="1685"/>
        </w:tabs>
        <w:spacing w:before="142" w:line="256" w:lineRule="auto"/>
        <w:ind w:left="1685" w:hanging="1263"/>
      </w:pPr>
      <w:r>
        <w:rPr>
          <w:noProof/>
        </w:rPr>
        <mc:AlternateContent>
          <mc:Choice Requires="wps">
            <w:drawing>
              <wp:anchor distT="0" distB="0" distL="0" distR="0" simplePos="0" relativeHeight="15736320" behindDoc="0" locked="0" layoutInCell="1" allowOverlap="1" wp14:anchorId="00DC26F4" wp14:editId="00DC26F5">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890" cy="1270"/>
                        </a:xfrm>
                        <a:custGeom>
                          <a:avLst/>
                          <a:gdLst/>
                          <a:ahLst/>
                          <a:cxnLst/>
                          <a:rect l="l" t="t" r="r" b="b"/>
                          <a:pathLst>
                            <a:path w="585089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3D9440" id="Graphic 18" o:spid="_x0000_s1026" style="position:absolute;margin-left:67.3pt;margin-top:4.1pt;width:460.7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850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S6FAIAAFsEAAAOAAAAZHJzL2Uyb0RvYy54bWysVFGP2jAMfp+0/xDlfRSQ4Li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" path="m,l5850661,e" filled="f" strokeweight=".21089mm">
                <v:path arrowok="t"/>
                <w10:wrap anchorx="page"/>
              </v:shape>
            </w:pict>
          </mc:Fallback>
        </mc:AlternateContent>
      </w:r>
      <w:r>
        <w:t>H1 / RQ1</w:t>
      </w:r>
      <w:r>
        <w:tab/>
      </w:r>
      <w:r>
        <w:rPr>
          <w:spacing w:val="-2"/>
        </w:rPr>
        <w:t>Do</w:t>
      </w:r>
      <w:r>
        <w:rPr>
          <w:spacing w:val="-12"/>
        </w:rPr>
        <w:t xml:space="preserve"> </w:t>
      </w:r>
      <w:r>
        <w:rPr>
          <w:spacing w:val="-2"/>
        </w:rPr>
        <w:t>EndorseRank</w:t>
      </w:r>
      <w:r>
        <w:rPr>
          <w:spacing w:val="-12"/>
        </w:rPr>
        <w:t xml:space="preserve"> </w:t>
      </w:r>
      <w:r>
        <w:rPr>
          <w:spacing w:val="-2"/>
        </w:rPr>
        <w:t>and</w:t>
      </w:r>
      <w:r>
        <w:rPr>
          <w:spacing w:val="-12"/>
        </w:rPr>
        <w:t xml:space="preserve"> </w:t>
      </w:r>
      <w:r>
        <w:rPr>
          <w:spacing w:val="-2"/>
        </w:rPr>
        <w:t>AWP</w:t>
      </w:r>
      <w:r>
        <w:rPr>
          <w:spacing w:val="-11"/>
        </w:rPr>
        <w:t xml:space="preserve"> </w:t>
      </w:r>
      <w:r>
        <w:rPr>
          <w:spacing w:val="-2"/>
        </w:rPr>
        <w:t>yield</w:t>
      </w:r>
      <w:r>
        <w:rPr>
          <w:spacing w:val="-12"/>
        </w:rPr>
        <w:t xml:space="preserve"> </w:t>
      </w:r>
      <w:r>
        <w:rPr>
          <w:spacing w:val="-2"/>
        </w:rPr>
        <w:t>distinct</w:t>
      </w:r>
      <w:r>
        <w:rPr>
          <w:spacing w:val="-11"/>
        </w:rPr>
        <w:t xml:space="preserve"> </w:t>
      </w:r>
      <w:r>
        <w:rPr>
          <w:spacing w:val="-2"/>
        </w:rPr>
        <w:t>wal-</w:t>
      </w:r>
      <w:r>
        <w:t>let orderings?</w:t>
      </w:r>
    </w:p>
    <w:p w14:paraId="00DC1CBB" w14:textId="77777777" w:rsidR="00350CFB" w:rsidRDefault="00283FFF">
      <w:pPr>
        <w:tabs>
          <w:tab w:val="left" w:pos="1685"/>
        </w:tabs>
        <w:spacing w:line="256" w:lineRule="auto"/>
        <w:ind w:left="1678" w:right="29" w:hanging="1255"/>
      </w:pPr>
      <w:r>
        <w:t>H2 / RQ2</w:t>
      </w:r>
      <w:r>
        <w:tab/>
      </w:r>
      <w:r>
        <w:tab/>
        <w:t>Which</w:t>
      </w:r>
      <w:r>
        <w:rPr>
          <w:spacing w:val="33"/>
        </w:rPr>
        <w:t xml:space="preserve"> </w:t>
      </w:r>
      <w:r>
        <w:t>social</w:t>
      </w:r>
      <w:r>
        <w:rPr>
          <w:spacing w:val="33"/>
        </w:rPr>
        <w:t xml:space="preserve"> </w:t>
      </w:r>
      <w:r>
        <w:t>method</w:t>
      </w:r>
      <w:r>
        <w:rPr>
          <w:spacing w:val="33"/>
        </w:rPr>
        <w:t xml:space="preserve"> </w:t>
      </w:r>
      <w:r>
        <w:t>aligns</w:t>
      </w:r>
      <w:r>
        <w:rPr>
          <w:spacing w:val="33"/>
        </w:rPr>
        <w:t xml:space="preserve"> </w:t>
      </w:r>
      <w:r>
        <w:t>more</w:t>
      </w:r>
      <w:r>
        <w:rPr>
          <w:spacing w:val="33"/>
        </w:rPr>
        <w:t xml:space="preserve"> </w:t>
      </w:r>
      <w:r>
        <w:t>strongly with which proxy families?</w:t>
      </w:r>
    </w:p>
    <w:p w14:paraId="00DC1CBC" w14:textId="77777777" w:rsidR="00350CFB" w:rsidRDefault="00283FFF">
      <w:pPr>
        <w:spacing w:before="142"/>
        <w:ind w:left="62"/>
      </w:pPr>
      <w:r>
        <w:t>§4.6; inter-method τ with 95% CI</w:t>
      </w:r>
    </w:p>
    <w:p w14:paraId="00DC1CBD" w14:textId="77777777" w:rsidR="00350CFB" w:rsidRDefault="00350CFB">
      <w:pPr>
        <w:pStyle w:val="a3"/>
        <w:spacing w:before="36"/>
        <w:rPr>
          <w:sz w:val="22"/>
        </w:rPr>
      </w:pPr>
    </w:p>
    <w:p w14:paraId="00DC1CBE" w14:textId="77777777" w:rsidR="00350CFB" w:rsidRDefault="00283FFF">
      <w:pPr>
        <w:ind w:left="62"/>
      </w:pPr>
      <w:r>
        <w:t>Tables 4.7–4.9, 4.14; Claims C2–C3</w:t>
      </w:r>
    </w:p>
    <w:p w14:paraId="00DC1CBF" w14:textId="77777777" w:rsidR="00350CFB" w:rsidRDefault="00350CFB">
      <w:pPr>
        <w:sectPr w:rsidR="00350CFB">
          <w:type w:val="continuous"/>
          <w:pgSz w:w="11910" w:h="16840"/>
          <w:pgMar w:top="1920" w:right="708" w:bottom="280" w:left="992" w:header="0" w:footer="2115" w:gutter="0"/>
          <w:cols w:num="2" w:space="720" w:equalWidth="0">
            <w:col w:w="5653" w:space="40"/>
            <w:col w:w="4517"/>
          </w:cols>
        </w:sectPr>
      </w:pPr>
    </w:p>
    <w:p w14:paraId="00DC1CC0" w14:textId="77777777" w:rsidR="00350CFB" w:rsidRDefault="00283FFF">
      <w:pPr>
        <w:tabs>
          <w:tab w:val="left" w:pos="1685"/>
        </w:tabs>
        <w:spacing w:before="1"/>
        <w:ind w:left="423"/>
      </w:pPr>
      <w:r>
        <w:t>H3</w:t>
      </w:r>
      <w:r>
        <w:rPr>
          <w:spacing w:val="-3"/>
        </w:rPr>
        <w:t xml:space="preserve"> </w:t>
      </w:r>
      <w:r>
        <w:t>/</w:t>
      </w:r>
      <w:r>
        <w:rPr>
          <w:spacing w:val="-3"/>
        </w:rPr>
        <w:t xml:space="preserve"> </w:t>
      </w:r>
      <w:r>
        <w:rPr>
          <w:spacing w:val="-5"/>
        </w:rPr>
        <w:t>RQ3</w:t>
      </w:r>
      <w:r>
        <w:tab/>
        <w:t>Is</w:t>
      </w:r>
      <w:r>
        <w:rPr>
          <w:spacing w:val="-7"/>
        </w:rPr>
        <w:t xml:space="preserve"> </w:t>
      </w:r>
      <w:r>
        <w:t>EndorseRank</w:t>
      </w:r>
      <w:r>
        <w:rPr>
          <w:spacing w:val="-7"/>
        </w:rPr>
        <w:t xml:space="preserve"> </w:t>
      </w:r>
      <w:r>
        <w:t>faster</w:t>
      </w:r>
      <w:r>
        <w:rPr>
          <w:spacing w:val="-7"/>
        </w:rPr>
        <w:t xml:space="preserve"> </w:t>
      </w:r>
      <w:r>
        <w:t>than</w:t>
      </w:r>
      <w:r>
        <w:rPr>
          <w:spacing w:val="-6"/>
        </w:rPr>
        <w:t xml:space="preserve"> </w:t>
      </w:r>
      <w:r>
        <w:t>AWP</w:t>
      </w:r>
      <w:r>
        <w:rPr>
          <w:spacing w:val="-7"/>
        </w:rPr>
        <w:t xml:space="preserve"> </w:t>
      </w:r>
      <w:r>
        <w:t>at</w:t>
      </w:r>
      <w:r>
        <w:rPr>
          <w:spacing w:val="-7"/>
        </w:rPr>
        <w:t xml:space="preserve"> </w:t>
      </w:r>
      <w:r>
        <w:t>equal</w:t>
      </w:r>
      <w:r>
        <w:rPr>
          <w:spacing w:val="-7"/>
        </w:rPr>
        <w:t xml:space="preserve"> </w:t>
      </w:r>
      <w:r>
        <w:rPr>
          <w:i/>
        </w:rPr>
        <w:t>n</w:t>
      </w:r>
      <w:r>
        <w:t>?</w:t>
      </w:r>
      <w:r>
        <w:rPr>
          <w:spacing w:val="69"/>
          <w:w w:val="150"/>
        </w:rPr>
        <w:t xml:space="preserve"> </w:t>
      </w:r>
      <w:r>
        <w:t>Tables</w:t>
      </w:r>
      <w:r>
        <w:rPr>
          <w:spacing w:val="-7"/>
        </w:rPr>
        <w:t xml:space="preserve"> </w:t>
      </w:r>
      <w:hyperlink w:anchor="_bookmark91" w:history="1">
        <w:r>
          <w:t>4.2</w:t>
        </w:r>
      </w:hyperlink>
      <w:r>
        <w:t>–</w:t>
      </w:r>
      <w:hyperlink w:anchor="_bookmark93" w:history="1">
        <w:r>
          <w:t>4.3</w:t>
        </w:r>
      </w:hyperlink>
      <w:r>
        <w:t>;</w:t>
      </w:r>
      <w:r>
        <w:rPr>
          <w:spacing w:val="-6"/>
        </w:rPr>
        <w:t xml:space="preserve"> </w:t>
      </w:r>
      <w:r>
        <w:t>Claims</w:t>
      </w:r>
      <w:r>
        <w:rPr>
          <w:spacing w:val="-7"/>
        </w:rPr>
        <w:t xml:space="preserve"> </w:t>
      </w:r>
      <w:r>
        <w:t>C1,</w:t>
      </w:r>
      <w:r>
        <w:rPr>
          <w:spacing w:val="-7"/>
        </w:rPr>
        <w:t xml:space="preserve"> </w:t>
      </w:r>
      <w:r>
        <w:rPr>
          <w:spacing w:val="-5"/>
        </w:rPr>
        <w:t>C4</w:t>
      </w:r>
    </w:p>
    <w:p w14:paraId="00DC1CC1" w14:textId="77777777" w:rsidR="00350CFB" w:rsidRDefault="00350CFB">
      <w:pPr>
        <w:sectPr w:rsidR="00350CFB">
          <w:type w:val="continuous"/>
          <w:pgSz w:w="11910" w:h="16840"/>
          <w:pgMar w:top="1920" w:right="708" w:bottom="280" w:left="992" w:header="0" w:footer="2115" w:gutter="0"/>
          <w:cols w:space="720"/>
        </w:sectPr>
      </w:pPr>
    </w:p>
    <w:p w14:paraId="00DC1CC2" w14:textId="77777777" w:rsidR="00350CFB" w:rsidRDefault="00283FFF">
      <w:pPr>
        <w:tabs>
          <w:tab w:val="left" w:pos="1685"/>
        </w:tabs>
        <w:spacing w:before="18" w:line="256" w:lineRule="auto"/>
        <w:ind w:left="1685" w:right="36" w:hanging="1263"/>
      </w:pPr>
      <w:r>
        <w:t>RQ4 Do t1 scores predict t2 new approvals beyond same-window allowance?</w:t>
      </w:r>
    </w:p>
    <w:p w14:paraId="00DC1CC3" w14:textId="77777777" w:rsidR="00350CFB" w:rsidRDefault="00350CFB">
      <w:pPr>
        <w:tabs>
          <w:tab w:val="left" w:pos="1685"/>
        </w:tabs>
        <w:spacing w:before="1" w:line="256" w:lineRule="auto"/>
        <w:ind w:left="1685" w:hanging="1263"/>
      </w:pPr>
    </w:p>
    <w:p w14:paraId="00DC1CC4" w14:textId="77777777" w:rsidR="00350CFB" w:rsidRDefault="00283FFF">
      <w:pPr>
        <w:tabs>
          <w:tab w:val="left" w:pos="1685"/>
        </w:tabs>
        <w:spacing w:line="256" w:lineRule="auto"/>
        <w:ind w:left="1685" w:right="36" w:hanging="1263"/>
      </w:pPr>
      <w:r>
        <w:rPr>
          <w:spacing w:val="-6"/>
        </w:rPr>
        <w:t>C1</w:t>
      </w:r>
      <w:r>
        <w:tab/>
        <w:t>EndorseRank</w:t>
      </w:r>
      <w:r>
        <w:rPr>
          <w:spacing w:val="38"/>
        </w:rPr>
        <w:t xml:space="preserve"> </w:t>
      </w:r>
      <w:r>
        <w:t>vs.</w:t>
      </w:r>
      <w:r>
        <w:rPr>
          <w:spacing w:val="38"/>
        </w:rPr>
        <w:t xml:space="preserve"> </w:t>
      </w:r>
      <w:r>
        <w:t>AWP</w:t>
      </w:r>
      <w:r>
        <w:rPr>
          <w:spacing w:val="38"/>
        </w:rPr>
        <w:t xml:space="preserve"> </w:t>
      </w:r>
      <w:r>
        <w:t>runtime</w:t>
      </w:r>
      <w:r>
        <w:rPr>
          <w:spacing w:val="38"/>
        </w:rPr>
        <w:t xml:space="preserve"> </w:t>
      </w:r>
      <w:r>
        <w:t>and</w:t>
      </w:r>
      <w:r>
        <w:rPr>
          <w:spacing w:val="38"/>
        </w:rPr>
        <w:t xml:space="preserve"> </w:t>
      </w:r>
      <w:r>
        <w:t xml:space="preserve">graph </w:t>
      </w:r>
      <w:r>
        <w:rPr>
          <w:spacing w:val="-4"/>
        </w:rPr>
        <w:t>size</w:t>
      </w:r>
    </w:p>
    <w:p w14:paraId="00DC1CC5" w14:textId="77777777" w:rsidR="00350CFB" w:rsidRDefault="00283FFF">
      <w:pPr>
        <w:tabs>
          <w:tab w:val="left" w:pos="1685"/>
        </w:tabs>
        <w:spacing w:before="1" w:line="256" w:lineRule="auto"/>
        <w:ind w:left="1685" w:right="36" w:hanging="1263"/>
      </w:pPr>
      <w:r>
        <w:t>C2 Intended-construct checks: allowance for ER, transfer for AWP</w:t>
      </w:r>
    </w:p>
    <w:p w14:paraId="00DC1CC6" w14:textId="77777777" w:rsidR="00350CFB" w:rsidRDefault="00283FFF">
      <w:pPr>
        <w:tabs>
          <w:tab w:val="left" w:pos="1685"/>
        </w:tabs>
        <w:ind w:left="423"/>
      </w:pPr>
      <w:r>
        <w:rPr>
          <w:spacing w:val="-5"/>
        </w:rPr>
        <w:t>C3</w:t>
      </w:r>
      <w:r>
        <w:tab/>
        <w:t>Construct-specific</w:t>
      </w:r>
      <w:r>
        <w:rPr>
          <w:spacing w:val="-9"/>
        </w:rPr>
        <w:t xml:space="preserve"> </w:t>
      </w:r>
      <w:r>
        <w:t>winners</w:t>
      </w:r>
      <w:r>
        <w:rPr>
          <w:spacing w:val="-9"/>
        </w:rPr>
        <w:t xml:space="preserve"> </w:t>
      </w:r>
      <w:r>
        <w:t>(EndorseRank</w:t>
      </w:r>
      <w:r>
        <w:rPr>
          <w:spacing w:val="-9"/>
        </w:rPr>
        <w:t xml:space="preserve"> </w:t>
      </w:r>
      <w:r>
        <w:rPr>
          <w:spacing w:val="-5"/>
        </w:rPr>
        <w:t>vs.</w:t>
      </w:r>
    </w:p>
    <w:p w14:paraId="00DC1CC7" w14:textId="77777777" w:rsidR="00350CFB" w:rsidRDefault="00283FFF">
      <w:pPr>
        <w:spacing w:before="18"/>
        <w:ind w:left="1678"/>
      </w:pPr>
      <w:r>
        <w:rPr>
          <w:spacing w:val="-4"/>
        </w:rPr>
        <w:t>AWP)</w:t>
      </w:r>
    </w:p>
    <w:p w14:paraId="00DC1CC8" w14:textId="77777777" w:rsidR="00350CFB" w:rsidRDefault="00283FFF">
      <w:pPr>
        <w:tabs>
          <w:tab w:val="left" w:pos="1685"/>
        </w:tabs>
        <w:spacing w:before="18" w:line="256" w:lineRule="auto"/>
        <w:ind w:left="1685" w:right="1" w:hanging="1263"/>
      </w:pPr>
      <w:r>
        <w:rPr>
          <w:spacing w:val="-6"/>
        </w:rPr>
        <w:t>C4</w:t>
      </w:r>
      <w:r>
        <w:tab/>
      </w:r>
      <w:r>
        <w:rPr>
          <w:spacing w:val="-2"/>
        </w:rPr>
        <w:t>Efficiency–alignment</w:t>
      </w:r>
      <w:r>
        <w:rPr>
          <w:spacing w:val="-9"/>
        </w:rPr>
        <w:t xml:space="preserve"> </w:t>
      </w:r>
      <w:r>
        <w:rPr>
          <w:spacing w:val="-2"/>
        </w:rPr>
        <w:t>trade-off</w:t>
      </w:r>
      <w:r>
        <w:rPr>
          <w:spacing w:val="-9"/>
        </w:rPr>
        <w:t xml:space="preserve"> </w:t>
      </w:r>
      <w:r>
        <w:rPr>
          <w:spacing w:val="-2"/>
        </w:rPr>
        <w:t>for</w:t>
      </w:r>
      <w:r>
        <w:rPr>
          <w:spacing w:val="-9"/>
        </w:rPr>
        <w:t xml:space="preserve"> </w:t>
      </w:r>
      <w:r>
        <w:rPr>
          <w:spacing w:val="-2"/>
        </w:rPr>
        <w:t>EndorseR-</w:t>
      </w:r>
      <w:r>
        <w:rPr>
          <w:spacing w:val="-4"/>
        </w:rPr>
        <w:t>ank</w:t>
      </w:r>
    </w:p>
    <w:p w14:paraId="00DC1CC9" w14:textId="77777777" w:rsidR="00350CFB" w:rsidRDefault="00350CFB">
      <w:pPr>
        <w:tabs>
          <w:tab w:val="left" w:pos="1685"/>
        </w:tabs>
        <w:spacing w:before="1" w:line="256" w:lineRule="auto"/>
        <w:ind w:left="1685" w:right="1" w:hanging="1263"/>
      </w:pPr>
    </w:p>
    <w:p w14:paraId="00DC1CCA" w14:textId="77777777" w:rsidR="00350CFB" w:rsidRDefault="00283FFF">
      <w:pPr>
        <w:spacing w:before="18"/>
        <w:ind w:left="61"/>
      </w:pPr>
      <w:r>
        <w:br w:type="column"/>
      </w:r>
      <w:r>
        <w:rPr>
          <w:spacing w:val="-4"/>
        </w:rPr>
        <w:t xml:space="preserve">Table </w:t>
      </w:r>
      <w:hyperlink w:anchor="_bookmark101" w:history="1">
        <w:r>
          <w:rPr>
            <w:spacing w:val="-5"/>
          </w:rPr>
          <w:t>4.7</w:t>
        </w:r>
      </w:hyperlink>
    </w:p>
    <w:p w14:paraId="00DC1CCB" w14:textId="77777777" w:rsidR="00350CFB" w:rsidRDefault="00350CFB">
      <w:pPr>
        <w:pStyle w:val="a3"/>
        <w:spacing w:before="36"/>
        <w:rPr>
          <w:sz w:val="22"/>
        </w:rPr>
      </w:pPr>
    </w:p>
    <w:p w14:paraId="00DC1CCC" w14:textId="77777777" w:rsidR="00350CFB" w:rsidRDefault="00283FFF">
      <w:pPr>
        <w:spacing w:line="513" w:lineRule="auto"/>
        <w:ind w:left="61" w:right="2987"/>
      </w:pPr>
      <w:r>
        <w:t>§4.7; Table 4.13 | Table 4.2</w:t>
      </w:r>
    </w:p>
    <w:p w14:paraId="00DC1CCD" w14:textId="77777777" w:rsidR="00350CFB" w:rsidRDefault="00283FFF">
      <w:pPr>
        <w:spacing w:before="1"/>
        <w:ind w:left="61"/>
      </w:pPr>
      <w:r>
        <w:t>Tables 4.8–4.9</w:t>
      </w:r>
    </w:p>
    <w:p w14:paraId="00DC1CCE" w14:textId="77777777" w:rsidR="00350CFB" w:rsidRDefault="00350CFB">
      <w:pPr>
        <w:pStyle w:val="a3"/>
        <w:spacing w:before="36"/>
        <w:rPr>
          <w:sz w:val="22"/>
        </w:rPr>
      </w:pPr>
    </w:p>
    <w:p w14:paraId="00DC1CCF" w14:textId="77777777" w:rsidR="00350CFB" w:rsidRDefault="00283FFF">
      <w:pPr>
        <w:ind w:left="61"/>
      </w:pPr>
      <w:r>
        <w:rPr>
          <w:spacing w:val="-4"/>
        </w:rPr>
        <w:t xml:space="preserve">Table </w:t>
      </w:r>
      <w:hyperlink w:anchor="_bookmark101" w:history="1">
        <w:r>
          <w:rPr>
            <w:spacing w:val="-5"/>
          </w:rPr>
          <w:t>4.7</w:t>
        </w:r>
      </w:hyperlink>
    </w:p>
    <w:p w14:paraId="00DC1CD0" w14:textId="77777777" w:rsidR="00350CFB" w:rsidRDefault="00350CFB">
      <w:pPr>
        <w:pStyle w:val="a3"/>
        <w:spacing w:before="36"/>
        <w:rPr>
          <w:sz w:val="22"/>
        </w:rPr>
      </w:pPr>
    </w:p>
    <w:p w14:paraId="00DC1CD1" w14:textId="77777777" w:rsidR="00350CFB" w:rsidRDefault="00283FFF">
      <w:pPr>
        <w:ind w:left="61"/>
      </w:pPr>
      <w:r>
        <w:rPr>
          <w:spacing w:val="-2"/>
        </w:rPr>
        <w:t>Tables</w:t>
      </w:r>
      <w:r>
        <w:rPr>
          <w:spacing w:val="-11"/>
        </w:rPr>
        <w:t xml:space="preserve"> </w:t>
      </w:r>
      <w:hyperlink w:anchor="_bookmark91" w:history="1">
        <w:r>
          <w:rPr>
            <w:spacing w:val="-2"/>
          </w:rPr>
          <w:t>4.2</w:t>
        </w:r>
      </w:hyperlink>
      <w:r>
        <w:rPr>
          <w:spacing w:val="-2"/>
        </w:rPr>
        <w:t>–</w:t>
      </w:r>
      <w:hyperlink w:anchor="_bookmark93" w:history="1">
        <w:r>
          <w:rPr>
            <w:spacing w:val="-5"/>
          </w:rPr>
          <w:t>4.3</w:t>
        </w:r>
      </w:hyperlink>
    </w:p>
    <w:p w14:paraId="00DC1CD2" w14:textId="77777777" w:rsidR="00350CFB" w:rsidRDefault="00350CFB">
      <w:pPr>
        <w:pStyle w:val="a3"/>
        <w:spacing w:before="36"/>
        <w:rPr>
          <w:sz w:val="22"/>
        </w:rPr>
      </w:pPr>
    </w:p>
    <w:p w14:paraId="00DC1CD3" w14:textId="77777777" w:rsidR="00350CFB" w:rsidRDefault="00283FFF">
      <w:pPr>
        <w:ind w:left="61"/>
      </w:pPr>
      <w:r>
        <w:rPr>
          <w:spacing w:val="-4"/>
        </w:rPr>
        <w:t>§</w:t>
      </w:r>
      <w:hyperlink w:anchor="_bookmark112" w:history="1">
        <w:r>
          <w:rPr>
            <w:spacing w:val="-4"/>
          </w:rPr>
          <w:t>4.7</w:t>
        </w:r>
      </w:hyperlink>
      <w:commentRangeEnd w:id="62"/>
      <w:r>
        <w:rPr>
          <w:rStyle w:val="a5"/>
          <w:sz w:val="22"/>
          <w:szCs w:val="22"/>
        </w:rPr>
        <w:commentReference w:id="62"/>
      </w:r>
    </w:p>
    <w:p w14:paraId="00DC1CD4" w14:textId="77777777" w:rsidR="00350CFB" w:rsidRDefault="00350CFB">
      <w:pPr>
        <w:sectPr w:rsidR="00350CFB">
          <w:type w:val="continuous"/>
          <w:pgSz w:w="11910" w:h="16840"/>
          <w:pgMar w:top="1920" w:right="708" w:bottom="280" w:left="992" w:header="0" w:footer="2115" w:gutter="0"/>
          <w:cols w:num="2" w:space="720" w:equalWidth="0">
            <w:col w:w="5655" w:space="40"/>
            <w:col w:w="4515"/>
          </w:cols>
        </w:sectPr>
      </w:pPr>
    </w:p>
    <w:p w14:paraId="00DC1CD5" w14:textId="77777777" w:rsidR="00350CFB" w:rsidRDefault="00350CFB">
      <w:pPr>
        <w:pStyle w:val="a3"/>
        <w:spacing w:before="11"/>
        <w:rPr>
          <w:sz w:val="5"/>
        </w:rPr>
      </w:pPr>
    </w:p>
    <w:p w14:paraId="00DC1CD6" w14:textId="77777777" w:rsidR="00350CFB" w:rsidRDefault="00283FFF">
      <w:pPr>
        <w:spacing w:line="20" w:lineRule="exact"/>
        <w:ind w:left="353"/>
        <w:rPr>
          <w:sz w:val="2"/>
        </w:rPr>
      </w:pPr>
      <w:r>
        <w:rPr>
          <w:noProof/>
          <w:sz w:val="2"/>
        </w:rPr>
        <mc:AlternateContent>
          <mc:Choice Requires="wpg">
            <w:drawing>
              <wp:inline distT="0" distB="0" distL="0" distR="0" wp14:anchorId="00DC26F6" wp14:editId="00DC26F7">
                <wp:extent cx="5850890"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12700"/>
                          <a:chOff x="0" y="0"/>
                          <a:chExt cx="5850890" cy="12700"/>
                        </a:xfrm>
                      </wpg:grpSpPr>
                      <wps:wsp>
                        <wps:cNvPr id="20" name="Graphic 20"/>
                        <wps:cNvSpPr/>
                        <wps:spPr>
                          <a:xfrm>
                            <a:off x="0" y="6073"/>
                            <a:ext cx="5850890" cy="1270"/>
                          </a:xfrm>
                          <a:custGeom>
                            <a:avLst/>
                            <a:gdLst/>
                            <a:ahLst/>
                            <a:cxnLst/>
                            <a:rect l="l" t="t" r="r" b="b"/>
                            <a:pathLst>
                              <a:path w="585089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717C38" id="Group 19" o:spid="_x0000_s1026" style="width:460.7pt;height:1pt;mso-position-horizontal-relative:char;mso-position-vertical-relative:line" coordsize="585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">
                <v:shape id="Graphic 20" o:spid="_x0000_s1027" style="position:absolute;top:60;width:58508;height:13;visibility:visible;mso-wrap-style:square;v-text-anchor:top" coordsize="585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" path="m,l5850661,e" filled="f" strokeweight=".33739mm">
                  <v:path arrowok="t"/>
                </v:shape>
                <w10:anchorlock/>
              </v:group>
            </w:pict>
          </mc:Fallback>
        </mc:AlternateContent>
      </w:r>
    </w:p>
    <w:p w14:paraId="00DC1CD7" w14:textId="77777777" w:rsidR="00350CFB" w:rsidRDefault="00350CFB">
      <w:pPr>
        <w:spacing w:line="20" w:lineRule="exact"/>
        <w:rPr>
          <w:sz w:val="2"/>
        </w:rPr>
        <w:sectPr w:rsidR="00350CFB">
          <w:type w:val="continuous"/>
          <w:pgSz w:w="11910" w:h="16840"/>
          <w:pgMar w:top="1920" w:right="708" w:bottom="280" w:left="992" w:header="0" w:footer="2115" w:gutter="0"/>
          <w:cols w:space="720"/>
        </w:sectPr>
      </w:pPr>
    </w:p>
    <w:p w14:paraId="00DC1CD8" w14:textId="77777777" w:rsidR="00350CFB" w:rsidRDefault="00283FFF">
      <w:pPr>
        <w:pStyle w:val="a4"/>
        <w:numPr>
          <w:ilvl w:val="0"/>
          <w:numId w:val="23"/>
        </w:numPr>
        <w:tabs>
          <w:tab w:val="left" w:pos="806"/>
          <w:tab w:val="left" w:pos="808"/>
        </w:tabs>
        <w:spacing w:before="62" w:line="388" w:lineRule="auto"/>
        <w:ind w:right="524"/>
        <w:jc w:val="both"/>
        <w:rPr>
          <w:sz w:val="24"/>
        </w:rPr>
      </w:pPr>
      <w:r>
        <w:t>RQ2. Between EndorseRank and AWP, which social method aligns more strongly with contemporaneous allowance checks and with contemporaneous transfer checks (Spearman’s ρ, Kendall’s τ)?</w:t>
      </w:r>
    </w:p>
    <w:p w14:paraId="00DC1CD9" w14:textId="77777777" w:rsidR="00350CFB" w:rsidRDefault="00283FFF">
      <w:pPr>
        <w:pStyle w:val="a4"/>
        <w:numPr>
          <w:ilvl w:val="0"/>
          <w:numId w:val="23"/>
        </w:numPr>
        <w:tabs>
          <w:tab w:val="left" w:pos="806"/>
          <w:tab w:val="left" w:pos="808"/>
        </w:tabs>
        <w:spacing w:before="62" w:line="388" w:lineRule="auto"/>
        <w:ind w:right="524"/>
        <w:jc w:val="both"/>
        <w:rPr>
          <w:sz w:val="24"/>
        </w:rPr>
      </w:pPr>
      <w:r>
        <w:t>RQ3. Is EndorseRank computationally more efficient than AWP on the same matched sample (runtime, memory, iterations)?</w:t>
      </w:r>
    </w:p>
    <w:p w14:paraId="00DC1CDA" w14:textId="77777777" w:rsidR="00350CFB" w:rsidRDefault="00283FFF">
      <w:pPr>
        <w:pStyle w:val="a4"/>
        <w:numPr>
          <w:ilvl w:val="0"/>
          <w:numId w:val="23"/>
        </w:numPr>
        <w:tabs>
          <w:tab w:val="left" w:pos="806"/>
          <w:tab w:val="left" w:pos="808"/>
        </w:tabs>
        <w:spacing w:before="62" w:line="388" w:lineRule="auto"/>
        <w:ind w:right="524"/>
        <w:jc w:val="both"/>
        <w:rPr>
          <w:sz w:val="24"/>
        </w:rPr>
      </w:pPr>
      <w:commentRangeStart w:id="63"/>
      <w:commentRangeStart w:id="64"/>
      <w:r>
        <w:t>RQ4. After scores are frozen at t1, does EndorseRank predict t2 new owner–spender approvals on inbound spenders more strongly than AWP, and more informatively than the same-window allowance check?</w:t>
      </w:r>
      <w:commentRangeEnd w:id="63"/>
      <w:r>
        <w:rPr>
          <w:rStyle w:val="a5"/>
          <w:sz w:val="24"/>
          <w:szCs w:val="22"/>
        </w:rPr>
        <w:commentReference w:id="63"/>
      </w:r>
      <w:commentRangeEnd w:id="64"/>
      <w:r w:rsidR="002149DF">
        <w:rPr>
          <w:rStyle w:val="a5"/>
          <w:sz w:val="24"/>
          <w:szCs w:val="22"/>
        </w:rPr>
        <w:commentReference w:id="64"/>
      </w:r>
    </w:p>
    <w:p w14:paraId="00DC1CDB" w14:textId="77777777" w:rsidR="00350CFB" w:rsidRDefault="00283FFF">
      <w:pPr>
        <w:pStyle w:val="a3"/>
        <w:spacing w:before="40" w:line="396" w:lineRule="auto"/>
        <w:ind w:left="856" w:right="524" w:hanging="803"/>
        <w:jc w:val="both"/>
      </w:pPr>
      <w:r>
        <w:t>RQ1 tests whether allowance and transfer graphs induce distinct centrality structures, operationalized by inter-method Kendall τ between score vectors. RQ2 evaluates intended-construct checks on transfer and allowance local statistics; because each method’s own-construct proxies are derived from the same event stream that builds its graph, RQ2 is read as a construct-validity observation, not as external validation. RQ3 compares PageRank wall-clock time, memory, and iterations on identical wallet sets, including node-count sensitivity on an expanded wallet pool. RQ4 is a time-split test of the same endorsement construct: future new approvals, not trading profit. RQ4 replaces the trading-success comparison of the research proposal, which was withdrawn because the outcome-native reference it relied on was circular with the proxies (Section 2.8).</w:t>
      </w:r>
      <w:commentRangeEnd w:id="58"/>
      <w:r>
        <w:rPr>
          <w:rStyle w:val="a5"/>
          <w:sz w:val="24"/>
          <w:szCs w:val="24"/>
        </w:rPr>
        <w:commentReference w:id="58"/>
      </w:r>
    </w:p>
    <w:p w14:paraId="00DC1CDC" w14:textId="77777777" w:rsidR="00350CFB" w:rsidRDefault="00350CFB">
      <w:pPr>
        <w:pStyle w:val="a3"/>
        <w:spacing w:before="121" w:line="396" w:lineRule="auto"/>
        <w:ind w:left="282" w:right="524"/>
        <w:jc w:val="both"/>
      </w:pPr>
      <w:bookmarkStart w:id="65" w:name="Contributions"/>
      <w:bookmarkStart w:id="66" w:name="_bookmark14"/>
      <w:bookmarkEnd w:id="65"/>
      <w:bookmarkEnd w:id="66"/>
    </w:p>
    <w:p w14:paraId="00DC1CDD" w14:textId="77777777" w:rsidR="00350CFB" w:rsidRDefault="00350CFB">
      <w:pPr>
        <w:pStyle w:val="a3"/>
        <w:spacing w:before="167"/>
      </w:pPr>
    </w:p>
    <w:p w14:paraId="0FD0D397" w14:textId="77777777" w:rsidR="00420150" w:rsidRDefault="00041D3C">
      <w:pPr>
        <w:pStyle w:val="2"/>
        <w:numPr>
          <w:ilvl w:val="1"/>
          <w:numId w:val="26"/>
        </w:numPr>
        <w:tabs>
          <w:tab w:val="left" w:pos="783"/>
        </w:tabs>
        <w:ind w:left="783" w:hanging="501"/>
      </w:pPr>
      <w:commentRangeStart w:id="67"/>
      <w:r>
        <w:t>Summary of the literature review</w:t>
      </w:r>
    </w:p>
    <w:p w14:paraId="59520E10" w14:textId="77777777" w:rsidR="00420150" w:rsidRDefault="00041D3C">
      <w:pPr>
        <w:pStyle w:val="a3"/>
        <w:spacing w:line="359" w:lineRule="exact"/>
        <w:ind w:left="282"/>
        <w:jc w:val="both"/>
      </w:pPr>
      <w:r>
        <w:t xml:space="preserve">Chapter 2 reviews four bodies of work; the following summary states what each contributes to the design and where it falls short. First, graph ranking. PageRank </w:t>
      </w:r>
      <w:r>
        <w:rPr>
          <w:vertAlign w:val="superscript"/>
        </w:rPr>
        <w:t>[15]</w:t>
      </w:r>
      <w:r>
        <w:t xml:space="preserve"> ranks nodes by recursively propagated endorsement and is computed by power iteration whose per-iteration cost is linear in the number of edges </w:t>
      </w:r>
      <w:r>
        <w:rPr>
          <w:vertAlign w:val="superscript"/>
        </w:rPr>
        <w:t>[23]</w:t>
      </w:r>
      <w:r>
        <w:t xml:space="preserve">; EigenTrust </w:t>
      </w:r>
      <w:r>
        <w:rPr>
          <w:vertAlign w:val="superscript"/>
        </w:rPr>
        <w:t>[16]</w:t>
      </w:r>
      <w:r>
        <w:t xml:space="preserve"> and TrustRank </w:t>
      </w:r>
      <w:r>
        <w:rPr>
          <w:vertAlign w:val="superscript"/>
        </w:rPr>
        <w:t>[17]</w:t>
      </w:r>
      <w:r>
        <w:t xml:space="preserve"> adapt the idea to peer-to-peer trust and web spam with normalisation and seed sets that limit inflation. These methods supply the solver and the complexity argument used here, but their edge semantics are fixed to hyperlinks, ratings, or seeds. Second, on-chain reputation. Do and Do</w:t>
      </w:r>
      <w:r>
        <w:rPr>
          <w:vertAlign w:val="superscript"/>
        </w:rPr>
        <w:t>[4]</w:t>
      </w:r>
      <w:r>
        <w:t xml:space="preserve"> apply PageRank and HodgeRank to Ethereum transaction graphs as a social-credit measure; Do, Do, and Nguyen</w:t>
      </w:r>
      <w:r>
        <w:rPr>
          <w:vertAlign w:val="superscript"/>
        </w:rPr>
        <w:t>[3]</w:t>
      </w:r>
      <w:r>
        <w:t xml:space="preserve"> propose AWP, which weights transfer edges by value and a logistic decay of age and validates the ranking against inbound transfer count and value; Lin et al.</w:t>
      </w:r>
      <w:r>
        <w:rPr>
          <w:vertAlign w:val="superscript"/>
        </w:rPr>
        <w:t>[12]</w:t>
      </w:r>
      <w:r>
        <w:t xml:space="preserve"> propagate account risk through the transaction network; Wu et al.</w:t>
      </w:r>
      <w:r>
        <w:rPr>
          <w:vertAlign w:val="superscript"/>
        </w:rPr>
        <w:t>[24]</w:t>
      </w:r>
      <w:r>
        <w:t xml:space="preserve"> show that graph embeddings of transaction data outperform per-account features for phishing detection. Surveys of blockchain reputation systems </w:t>
      </w:r>
      <w:r>
        <w:rPr>
          <w:vertAlign w:val="superscript"/>
        </w:rPr>
        <w:t>[25],[26]</w:t>
      </w:r>
      <w:r>
        <w:t xml:space="preserve"> confirm that explicit ratings and transfer volume are the dominant trust signals. None of these works uses the ERC-20 allowance—the on-chain act that records a deliberate delegation of spending authority </w:t>
      </w:r>
      <w:r>
        <w:rPr>
          <w:vertAlign w:val="superscript"/>
        </w:rPr>
        <w:t>[18]</w:t>
      </w:r>
      <w:r>
        <w:t xml:space="preserve">—as the graph edge, and the AWP validation compares scores with proxies computed from the same transfer data that builds the graph. Third, DeFi risk and measurement. Systematizations of DeFi </w:t>
      </w:r>
      <w:r>
        <w:rPr>
          <w:vertAlign w:val="superscript"/>
        </w:rPr>
        <w:t>[8]</w:t>
      </w:r>
      <w:r>
        <w:t xml:space="preserve"> and of DeFi attacks </w:t>
      </w:r>
      <w:r>
        <w:rPr>
          <w:vertAlign w:val="superscript"/>
        </w:rPr>
        <w:t>[27]</w:t>
      </w:r>
      <w:r>
        <w:t xml:space="preserve"> locate behavioral counterparty risk as one layer among smart-contract, oracle, market, and governance risk; wash trading </w:t>
      </w:r>
      <w:r>
        <w:rPr>
          <w:vertAlign w:val="superscript"/>
        </w:rPr>
        <w:t>[28],[29]</w:t>
      </w:r>
      <w:r>
        <w:t xml:space="preserve">, extractable value </w:t>
      </w:r>
      <w:r>
        <w:rPr>
          <w:vertAlign w:val="superscript"/>
        </w:rPr>
        <w:t>[30]</w:t>
      </w:r>
      <w:r>
        <w:t xml:space="preserve">, scam tokens </w:t>
      </w:r>
      <w:r>
        <w:rPr>
          <w:vertAlign w:val="superscript"/>
        </w:rPr>
        <w:t>[31]</w:t>
      </w:r>
      <w:r>
        <w:t xml:space="preserve">, and airdrop farming </w:t>
      </w:r>
      <w:r>
        <w:rPr>
          <w:vertAlign w:val="superscript"/>
        </w:rPr>
        <w:t>[32]</w:t>
      </w:r>
      <w:r>
        <w:t xml:space="preserve"> show how much transfer activity is artificial, which is the empirical reason to look for a signal other than payment flow. Fourth, measurement theory and inference. Construct validity </w:t>
      </w:r>
      <w:r>
        <w:rPr>
          <w:vertAlign w:val="superscript"/>
        </w:rPr>
        <w:t>[22],[33]</w:t>
      </w:r>
      <w:r>
        <w:t xml:space="preserve"> distinguishes what a score is designed to measure from external criteria, and bootstrap resampling </w:t>
      </w:r>
      <w:r>
        <w:rPr>
          <w:vertAlign w:val="superscript"/>
        </w:rPr>
        <w:t>[34],[35]</w:t>
      </w:r>
      <w:r>
        <w:t xml:space="preserve"> provides distribution-free intervals for rank statistics. The gap that emerges (Section 2.21) is a same-cohort comparison of an allowance-edge ranking against the transfer-edge baseline, with confidence intervals, paired difference tests, a fixed timing protocol that reports edge counts, and a temporal holdout that separates same-window agreement from prediction.</w:t>
      </w:r>
    </w:p>
    <w:p w14:paraId="3BF25D38" w14:textId="77777777" w:rsidR="00420150" w:rsidRDefault="00420150">
      <w:pPr>
        <w:pStyle w:val="a3"/>
        <w:spacing w:line="359" w:lineRule="exact"/>
        <w:ind w:left="282"/>
        <w:jc w:val="both"/>
      </w:pPr>
    </w:p>
    <w:p w14:paraId="5BEF0C47" w14:textId="77777777" w:rsidR="00420150" w:rsidRDefault="00041D3C">
      <w:pPr>
        <w:pStyle w:val="2"/>
        <w:numPr>
          <w:ilvl w:val="1"/>
          <w:numId w:val="26"/>
        </w:numPr>
        <w:tabs>
          <w:tab w:val="left" w:pos="783"/>
        </w:tabs>
        <w:ind w:left="783" w:hanging="501"/>
      </w:pPr>
      <w:r>
        <w:t>Summary of the research methodology</w:t>
      </w:r>
    </w:p>
    <w:p w14:paraId="7CB6DEF3" w14:textId="77777777" w:rsidR="00420150" w:rsidRDefault="00041D3C">
      <w:pPr>
        <w:pStyle w:val="a3"/>
        <w:spacing w:line="359" w:lineRule="exact"/>
        <w:ind w:left="282"/>
        <w:jc w:val="both"/>
      </w:pPr>
      <w:r>
        <w:t>Chapter 3 adopts a quantitative, comparative design on public ledger data. ERC-20 Approval and Transfer logs for Arbitrum One over 1 December 2025–31 May 2026 are extracted from Google BigQuery; the matched wallet cohort (n = 5,521) comprises addresses with non-zero connectivity in both the latest-allowance graph G_approve and the time-decayed transfer graph G_transfer. Both graphs are scored with one shared power-iteration PageRank implementation (d = 0.85, ε = 10⁻⁸, at most 300 iterations); EndorseRank us</w:t>
      </w:r>
      <w:r>
        <w:t>es summed latest allowances as edge weights, AWP uses value-weighted, logistically decayed transfers exactly as specified in the baseline paper</w:t>
      </w:r>
      <w:r>
        <w:rPr>
          <w:vertAlign w:val="superscript"/>
        </w:rPr>
        <w:t>[3]</w:t>
      </w:r>
      <w:r>
        <w:t>. Rank agreement is measured with Spearman’s ρ and Kendall’s τ against three contemporaneous proxy families (transfer, allowance, Sybil-adjusted stability) and, for RQ4, against new owner–spender approvals in a three-month holdout after scores are frozen. Every coefficient carries a 95% percentile bootstrap interval from 400 paired wallet resamples (seed 42), and pre-specified method contrasts are reported as paired Δτ intervals. Runtime, peak memory, iterations, and |V|, |E| are recorded under one timing p</w:t>
      </w:r>
      <w:r>
        <w:t>rotocol (one untimed warm-up, five timed repeats, per-session memoization so that identical graphs yield identical numbers wherever they are tabulated). Sensitivity analyses vary damping, restrict to top tokens, and change the wallet-sample definition. The pipeline, configuration, and machine-readable results summary from which every table is generated are versioned in a public repository (Section 3.13); the study uses public data only and involves no human participants (Section 3.16).</w:t>
      </w:r>
    </w:p>
    <w:commentRangeEnd w:id="67"/>
    <w:p w14:paraId="0E940458" w14:textId="77777777" w:rsidR="00420150" w:rsidRDefault="00041D3C">
      <w:pPr>
        <w:pStyle w:val="a3"/>
        <w:spacing w:line="359" w:lineRule="exact"/>
        <w:ind w:left="282"/>
        <w:jc w:val="both"/>
      </w:pPr>
      <w:r>
        <w:rPr>
          <w:rStyle w:val="a5"/>
          <w:sz w:val="24"/>
          <w:szCs w:val="24"/>
        </w:rPr>
        <w:commentReference w:id="67"/>
      </w:r>
    </w:p>
    <w:p w14:paraId="00DC1CDE" w14:textId="77777777" w:rsidR="00350CFB" w:rsidRDefault="00283FFF">
      <w:pPr>
        <w:pStyle w:val="2"/>
        <w:numPr>
          <w:ilvl w:val="1"/>
          <w:numId w:val="26"/>
        </w:numPr>
        <w:tabs>
          <w:tab w:val="left" w:pos="783"/>
        </w:tabs>
        <w:ind w:left="783" w:hanging="501"/>
      </w:pPr>
      <w:commentRangeStart w:id="68"/>
      <w:commentRangeStart w:id="69"/>
      <w:r>
        <w:rPr>
          <w:spacing w:val="-2"/>
        </w:rPr>
        <w:t>Contributions</w:t>
      </w:r>
      <w:commentRangeEnd w:id="68"/>
      <w:r>
        <w:rPr>
          <w:rStyle w:val="a5"/>
          <w:sz w:val="28"/>
          <w:szCs w:val="28"/>
        </w:rPr>
        <w:commentReference w:id="68"/>
      </w:r>
      <w:commentRangeEnd w:id="69"/>
      <w:r w:rsidR="002149DF">
        <w:rPr>
          <w:rStyle w:val="a5"/>
          <w:sz w:val="28"/>
          <w:szCs w:val="28"/>
        </w:rPr>
        <w:commentReference w:id="69"/>
      </w:r>
    </w:p>
    <w:p w14:paraId="00DC1CDF" w14:textId="77777777" w:rsidR="00350CFB" w:rsidRDefault="00350CFB">
      <w:pPr>
        <w:pStyle w:val="a3"/>
        <w:spacing w:before="24"/>
        <w:rPr>
          <w:b/>
          <w:sz w:val="28"/>
        </w:rPr>
      </w:pPr>
    </w:p>
    <w:p w14:paraId="00DC1CE0" w14:textId="0E71DA29" w:rsidR="00350CFB" w:rsidRDefault="00283FFF">
      <w:pPr>
        <w:pStyle w:val="a3"/>
        <w:spacing w:line="396" w:lineRule="auto"/>
        <w:ind w:left="282" w:right="525" w:hanging="8"/>
        <w:jc w:val="both"/>
      </w:pPr>
      <w:commentRangeStart w:id="70"/>
      <w:commentRangeStart w:id="71"/>
      <w:commentRangeStart w:id="72"/>
      <w:r>
        <w:t xml:space="preserve">This research makes three contributions to on-chain reputation research and DeFi risk assessment. EndorseRank applies classical PageRank [15] unchanged. The contribution is the combination of a new edge construct, a same-cohort comparison with inference, and an out-of-window test.</w:t>
      </w:r>
      <w:r>
        <w:rPr>
          <w:vertAlign w:val="superscript"/>
        </w:rPr>
        <w:t/>
      </w:r>
      <w:r>
        <w:t xml:space="preserve"/>
      </w:r>
      <w:commentRangeEnd w:id="71"/>
      <w:r>
        <w:rPr>
          <w:rStyle w:val="a5"/>
          <w:sz w:val="24"/>
          <w:szCs w:val="24"/>
        </w:rPr>
        <w:commentReference w:id="71"/>
      </w:r>
      <w:commentRangeEnd w:id="72"/>
      <w:r w:rsidR="002149DF">
        <w:rPr>
          <w:rStyle w:val="a5"/>
          <w:sz w:val="24"/>
          <w:szCs w:val="24"/>
        </w:rPr>
        <w:commentReference w:id="72"/>
      </w:r>
    </w:p>
    <w:p w14:paraId="00DC1CE1"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Latest-allowance edge construction (EndorseRank): an endorsement graph in which the edge u → v carries the current ERC-20 approve/permit allowance from owner u to spender v. Newer approvals override older ones, so the construct needs no temporal decay, and it records explicit delegation of spending authority rather than payment flow. No reviewed reputation method uses this edge (Section 2.21).</w:t>
      </w:r>
    </w:p>
    <w:p w14:paraId="00DC1CE2" w14:textId="77777777" w:rsidR="00350CFB" w:rsidRDefault="00283FFF">
      <w:pPr>
        <w:pStyle w:val="a4"/>
        <w:numPr>
          <w:ilvl w:val="0"/>
          <w:numId w:val="23"/>
        </w:numPr>
        <w:tabs>
          <w:tab w:val="left" w:pos="807"/>
        </w:tabs>
        <w:spacing w:before="54"/>
        <w:ind w:left="807" w:hanging="214"/>
        <w:jc w:val="both"/>
        <w:rPr>
          <w:sz w:val="24"/>
        </w:rPr>
      </w:pPr>
      <w:r>
        <w:rPr>
          <w:sz w:val="24"/>
        </w:rPr>
        <w:t>Same-cohort contemporaneous comparison with inference: EndorseRank and AWP are computed on one matched wallet cohort and compared on identical transfer, allowance, and Sybil-stability proxies under the AWP validation protocol</w:t>
      </w:r>
      <w:r>
        <w:rPr>
          <w:sz w:val="24"/>
          <w:vertAlign w:val="superscript"/>
        </w:rPr>
        <w:t>[3]</w:t>
      </w:r>
      <w:r>
        <w:rPr>
          <w:sz w:val="24"/>
        </w:rPr>
        <w:t xml:space="preserve">, with 95% bootstrap intervals on every coefficient and paired Δτ contrasts </w:t>
      </w:r>
      <w:r>
        <w:rPr>
          <w:sz w:val="24"/>
          <w:vertAlign w:val="superscript"/>
        </w:rPr>
        <w:t>[34]</w:t>
      </w:r>
      <w:r>
        <w:rPr>
          <w:sz w:val="24"/>
        </w:rPr>
        <w:t>. The design states that each method's own-construct agreement is partly mechanical, and it reports edge counts alongside runtimes so that the efficiency result (Claim C1) is read as an expected consequence of sparsity.</w:t>
      </w:r>
    </w:p>
    <w:p w14:paraId="00DC1CE3" w14:textId="77777777" w:rsidR="00350CFB" w:rsidRDefault="00350CFB">
      <w:pPr>
        <w:pStyle w:val="a4"/>
        <w:jc w:val="both"/>
        <w:rPr>
          <w:sz w:val="24"/>
        </w:rPr>
        <w:sectPr w:rsidR="00350CFB">
          <w:pgSz w:w="11910" w:h="16840"/>
          <w:pgMar w:top="1840" w:right="708" w:bottom="2300" w:left="992" w:header="0" w:footer="2115" w:gutter="0"/>
          <w:cols w:space="720"/>
        </w:sectPr>
      </w:pPr>
    </w:p>
    <w:p w14:paraId="00DC1CE4" w14:textId="77777777" w:rsidR="00350CFB" w:rsidRDefault="00283FFF">
      <w:pPr>
        <w:pStyle w:val="a4"/>
        <w:numPr>
          <w:ilvl w:val="0"/>
          <w:numId w:val="23"/>
        </w:numPr>
        <w:tabs>
          <w:tab w:val="left" w:pos="806"/>
          <w:tab w:val="left" w:pos="808"/>
        </w:tabs>
        <w:spacing w:before="62" w:line="388" w:lineRule="auto"/>
        <w:ind w:right="524"/>
        <w:jc w:val="both"/>
        <w:rPr>
          <w:sz w:val="24"/>
        </w:rPr>
      </w:pPr>
      <w:r>
        <w:t>Temporal holdout of future new approvals: scores frozen at t1 are tested against new owner–spender approvals in t2 on the spender cohort, separating same-window agreement from prediction. Together with the open, versioned evaluation pipeline (Section 3.13; Appendix 8.1), this provides the evidence base for Claims C1–C4.</w:t>
      </w:r>
    </w:p>
    <w:p w14:paraId="00DC1CE5" w14:textId="77777777" w:rsidR="00350CFB" w:rsidRDefault="00283FFF">
      <w:pPr>
        <w:pStyle w:val="a3"/>
        <w:spacing w:line="359" w:lineRule="exact"/>
        <w:ind w:left="282"/>
        <w:jc w:val="both"/>
      </w:pPr>
      <w:commentRangeStart w:id="73"/>
      <w:commentRangeStart w:id="74"/>
      <w:r>
        <w:t>Headline numerical results for inter-method τ, family-level alignment, and runtime are reported once in Chapter 4 (Tables 4.2 and 4.7) and are not restated here. Those results describe an efficiency–alignment trade-off: neither social method dominates both constructs.</w:t>
      </w:r>
      <w:commentRangeEnd w:id="73"/>
      <w:r>
        <w:rPr>
          <w:rStyle w:val="a5"/>
          <w:sz w:val="24"/>
          <w:szCs w:val="24"/>
        </w:rPr>
        <w:commentReference w:id="73"/>
      </w:r>
      <w:commentRangeEnd w:id="74"/>
      <w:r w:rsidR="002149DF">
        <w:rPr>
          <w:rStyle w:val="a5"/>
          <w:sz w:val="24"/>
          <w:szCs w:val="24"/>
        </w:rPr>
        <w:commentReference w:id="74"/>
      </w:r>
    </w:p>
    <w:p w14:paraId="00DC1CE7" w14:textId="77777777" w:rsidR="00350CFB" w:rsidRDefault="00283FFF">
      <w:pPr>
        <w:pStyle w:val="a3"/>
        <w:spacing w:before="64" w:line="326" w:lineRule="auto"/>
        <w:ind w:left="282" w:right="521"/>
      </w:pPr>
      <w:commentRangeStart w:id="75"/>
      <w:commentRangeStart w:id="76"/>
      <w:commentRangeEnd w:id="75"/>
      <w:r>
        <w:rPr>
          <w:rStyle w:val="a5"/>
          <w:sz w:val="24"/>
          <w:szCs w:val="24"/>
        </w:rPr>
        <w:commentReference w:id="75"/>
      </w:r>
      <w:commentRangeEnd w:id="76"/>
      <w:r w:rsidR="002149DF">
        <w:rPr>
          <w:rStyle w:val="a5"/>
          <w:sz w:val="24"/>
          <w:szCs w:val="24"/>
        </w:rPr>
        <w:commentReference w:id="76"/>
      </w:r>
    </w:p>
    <w:p w14:paraId="00DC1CE9" w14:textId="77777777" w:rsidR="00350CFB" w:rsidRDefault="00283FFF">
      <w:pPr>
        <w:pStyle w:val="a3"/>
        <w:spacing w:before="119" w:line="396" w:lineRule="auto"/>
        <w:ind w:left="282" w:right="521" w:hanging="8"/>
      </w:pPr>
      <w:bookmarkStart w:id="77" w:name="Scope_and_limitations"/>
      <w:bookmarkStart w:id="78" w:name="_bookmark15"/>
      <w:bookmarkEnd w:id="77"/>
      <w:bookmarkEnd w:id="78"/>
      <w:commentRangeEnd w:id="70"/>
      <w:r>
        <w:rPr>
          <w:rStyle w:val="a5"/>
          <w:sz w:val="24"/>
          <w:szCs w:val="24"/>
        </w:rPr>
        <w:commentReference w:id="70"/>
      </w:r>
    </w:p>
    <w:p w14:paraId="00DC1CEA" w14:textId="77777777" w:rsidR="00350CFB" w:rsidRDefault="00350CFB">
      <w:pPr>
        <w:pStyle w:val="a3"/>
        <w:spacing w:before="160"/>
      </w:pPr>
    </w:p>
    <w:p w14:paraId="00DC1CEB" w14:textId="77777777" w:rsidR="00350CFB" w:rsidRDefault="00283FFF">
      <w:pPr>
        <w:pStyle w:val="2"/>
        <w:numPr>
          <w:ilvl w:val="1"/>
          <w:numId w:val="26"/>
        </w:numPr>
        <w:tabs>
          <w:tab w:val="left" w:pos="783"/>
        </w:tabs>
        <w:ind w:left="783" w:hanging="501"/>
      </w:pPr>
      <w:r>
        <w:t>Scope</w:t>
      </w:r>
      <w:r>
        <w:rPr>
          <w:spacing w:val="11"/>
        </w:rPr>
        <w:t xml:space="preserve"> </w:t>
      </w:r>
      <w:r>
        <w:t>and</w:t>
      </w:r>
      <w:r>
        <w:rPr>
          <w:spacing w:val="12"/>
        </w:rPr>
        <w:t xml:space="preserve"> </w:t>
      </w:r>
      <w:r>
        <w:rPr>
          <w:spacing w:val="-2"/>
        </w:rPr>
        <w:t>limitations</w:t>
      </w:r>
    </w:p>
    <w:p w14:paraId="00DC1CEC" w14:textId="77777777" w:rsidR="00350CFB" w:rsidRDefault="00350CFB">
      <w:pPr>
        <w:pStyle w:val="a3"/>
        <w:spacing w:before="24"/>
        <w:rPr>
          <w:b/>
          <w:sz w:val="28"/>
        </w:rPr>
      </w:pPr>
    </w:p>
    <w:p w14:paraId="00DC1CED" w14:textId="62BD5EA6" w:rsidR="00350CFB" w:rsidRDefault="00283FFF">
      <w:pPr>
        <w:pStyle w:val="a3"/>
        <w:spacing w:line="391" w:lineRule="auto"/>
        <w:ind w:left="270" w:right="524" w:firstLine="4"/>
        <w:jc w:val="both"/>
      </w:pPr>
      <w:commentRangeStart w:id="79"/>
      <w:r>
        <w:t>This research focuses on Arbitrum One over the observation window 2025-12-01 to 2026-05-31. The primary empirical sample is a matched wallet cohort of n = 5,521 addresses with non-zero endorsement- and transfer-graph connectivity; edge counts for both graphs are reported in Table 4.2. Runtime sensitivity to node count is reported on an expanded wallet pool (N = 99,080). Sensitivity analyses examine damping, top-token subgraphs, and the wallet-sample definition.</w:t>
      </w:r>
    </w:p>
    <w:p w14:paraId="00DC1CEE" w14:textId="77777777" w:rsidR="00350CFB" w:rsidRDefault="00283FFF">
      <w:pPr>
        <w:pStyle w:val="a3"/>
        <w:spacing w:before="34"/>
        <w:ind w:left="282"/>
        <w:jc w:val="both"/>
      </w:pPr>
      <w:r>
        <w:t>Unsecured lending default labels are out of scope. Constructs and ethics are defined in Chapters 1 and 3. The holdout claim uses the spender cohort (n = 1,335). Extended baselines archived for future comparison are excluded from the main narrative (Appendix 8.1).</w:t>
      </w:r>
    </w:p>
    <w:p w14:paraId="00DC1CEF" w14:textId="77777777" w:rsidR="00350CFB" w:rsidRDefault="00350CFB">
      <w:pPr>
        <w:pStyle w:val="a3"/>
        <w:jc w:val="both"/>
        <w:sectPr w:rsidR="00350CFB">
          <w:pgSz w:w="11910" w:h="16840"/>
          <w:pgMar w:top="1820" w:right="708" w:bottom="2300" w:left="992" w:header="0" w:footer="2115" w:gutter="0"/>
          <w:cols w:space="720"/>
        </w:sectPr>
      </w:pPr>
    </w:p>
    <w:p w14:paraId="00DC1CF0" w14:textId="77777777" w:rsidR="00350CFB" w:rsidRDefault="00283FFF">
      <w:pPr>
        <w:pStyle w:val="a3"/>
        <w:spacing w:before="72" w:line="396" w:lineRule="auto"/>
        <w:ind w:left="282" w:right="561"/>
        <w:jc w:val="both"/>
      </w:pPr>
      <w:r>
        <w:t xml:space="preserve">Generalization beyond Arbitrum One and the six-month window is not claimed. Token-decimal normalization, price oracles, and permit-versus-approve coverage may affect edge weights. Adversarial manipulation of allowances or transfers remains a threat discussed in Chapter 5; Sybil-adjusted proxies partially address but do not eliminate that risk </w:t>
      </w:r>
      <w:r>
        <w:rPr>
          <w:vertAlign w:val="superscript"/>
        </w:rPr>
        <w:t>[11]</w:t>
      </w:r>
      <w:r>
        <w:t>.</w:t>
      </w:r>
    </w:p>
    <w:p w14:paraId="00DC1CF1" w14:textId="77777777" w:rsidR="00350CFB" w:rsidRDefault="00283FFF">
      <w:pPr>
        <w:pStyle w:val="a3"/>
        <w:spacing w:before="21" w:line="396" w:lineRule="auto"/>
        <w:ind w:left="273" w:right="520" w:firstLine="8"/>
        <w:jc w:val="both"/>
      </w:pPr>
      <w:bookmarkStart w:id="80" w:name="Dissertation_roadmap"/>
      <w:bookmarkStart w:id="81" w:name="_bookmark16"/>
      <w:bookmarkEnd w:id="80"/>
      <w:bookmarkEnd w:id="81"/>
      <w:commentRangeEnd w:id="79"/>
      <w:r>
        <w:rPr>
          <w:rStyle w:val="a5"/>
          <w:sz w:val="24"/>
          <w:szCs w:val="24"/>
        </w:rPr>
        <w:commentReference w:id="79"/>
      </w:r>
    </w:p>
    <w:p w14:paraId="00DC1CF2" w14:textId="77777777" w:rsidR="00350CFB" w:rsidRDefault="00350CFB">
      <w:pPr>
        <w:pStyle w:val="a3"/>
        <w:spacing w:before="162"/>
      </w:pPr>
    </w:p>
    <w:p w14:paraId="00DC1CF3" w14:textId="5B24A89F" w:rsidR="00350CFB" w:rsidRDefault="00283FFF">
      <w:pPr>
        <w:pStyle w:val="2"/>
        <w:numPr>
          <w:ilvl w:val="1"/>
          <w:numId w:val="26"/>
        </w:numPr>
        <w:tabs>
          <w:tab w:val="left" w:pos="783"/>
        </w:tabs>
        <w:ind w:left="783" w:hanging="501"/>
      </w:pPr>
      <w:del w:id="82" w:author="Moulla, Donatien Koulla" w:date="2026-08-27T14:15:00Z">
        <w:r>
          <w:delText>Dissertation</w:delText>
        </w:r>
        <w:r>
          <w:rPr>
            <w:spacing w:val="18"/>
          </w:rPr>
          <w:delText xml:space="preserve"> </w:delText>
        </w:r>
        <w:r>
          <w:rPr>
            <w:spacing w:val="-2"/>
          </w:rPr>
          <w:delText>roadmap</w:delText>
        </w:r>
      </w:del>
      <w:ins w:id="83" w:author="Moulla, Donatien Koulla" w:date="2026-08-27T14:15:00Z">
        <w:r>
          <w:t xml:space="preserve">Thesis </w:t>
        </w:r>
      </w:ins>
      <w:ins w:id="84" w:author="Moulla, Donatien Koulla" w:date="2026-08-27T14:16:00Z">
        <w:r>
          <w:t>organization</w:t>
        </w:r>
      </w:ins>
    </w:p>
    <w:p w14:paraId="00DC1CF4" w14:textId="77777777" w:rsidR="00350CFB" w:rsidRDefault="00350CFB">
      <w:pPr>
        <w:pStyle w:val="a3"/>
        <w:spacing w:before="24"/>
        <w:rPr>
          <w:b/>
          <w:sz w:val="28"/>
        </w:rPr>
      </w:pPr>
    </w:p>
    <w:p w14:paraId="00DC1CF5" w14:textId="527478A6" w:rsidR="00350CFB" w:rsidRDefault="00283FFF">
      <w:pPr>
        <w:pStyle w:val="a3"/>
        <w:ind w:left="274"/>
        <w:jc w:val="both"/>
      </w:pPr>
      <w:commentRangeStart w:id="85"/>
      <w:r>
        <w:t>This research proceeds as follows.</w:t>
      </w:r>
    </w:p>
    <w:p w14:paraId="00DC1CF6" w14:textId="77777777" w:rsidR="00350CFB" w:rsidRDefault="00283FFF">
      <w:pPr>
        <w:pStyle w:val="a3"/>
        <w:spacing w:before="194" w:line="396" w:lineRule="auto"/>
        <w:ind w:left="282" w:right="563"/>
        <w:jc w:val="both"/>
      </w:pPr>
      <w:r>
        <w:t>Chapter 2 reviews graph-based on-chain reputation and ERC-20 allowance semantics. It develops the theoretical framework—hyperlink propagation, domain alignment, and computational complexity—that motivates the primary EndorseRank versus AWP comparison.</w:t>
      </w:r>
    </w:p>
    <w:p w14:paraId="00DC1CF7" w14:textId="77777777" w:rsidR="00350CFB" w:rsidRDefault="00283FFF">
      <w:pPr>
        <w:pStyle w:val="a3"/>
        <w:spacing w:before="19" w:line="396" w:lineRule="auto"/>
        <w:ind w:left="282" w:right="524"/>
        <w:jc w:val="both"/>
      </w:pPr>
      <w:r>
        <w:t>Chapter 3 specifies data sources, sampling, graph construction for EndorseRank and AWP, contemporaneous construct checks, the temporal holdout, computational benchmarks, robustness checks, reproducibility practices, and ethics. It defines the matched wallet cohort, the spender holdout cohort, the expanded wallet pool used for scaling, and the operational procedures that produce the Chapter 4 tables.</w:t>
      </w:r>
    </w:p>
    <w:p w14:paraId="00DC1CF8" w14:textId="77777777" w:rsidR="00350CFB" w:rsidRDefault="00283FFF">
      <w:pPr>
        <w:pStyle w:val="a3"/>
        <w:spacing w:before="18" w:line="396" w:lineRule="auto"/>
        <w:ind w:left="274" w:right="522" w:firstLine="7"/>
        <w:jc w:val="both"/>
      </w:pPr>
      <w:r>
        <w:t>Chapter 4 reports empirical results: cohort characteristics, runtime and scaling benchmarks (Claim C1), robustness checks, allowance and transfer alignment (Claims C2–C3), rank divergence (H1/RQ1), and the temporal holdout (RQ4). Primary claims C1–C4 are stated explicitly.</w:t>
      </w:r>
    </w:p>
    <w:p w14:paraId="00DC1CF9" w14:textId="77777777" w:rsidR="00350CFB" w:rsidRDefault="00283FFF">
      <w:pPr>
        <w:pStyle w:val="a3"/>
        <w:spacing w:before="18"/>
        <w:ind w:left="282"/>
        <w:jc w:val="both"/>
      </w:pPr>
      <w:r>
        <w:t>Chapter 5 interprets findings by research question, develops theoretical and practical implications, formulates a Sybil attack cost model on allowance graphs, discusses regulatory and ethical considerations, and evaluates threats to validity and limitations.</w:t>
      </w:r>
    </w:p>
    <w:p w14:paraId="00DC1CFA" w14:textId="77777777" w:rsidR="00350CFB" w:rsidRDefault="00350CFB">
      <w:pPr>
        <w:pStyle w:val="a3"/>
        <w:jc w:val="both"/>
        <w:sectPr w:rsidR="00350CFB">
          <w:pgSz w:w="11910" w:h="16840"/>
          <w:pgMar w:top="1840" w:right="708" w:bottom="2300" w:left="992" w:header="0" w:footer="2115" w:gutter="0"/>
          <w:cols w:space="720"/>
        </w:sectPr>
      </w:pPr>
    </w:p>
    <w:p w14:paraId="00DC1CFB" w14:textId="77777777" w:rsidR="00350CFB" w:rsidRDefault="00283FFF">
      <w:pPr>
        <w:pStyle w:val="a3"/>
        <w:spacing w:before="72" w:line="396" w:lineRule="auto"/>
        <w:ind w:left="282" w:right="524"/>
        <w:jc w:val="both"/>
      </w:pPr>
      <w:r>
        <w:t>Chapter 6 synthesizes the contribution to knowledge, answers RQ1–RQ4 in turn, and outlines future work on cross-protocol validation, adversarial robustness, hybrid methods, and live oracle integration.</w:t>
      </w:r>
    </w:p>
    <w:p w14:paraId="00DC1CFC" w14:textId="77777777" w:rsidR="00350CFB" w:rsidRDefault="00283FFF">
      <w:pPr>
        <w:pStyle w:val="a3"/>
        <w:spacing w:before="16" w:line="396" w:lineRule="auto"/>
        <w:ind w:left="282" w:right="523"/>
        <w:jc w:val="both"/>
      </w:pPr>
      <w:r>
        <w:t>Chapter 2 starts from the blockchain and DeFi primitives that the allowance construct uses and closes with the research gap this study is designed to close.</w:t>
      </w:r>
      <w:commentRangeEnd w:id="85"/>
      <w:r>
        <w:rPr>
          <w:rStyle w:val="a5"/>
          <w:sz w:val="24"/>
          <w:szCs w:val="24"/>
        </w:rPr>
        <w:commentReference w:id="85"/>
      </w:r>
    </w:p>
    <w:p w14:paraId="00DC1CFD"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CFE" w14:textId="77777777" w:rsidR="00350CFB" w:rsidRDefault="00350CFB">
      <w:pPr>
        <w:pStyle w:val="a3"/>
        <w:rPr>
          <w:sz w:val="34"/>
        </w:rPr>
      </w:pPr>
    </w:p>
    <w:p w14:paraId="00DC1CFF" w14:textId="77777777" w:rsidR="00350CFB" w:rsidRDefault="00350CFB">
      <w:pPr>
        <w:pStyle w:val="a3"/>
        <w:spacing w:before="197"/>
        <w:rPr>
          <w:sz w:val="34"/>
        </w:rPr>
      </w:pPr>
    </w:p>
    <w:p w14:paraId="00DC1D00" w14:textId="77777777" w:rsidR="00350CFB" w:rsidRDefault="00283FFF">
      <w:pPr>
        <w:pStyle w:val="1"/>
        <w:numPr>
          <w:ilvl w:val="0"/>
          <w:numId w:val="26"/>
        </w:numPr>
        <w:tabs>
          <w:tab w:val="left" w:pos="625"/>
        </w:tabs>
        <w:ind w:left="625" w:hanging="343"/>
        <w:jc w:val="both"/>
      </w:pPr>
      <w:bookmarkStart w:id="86" w:name="Literature_Review_and_Theoretical_Framew"/>
      <w:bookmarkStart w:id="87" w:name="_bookmark17"/>
      <w:bookmarkEnd w:id="86"/>
      <w:bookmarkEnd w:id="87"/>
      <w:r>
        <w:t>Literature</w:t>
      </w:r>
      <w:r>
        <w:rPr>
          <w:spacing w:val="7"/>
        </w:rPr>
        <w:t xml:space="preserve"> </w:t>
      </w:r>
      <w:r>
        <w:t>Review</w:t>
      </w:r>
      <w:r>
        <w:rPr>
          <w:spacing w:val="8"/>
        </w:rPr>
        <w:t xml:space="preserve"> </w:t>
      </w:r>
      <w:r>
        <w:t>and</w:t>
      </w:r>
      <w:r>
        <w:rPr>
          <w:spacing w:val="8"/>
        </w:rPr>
        <w:t xml:space="preserve"> </w:t>
      </w:r>
      <w:r>
        <w:t>Theoretical</w:t>
      </w:r>
      <w:r>
        <w:rPr>
          <w:spacing w:val="7"/>
        </w:rPr>
        <w:t xml:space="preserve"> </w:t>
      </w:r>
      <w:r>
        <w:rPr>
          <w:spacing w:val="-2"/>
        </w:rPr>
        <w:t>Framework</w:t>
      </w:r>
    </w:p>
    <w:p w14:paraId="00DC1D01" w14:textId="77777777" w:rsidR="00350CFB" w:rsidRDefault="00350CFB">
      <w:pPr>
        <w:pStyle w:val="a3"/>
        <w:spacing w:before="28"/>
        <w:rPr>
          <w:b/>
          <w:sz w:val="34"/>
        </w:rPr>
      </w:pPr>
    </w:p>
    <w:p w14:paraId="00DC1D02" w14:textId="77777777" w:rsidR="00350CFB" w:rsidRDefault="00283FFF">
      <w:pPr>
        <w:pStyle w:val="a3"/>
        <w:spacing w:line="396" w:lineRule="auto"/>
        <w:ind w:left="273" w:right="521" w:firstLine="1"/>
        <w:jc w:val="both"/>
      </w:pPr>
      <w:bookmarkStart w:id="88" w:name="Blockchain_and_DeFi_foundations"/>
      <w:bookmarkStart w:id="89" w:name="_bookmark18"/>
      <w:commentRangeStart w:id="90"/>
      <w:r>
        <w:t>Chapter 1 stated the research problem—that transfer-graph reputation scores conflate payment flow with trust—and derived objectives O1–O4 and research questions RQ1–RQ4 from it. This chapter reviews the conceptual and technical foundations required to interpret EndorseRank and Adaptive Weighted PageRank (AWP) and to judge whether those objectives are attainable with public data. It begins with blockchain and DeFi primitives for readers who may not specialize in distributed ledgers, then develops graph ranking theory, reputation-system lineage, ERC-20 allowance semantics, and rank-correlation statistics. A theoretical framework—hyperlink–citation propagation, domain alignment, and computational complexity—motivates the primary EndorseRank versus AWP comparison. Later sections supply a terminology guide, worked example, risk taxonomy, AWP in depth, a tabular summary of the reviewed literature (methodology, strengths, limitations), and an explicit statement of the research gap that Chapters 3 and 4 address.</w:t>
      </w:r>
      <w:bookmarkEnd w:id="88"/>
      <w:bookmarkEnd w:id="89"/>
      <w:commentRangeEnd w:id="90"/>
      <w:r>
        <w:rPr>
          <w:rStyle w:val="a5"/>
          <w:sz w:val="24"/>
          <w:szCs w:val="24"/>
        </w:rPr>
        <w:commentReference w:id="90"/>
      </w:r>
    </w:p>
    <w:p w14:paraId="00DC1D03" w14:textId="77777777" w:rsidR="00350CFB" w:rsidRDefault="00350CFB">
      <w:pPr>
        <w:pStyle w:val="a3"/>
        <w:spacing w:before="168"/>
      </w:pPr>
    </w:p>
    <w:p w14:paraId="00DC1D04" w14:textId="77777777" w:rsidR="00350CFB" w:rsidRDefault="00283FFF">
      <w:pPr>
        <w:pStyle w:val="2"/>
        <w:numPr>
          <w:ilvl w:val="1"/>
          <w:numId w:val="26"/>
        </w:numPr>
        <w:tabs>
          <w:tab w:val="left" w:pos="783"/>
        </w:tabs>
        <w:ind w:left="783" w:hanging="501"/>
      </w:pPr>
      <w:r>
        <w:t>Blockchain</w:t>
      </w:r>
      <w:r>
        <w:rPr>
          <w:spacing w:val="13"/>
        </w:rPr>
        <w:t xml:space="preserve"> </w:t>
      </w:r>
      <w:r>
        <w:t>and</w:t>
      </w:r>
      <w:r>
        <w:rPr>
          <w:spacing w:val="13"/>
        </w:rPr>
        <w:t xml:space="preserve"> </w:t>
      </w:r>
      <w:r>
        <w:t>DeFi</w:t>
      </w:r>
      <w:r>
        <w:rPr>
          <w:spacing w:val="13"/>
        </w:rPr>
        <w:t xml:space="preserve"> </w:t>
      </w:r>
      <w:r>
        <w:rPr>
          <w:spacing w:val="-2"/>
        </w:rPr>
        <w:t>foundations</w:t>
      </w:r>
    </w:p>
    <w:p w14:paraId="00DC1D05" w14:textId="77777777" w:rsidR="00350CFB" w:rsidRDefault="00350CFB">
      <w:pPr>
        <w:pStyle w:val="a3"/>
        <w:spacing w:before="24"/>
        <w:rPr>
          <w:b/>
          <w:sz w:val="28"/>
        </w:rPr>
      </w:pPr>
    </w:p>
    <w:p w14:paraId="00DC1D06" w14:textId="77777777" w:rsidR="00350CFB" w:rsidRDefault="00283FFF">
      <w:pPr>
        <w:pStyle w:val="a3"/>
        <w:spacing w:line="396" w:lineRule="auto"/>
        <w:ind w:left="282" w:right="524" w:hanging="9"/>
        <w:jc w:val="both"/>
      </w:pPr>
      <w:commentRangeStart w:id="91"/>
      <w:r>
        <w:t xml:space="preserve">A blockchain is a replicated append-only ledger in which batches of transactions (blocks) are linked by cryptographic hashes </w:t>
      </w:r>
      <w:r>
        <w:rPr>
          <w:vertAlign w:val="superscript"/>
        </w:rPr>
        <w:t>[5]</w:t>
      </w:r>
      <w:r>
        <w:t xml:space="preserve">. Participants agree on a canonical history through a consensus mechanism; once confirmed, entries are costly to rewrite. This property enables </w:t>
      </w:r>
      <w:r>
        <w:rPr>
          <w:i/>
          <w:iCs/>
        </w:rPr>
        <w:t>trust-minimized</w:t>
      </w:r>
      <w:r>
        <w:t xml:space="preserve"> settlement: counterparties need not share a legal identity if they can verify the ledger state.</w:t>
      </w:r>
    </w:p>
    <w:p w14:paraId="00DC1D07" w14:textId="77777777" w:rsidR="00350CFB" w:rsidRDefault="00283FFF">
      <w:pPr>
        <w:pStyle w:val="a3"/>
        <w:spacing w:before="18" w:line="396" w:lineRule="auto"/>
        <w:ind w:left="282" w:right="524"/>
        <w:jc w:val="both"/>
      </w:pPr>
      <w:r>
        <w:t xml:space="preserve">Bitcoin demonstrated peer-to-peer electronic cash </w:t>
      </w:r>
      <w:r>
        <w:rPr>
          <w:vertAlign w:val="superscript"/>
        </w:rPr>
        <w:t>[5]</w:t>
      </w:r>
      <w:r>
        <w:t xml:space="preserve">. Ethereum generalized the model to a world computer: accounts hold balances and code, and transactions invoke functions that update state </w:t>
      </w:r>
      <w:r>
        <w:rPr>
          <w:vertAlign w:val="superscript"/>
        </w:rPr>
        <w:t>[7]</w:t>
      </w:r>
      <w:r>
        <w:t xml:space="preserve">; the execution semantics are specified by the Ethereum Virtual Machine (EVM) </w:t>
      </w:r>
      <w:r>
        <w:rPr>
          <w:vertAlign w:val="superscript"/>
        </w:rPr>
        <w:t>[36]</w:t>
      </w:r>
      <w:r>
        <w:t xml:space="preserve">. Smart contracts are programs stored on-chain that execute deterministically when called </w:t>
      </w:r>
      <w:r>
        <w:rPr>
          <w:vertAlign w:val="superscript"/>
        </w:rPr>
        <w:t>[6]</w:t>
      </w:r>
      <w:r>
        <w:t xml:space="preserve">. Because execution is public and reproducible, financial logic—collateral checks, liquidations, fee accrual—can be encoded without a central operator </w:t>
      </w:r>
      <w:r>
        <w:rPr>
          <w:vertAlign w:val="superscript"/>
        </w:rPr>
        <w:t>[1]</w:t>
      </w:r>
      <w:r>
        <w:t>.</w:t>
      </w:r>
    </w:p>
    <w:p w14:paraId="00DC1D08" w14:textId="77777777" w:rsidR="00350CFB" w:rsidRDefault="00283FFF">
      <w:pPr>
        <w:pStyle w:val="a3"/>
        <w:spacing w:before="21"/>
        <w:ind w:left="282"/>
        <w:jc w:val="both"/>
      </w:pPr>
      <w:r>
        <w:t>Decentralized Finance (DeFi) refers to the ecosystem of such contracts offering exchange, lending, derivatives, and asset management; Werner et al.</w:t>
      </w:r>
      <w:r>
        <w:rPr>
          <w:vertAlign w:val="superscript"/>
        </w:rPr>
        <w:t>[8]</w:t>
      </w:r>
      <w:r>
        <w:t xml:space="preserve"> give a systematization of the protocol classes, and Schär</w:t>
      </w:r>
      <w:r>
        <w:rPr>
          <w:vertAlign w:val="superscript"/>
        </w:rPr>
        <w:t>[1]</w:t>
      </w:r>
      <w:r>
        <w:t xml:space="preserve"> describes the layered architecture. Composability—the ability of one protocol to call another—creates powerful products </w:t>
      </w:r>
      <w:r>
        <w:rPr>
          <w:vertAlign w:val="superscript"/>
        </w:rPr>
        <w:t>[37]</w:t>
      </w:r>
      <w:r>
        <w:t xml:space="preserve"> but also systemic risk pathways: flash-loan attacks </w:t>
      </w:r>
      <w:r>
        <w:rPr>
          <w:vertAlign w:val="superscript"/>
        </w:rPr>
        <w:t>[38]</w:t>
      </w:r>
      <w:r>
        <w:t xml:space="preserve"> and price-oracle manipulation </w:t>
      </w:r>
      <w:r>
        <w:rPr>
          <w:vertAlign w:val="superscript"/>
        </w:rPr>
        <w:t>[39]</w:t>
      </w:r>
      <w:r>
        <w:t xml:space="preserve"> are the canonical examples. For reputation research, the relevant implication is that </w:t>
      </w:r>
      <w:r>
        <w:rPr>
          <w:i/>
          <w:iCs/>
        </w:rPr>
        <w:t>wallet-level histories</w:t>
      </w:r>
      <w:r>
        <w:t xml:space="preserve"> on public chains are rich, machine-readable, and incomplete: they reveal actions, not legal identities </w:t>
      </w:r>
      <w:r>
        <w:rPr>
          <w:vertAlign w:val="superscript"/>
        </w:rPr>
        <w:t>[2]</w:t>
      </w:r>
      <w:r>
        <w:t>.</w:t>
      </w:r>
    </w:p>
    <w:p w14:paraId="00DC1D09" w14:textId="77777777" w:rsidR="00350CFB" w:rsidRDefault="00350CFB">
      <w:pPr>
        <w:pStyle w:val="a3"/>
        <w:jc w:val="both"/>
        <w:sectPr w:rsidR="00350CFB">
          <w:pgSz w:w="11910" w:h="16840"/>
          <w:pgMar w:top="1920" w:right="708" w:bottom="2300" w:left="992" w:header="0" w:footer="2115" w:gutter="0"/>
          <w:cols w:space="720"/>
        </w:sectPr>
      </w:pPr>
    </w:p>
    <w:p w14:paraId="00DC1D0A" w14:textId="77777777" w:rsidR="00350CFB" w:rsidRDefault="00283FFF">
      <w:pPr>
        <w:pStyle w:val="a3"/>
        <w:spacing w:before="92" w:line="396" w:lineRule="auto"/>
        <w:ind w:left="274" w:right="563" w:firstLine="7"/>
        <w:jc w:val="both"/>
      </w:pPr>
      <w:bookmarkStart w:id="92" w:name="Pseudonymity_and_the_credit_problem"/>
      <w:bookmarkEnd w:id="92"/>
      <w:commentRangeEnd w:id="91"/>
      <w:r>
        <w:rPr>
          <w:rStyle w:val="a5"/>
          <w:sz w:val="24"/>
          <w:szCs w:val="24"/>
        </w:rPr>
        <w:commentReference w:id="91"/>
      </w:r>
    </w:p>
    <w:p w14:paraId="00DC1D0B" w14:textId="77777777" w:rsidR="00350CFB" w:rsidRDefault="00350CFB">
      <w:pPr>
        <w:pStyle w:val="a3"/>
        <w:spacing w:before="11"/>
      </w:pPr>
    </w:p>
    <w:p w14:paraId="00DC1D0C" w14:textId="77777777" w:rsidR="00350CFB" w:rsidRDefault="00283FFF">
      <w:pPr>
        <w:pStyle w:val="3"/>
        <w:numPr>
          <w:ilvl w:val="2"/>
          <w:numId w:val="26"/>
        </w:numPr>
        <w:tabs>
          <w:tab w:val="left" w:pos="879"/>
        </w:tabs>
        <w:ind w:left="879" w:hanging="597"/>
      </w:pPr>
      <w:r>
        <w:t>Pseudonymity</w:t>
      </w:r>
      <w:r>
        <w:rPr>
          <w:spacing w:val="-10"/>
        </w:rPr>
        <w:t xml:space="preserve"> </w:t>
      </w:r>
      <w:r>
        <w:t>and</w:t>
      </w:r>
      <w:r>
        <w:rPr>
          <w:spacing w:val="-10"/>
        </w:rPr>
        <w:t xml:space="preserve"> </w:t>
      </w:r>
      <w:r>
        <w:t>the</w:t>
      </w:r>
      <w:r>
        <w:rPr>
          <w:spacing w:val="-9"/>
        </w:rPr>
        <w:t xml:space="preserve"> </w:t>
      </w:r>
      <w:r>
        <w:t>credit</w:t>
      </w:r>
      <w:r>
        <w:rPr>
          <w:spacing w:val="-10"/>
        </w:rPr>
        <w:t xml:space="preserve"> </w:t>
      </w:r>
      <w:r>
        <w:rPr>
          <w:spacing w:val="-2"/>
        </w:rPr>
        <w:t>problem</w:t>
      </w:r>
    </w:p>
    <w:p w14:paraId="00DC1D0D" w14:textId="77777777" w:rsidR="00350CFB" w:rsidRDefault="00350CFB">
      <w:pPr>
        <w:pStyle w:val="a3"/>
        <w:spacing w:before="46"/>
        <w:rPr>
          <w:b/>
        </w:rPr>
      </w:pPr>
    </w:p>
    <w:p w14:paraId="00DC1D0E" w14:textId="77777777" w:rsidR="00350CFB" w:rsidRDefault="00283FFF">
      <w:pPr>
        <w:pStyle w:val="a3"/>
        <w:spacing w:line="396" w:lineRule="auto"/>
        <w:ind w:left="282" w:right="557" w:hanging="8"/>
        <w:jc w:val="both"/>
      </w:pPr>
      <w:commentRangeStart w:id="93"/>
      <w:r>
        <w:t xml:space="preserve">Traditional credit scoring links legal persons to repayment histories. On public blockchains, the unit of analysis is an address (wallet). An address may represent an individual, a fund, a bot, or a smart contract. Multiple addresses may be controlled by one entity </w:t>
      </w:r>
      <w:r>
        <w:rPr>
          <w:vertAlign w:val="superscript"/>
        </w:rPr>
        <w:t>[11]</w:t>
      </w:r>
      <w:r>
        <w:t xml:space="preserve">, and clustering heuristics recover such control only partially </w:t>
      </w:r>
      <w:r>
        <w:rPr>
          <w:vertAlign w:val="superscript"/>
        </w:rPr>
        <w:t>[40]</w:t>
      </w:r>
      <w:r>
        <w:t xml:space="preserve">. Consequently, DeFi lending markets typically require over-collateralization: borrowers lock assets worth more than the loan, and liquidators seize collateral when health factors fall </w:t>
      </w:r>
      <w:r>
        <w:rPr>
          <w:vertAlign w:val="superscript"/>
        </w:rPr>
        <w:t>[41]</w:t>
      </w:r>
      <w:r>
        <w:t xml:space="preserve">. Over-collateralization is robust but capital-inefficient. On-chain reputation scores aim to summarize behavioral reliability so that protocols—or researchers studying them—can reason about risk without off-chain KYC; proposals range from prospect-theory credit models </w:t>
      </w:r>
      <w:r>
        <w:rPr>
          <w:vertAlign w:val="superscript"/>
        </w:rPr>
        <w:t>[13]</w:t>
      </w:r>
      <w:r>
        <w:t xml:space="preserve"> to machine-learning scoring on lending data </w:t>
      </w:r>
      <w:r>
        <w:rPr>
          <w:vertAlign w:val="superscript"/>
        </w:rPr>
        <w:t>[14]</w:t>
      </w:r>
      <w:r>
        <w:t xml:space="preserve"> and risk propagation over account networks </w:t>
      </w:r>
      <w:r>
        <w:rPr>
          <w:vertAlign w:val="superscript"/>
        </w:rPr>
        <w:t>[12]</w:t>
      </w:r>
      <w:r>
        <w:t>.</w:t>
      </w:r>
    </w:p>
    <w:p w14:paraId="00DC1D0F" w14:textId="77777777" w:rsidR="00350CFB" w:rsidRDefault="0071403D">
      <w:pPr>
        <w:spacing w:before="43" w:line="153" w:lineRule="auto"/>
        <w:ind w:left="282"/>
        <w:rPr>
          <w:position w:val="-8"/>
          <w:sz w:val="24"/>
        </w:rPr>
      </w:pPr>
      <w:bookmarkStart w:id="94" w:name="Ethereum,_Layer-2_rollups,_and_Arbitrum_"/>
      <w:bookmarkStart w:id="95" w:name="_bookmark19"/>
      <w:bookmarkEnd w:id="94"/>
      <w:bookmarkEnd w:id="95"/>
      <w:commentRangeEnd w:id="93"/>
      <w:r>
        <w:rPr>
          <w:rStyle w:val="a5"/>
          <w:position w:val="-8"/>
          <w:sz w:val="24"/>
          <w:szCs w:val="22"/>
        </w:rPr>
        <w:commentReference w:id="93"/>
      </w:r>
    </w:p>
    <w:p w14:paraId="00DC1D10" w14:textId="77777777" w:rsidR="00350CFB" w:rsidRDefault="00350CFB">
      <w:pPr>
        <w:pStyle w:val="a3"/>
        <w:rPr>
          <w:sz w:val="16"/>
        </w:rPr>
      </w:pPr>
    </w:p>
    <w:p w14:paraId="00DC1D11" w14:textId="77777777" w:rsidR="00350CFB" w:rsidRDefault="00350CFB">
      <w:pPr>
        <w:pStyle w:val="a3"/>
        <w:rPr>
          <w:sz w:val="16"/>
        </w:rPr>
      </w:pPr>
    </w:p>
    <w:p w14:paraId="00DC1D12" w14:textId="77777777" w:rsidR="00350CFB" w:rsidRDefault="00350CFB">
      <w:pPr>
        <w:pStyle w:val="a3"/>
        <w:spacing w:before="109"/>
        <w:rPr>
          <w:sz w:val="16"/>
        </w:rPr>
      </w:pPr>
    </w:p>
    <w:p w14:paraId="00DC1D13" w14:textId="77777777" w:rsidR="00350CFB" w:rsidRDefault="00283FFF">
      <w:pPr>
        <w:pStyle w:val="2"/>
        <w:numPr>
          <w:ilvl w:val="1"/>
          <w:numId w:val="26"/>
        </w:numPr>
        <w:tabs>
          <w:tab w:val="left" w:pos="783"/>
        </w:tabs>
        <w:ind w:left="783" w:hanging="501"/>
      </w:pPr>
      <w:r>
        <w:t>Ethereum,</w:t>
      </w:r>
      <w:r>
        <w:rPr>
          <w:spacing w:val="15"/>
        </w:rPr>
        <w:t xml:space="preserve"> </w:t>
      </w:r>
      <w:r>
        <w:t>Layer-2</w:t>
      </w:r>
      <w:r>
        <w:rPr>
          <w:spacing w:val="15"/>
        </w:rPr>
        <w:t xml:space="preserve"> </w:t>
      </w:r>
      <w:r>
        <w:t>rollups,</w:t>
      </w:r>
      <w:r>
        <w:rPr>
          <w:spacing w:val="15"/>
        </w:rPr>
        <w:t xml:space="preserve"> </w:t>
      </w:r>
      <w:r>
        <w:t>and</w:t>
      </w:r>
      <w:r>
        <w:rPr>
          <w:spacing w:val="15"/>
        </w:rPr>
        <w:t xml:space="preserve"> </w:t>
      </w:r>
      <w:r>
        <w:t>Arbitrum</w:t>
      </w:r>
      <w:r>
        <w:rPr>
          <w:spacing w:val="15"/>
        </w:rPr>
        <w:t xml:space="preserve"> </w:t>
      </w:r>
      <w:r>
        <w:rPr>
          <w:spacing w:val="-5"/>
        </w:rPr>
        <w:t>One</w:t>
      </w:r>
    </w:p>
    <w:p w14:paraId="00DC1D14" w14:textId="77777777" w:rsidR="00350CFB" w:rsidRDefault="00350CFB">
      <w:pPr>
        <w:pStyle w:val="a3"/>
        <w:spacing w:before="24"/>
        <w:rPr>
          <w:b/>
          <w:sz w:val="28"/>
        </w:rPr>
      </w:pPr>
    </w:p>
    <w:p w14:paraId="00DC1D15" w14:textId="77777777" w:rsidR="00350CFB" w:rsidRDefault="00283FFF">
      <w:pPr>
        <w:pStyle w:val="a3"/>
        <w:spacing w:line="396" w:lineRule="auto"/>
        <w:ind w:left="282" w:right="560"/>
        <w:jc w:val="both"/>
      </w:pPr>
      <w:commentRangeStart w:id="96"/>
      <w:r>
        <w:t xml:space="preserve">Ethereum mainnet provides security and liquidity but faces throughput and fee constraints under demand </w:t>
      </w:r>
      <w:r>
        <w:rPr>
          <w:vertAlign w:val="superscript"/>
        </w:rPr>
        <w:t>[42]</w:t>
      </w:r>
      <w:r>
        <w:t xml:space="preserve">. Layer-2 (L2) protocols execute transactions off the base layer (or in a compressed form) and periodically post commitments to Ethereum, aiming to inherit security while reducing cost </w:t>
      </w:r>
      <w:r>
        <w:rPr>
          <w:vertAlign w:val="superscript"/>
        </w:rPr>
        <w:t>[43]</w:t>
      </w:r>
      <w:r>
        <w:t>; Thibault et al.</w:t>
      </w:r>
      <w:r>
        <w:rPr>
          <w:vertAlign w:val="superscript"/>
        </w:rPr>
        <w:t>[44]</w:t>
      </w:r>
      <w:r>
        <w:t xml:space="preserve"> survey the rollup design space. Optimistic rollups such as Arbitrum assume correctness unless challenged during a dispute window </w:t>
      </w:r>
      <w:r>
        <w:rPr>
          <w:vertAlign w:val="superscript"/>
        </w:rPr>
        <w:t>[45]</w:t>
      </w:r>
      <w:r>
        <w:t>.</w:t>
      </w:r>
    </w:p>
    <w:p w14:paraId="00DC1D16" w14:textId="77777777" w:rsidR="00350CFB" w:rsidRDefault="00283FFF">
      <w:pPr>
        <w:pStyle w:val="a3"/>
        <w:spacing w:before="20" w:line="388" w:lineRule="auto"/>
        <w:ind w:left="282" w:right="524" w:hanging="9"/>
        <w:jc w:val="both"/>
      </w:pPr>
      <w:r>
        <w:t xml:space="preserve">Arbitrum One is an EVM-compatible optimistic rollup widely used for DeFi activity, including the GMX perpetual-swap venue </w:t>
      </w:r>
      <w:r>
        <w:rPr>
          <w:vertAlign w:val="superscript"/>
        </w:rPr>
        <w:t>[46]</w:t>
      </w:r>
      <w:r>
        <w:t xml:space="preserve"> whose contracts appear among the most-approved spenders in the data; perpetual futures themselves are a distinct derivative class whose funding-rate pricing is analysed by Ackerer et al.</w:t>
      </w:r>
      <w:r>
        <w:rPr>
          <w:vertAlign w:val="superscript"/>
        </w:rPr>
        <w:t>[47]</w:t>
      </w:r>
      <w:r>
        <w:t>. For this research, Arbitrum One is the empirical setting because (i) ERC-20 Approval and Transfer logs are available in public BigQuery datasets and (ii) fee levels permit dense activity within a six-month window. Results should not be assumed to transfer automatically to other L2s or to Ethereum mainnet without re-validation, but the methodological template—allowance graph versus transfer graph, proxy families, rank correlation—is chain-agnostic wherever equivalent logs exist.</w:t>
      </w:r>
    </w:p>
    <w:p w14:paraId="00DC1D17" w14:textId="77777777" w:rsidR="00350CFB" w:rsidRDefault="00350CFB">
      <w:pPr>
        <w:pStyle w:val="a3"/>
        <w:spacing w:line="388" w:lineRule="auto"/>
        <w:jc w:val="both"/>
        <w:sectPr w:rsidR="00350CFB">
          <w:pgSz w:w="11910" w:h="16840"/>
          <w:pgMar w:top="1820" w:right="708" w:bottom="2300" w:left="992" w:header="0" w:footer="2115" w:gutter="0"/>
          <w:cols w:space="720"/>
        </w:sectPr>
      </w:pPr>
    </w:p>
    <w:p w14:paraId="00DC1D18" w14:textId="77777777" w:rsidR="00350CFB" w:rsidRDefault="00283FFF">
      <w:pPr>
        <w:pStyle w:val="a3"/>
        <w:spacing w:before="72" w:line="396" w:lineRule="auto"/>
        <w:ind w:left="282" w:right="533"/>
        <w:jc w:val="both"/>
      </w:pPr>
      <w:bookmarkStart w:id="97" w:name="ERC-20_tokens_and_the_allowance_lifecycl"/>
      <w:bookmarkStart w:id="98" w:name="_bookmark20"/>
      <w:bookmarkEnd w:id="97"/>
      <w:bookmarkEnd w:id="98"/>
      <w:commentRangeEnd w:id="96"/>
      <w:r>
        <w:rPr>
          <w:rStyle w:val="a5"/>
          <w:sz w:val="24"/>
          <w:szCs w:val="24"/>
        </w:rPr>
        <w:commentReference w:id="96"/>
      </w:r>
    </w:p>
    <w:p w14:paraId="00DC1D19" w14:textId="77777777" w:rsidR="00350CFB" w:rsidRDefault="00350CFB">
      <w:pPr>
        <w:pStyle w:val="a3"/>
        <w:spacing w:before="163"/>
      </w:pPr>
    </w:p>
    <w:p w14:paraId="00DC1D1A" w14:textId="77777777" w:rsidR="00350CFB" w:rsidRDefault="00283FFF">
      <w:pPr>
        <w:pStyle w:val="2"/>
        <w:numPr>
          <w:ilvl w:val="1"/>
          <w:numId w:val="26"/>
        </w:numPr>
        <w:tabs>
          <w:tab w:val="left" w:pos="783"/>
        </w:tabs>
        <w:ind w:left="783" w:hanging="501"/>
      </w:pPr>
      <w:r>
        <w:t>ERC-20</w:t>
      </w:r>
      <w:r>
        <w:rPr>
          <w:spacing w:val="14"/>
        </w:rPr>
        <w:t xml:space="preserve"> </w:t>
      </w:r>
      <w:r>
        <w:t>tokens</w:t>
      </w:r>
      <w:r>
        <w:rPr>
          <w:spacing w:val="15"/>
        </w:rPr>
        <w:t xml:space="preserve"> </w:t>
      </w:r>
      <w:r>
        <w:t>and</w:t>
      </w:r>
      <w:r>
        <w:rPr>
          <w:spacing w:val="14"/>
        </w:rPr>
        <w:t xml:space="preserve"> </w:t>
      </w:r>
      <w:r>
        <w:t>the</w:t>
      </w:r>
      <w:r>
        <w:rPr>
          <w:spacing w:val="15"/>
        </w:rPr>
        <w:t xml:space="preserve"> </w:t>
      </w:r>
      <w:r>
        <w:t>allowance</w:t>
      </w:r>
      <w:r>
        <w:rPr>
          <w:spacing w:val="14"/>
        </w:rPr>
        <w:t xml:space="preserve"> </w:t>
      </w:r>
      <w:r>
        <w:rPr>
          <w:spacing w:val="-2"/>
        </w:rPr>
        <w:t>lifecycle</w:t>
      </w:r>
    </w:p>
    <w:p w14:paraId="00DC1D1B" w14:textId="77777777" w:rsidR="00350CFB" w:rsidRDefault="00350CFB">
      <w:pPr>
        <w:pStyle w:val="a3"/>
        <w:spacing w:before="24"/>
        <w:rPr>
          <w:b/>
          <w:sz w:val="28"/>
        </w:rPr>
      </w:pPr>
    </w:p>
    <w:p w14:paraId="00DC1D1C" w14:textId="77777777" w:rsidR="00350CFB" w:rsidRDefault="00283FFF">
      <w:pPr>
        <w:pStyle w:val="a3"/>
        <w:spacing w:line="374" w:lineRule="auto"/>
        <w:ind w:left="282" w:right="558" w:hanging="8"/>
        <w:jc w:val="both"/>
      </w:pPr>
      <w:commentRangeStart w:id="99"/>
      <w:r>
        <w:t xml:space="preserve">The ERC-20 standard defines a common interface for fungible tokens: transfer, approve, transferFrom, allowance, and related events </w:t>
      </w:r>
      <w:r>
        <w:rPr>
          <w:vertAlign w:val="superscript"/>
        </w:rPr>
        <w:t>[18]</w:t>
      </w:r>
      <w:r>
        <w:t xml:space="preserve">. When an owner calls approve(spender, amount), the token contract records that spender may transfer up to amount from the owner. The spender later calls transferFrom to move tokens. EIP-2612 permit allows allowance updates via off-chain signatures settled in a single transaction </w:t>
      </w:r>
      <w:r>
        <w:rPr>
          <w:vertAlign w:val="superscript"/>
        </w:rPr>
        <w:t>[19]</w:t>
      </w:r>
      <w:r>
        <w:t>, improving user experience without changing the fundamental authorization semantics.</w:t>
      </w:r>
    </w:p>
    <w:p w14:paraId="00DC1D1D" w14:textId="77777777" w:rsidR="00350CFB" w:rsidRDefault="00283FFF">
      <w:pPr>
        <w:pStyle w:val="a3"/>
        <w:spacing w:before="89" w:line="396" w:lineRule="auto"/>
        <w:ind w:left="273" w:right="524" w:firstLine="8"/>
        <w:jc w:val="both"/>
      </w:pPr>
      <w:r>
        <w:t xml:space="preserve">Figure 2.1 illustrates the lifecycle. An allowance is an explicit authorization, not a completed transfer.</w:t>
      </w:r>
      <w:r>
        <w:rPr>
          <w:i/>
          <w:iCs/>
        </w:rPr>
        <w:t/>
      </w:r>
      <w:r>
        <w:t xml:space="preserve"> Owners may set allowances to routers, vaults, or trading contracts they trust to act within limits. Revocation (approving zero) and replacement (a new non-zero allowance) update the live authorization state. EndorseRank therefore uses the </w:t>
      </w:r>
      <w:r>
        <w:rPr>
          <w:i/>
          <w:iCs/>
        </w:rPr>
        <w:t>latest</w:t>
      </w:r>
      <w:r>
        <w:t xml:space="preserve"> allowance per owner–spender pair as edge strength: older approvals are superseded rather than decayed continuously.</w:t>
      </w:r>
    </w:p>
    <w:p w14:paraId="00DC1D1E" w14:textId="77777777" w:rsidR="00350CFB" w:rsidRDefault="00283FFF">
      <w:pPr>
        <w:pStyle w:val="a3"/>
        <w:spacing w:before="19" w:line="396" w:lineRule="auto"/>
        <w:ind w:left="282" w:right="533"/>
        <w:jc w:val="both"/>
      </w:pPr>
      <w:bookmarkStart w:id="100" w:name="Graph-based_on-chain_reputation"/>
      <w:bookmarkStart w:id="101" w:name="_bookmark21"/>
      <w:r>
        <w:t>From a measurement perspective, allowances are sparser than transfers: many transfers occur under a single approval, and many wallets never approve third-party spenders. This sparsity is both a computational advantage and a semantic claim—EndorseRank measures authorization networks, not payment networks.</w:t>
      </w:r>
      <w:bookmarkEnd w:id="100"/>
      <w:bookmarkEnd w:id="101"/>
      <w:commentRangeEnd w:id="99"/>
      <w:r>
        <w:rPr>
          <w:rStyle w:val="a5"/>
          <w:sz w:val="24"/>
          <w:szCs w:val="24"/>
        </w:rPr>
        <w:commentReference w:id="99"/>
      </w:r>
    </w:p>
    <w:p w14:paraId="00DC1D1F" w14:textId="77777777" w:rsidR="00350CFB" w:rsidRDefault="00350CFB">
      <w:pPr>
        <w:pStyle w:val="a3"/>
        <w:spacing w:before="162"/>
      </w:pPr>
    </w:p>
    <w:p w14:paraId="00DC1D20" w14:textId="77777777" w:rsidR="00350CFB" w:rsidRDefault="00283FFF">
      <w:pPr>
        <w:pStyle w:val="2"/>
        <w:numPr>
          <w:ilvl w:val="1"/>
          <w:numId w:val="26"/>
        </w:numPr>
        <w:tabs>
          <w:tab w:val="left" w:pos="783"/>
        </w:tabs>
        <w:spacing w:before="1"/>
        <w:ind w:left="783" w:hanging="501"/>
      </w:pPr>
      <w:r>
        <w:t>Graph-based</w:t>
      </w:r>
      <w:r>
        <w:rPr>
          <w:spacing w:val="18"/>
        </w:rPr>
        <w:t xml:space="preserve"> </w:t>
      </w:r>
      <w:r>
        <w:t>on-chain</w:t>
      </w:r>
      <w:r>
        <w:rPr>
          <w:spacing w:val="19"/>
        </w:rPr>
        <w:t xml:space="preserve"> </w:t>
      </w:r>
      <w:r>
        <w:rPr>
          <w:spacing w:val="-2"/>
        </w:rPr>
        <w:t>reputation</w:t>
      </w:r>
    </w:p>
    <w:p w14:paraId="00DC1D21" w14:textId="77777777" w:rsidR="00350CFB" w:rsidRDefault="00350CFB">
      <w:pPr>
        <w:pStyle w:val="a3"/>
        <w:spacing w:before="23"/>
        <w:rPr>
          <w:b/>
          <w:sz w:val="28"/>
        </w:rPr>
      </w:pPr>
    </w:p>
    <w:p w14:paraId="00DC1D22" w14:textId="77777777" w:rsidR="00350CFB" w:rsidRDefault="00283FFF">
      <w:pPr>
        <w:pStyle w:val="a3"/>
        <w:spacing w:before="1" w:line="396" w:lineRule="auto"/>
        <w:ind w:left="282" w:right="528"/>
        <w:jc w:val="both"/>
      </w:pPr>
      <w:r>
        <w:t xml:space="preserve">PageRank and variants rank nodes by propagated influence through directed edges </w:t>
      </w:r>
      <w:r>
        <w:rPr>
          <w:vertAlign w:val="superscript"/>
        </w:rPr>
        <w:t>[15]</w:t>
      </w:r>
      <w:r>
        <w:t>. Two recent lines of work apply this idea to blockchain transaction graphs and must be kept distinct. Do and Do</w:t>
      </w:r>
      <w:r>
        <w:rPr>
          <w:vertAlign w:val="superscript"/>
        </w:rPr>
        <w:t>[4]</w:t>
      </w:r>
      <w:r>
        <w:t xml:space="preserve"> apply PageRank and HodgeRank to Ethereum transaction graphs as a social-credit measure; their contribution is the framing of transfer connectivity as credit-relevant. Adaptive Weighted PageRank (AWP), proposed by Do, Do, and Nguyen</w:t>
      </w:r>
      <w:r>
        <w:rPr>
          <w:vertAlign w:val="superscript"/>
        </w:rPr>
        <w:t>[3]</w:t>
      </w:r>
      <w:r>
        <w:t>, is the transfer-graph baseline used in this thesis: it weights each transfer edge by value and by a logistic time-decay of edge age, and it validates the resulting scores against in-degree and in-value—count and sum of inbound transfers—as domain-intuition proxies for economic importance. The logistic decay formulation and the in-degree/in-value validation protocol reproduced in Chapter 3 are therefore attributed to the AWP paper</w:t>
      </w:r>
      <w:r>
        <w:rPr>
          <w:vertAlign w:val="superscript"/>
        </w:rPr>
        <w:t>[3]</w:t>
      </w:r>
      <w:r>
        <w:t>, not to Do and Do</w:t>
      </w:r>
      <w:r>
        <w:rPr>
          <w:vertAlign w:val="superscript"/>
        </w:rPr>
        <w:t>[4]</w:t>
      </w:r>
      <w:r>
        <w:t>. Lin et al.</w:t>
      </w:r>
      <w:r>
        <w:rPr>
          <w:vertAlign w:val="superscript"/>
        </w:rPr>
        <w:t>[12]</w:t>
      </w:r>
      <w:r>
        <w:t xml:space="preserve"> show that transaction connectivity alone can miss risk-relevant structure unless risk signals propagate through the network, motivating refined graph semantics beyond vanilla PageRank; Wu et al.</w:t>
      </w:r>
      <w:r>
        <w:rPr>
          <w:vertAlign w:val="superscript"/>
        </w:rPr>
        <w:t>[24]</w:t>
      </w:r>
      <w:r>
        <w:t xml:space="preserve"> reach a similar conclusion for phishing detection, where network embeddings of transaction graphs outperform per-account features. Surveys of blockchain-based reputation systems </w:t>
      </w:r>
      <w:r>
        <w:rPr>
          <w:vertAlign w:val="superscript"/>
        </w:rPr>
        <w:t>[25]</w:t>
      </w:r>
      <w:r>
        <w:t xml:space="preserve"> and of smart-contract reputation designs </w:t>
      </w:r>
      <w:r>
        <w:rPr>
          <w:vertAlign w:val="superscript"/>
        </w:rPr>
        <w:t>[26]</w:t>
      </w:r>
      <w:r>
        <w:t xml:space="preserve"> document that most deployed systems still rely on explicit ratings or transfer volume as the trust signal; a survey of knowledge discovery in cryptocurrency transaction data </w:t>
      </w:r>
      <w:r>
        <w:rPr>
          <w:vertAlign w:val="superscript"/>
        </w:rPr>
        <w:t>[48]</w:t>
      </w:r>
      <w:r>
        <w:t xml:space="preserve"> likewise lists degree- and value-based centralities as the dominant wallet descriptors. Packin and Lev-Aretz</w:t>
      </w:r>
      <w:r>
        <w:rPr>
          <w:vertAlign w:val="superscript"/>
        </w:rPr>
        <w:t>[2]</w:t>
      </w:r>
      <w:r>
        <w:t xml:space="preserve"> emphasize auditability constraints under pseudonymity. EndorseRank stays within interpretable graph propagation. It is not a black-box predictive score.</w:t>
      </w:r>
    </w:p>
    <w:p w14:paraId="00DC1D23"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D24" w14:textId="77777777" w:rsidR="00350CFB" w:rsidRDefault="00283FFF">
      <w:pPr>
        <w:ind w:left="1158"/>
        <w:rPr>
          <w:sz w:val="20"/>
        </w:rPr>
      </w:pPr>
      <w:r>
        <w:rPr>
          <w:noProof/>
          <w:sz w:val="20"/>
        </w:rPr>
        <mc:AlternateContent>
          <mc:Choice Requires="wpg">
            <w:drawing>
              <wp:inline distT="0" distB="0" distL="0" distR="0" wp14:anchorId="00DC26F8" wp14:editId="00DC26F9">
                <wp:extent cx="4829175" cy="2147570"/>
                <wp:effectExtent l="9525" t="0" r="0" b="508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147570"/>
                          <a:chOff x="0" y="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14:paraId="00DC27FF" w14:textId="77777777" w:rsidR="00350CFB" w:rsidRDefault="00283FFF">
                              <w:pPr>
                                <w:spacing w:line="242" w:lineRule="exact"/>
                              </w:pPr>
                              <w:bookmarkStart w:id="102" w:name="_bookmark22"/>
                              <w:bookmarkEnd w:id="102"/>
                              <w:r>
                                <w:rPr>
                                  <w:spacing w:val="-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14:paraId="00DC2800" w14:textId="77777777" w:rsidR="00350CFB" w:rsidRDefault="00283FFF">
                              <w:pPr>
                                <w:spacing w:line="242" w:lineRule="exact"/>
                              </w:pPr>
                              <w:r>
                                <w:t>ERC-20</w:t>
                              </w:r>
                              <w:r>
                                <w:rPr>
                                  <w:spacing w:val="-9"/>
                                </w:rPr>
                                <w:t xml:space="preserve"> </w:t>
                              </w:r>
                              <w:r>
                                <w:rPr>
                                  <w:spacing w:val="-4"/>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14:paraId="00DC2801" w14:textId="77777777" w:rsidR="00350CFB" w:rsidRDefault="00283FFF">
                              <w:pPr>
                                <w:spacing w:line="242" w:lineRule="exact"/>
                              </w:pPr>
                              <w:r>
                                <w:rPr>
                                  <w:spacing w:val="-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wps:txbx>
                        <wps:bodyPr wrap="square" lIns="0" tIns="0" rIns="0" bIns="0" rtlCol="0">
                          <a:noAutofit/>
                        </wps:bodyPr>
                      </wps:wsp>
                    </wpg:wgp>
                  </a:graphicData>
                </a:graphic>
              </wp:inline>
            </w:drawing>
          </mc:Choice>
          <mc:Fallback>
            <w:pict>
              <v:group w14:anchorId="00DC26F8" id="Group 21" o:spid="_x0000_s1026" style="width:380.25pt;height:169.1pt;mso-position-horizontal-relative:char;mso-position-vertical-relative:line" coordsize="48291,2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">
                <v:shape id="Graphic 22" o:spid="_x0000_s1027" style="position:absolute;left:25;top:25;width:48241;height:2705;visibility:visible;mso-wrap-style:square;v-text-anchor:top" coordsize="482409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" path="m813398,l50610,,30910,3977,14823,14823,3977,30910,,50610,,219392r3977,19700l14823,255179r16087,10846l50610,270003r762788,l833098,266025r16087,-10846l860031,239092r3977,-19700l864008,50610,860031,30910,849185,14823,833098,3977,813398,xem2810313,l2013745,r-19701,3977l1977957,14823r-10846,16087l1963134,50610r,168782l1967111,239092r10846,16087l1994044,266025r19701,3978l2810313,270003r19700,-3978l2846100,255179r10846,-16087l2860923,219392r,-168782l2856946,30910,2846100,14823,2830013,3977,2810313,xem4773447,l4010660,r-19701,3977l3974872,14823r-10846,16087l3960049,50610r,168782l3964026,239092r10846,16087l3990959,266025r19701,3978l4773447,270003r19700,-3978l4809234,255179r10846,-16087l4824058,219392r,-168782l4820080,30910,4809234,14823,4793147,3977,4773447,xe" filled="f" strokeweight=".14056mm">
                  <v:path arrowok="t"/>
                </v:shape>
                <v:shape id="Graphic 23" o:spid="_x0000_s1028" style="position:absolute;left:4345;top:2750;width:39605;height:18726;visibility:visible;mso-wrap-style:square;v-text-anchor:top" coordsize="3960495,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" path="m,l,1872022em1980024,r,1872022em3960049,r,1872022e" filled="f" strokecolor="#7f7f7f" strokeweight=".14056mm">
                  <v:stroke dashstyle="dash"/>
                  <v:path arrowok="t"/>
                </v:shape>
                <v:shape id="Graphic 24" o:spid="_x0000_s1029" style="position:absolute;left:4345;top:569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" path="m,l1923440,e" filled="f" strokeweight=".28117mm">
                  <v:path arrowok="t"/>
                </v:shape>
                <v:shape id="Graphic 25" o:spid="_x0000_s1030" style="position:absolute;left:23409;top:547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" path="m,l19602,22382,,44764,59242,22382,,xe" fillcolor="black" stroked="f">
                  <v:path arrowok="t"/>
                </v:shape>
                <v:shape id="Graphic 26" o:spid="_x0000_s1031" style="position:absolute;left:23409;top:547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" path="m59242,22382l,,19602,22382,,44764,59242,22382xe" filled="f" strokeweight=".28117mm">
                  <v:path arrowok="t"/>
                </v:shape>
                <v:shape id="Graphic 27" o:spid="_x0000_s1032" style="position:absolute;left:24711;top:1145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" path="m1923440,l,e" filled="f" strokeweight=".28117mm">
                  <v:path arrowok="t"/>
                </v:shape>
                <v:shape id="Graphic 28" o:spid="_x0000_s1033" style="position:absolute;left:24289;top:11231;width:597;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" path="m59242,44764l39640,22382,59242,,,22382,59242,44764xe" fillcolor="black" stroked="f">
                  <v:path arrowok="t"/>
                </v:shape>
                <v:shape id="Graphic 29" o:spid="_x0000_s1034" style="position:absolute;left:24289;top:11231;width:597;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" path="m,22382l59242,44764,39640,22382,59242,,,22382xe" filled="f" strokeweight=".28117mm">
                  <v:path arrowok="t"/>
                </v:shape>
                <v:shape id="Graphic 30" o:spid="_x0000_s1035" style="position:absolute;left:4345;top:17215;width:19240;height:13;visibility:visible;mso-wrap-style:square;v-text-anchor:top" coordsize="192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" path="m,l1923440,e" filled="f" strokeweight=".28117mm">
                  <v:stroke dashstyle="dash"/>
                  <v:path arrowok="t"/>
                </v:shape>
                <v:shape id="Graphic 31" o:spid="_x0000_s1036" style="position:absolute;left:23409;top:1699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" path="m,l19602,22382,,44764,59242,22382,,xe" fillcolor="black" stroked="f">
                  <v:path arrowok="t"/>
                </v:shape>
                <v:shape id="Graphic 32" o:spid="_x0000_s1037" style="position:absolute;left:23409;top:16991;width:596;height:451;visibility:visible;mso-wrap-style:square;v-text-anchor:top" coordsize="5969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" path="m59242,22382l,,19602,22382,,44764,59242,22382xe" filled="f" strokeweight=".28117mm">
                  <v:path arrowok="t"/>
                </v:shape>
                <v:shapetype id="_x0000_t202" coordsize="21600,21600" o:spt="202" path="m,l,21600r21600,l21600,xe">
                  <v:stroke joinstyle="miter"/>
                  <v:path gradientshapeok="t" o:connecttype="rect"/>
                </v:shapetype>
                <v:shape id="Textbox 33" o:spid="_x0000_s1038" type="#_x0000_t202" style="position:absolute;left:2460;top:599;width:389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0DC27FF" w14:textId="77777777" w:rsidR="00350CFB" w:rsidRDefault="00283FFF">
                        <w:pPr>
                          <w:spacing w:line="242" w:lineRule="exact"/>
                        </w:pPr>
                        <w:bookmarkStart w:id="103" w:name="_bookmark22"/>
                        <w:bookmarkEnd w:id="103"/>
                        <w:r>
                          <w:rPr>
                            <w:spacing w:val="-2"/>
                          </w:rPr>
                          <w:t>Owner</w:t>
                        </w:r>
                      </w:p>
                    </w:txbxContent>
                  </v:textbox>
                </v:shape>
                <v:shape id="Textbox 34" o:spid="_x0000_s1039" type="#_x0000_t202" style="position:absolute;left:20162;top:611;width:809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0DC2800" w14:textId="77777777" w:rsidR="00350CFB" w:rsidRDefault="00283FFF">
                        <w:pPr>
                          <w:spacing w:line="242" w:lineRule="exact"/>
                        </w:pPr>
                        <w:r>
                          <w:t>ERC-20</w:t>
                        </w:r>
                        <w:r>
                          <w:rPr>
                            <w:spacing w:val="-9"/>
                          </w:rPr>
                          <w:t xml:space="preserve"> </w:t>
                        </w:r>
                        <w:r>
                          <w:rPr>
                            <w:spacing w:val="-4"/>
                          </w:rPr>
                          <w:t>token</w:t>
                        </w:r>
                      </w:p>
                    </w:txbxContent>
                  </v:textbox>
                </v:shape>
                <v:shape id="Textbox 35" o:spid="_x0000_s1040" type="#_x0000_t202" style="position:absolute;left:41675;top:473;width:466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0DC2801" w14:textId="77777777" w:rsidR="00350CFB" w:rsidRDefault="00283FFF">
                        <w:pPr>
                          <w:spacing w:line="242" w:lineRule="exact"/>
                        </w:pPr>
                        <w:r>
                          <w:rPr>
                            <w:spacing w:val="-2"/>
                          </w:rPr>
                          <w:t>Spender</w:t>
                        </w:r>
                      </w:p>
                    </w:txbxContent>
                  </v:textbox>
                </v:shape>
                <v:shape id="Textbox 36" o:spid="_x0000_s1041" type="#_x0000_t202" style="position:absolute;left:7499;top:3887;width:13697;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0DC2802" w14:textId="77777777" w:rsidR="00350CFB" w:rsidRDefault="00283FFF">
                        <w:pPr>
                          <w:spacing w:before="13"/>
                          <w:ind w:right="29"/>
                          <w:jc w:val="center"/>
                          <w:rPr>
                            <w:rFonts w:ascii="Courier New"/>
                            <w:sz w:val="16"/>
                          </w:rPr>
                        </w:pPr>
                        <w:r>
                          <w:rPr>
                            <w:rFonts w:ascii="Courier New"/>
                            <w:spacing w:val="-2"/>
                            <w:sz w:val="16"/>
                          </w:rPr>
                          <w:t>approve(spender,</w:t>
                        </w:r>
                        <w:r>
                          <w:rPr>
                            <w:rFonts w:ascii="Menlo"/>
                            <w:i/>
                            <w:spacing w:val="-2"/>
                            <w:sz w:val="16"/>
                          </w:rPr>
                          <w:t>a</w:t>
                        </w:r>
                        <w:r>
                          <w:rPr>
                            <w:rFonts w:ascii="Courier New"/>
                            <w:spacing w:val="-2"/>
                            <w:sz w:val="16"/>
                          </w:rPr>
                          <w:t>)</w:t>
                        </w:r>
                      </w:p>
                      <w:p w14:paraId="00DC2803" w14:textId="77777777" w:rsidR="00350CFB" w:rsidRDefault="00350CFB">
                        <w:pPr>
                          <w:spacing w:before="65"/>
                          <w:rPr>
                            <w:rFonts w:ascii="Courier New"/>
                            <w:sz w:val="16"/>
                          </w:rPr>
                        </w:pPr>
                      </w:p>
                      <w:p w14:paraId="00DC2804" w14:textId="77777777" w:rsidR="00350CFB" w:rsidRDefault="00283FFF">
                        <w:pPr>
                          <w:ind w:right="29"/>
                          <w:jc w:val="center"/>
                          <w:rPr>
                            <w:i/>
                            <w:sz w:val="16"/>
                          </w:rPr>
                        </w:pPr>
                        <w:r>
                          <w:rPr>
                            <w:i/>
                            <w:color w:val="4C4C4C"/>
                            <w:w w:val="90"/>
                            <w:sz w:val="16"/>
                          </w:rPr>
                          <w:t>emit</w:t>
                        </w:r>
                        <w:r>
                          <w:rPr>
                            <w:i/>
                            <w:color w:val="4C4C4C"/>
                            <w:spacing w:val="7"/>
                            <w:sz w:val="16"/>
                          </w:rPr>
                          <w:t xml:space="preserve"> </w:t>
                        </w:r>
                        <w:r>
                          <w:rPr>
                            <w:rFonts w:ascii="Courier New" w:hAnsi="Courier New"/>
                            <w:i/>
                            <w:color w:val="4C4C4C"/>
                            <w:w w:val="90"/>
                            <w:sz w:val="16"/>
                          </w:rPr>
                          <w:t>Approval</w:t>
                        </w:r>
                        <w:r>
                          <w:rPr>
                            <w:i/>
                            <w:color w:val="4C4C4C"/>
                            <w:w w:val="90"/>
                            <w:sz w:val="16"/>
                          </w:rPr>
                          <w:t>;</w:t>
                        </w:r>
                        <w:r>
                          <w:rPr>
                            <w:i/>
                            <w:color w:val="4C4C4C"/>
                            <w:spacing w:val="8"/>
                            <w:sz w:val="16"/>
                          </w:rPr>
                          <w:t xml:space="preserve"> </w:t>
                        </w:r>
                        <w:r>
                          <w:rPr>
                            <w:i/>
                            <w:color w:val="4C4C4C"/>
                            <w:w w:val="90"/>
                            <w:sz w:val="16"/>
                          </w:rPr>
                          <w:t>store</w:t>
                        </w:r>
                        <w:r>
                          <w:rPr>
                            <w:i/>
                            <w:color w:val="4C4C4C"/>
                            <w:spacing w:val="8"/>
                            <w:sz w:val="16"/>
                          </w:rPr>
                          <w:t xml:space="preserve"> </w:t>
                        </w:r>
                        <w:r>
                          <w:rPr>
                            <w:i/>
                            <w:color w:val="4C4C4C"/>
                            <w:spacing w:val="-2"/>
                            <w:w w:val="90"/>
                            <w:sz w:val="16"/>
                          </w:rPr>
                          <w:t>allowance</w:t>
                        </w:r>
                      </w:p>
                    </w:txbxContent>
                  </v:textbox>
                </v:shape>
                <v:shape id="Textbox 37" o:spid="_x0000_s1042" type="#_x0000_t202" style="position:absolute;left:26455;top:9574;width:1530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0DC2805" w14:textId="77777777" w:rsidR="00350CFB" w:rsidRDefault="00283FFF">
                        <w:pPr>
                          <w:spacing w:before="33"/>
                          <w:ind w:right="18"/>
                          <w:jc w:val="center"/>
                          <w:rPr>
                            <w:rFonts w:ascii="Courier New" w:hAnsi="Courier New"/>
                            <w:sz w:val="16"/>
                          </w:rPr>
                        </w:pPr>
                        <w:r>
                          <w:rPr>
                            <w:rFonts w:ascii="Courier New" w:hAnsi="Courier New"/>
                            <w:w w:val="90"/>
                            <w:sz w:val="16"/>
                          </w:rPr>
                          <w:t>transferFrom(owner,to,</w:t>
                        </w:r>
                        <w:r>
                          <w:rPr>
                            <w:rFonts w:ascii="Menlo" w:hAnsi="Menlo"/>
                            <w:i/>
                            <w:w w:val="90"/>
                            <w:sz w:val="16"/>
                          </w:rPr>
                          <w:t>v</w:t>
                        </w:r>
                        <w:r>
                          <w:rPr>
                            <w:rFonts w:ascii="Menlo" w:hAnsi="Menlo"/>
                            <w:i/>
                            <w:spacing w:val="-35"/>
                            <w:w w:val="90"/>
                            <w:sz w:val="16"/>
                          </w:rPr>
                          <w:t xml:space="preserve"> </w:t>
                        </w:r>
                        <w:r>
                          <w:rPr>
                            <w:rFonts w:ascii="Apple Symbols" w:hAnsi="Apple Symbols"/>
                            <w:w w:val="90"/>
                            <w:sz w:val="16"/>
                          </w:rPr>
                          <w:t>≤</w:t>
                        </w:r>
                        <w:r>
                          <w:rPr>
                            <w:rFonts w:ascii="Apple Symbols" w:hAnsi="Apple Symbols"/>
                            <w:spacing w:val="-2"/>
                            <w:w w:val="90"/>
                            <w:sz w:val="16"/>
                          </w:rPr>
                          <w:t xml:space="preserve"> </w:t>
                        </w:r>
                        <w:r>
                          <w:rPr>
                            <w:rFonts w:ascii="Menlo" w:hAnsi="Menlo"/>
                            <w:i/>
                            <w:spacing w:val="-5"/>
                            <w:w w:val="90"/>
                            <w:sz w:val="16"/>
                          </w:rPr>
                          <w:t>a</w:t>
                        </w:r>
                        <w:r>
                          <w:rPr>
                            <w:rFonts w:ascii="Courier New" w:hAnsi="Courier New"/>
                            <w:spacing w:val="-5"/>
                            <w:w w:val="90"/>
                            <w:sz w:val="16"/>
                          </w:rPr>
                          <w:t>)</w:t>
                        </w:r>
                      </w:p>
                      <w:p w14:paraId="00DC2806" w14:textId="77777777" w:rsidR="00350CFB" w:rsidRDefault="00350CFB">
                        <w:pPr>
                          <w:spacing w:before="64"/>
                          <w:rPr>
                            <w:rFonts w:ascii="Courier New"/>
                            <w:sz w:val="16"/>
                          </w:rPr>
                        </w:pPr>
                      </w:p>
                      <w:p w14:paraId="00DC2807" w14:textId="77777777" w:rsidR="00350CFB" w:rsidRDefault="00283FFF">
                        <w:pPr>
                          <w:ind w:left="1" w:right="18"/>
                          <w:jc w:val="center"/>
                          <w:rPr>
                            <w:i/>
                            <w:sz w:val="16"/>
                          </w:rPr>
                        </w:pPr>
                        <w:r>
                          <w:rPr>
                            <w:i/>
                            <w:color w:val="4C4C4C"/>
                            <w:sz w:val="16"/>
                          </w:rPr>
                          <w:t>move</w:t>
                        </w:r>
                        <w:r>
                          <w:rPr>
                            <w:i/>
                            <w:color w:val="4C4C4C"/>
                            <w:spacing w:val="-8"/>
                            <w:sz w:val="16"/>
                          </w:rPr>
                          <w:t xml:space="preserve"> </w:t>
                        </w:r>
                        <w:r>
                          <w:rPr>
                            <w:i/>
                            <w:color w:val="4C4C4C"/>
                            <w:sz w:val="16"/>
                          </w:rPr>
                          <w:t>tokens;</w:t>
                        </w:r>
                        <w:r>
                          <w:rPr>
                            <w:i/>
                            <w:color w:val="4C4C4C"/>
                            <w:spacing w:val="-7"/>
                            <w:sz w:val="16"/>
                          </w:rPr>
                          <w:t xml:space="preserve"> </w:t>
                        </w:r>
                        <w:r>
                          <w:rPr>
                            <w:i/>
                            <w:color w:val="4C4C4C"/>
                            <w:sz w:val="16"/>
                          </w:rPr>
                          <w:t>reduce</w:t>
                        </w:r>
                        <w:r>
                          <w:rPr>
                            <w:i/>
                            <w:color w:val="4C4C4C"/>
                            <w:spacing w:val="-7"/>
                            <w:sz w:val="16"/>
                          </w:rPr>
                          <w:t xml:space="preserve"> </w:t>
                        </w:r>
                        <w:r>
                          <w:rPr>
                            <w:i/>
                            <w:color w:val="4C4C4C"/>
                            <w:spacing w:val="-2"/>
                            <w:sz w:val="16"/>
                          </w:rPr>
                          <w:t>allowance</w:t>
                        </w:r>
                      </w:p>
                    </w:txbxContent>
                  </v:textbox>
                </v:shape>
                <v:shape id="Textbox 38" o:spid="_x0000_s1043" type="#_x0000_t202" style="position:absolute;left:7440;top:15280;width:13741;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0DC2808" w14:textId="77777777" w:rsidR="00350CFB" w:rsidRDefault="00283FFF">
                        <w:pPr>
                          <w:spacing w:before="32"/>
                          <w:ind w:left="20"/>
                          <w:rPr>
                            <w:sz w:val="16"/>
                          </w:rPr>
                        </w:pPr>
                        <w:r>
                          <w:rPr>
                            <w:rFonts w:ascii="Courier New"/>
                            <w:w w:val="85"/>
                            <w:sz w:val="16"/>
                          </w:rPr>
                          <w:t>approve(spender,</w:t>
                        </w:r>
                        <w:r>
                          <w:rPr>
                            <w:w w:val="85"/>
                            <w:sz w:val="16"/>
                          </w:rPr>
                          <w:t>0</w:t>
                        </w:r>
                        <w:r>
                          <w:rPr>
                            <w:rFonts w:ascii="Courier New"/>
                            <w:w w:val="85"/>
                            <w:sz w:val="16"/>
                          </w:rPr>
                          <w:t>)</w:t>
                        </w:r>
                        <w:r>
                          <w:rPr>
                            <w:rFonts w:ascii="Courier New"/>
                            <w:spacing w:val="7"/>
                            <w:sz w:val="16"/>
                          </w:rPr>
                          <w:t xml:space="preserve"> </w:t>
                        </w:r>
                        <w:r>
                          <w:rPr>
                            <w:spacing w:val="-2"/>
                            <w:w w:val="95"/>
                            <w:sz w:val="16"/>
                          </w:rPr>
                          <w:t>(revoke)</w:t>
                        </w:r>
                      </w:p>
                    </w:txbxContent>
                  </v:textbox>
                </v:shape>
                <w10:anchorlock/>
              </v:group>
            </w:pict>
          </mc:Fallback>
        </mc:AlternateContent>
      </w:r>
    </w:p>
    <w:p w14:paraId="00DC1D25" w14:textId="77777777" w:rsidR="00350CFB" w:rsidRDefault="00283FFF">
      <w:pPr>
        <w:pStyle w:val="a3"/>
        <w:spacing w:before="151" w:line="242" w:lineRule="auto"/>
        <w:ind w:left="282" w:right="522"/>
        <w:jc w:val="both"/>
      </w:pPr>
      <w:r>
        <w:rPr>
          <w:spacing w:val="-4"/>
        </w:rPr>
        <w:t>Figure</w:t>
      </w:r>
      <w:r>
        <w:rPr>
          <w:spacing w:val="-11"/>
        </w:rPr>
        <w:t xml:space="preserve"> </w:t>
      </w:r>
      <w:r>
        <w:rPr>
          <w:spacing w:val="-4"/>
        </w:rPr>
        <w:t>2.1:</w:t>
      </w:r>
      <w:r>
        <w:rPr>
          <w:spacing w:val="16"/>
        </w:rPr>
        <w:t xml:space="preserve"> </w:t>
      </w:r>
      <w:r>
        <w:rPr>
          <w:spacing w:val="-4"/>
        </w:rPr>
        <w:t>ERC-20</w:t>
      </w:r>
      <w:r>
        <w:rPr>
          <w:spacing w:val="-11"/>
        </w:rPr>
        <w:t xml:space="preserve"> </w:t>
      </w:r>
      <w:r>
        <w:rPr>
          <w:spacing w:val="-4"/>
        </w:rPr>
        <w:t>allowance</w:t>
      </w:r>
      <w:r>
        <w:rPr>
          <w:spacing w:val="-11"/>
        </w:rPr>
        <w:t xml:space="preserve"> </w:t>
      </w:r>
      <w:r>
        <w:rPr>
          <w:spacing w:val="-4"/>
        </w:rPr>
        <w:t>lifecycle:</w:t>
      </w:r>
      <w:r>
        <w:rPr>
          <w:spacing w:val="17"/>
        </w:rPr>
        <w:t xml:space="preserve"> </w:t>
      </w:r>
      <w:r>
        <w:rPr>
          <w:spacing w:val="-4"/>
        </w:rPr>
        <w:t>approve</w:t>
      </w:r>
      <w:r>
        <w:rPr>
          <w:spacing w:val="-11"/>
        </w:rPr>
        <w:t xml:space="preserve"> </w:t>
      </w:r>
      <w:r>
        <w:rPr>
          <w:spacing w:val="-4"/>
        </w:rPr>
        <w:t>(or</w:t>
      </w:r>
      <w:r>
        <w:rPr>
          <w:spacing w:val="-11"/>
        </w:rPr>
        <w:t xml:space="preserve"> </w:t>
      </w:r>
      <w:r>
        <w:rPr>
          <w:spacing w:val="-4"/>
        </w:rPr>
        <w:t>permit),</w:t>
      </w:r>
      <w:r>
        <w:rPr>
          <w:spacing w:val="-9"/>
        </w:rPr>
        <w:t xml:space="preserve"> </w:t>
      </w:r>
      <w:r>
        <w:rPr>
          <w:spacing w:val="-4"/>
        </w:rPr>
        <w:t>optional</w:t>
      </w:r>
      <w:r>
        <w:rPr>
          <w:spacing w:val="-11"/>
        </w:rPr>
        <w:t xml:space="preserve"> </w:t>
      </w:r>
      <w:r>
        <w:rPr>
          <w:rFonts w:ascii="Courier New" w:hAnsi="Courier New"/>
          <w:spacing w:val="-4"/>
        </w:rPr>
        <w:t>transferFrom</w:t>
      </w:r>
      <w:r>
        <w:rPr>
          <w:spacing w:val="-4"/>
        </w:rPr>
        <w:t>,</w:t>
      </w:r>
      <w:r>
        <w:rPr>
          <w:spacing w:val="-9"/>
        </w:rPr>
        <w:t xml:space="preserve"> </w:t>
      </w:r>
      <w:r>
        <w:rPr>
          <w:spacing w:val="-4"/>
        </w:rPr>
        <w:t>and</w:t>
      </w:r>
      <w:r>
        <w:rPr>
          <w:spacing w:val="-11"/>
        </w:rPr>
        <w:t xml:space="preserve"> </w:t>
      </w:r>
      <w:r>
        <w:rPr>
          <w:spacing w:val="-4"/>
        </w:rPr>
        <w:t xml:space="preserve">revoke. </w:t>
      </w:r>
      <w:r>
        <w:t>EndorseRank edges reflect the latest live allowance snapshot per owner–spender pair (historical approvals superseded, not time-decayed).</w:t>
      </w:r>
    </w:p>
    <w:p w14:paraId="00DC1D26" w14:textId="77777777" w:rsidR="00350CFB" w:rsidRDefault="00350CFB">
      <w:pPr>
        <w:pStyle w:val="a3"/>
        <w:spacing w:before="169"/>
      </w:pPr>
    </w:p>
    <w:p w14:paraId="00DC1D27" w14:textId="77777777" w:rsidR="00350CFB" w:rsidRDefault="00283FFF">
      <w:pPr>
        <w:pStyle w:val="a3"/>
        <w:spacing w:line="396" w:lineRule="auto"/>
        <w:ind w:left="282" w:right="522"/>
        <w:jc w:val="both"/>
      </w:pPr>
      <w:commentRangeStart w:id="104"/>
      <w:r>
        <w:t xml:space="preserve">Graph-based approaches are attractive because they (i) use only public data, (ii) produce continuous scores suitable for ranking, and (iii) admit complexity analysis in terms of edge counts. They are limited by Sybil attacks </w:t>
      </w:r>
      <w:r>
        <w:rPr>
          <w:vertAlign w:val="superscript"/>
        </w:rPr>
        <w:t>[11]</w:t>
      </w:r>
      <w:r>
        <w:t>, wash trading, and the gap between graph centrality and economic default risk. PageRank scores are not treated as credit scores in the regulatory sense. The claim is that allowance-based and transfer-based rankings can be compared rigorously on shared proxies.</w:t>
      </w:r>
    </w:p>
    <w:p w14:paraId="00DC1D28" w14:textId="77777777" w:rsidR="00350CFB" w:rsidRDefault="00283FFF">
      <w:pPr>
        <w:pStyle w:val="a3"/>
        <w:spacing w:before="22" w:line="396" w:lineRule="auto"/>
        <w:ind w:left="282" w:right="558"/>
        <w:jc w:val="both"/>
      </w:pPr>
      <w:bookmarkStart w:id="105" w:name="PageRank_formalism"/>
      <w:bookmarkStart w:id="106" w:name="_bookmark23"/>
      <w:bookmarkEnd w:id="105"/>
      <w:bookmarkEnd w:id="106"/>
      <w:commentRangeEnd w:id="104"/>
      <w:r>
        <w:rPr>
          <w:rStyle w:val="a5"/>
          <w:sz w:val="24"/>
          <w:szCs w:val="24"/>
        </w:rPr>
        <w:commentReference w:id="104"/>
      </w:r>
    </w:p>
    <w:p w14:paraId="00DC1D29" w14:textId="77777777" w:rsidR="00350CFB" w:rsidRDefault="00350CFB">
      <w:pPr>
        <w:pStyle w:val="a3"/>
        <w:spacing w:line="396" w:lineRule="auto"/>
        <w:jc w:val="both"/>
        <w:sectPr w:rsidR="00350CFB">
          <w:pgSz w:w="11910" w:h="16840"/>
          <w:pgMar w:top="1900" w:right="708" w:bottom="2300" w:left="992" w:header="0" w:footer="2115" w:gutter="0"/>
          <w:cols w:space="720"/>
        </w:sectPr>
      </w:pPr>
    </w:p>
    <w:p w14:paraId="00DC1D2A" w14:textId="77777777" w:rsidR="00350CFB" w:rsidRDefault="00283FFF">
      <w:pPr>
        <w:pStyle w:val="2"/>
        <w:numPr>
          <w:ilvl w:val="1"/>
          <w:numId w:val="26"/>
        </w:numPr>
        <w:tabs>
          <w:tab w:val="left" w:pos="783"/>
        </w:tabs>
        <w:spacing w:before="112"/>
        <w:ind w:left="783" w:hanging="501"/>
      </w:pPr>
      <w:r>
        <w:t>PageRank</w:t>
      </w:r>
      <w:r>
        <w:rPr>
          <w:spacing w:val="18"/>
        </w:rPr>
        <w:t xml:space="preserve"> </w:t>
      </w:r>
      <w:r>
        <w:rPr>
          <w:spacing w:val="-2"/>
        </w:rPr>
        <w:t>formalism</w:t>
      </w:r>
    </w:p>
    <w:p w14:paraId="00DC1D2B" w14:textId="77777777" w:rsidR="00350CFB" w:rsidRDefault="00283FFF">
      <w:pPr>
        <w:pStyle w:val="a3"/>
        <w:spacing w:before="266"/>
        <w:ind w:left="282"/>
        <w:rPr>
          <w:i/>
        </w:rPr>
      </w:pPr>
      <w:r>
        <w:t>Let</w:t>
      </w:r>
      <w:r>
        <w:rPr>
          <w:spacing w:val="-12"/>
        </w:rPr>
        <w:t xml:space="preserve"> </w:t>
      </w:r>
      <w:r>
        <w:rPr>
          <w:i/>
        </w:rPr>
        <w:t>G</w:t>
      </w:r>
      <w:r>
        <w:rPr>
          <w:i/>
          <w:spacing w:val="14"/>
        </w:rPr>
        <w:t xml:space="preserve"> </w:t>
      </w:r>
      <w:r>
        <w:t>=</w:t>
      </w:r>
      <w:r>
        <w:rPr>
          <w:spacing w:val="14"/>
        </w:rPr>
        <w:t xml:space="preserve"> </w:t>
      </w:r>
      <w:r>
        <w:t>(</w:t>
      </w:r>
      <w:r>
        <w:rPr>
          <w:i/>
        </w:rPr>
        <w:t>V,</w:t>
      </w:r>
      <w:r>
        <w:rPr>
          <w:i/>
          <w:spacing w:val="-16"/>
        </w:rPr>
        <w:t xml:space="preserve"> </w:t>
      </w:r>
      <w:r>
        <w:rPr>
          <w:i/>
        </w:rPr>
        <w:t>E</w:t>
      </w:r>
      <w:r>
        <w:t>)</w:t>
      </w:r>
      <w:r>
        <w:rPr>
          <w:spacing w:val="-11"/>
        </w:rPr>
        <w:t xml:space="preserve"> </w:t>
      </w:r>
      <w:r>
        <w:t>be</w:t>
      </w:r>
      <w:r>
        <w:rPr>
          <w:spacing w:val="-12"/>
        </w:rPr>
        <w:t xml:space="preserve"> </w:t>
      </w:r>
      <w:r>
        <w:t>a</w:t>
      </w:r>
      <w:r>
        <w:rPr>
          <w:spacing w:val="-12"/>
        </w:rPr>
        <w:t xml:space="preserve"> </w:t>
      </w:r>
      <w:r>
        <w:t>directed</w:t>
      </w:r>
      <w:r>
        <w:rPr>
          <w:spacing w:val="-10"/>
        </w:rPr>
        <w:t xml:space="preserve"> </w:t>
      </w:r>
      <w:r>
        <w:t>graph</w:t>
      </w:r>
      <w:r>
        <w:rPr>
          <w:spacing w:val="-12"/>
        </w:rPr>
        <w:t xml:space="preserve"> </w:t>
      </w:r>
      <w:r>
        <w:t>with</w:t>
      </w:r>
      <w:r>
        <w:rPr>
          <w:spacing w:val="-12"/>
        </w:rPr>
        <w:t xml:space="preserve"> </w:t>
      </w:r>
      <w:r>
        <w:rPr>
          <w:rFonts w:ascii="Arial Unicode MS" w:hAnsi="Arial Unicode MS"/>
        </w:rPr>
        <w:t>|</w:t>
      </w:r>
      <w:r>
        <w:rPr>
          <w:i/>
        </w:rPr>
        <w:t>V</w:t>
      </w:r>
      <w:r>
        <w:rPr>
          <w:i/>
          <w:spacing w:val="-1"/>
        </w:rPr>
        <w:t xml:space="preserve"> </w:t>
      </w:r>
      <w:r>
        <w:rPr>
          <w:rFonts w:ascii="Arial Unicode MS" w:hAnsi="Arial Unicode MS"/>
        </w:rPr>
        <w:t>|</w:t>
      </w:r>
      <w:r>
        <w:rPr>
          <w:rFonts w:ascii="Arial Unicode MS" w:hAnsi="Arial Unicode MS"/>
          <w:spacing w:val="7"/>
        </w:rPr>
        <w:t xml:space="preserve"> </w:t>
      </w:r>
      <w:r>
        <w:t>=</w:t>
      </w:r>
      <w:r>
        <w:rPr>
          <w:spacing w:val="14"/>
        </w:rPr>
        <w:t xml:space="preserve"> </w:t>
      </w:r>
      <w:r>
        <w:rPr>
          <w:i/>
        </w:rPr>
        <w:t>n</w:t>
      </w:r>
      <w:r>
        <w:rPr>
          <w:i/>
          <w:spacing w:val="-12"/>
        </w:rPr>
        <w:t xml:space="preserve"> </w:t>
      </w:r>
      <w:r>
        <w:t>nodes.</w:t>
      </w:r>
      <w:r>
        <w:rPr>
          <w:spacing w:val="23"/>
        </w:rPr>
        <w:t xml:space="preserve"> </w:t>
      </w:r>
      <w:r>
        <w:t>Write</w:t>
      </w:r>
      <w:r>
        <w:rPr>
          <w:spacing w:val="-12"/>
        </w:rPr>
        <w:t xml:space="preserve"> </w:t>
      </w:r>
      <w:r>
        <w:rPr>
          <w:i/>
        </w:rPr>
        <w:t>w</w:t>
      </w:r>
      <w:r>
        <w:rPr>
          <w:rFonts w:ascii="Menlo" w:hAnsi="Menlo"/>
          <w:i/>
          <w:vertAlign w:val="subscript"/>
        </w:rPr>
        <w:t>ij</w:t>
      </w:r>
      <w:r>
        <w:rPr>
          <w:rFonts w:ascii="Menlo" w:hAnsi="Menlo"/>
          <w:i/>
          <w:spacing w:val="-48"/>
        </w:rPr>
        <w:t xml:space="preserve"> </w:t>
      </w:r>
      <w:r>
        <w:rPr>
          <w:rFonts w:ascii="Arial Unicode MS" w:hAnsi="Arial Unicode MS"/>
        </w:rPr>
        <w:t>≥</w:t>
      </w:r>
      <w:r>
        <w:rPr>
          <w:rFonts w:ascii="Arial Unicode MS" w:hAnsi="Arial Unicode MS"/>
          <w:spacing w:val="7"/>
        </w:rPr>
        <w:t xml:space="preserve"> </w:t>
      </w:r>
      <w:r>
        <w:t>0</w:t>
      </w:r>
      <w:r>
        <w:rPr>
          <w:spacing w:val="-11"/>
        </w:rPr>
        <w:t xml:space="preserve"> </w:t>
      </w:r>
      <w:r>
        <w:t>for</w:t>
      </w:r>
      <w:r>
        <w:rPr>
          <w:spacing w:val="-12"/>
        </w:rPr>
        <w:t xml:space="preserve"> </w:t>
      </w:r>
      <w:r>
        <w:t>the</w:t>
      </w:r>
      <w:r>
        <w:rPr>
          <w:spacing w:val="-12"/>
        </w:rPr>
        <w:t xml:space="preserve"> </w:t>
      </w:r>
      <w:r>
        <w:t>weight</w:t>
      </w:r>
      <w:r>
        <w:rPr>
          <w:spacing w:val="-10"/>
        </w:rPr>
        <w:t xml:space="preserve"> </w:t>
      </w:r>
      <w:r>
        <w:t>of</w:t>
      </w:r>
      <w:r>
        <w:rPr>
          <w:spacing w:val="-12"/>
        </w:rPr>
        <w:t xml:space="preserve"> </w:t>
      </w:r>
      <w:r>
        <w:t>edge</w:t>
      </w:r>
      <w:r>
        <w:rPr>
          <w:spacing w:val="-12"/>
        </w:rPr>
        <w:t xml:space="preserve"> </w:t>
      </w:r>
      <w:r>
        <w:rPr>
          <w:i/>
        </w:rPr>
        <w:t>i</w:t>
      </w:r>
      <w:r>
        <w:rPr>
          <w:i/>
          <w:spacing w:val="14"/>
        </w:rPr>
        <w:t xml:space="preserve"> </w:t>
      </w:r>
      <w:r>
        <w:rPr>
          <w:rFonts w:ascii="Arial Unicode MS" w:hAnsi="Arial Unicode MS"/>
        </w:rPr>
        <w:t>→</w:t>
      </w:r>
      <w:r>
        <w:rPr>
          <w:rFonts w:ascii="Arial Unicode MS" w:hAnsi="Arial Unicode MS"/>
          <w:spacing w:val="7"/>
        </w:rPr>
        <w:t xml:space="preserve"> </w:t>
      </w:r>
      <w:r>
        <w:rPr>
          <w:i/>
          <w:spacing w:val="-10"/>
        </w:rPr>
        <w:t>j</w:t>
      </w:r>
    </w:p>
    <w:p w14:paraId="00DC1D2C" w14:textId="77777777" w:rsidR="00350CFB" w:rsidRDefault="00283FFF">
      <w:pPr>
        <w:pStyle w:val="a3"/>
        <w:spacing w:before="119"/>
        <w:ind w:left="274"/>
      </w:pPr>
      <w:r>
        <w:t>(influence</w:t>
      </w:r>
      <w:r>
        <w:rPr>
          <w:spacing w:val="-6"/>
        </w:rPr>
        <w:t xml:space="preserve"> </w:t>
      </w:r>
      <w:r>
        <w:t>from</w:t>
      </w:r>
      <w:r>
        <w:rPr>
          <w:spacing w:val="-5"/>
        </w:rPr>
        <w:t xml:space="preserve"> </w:t>
      </w:r>
      <w:r>
        <w:rPr>
          <w:i/>
        </w:rPr>
        <w:t>i</w:t>
      </w:r>
      <w:r>
        <w:rPr>
          <w:i/>
          <w:spacing w:val="-6"/>
        </w:rPr>
        <w:t xml:space="preserve"> </w:t>
      </w:r>
      <w:r>
        <w:t>toward</w:t>
      </w:r>
      <w:r>
        <w:rPr>
          <w:spacing w:val="-5"/>
        </w:rPr>
        <w:t xml:space="preserve"> </w:t>
      </w:r>
      <w:r>
        <w:rPr>
          <w:i/>
        </w:rPr>
        <w:t>j</w:t>
      </w:r>
      <w:r>
        <w:rPr>
          <w:i/>
          <w:spacing w:val="8"/>
        </w:rPr>
        <w:t xml:space="preserve"> </w:t>
      </w:r>
      <w:r>
        <w:t>in</w:t>
      </w:r>
      <w:r>
        <w:rPr>
          <w:spacing w:val="-5"/>
        </w:rPr>
        <w:t xml:space="preserve"> </w:t>
      </w:r>
      <w:r>
        <w:t>the</w:t>
      </w:r>
      <w:r>
        <w:rPr>
          <w:spacing w:val="-6"/>
        </w:rPr>
        <w:t xml:space="preserve"> </w:t>
      </w:r>
      <w:r>
        <w:t>endorsement</w:t>
      </w:r>
      <w:r>
        <w:rPr>
          <w:spacing w:val="-4"/>
        </w:rPr>
        <w:t xml:space="preserve"> </w:t>
      </w:r>
      <w:r>
        <w:t>or</w:t>
      </w:r>
      <w:r>
        <w:rPr>
          <w:spacing w:val="-6"/>
        </w:rPr>
        <w:t xml:space="preserve"> </w:t>
      </w:r>
      <w:r>
        <w:t>transfer</w:t>
      </w:r>
      <w:r>
        <w:rPr>
          <w:spacing w:val="-5"/>
        </w:rPr>
        <w:t xml:space="preserve"> </w:t>
      </w:r>
      <w:r>
        <w:t>sense</w:t>
      </w:r>
      <w:r>
        <w:rPr>
          <w:spacing w:val="-6"/>
        </w:rPr>
        <w:t xml:space="preserve"> </w:t>
      </w:r>
      <w:r>
        <w:t>used</w:t>
      </w:r>
      <w:r>
        <w:rPr>
          <w:spacing w:val="-5"/>
        </w:rPr>
        <w:t xml:space="preserve"> </w:t>
      </w:r>
      <w:r>
        <w:t>here).</w:t>
      </w:r>
      <w:r>
        <w:rPr>
          <w:spacing w:val="17"/>
        </w:rPr>
        <w:t xml:space="preserve"> </w:t>
      </w:r>
      <w:r>
        <w:t>Let</w:t>
      </w:r>
      <w:r>
        <w:rPr>
          <w:spacing w:val="-5"/>
        </w:rPr>
        <w:t xml:space="preserve"> </w:t>
      </w:r>
      <w:r>
        <w:rPr>
          <w:i/>
        </w:rPr>
        <w:t>W</w:t>
      </w:r>
      <w:r>
        <w:rPr>
          <w:i/>
          <w:spacing w:val="27"/>
        </w:rPr>
        <w:t xml:space="preserve"> </w:t>
      </w:r>
      <w:r>
        <w:t>be</w:t>
      </w:r>
      <w:r>
        <w:rPr>
          <w:spacing w:val="-5"/>
        </w:rPr>
        <w:t xml:space="preserve"> </w:t>
      </w:r>
      <w:r>
        <w:t>the</w:t>
      </w:r>
      <w:r>
        <w:rPr>
          <w:spacing w:val="-6"/>
        </w:rPr>
        <w:t xml:space="preserve"> </w:t>
      </w:r>
      <w:r>
        <w:rPr>
          <w:spacing w:val="-2"/>
        </w:rPr>
        <w:t>weighted</w:t>
      </w:r>
    </w:p>
    <w:p w14:paraId="00DC1D2D" w14:textId="77777777" w:rsidR="00350CFB" w:rsidRDefault="00283FFF">
      <w:pPr>
        <w:pStyle w:val="a3"/>
        <w:ind w:left="282"/>
      </w:pPr>
      <w:r>
        <w:rPr>
          <w:noProof/>
        </w:rPr>
        <mc:AlternateContent>
          <mc:Choice Requires="wps">
            <w:drawing>
              <wp:anchor distT="0" distB="0" distL="0" distR="0" simplePos="0" relativeHeight="484009984" behindDoc="1" locked="0" layoutInCell="1" allowOverlap="1" wp14:anchorId="00DC26FA" wp14:editId="00DC26FB">
                <wp:simplePos x="0" y="0"/>
                <wp:positionH relativeFrom="page">
                  <wp:posOffset>3653535</wp:posOffset>
                </wp:positionH>
                <wp:positionV relativeFrom="paragraph">
                  <wp:posOffset>218553</wp:posOffset>
                </wp:positionV>
                <wp:extent cx="36830"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9"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A" id="Textbox 39" o:spid="_x0000_s1044" type="#_x0000_t202" style="position:absolute;left:0;text-align:left;margin-left:287.7pt;margin-top:17.2pt;width:2.9pt;height:8pt;z-index:-1930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nLlwEAACA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" filled="f" stroked="f">
                <v:textbox inset="0,0,0,0">
                  <w:txbxContent>
                    <w:p w14:paraId="00DC2809"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rPr>
        <mc:AlternateContent>
          <mc:Choice Requires="wps">
            <w:drawing>
              <wp:anchor distT="0" distB="0" distL="0" distR="0" simplePos="0" relativeHeight="484013056" behindDoc="1" locked="0" layoutInCell="1" allowOverlap="1" wp14:anchorId="00DC26FC" wp14:editId="00DC26FD">
                <wp:simplePos x="0" y="0"/>
                <wp:positionH relativeFrom="page">
                  <wp:posOffset>4163009</wp:posOffset>
                </wp:positionH>
                <wp:positionV relativeFrom="paragraph">
                  <wp:posOffset>225297</wp:posOffset>
                </wp:positionV>
                <wp:extent cx="4381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01600"/>
                        </a:xfrm>
                        <a:prstGeom prst="rect">
                          <a:avLst/>
                        </a:prstGeom>
                      </wps:spPr>
                      <wps:txbx>
                        <w:txbxContent>
                          <w:p w14:paraId="00DC280A" w14:textId="77777777" w:rsidR="00350CFB" w:rsidRDefault="00283FFF">
                            <w:pPr>
                              <w:spacing w:line="157" w:lineRule="exact"/>
                              <w:rPr>
                                <w:rFonts w:ascii="Menlo"/>
                                <w:i/>
                                <w:sz w:val="16"/>
                              </w:rPr>
                            </w:pPr>
                            <w:r>
                              <w:rPr>
                                <w:rFonts w:ascii="Menlo"/>
                                <w:i/>
                                <w:spacing w:val="-10"/>
                                <w:w w:val="70"/>
                                <w:sz w:val="16"/>
                              </w:rPr>
                              <w:t>j</w:t>
                            </w:r>
                          </w:p>
                        </w:txbxContent>
                      </wps:txbx>
                      <wps:bodyPr wrap="square" lIns="0" tIns="0" rIns="0" bIns="0" rtlCol="0">
                        <a:noAutofit/>
                      </wps:bodyPr>
                    </wps:wsp>
                  </a:graphicData>
                </a:graphic>
              </wp:anchor>
            </w:drawing>
          </mc:Choice>
          <mc:Fallback>
            <w:pict>
              <v:shape w14:anchorId="00DC26FC" id="Textbox 40" o:spid="_x0000_s1045" type="#_x0000_t202" style="position:absolute;left:0;text-align:left;margin-left:327.8pt;margin-top:17.75pt;width:3.45pt;height:8pt;z-index:-193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" filled="f" stroked="f">
                <v:textbox inset="0,0,0,0">
                  <w:txbxContent>
                    <w:p w14:paraId="00DC280A" w14:textId="77777777" w:rsidR="00350CFB" w:rsidRDefault="00283FFF">
                      <w:pPr>
                        <w:spacing w:line="157" w:lineRule="exact"/>
                        <w:rPr>
                          <w:rFonts w:ascii="Menlo"/>
                          <w:i/>
                          <w:sz w:val="16"/>
                        </w:rPr>
                      </w:pPr>
                      <w:r>
                        <w:rPr>
                          <w:rFonts w:ascii="Menlo"/>
                          <w:i/>
                          <w:spacing w:val="-10"/>
                          <w:w w:val="70"/>
                          <w:sz w:val="16"/>
                        </w:rPr>
                        <w:t>j</w:t>
                      </w:r>
                    </w:p>
                  </w:txbxContent>
                </v:textbox>
                <w10:wrap anchorx="page"/>
              </v:shape>
            </w:pict>
          </mc:Fallback>
        </mc:AlternateContent>
      </w:r>
      <w:r>
        <w:t>adjacency matrix</w:t>
      </w:r>
      <w:r>
        <w:rPr>
          <w:spacing w:val="1"/>
        </w:rPr>
        <w:t xml:space="preserve"> </w:t>
      </w:r>
      <w:r>
        <w:t>and define</w:t>
      </w:r>
      <w:r>
        <w:rPr>
          <w:spacing w:val="1"/>
        </w:rPr>
        <w:t xml:space="preserve"> </w:t>
      </w:r>
      <w:r>
        <w:t>the</w:t>
      </w:r>
      <w:r>
        <w:rPr>
          <w:spacing w:val="1"/>
        </w:rPr>
        <w:t xml:space="preserve"> </w:t>
      </w:r>
      <w:r>
        <w:t xml:space="preserve">out-strength </w:t>
      </w:r>
      <w:r>
        <w:rPr>
          <w:i/>
        </w:rPr>
        <w:t>d</w:t>
      </w:r>
      <w:r>
        <w:rPr>
          <w:vertAlign w:val="superscript"/>
        </w:rPr>
        <w:t>out</w:t>
      </w:r>
      <w:r>
        <w:rPr>
          <w:spacing w:val="17"/>
          <w:w w:val="110"/>
        </w:rPr>
        <w:t xml:space="preserve"> </w:t>
      </w:r>
      <w:r>
        <w:rPr>
          <w:w w:val="110"/>
        </w:rPr>
        <w:t>=</w:t>
      </w:r>
      <w:r>
        <w:rPr>
          <w:spacing w:val="-14"/>
          <w:w w:val="145"/>
        </w:rPr>
        <w:t xml:space="preserve"> </w:t>
      </w:r>
      <w:r>
        <w:rPr>
          <w:w w:val="145"/>
          <w:position w:val="18"/>
        </w:rPr>
        <w:t>L</w:t>
      </w:r>
      <w:r>
        <w:rPr>
          <w:spacing w:val="33"/>
          <w:w w:val="145"/>
          <w:position w:val="18"/>
        </w:rPr>
        <w:t xml:space="preserve"> </w:t>
      </w:r>
      <w:r>
        <w:rPr>
          <w:i/>
        </w:rPr>
        <w:t>w</w:t>
      </w:r>
      <w:r>
        <w:rPr>
          <w:rFonts w:ascii="Menlo"/>
          <w:i/>
          <w:vertAlign w:val="subscript"/>
        </w:rPr>
        <w:t>ij</w:t>
      </w:r>
      <w:r>
        <w:t>.</w:t>
      </w:r>
      <w:r>
        <w:rPr>
          <w:spacing w:val="28"/>
        </w:rPr>
        <w:t xml:space="preserve"> </w:t>
      </w:r>
      <w:r>
        <w:t>The</w:t>
      </w:r>
      <w:r>
        <w:rPr>
          <w:spacing w:val="1"/>
        </w:rPr>
        <w:t xml:space="preserve"> </w:t>
      </w:r>
      <w:r>
        <w:t>row-stochastic transition</w:t>
      </w:r>
      <w:r>
        <w:rPr>
          <w:spacing w:val="1"/>
        </w:rPr>
        <w:t xml:space="preserve"> </w:t>
      </w:r>
      <w:r>
        <w:rPr>
          <w:spacing w:val="-2"/>
        </w:rPr>
        <w:t>matrix</w:t>
      </w:r>
    </w:p>
    <w:p w14:paraId="00DC1D2E" w14:textId="77777777" w:rsidR="00350CFB" w:rsidRDefault="00350CFB">
      <w:pPr>
        <w:pStyle w:val="a3"/>
        <w:sectPr w:rsidR="00350CFB">
          <w:pgSz w:w="11910" w:h="16840"/>
          <w:pgMar w:top="1920" w:right="708" w:bottom="2300" w:left="992" w:header="0" w:footer="2115" w:gutter="0"/>
          <w:cols w:space="720"/>
        </w:sectPr>
      </w:pPr>
    </w:p>
    <w:p w14:paraId="00DC1D2F" w14:textId="77777777" w:rsidR="00350CFB" w:rsidRDefault="00283FFF">
      <w:pPr>
        <w:spacing w:before="176"/>
        <w:ind w:left="282"/>
        <w:rPr>
          <w:sz w:val="24"/>
        </w:rPr>
      </w:pPr>
      <w:r>
        <w:rPr>
          <w:i/>
          <w:sz w:val="24"/>
        </w:rPr>
        <w:t>P</w:t>
      </w:r>
      <w:r>
        <w:rPr>
          <w:i/>
          <w:spacing w:val="34"/>
          <w:sz w:val="24"/>
        </w:rPr>
        <w:t xml:space="preserve"> </w:t>
      </w:r>
      <w:r>
        <w:rPr>
          <w:spacing w:val="-7"/>
          <w:sz w:val="24"/>
        </w:rPr>
        <w:t>is</w:t>
      </w:r>
    </w:p>
    <w:p w14:paraId="00DC1D30" w14:textId="77777777" w:rsidR="00350CFB" w:rsidRDefault="00283FFF">
      <w:pPr>
        <w:pStyle w:val="a3"/>
        <w:rPr>
          <w:sz w:val="16"/>
        </w:rPr>
      </w:pPr>
      <w:r>
        <w:br w:type="column"/>
      </w:r>
    </w:p>
    <w:p w14:paraId="00DC1D31" w14:textId="77777777" w:rsidR="00350CFB" w:rsidRDefault="00350CFB">
      <w:pPr>
        <w:pStyle w:val="a3"/>
        <w:rPr>
          <w:sz w:val="16"/>
        </w:rPr>
      </w:pPr>
    </w:p>
    <w:p w14:paraId="00DC1D32" w14:textId="77777777" w:rsidR="00350CFB" w:rsidRDefault="00350CFB">
      <w:pPr>
        <w:pStyle w:val="a3"/>
        <w:rPr>
          <w:sz w:val="16"/>
        </w:rPr>
      </w:pPr>
    </w:p>
    <w:p w14:paraId="00DC1D33" w14:textId="77777777" w:rsidR="00350CFB" w:rsidRDefault="00350CFB">
      <w:pPr>
        <w:pStyle w:val="a3"/>
        <w:spacing w:before="71"/>
        <w:rPr>
          <w:sz w:val="16"/>
        </w:rPr>
      </w:pPr>
    </w:p>
    <w:p w14:paraId="00DC1D34" w14:textId="77777777" w:rsidR="00350CFB" w:rsidRDefault="00283FFF">
      <w:pPr>
        <w:ind w:left="282"/>
        <w:rPr>
          <w:sz w:val="24"/>
        </w:rPr>
      </w:pPr>
      <w:bookmarkStart w:id="107" w:name="_bookmark24"/>
      <w:bookmarkEnd w:id="107"/>
      <w:r>
        <w:rPr>
          <w:i/>
          <w:w w:val="75"/>
          <w:sz w:val="24"/>
        </w:rPr>
        <w:t>P</w:t>
      </w:r>
      <w:r>
        <w:rPr>
          <w:rFonts w:ascii="Menlo"/>
          <w:i/>
          <w:w w:val="75"/>
          <w:sz w:val="24"/>
          <w:vertAlign w:val="subscript"/>
        </w:rPr>
        <w:t>ij</w:t>
      </w:r>
      <w:r>
        <w:rPr>
          <w:rFonts w:ascii="Menlo"/>
          <w:i/>
          <w:spacing w:val="-12"/>
          <w:w w:val="75"/>
          <w:sz w:val="24"/>
        </w:rPr>
        <w:t xml:space="preserve"> </w:t>
      </w:r>
      <w:r>
        <w:rPr>
          <w:spacing w:val="-10"/>
          <w:w w:val="105"/>
          <w:sz w:val="24"/>
        </w:rPr>
        <w:t>=</w:t>
      </w:r>
    </w:p>
    <w:p w14:paraId="00DC1D35" w14:textId="77777777" w:rsidR="00350CFB" w:rsidRDefault="00283FFF">
      <w:pPr>
        <w:spacing w:before="246"/>
        <w:ind w:left="26"/>
        <w:rPr>
          <w:sz w:val="16"/>
        </w:rPr>
      </w:pPr>
      <w:r>
        <w:br w:type="column"/>
      </w:r>
      <w:r>
        <w:rPr>
          <w:spacing w:val="-67"/>
          <w:position w:val="25"/>
          <w:sz w:val="24"/>
        </w:rPr>
        <w:t></w:t>
      </w:r>
      <w:r>
        <w:rPr>
          <w:spacing w:val="-67"/>
          <w:position w:val="4"/>
          <w:sz w:val="24"/>
        </w:rPr>
        <w:t></w:t>
      </w:r>
      <w:r>
        <w:rPr>
          <w:spacing w:val="-67"/>
          <w:position w:val="-3"/>
          <w:sz w:val="24"/>
        </w:rPr>
        <w:t></w:t>
      </w:r>
      <w:r>
        <w:rPr>
          <w:i/>
          <w:spacing w:val="-67"/>
          <w:position w:val="-8"/>
          <w:sz w:val="24"/>
        </w:rPr>
        <w:t>w</w:t>
      </w:r>
      <w:r>
        <w:rPr>
          <w:rFonts w:ascii="Menlo" w:hAnsi="Menlo"/>
          <w:i/>
          <w:spacing w:val="-67"/>
          <w:position w:val="-11"/>
          <w:sz w:val="16"/>
        </w:rPr>
        <w:t>ij</w:t>
      </w:r>
      <w:r>
        <w:rPr>
          <w:rFonts w:ascii="Menlo" w:hAnsi="Menlo"/>
          <w:i/>
          <w:spacing w:val="-69"/>
          <w:position w:val="-11"/>
          <w:sz w:val="16"/>
        </w:rPr>
        <w:t xml:space="preserve"> </w:t>
      </w:r>
      <w:r>
        <w:rPr>
          <w:spacing w:val="-28"/>
          <w:position w:val="-8"/>
          <w:sz w:val="24"/>
        </w:rPr>
        <w:t>/</w:t>
      </w:r>
      <w:r>
        <w:rPr>
          <w:i/>
          <w:spacing w:val="-28"/>
          <w:position w:val="-8"/>
          <w:sz w:val="24"/>
        </w:rPr>
        <w:t>d</w:t>
      </w:r>
      <w:r>
        <w:rPr>
          <w:spacing w:val="-28"/>
          <w:sz w:val="16"/>
        </w:rPr>
        <w:t>out</w:t>
      </w:r>
    </w:p>
    <w:p w14:paraId="00DC1D36" w14:textId="77777777" w:rsidR="00350CFB" w:rsidRDefault="00283FFF">
      <w:pPr>
        <w:pStyle w:val="a3"/>
      </w:pPr>
      <w:r>
        <w:br w:type="column"/>
      </w:r>
    </w:p>
    <w:p w14:paraId="00DC1D37" w14:textId="77777777" w:rsidR="00350CFB" w:rsidRDefault="00350CFB">
      <w:pPr>
        <w:pStyle w:val="a3"/>
        <w:spacing w:before="31"/>
      </w:pPr>
    </w:p>
    <w:p w14:paraId="00DC1D38" w14:textId="77777777" w:rsidR="00350CFB" w:rsidRDefault="00283FFF">
      <w:pPr>
        <w:ind w:left="208"/>
        <w:rPr>
          <w:i/>
          <w:sz w:val="24"/>
        </w:rPr>
      </w:pPr>
      <w:r>
        <w:rPr>
          <w:i/>
          <w:noProof/>
          <w:sz w:val="24"/>
        </w:rPr>
        <mc:AlternateContent>
          <mc:Choice Requires="wps">
            <w:drawing>
              <wp:anchor distT="0" distB="0" distL="0" distR="0" simplePos="0" relativeHeight="484011008" behindDoc="1" locked="0" layoutInCell="1" allowOverlap="1" wp14:anchorId="00DC26FE" wp14:editId="00DC26FF">
                <wp:simplePos x="0" y="0"/>
                <wp:positionH relativeFrom="page">
                  <wp:posOffset>4231081</wp:posOffset>
                </wp:positionH>
                <wp:positionV relativeFrom="paragraph">
                  <wp:posOffset>103938</wp:posOffset>
                </wp:positionV>
                <wp:extent cx="36830" cy="1016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6FE" id="Textbox 41" o:spid="_x0000_s1046" type="#_x0000_t202" style="position:absolute;left:0;text-align:left;margin-left:333.15pt;margin-top:8.2pt;width:2.9pt;height:8pt;z-index:-193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" filled="f" stroked="f">
                <v:textbox inset="0,0,0,0">
                  <w:txbxContent>
                    <w:p w14:paraId="00DC280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noProof/>
          <w:sz w:val="24"/>
        </w:rPr>
        <mc:AlternateContent>
          <mc:Choice Requires="wps">
            <w:drawing>
              <wp:anchor distT="0" distB="0" distL="0" distR="0" simplePos="0" relativeHeight="484011520" behindDoc="1" locked="0" layoutInCell="1" allowOverlap="1" wp14:anchorId="00DC2700" wp14:editId="00DC2701">
                <wp:simplePos x="0" y="0"/>
                <wp:positionH relativeFrom="page">
                  <wp:posOffset>3250539</wp:posOffset>
                </wp:positionH>
                <wp:positionV relativeFrom="paragraph">
                  <wp:posOffset>269446</wp:posOffset>
                </wp:positionV>
                <wp:extent cx="1390650" cy="6089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608965"/>
                        </a:xfrm>
                        <a:prstGeom prst="rect">
                          <a:avLst/>
                        </a:prstGeom>
                      </wps:spPr>
                      <wps:txbx>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wps:txbx>
                      <wps:bodyPr wrap="square" lIns="0" tIns="0" rIns="0" bIns="0" rtlCol="0">
                        <a:noAutofit/>
                      </wps:bodyPr>
                    </wps:wsp>
                  </a:graphicData>
                </a:graphic>
              </wp:anchor>
            </w:drawing>
          </mc:Choice>
          <mc:Fallback>
            <w:pict>
              <v:shape w14:anchorId="00DC2700" id="Textbox 42" o:spid="_x0000_s1047" type="#_x0000_t202" style="position:absolute;left:0;text-align:left;margin-left:255.95pt;margin-top:21.2pt;width:109.5pt;height:47.95pt;z-index:-193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" filled="f" stroked="f">
                <v:textbox inset="0,0,0,0">
                  <w:txbxContent>
                    <w:p w14:paraId="00DC280C" w14:textId="77777777" w:rsidR="00350CFB" w:rsidRDefault="00283FFF">
                      <w:pPr>
                        <w:tabs>
                          <w:tab w:val="left" w:pos="1216"/>
                          <w:tab w:val="left" w:pos="1824"/>
                        </w:tabs>
                        <w:spacing w:line="400" w:lineRule="exact"/>
                        <w:rPr>
                          <w:sz w:val="24"/>
                        </w:rPr>
                      </w:pPr>
                      <w:r>
                        <w:rPr>
                          <w:spacing w:val="-2"/>
                          <w:w w:val="110"/>
                          <w:position w:val="17"/>
                          <w:sz w:val="24"/>
                        </w:rPr>
                        <w:t></w:t>
                      </w:r>
                      <w:r>
                        <w:rPr>
                          <w:spacing w:val="-2"/>
                          <w:w w:val="110"/>
                          <w:position w:val="10"/>
                          <w:sz w:val="24"/>
                        </w:rPr>
                        <w:t></w:t>
                      </w:r>
                      <w:r>
                        <w:rPr>
                          <w:spacing w:val="-2"/>
                          <w:w w:val="110"/>
                          <w:sz w:val="24"/>
                        </w:rPr>
                        <w:t>1/</w:t>
                      </w:r>
                      <w:r>
                        <w:rPr>
                          <w:i/>
                          <w:spacing w:val="-2"/>
                          <w:w w:val="110"/>
                          <w:sz w:val="24"/>
                        </w:rPr>
                        <w:t>n</w:t>
                      </w:r>
                      <w:r>
                        <w:rPr>
                          <w:i/>
                          <w:sz w:val="24"/>
                        </w:rPr>
                        <w:tab/>
                      </w:r>
                      <w:r>
                        <w:rPr>
                          <w:w w:val="105"/>
                          <w:sz w:val="24"/>
                        </w:rPr>
                        <w:t>if</w:t>
                      </w:r>
                      <w:r>
                        <w:rPr>
                          <w:spacing w:val="-13"/>
                          <w:w w:val="105"/>
                          <w:sz w:val="24"/>
                        </w:rPr>
                        <w:t xml:space="preserve"> </w:t>
                      </w:r>
                      <w:r>
                        <w:rPr>
                          <w:i/>
                          <w:spacing w:val="-10"/>
                          <w:w w:val="110"/>
                          <w:sz w:val="24"/>
                        </w:rPr>
                        <w:t>d</w:t>
                      </w:r>
                      <w:r>
                        <w:rPr>
                          <w:i/>
                          <w:sz w:val="24"/>
                        </w:rPr>
                        <w:tab/>
                      </w:r>
                      <w:r>
                        <w:rPr>
                          <w:w w:val="110"/>
                          <w:sz w:val="24"/>
                        </w:rPr>
                        <w:t>=</w:t>
                      </w:r>
                      <w:r>
                        <w:rPr>
                          <w:spacing w:val="32"/>
                          <w:w w:val="110"/>
                          <w:sz w:val="24"/>
                        </w:rPr>
                        <w:t xml:space="preserve"> </w:t>
                      </w:r>
                      <w:r>
                        <w:rPr>
                          <w:spacing w:val="-25"/>
                          <w:w w:val="110"/>
                          <w:sz w:val="24"/>
                        </w:rPr>
                        <w:t>0</w:t>
                      </w:r>
                    </w:p>
                  </w:txbxContent>
                </v:textbox>
                <w10:wrap anchorx="page"/>
              </v:shape>
            </w:pict>
          </mc:Fallback>
        </mc:AlternateContent>
      </w:r>
      <w:r>
        <w:rPr>
          <w:sz w:val="24"/>
        </w:rPr>
        <w:t>if</w:t>
      </w:r>
      <w:r>
        <w:rPr>
          <w:spacing w:val="4"/>
          <w:sz w:val="24"/>
        </w:rPr>
        <w:t xml:space="preserve"> </w:t>
      </w:r>
      <w:r>
        <w:rPr>
          <w:i/>
          <w:sz w:val="24"/>
        </w:rPr>
        <w:t>d</w:t>
      </w:r>
      <w:r>
        <w:rPr>
          <w:sz w:val="24"/>
          <w:vertAlign w:val="superscript"/>
        </w:rPr>
        <w:t>out</w:t>
      </w:r>
      <w:r>
        <w:rPr>
          <w:spacing w:val="22"/>
          <w:sz w:val="24"/>
        </w:rPr>
        <w:t xml:space="preserve"> </w:t>
      </w:r>
      <w:r>
        <w:rPr>
          <w:i/>
          <w:sz w:val="24"/>
        </w:rPr>
        <w:t>&gt;</w:t>
      </w:r>
      <w:r>
        <w:rPr>
          <w:i/>
          <w:spacing w:val="12"/>
          <w:sz w:val="24"/>
        </w:rPr>
        <w:t xml:space="preserve"> </w:t>
      </w:r>
      <w:r>
        <w:rPr>
          <w:spacing w:val="-5"/>
          <w:sz w:val="24"/>
        </w:rPr>
        <w:t>0</w:t>
      </w:r>
      <w:r>
        <w:rPr>
          <w:i/>
          <w:spacing w:val="-5"/>
          <w:sz w:val="24"/>
        </w:rPr>
        <w:t>,</w:t>
      </w:r>
    </w:p>
    <w:p w14:paraId="00DC1D39" w14:textId="77777777" w:rsidR="00350CFB" w:rsidRDefault="00283FFF">
      <w:pPr>
        <w:pStyle w:val="a3"/>
        <w:rPr>
          <w:i/>
        </w:rPr>
      </w:pPr>
      <w:r>
        <w:br w:type="column"/>
      </w:r>
    </w:p>
    <w:p w14:paraId="00DC1D3A" w14:textId="77777777" w:rsidR="00350CFB" w:rsidRDefault="00350CFB">
      <w:pPr>
        <w:pStyle w:val="a3"/>
        <w:spacing w:before="255"/>
        <w:rPr>
          <w:i/>
        </w:rPr>
      </w:pPr>
    </w:p>
    <w:p w14:paraId="00DC1D3B" w14:textId="77777777" w:rsidR="00350CFB" w:rsidRDefault="00283FFF">
      <w:pPr>
        <w:pStyle w:val="a3"/>
        <w:ind w:left="282"/>
      </w:pPr>
      <w:r>
        <w:rPr>
          <w:spacing w:val="-2"/>
        </w:rPr>
        <w:t>(2.1)</w:t>
      </w:r>
    </w:p>
    <w:p w14:paraId="00DC1D3C" w14:textId="77777777" w:rsidR="00350CFB" w:rsidRDefault="00350CFB">
      <w:pPr>
        <w:pStyle w:val="a3"/>
        <w:sectPr w:rsidR="00350CFB">
          <w:type w:val="continuous"/>
          <w:pgSz w:w="11910" w:h="16840"/>
          <w:pgMar w:top="1920" w:right="708" w:bottom="280" w:left="992" w:header="0" w:footer="2115" w:gutter="0"/>
          <w:cols w:num="5" w:space="720" w:equalWidth="0">
            <w:col w:w="725" w:space="2508"/>
            <w:col w:w="827" w:space="40"/>
            <w:col w:w="995" w:space="40"/>
            <w:col w:w="1287" w:space="2492"/>
            <w:col w:w="1296"/>
          </w:cols>
        </w:sectPr>
      </w:pPr>
    </w:p>
    <w:p w14:paraId="00DC1D3D" w14:textId="77777777" w:rsidR="00350CFB" w:rsidRDefault="00283FFF">
      <w:pPr>
        <w:spacing w:before="31" w:line="165" w:lineRule="exact"/>
        <w:ind w:left="5671"/>
        <w:rPr>
          <w:sz w:val="16"/>
        </w:rPr>
      </w:pPr>
      <w:r>
        <w:rPr>
          <w:noProof/>
          <w:sz w:val="16"/>
        </w:rPr>
        <mc:AlternateContent>
          <mc:Choice Requires="wps">
            <w:drawing>
              <wp:anchor distT="0" distB="0" distL="0" distR="0" simplePos="0" relativeHeight="484010496" behindDoc="1" locked="0" layoutInCell="1" allowOverlap="1" wp14:anchorId="00DC2702" wp14:editId="00DC2703">
                <wp:simplePos x="0" y="0"/>
                <wp:positionH relativeFrom="page">
                  <wp:posOffset>3735628</wp:posOffset>
                </wp:positionH>
                <wp:positionV relativeFrom="paragraph">
                  <wp:posOffset>-216513</wp:posOffset>
                </wp:positionV>
                <wp:extent cx="36830"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0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02" id="Textbox 43" o:spid="_x0000_s1048" type="#_x0000_t202" style="position:absolute;left:0;text-align:left;margin-left:294.15pt;margin-top:-17.05pt;width:2.9pt;height:8pt;z-index:-1930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ASLlgEAACE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" filled="f" stroked="f">
                <v:textbox inset="0,0,0,0">
                  <w:txbxContent>
                    <w:p w14:paraId="00DC280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spacing w:val="-5"/>
          <w:sz w:val="16"/>
        </w:rPr>
        <w:t>out</w:t>
      </w:r>
    </w:p>
    <w:p w14:paraId="00DC1D3E" w14:textId="77777777" w:rsidR="00350CFB" w:rsidRDefault="00283FFF">
      <w:pPr>
        <w:spacing w:line="168" w:lineRule="exact"/>
        <w:ind w:left="5671"/>
        <w:rPr>
          <w:rFonts w:ascii="Menlo"/>
          <w:i/>
          <w:sz w:val="16"/>
        </w:rPr>
      </w:pPr>
      <w:r>
        <w:rPr>
          <w:rFonts w:ascii="Menlo"/>
          <w:i/>
          <w:spacing w:val="-10"/>
          <w:w w:val="70"/>
          <w:sz w:val="16"/>
        </w:rPr>
        <w:t>i</w:t>
      </w:r>
    </w:p>
    <w:p w14:paraId="00DC1D3F" w14:textId="77777777" w:rsidR="00350CFB" w:rsidRDefault="00283FFF">
      <w:pPr>
        <w:pStyle w:val="a3"/>
        <w:spacing w:before="167"/>
        <w:ind w:left="274"/>
      </w:pPr>
      <w:r>
        <w:t>(dangling</w:t>
      </w:r>
      <w:r>
        <w:rPr>
          <w:spacing w:val="-5"/>
        </w:rPr>
        <w:t xml:space="preserve"> </w:t>
      </w:r>
      <w:r>
        <w:t>nodes</w:t>
      </w:r>
      <w:r>
        <w:rPr>
          <w:spacing w:val="-4"/>
        </w:rPr>
        <w:t xml:space="preserve"> </w:t>
      </w:r>
      <w:r>
        <w:t>distribute</w:t>
      </w:r>
      <w:r>
        <w:rPr>
          <w:spacing w:val="-3"/>
        </w:rPr>
        <w:t xml:space="preserve"> </w:t>
      </w:r>
      <w:r>
        <w:t>mass</w:t>
      </w:r>
      <w:r>
        <w:rPr>
          <w:spacing w:val="-3"/>
        </w:rPr>
        <w:t xml:space="preserve"> </w:t>
      </w:r>
      <w:r>
        <w:t>uniformly).</w:t>
      </w:r>
      <w:r>
        <w:rPr>
          <w:spacing w:val="16"/>
        </w:rPr>
        <w:t xml:space="preserve"> </w:t>
      </w:r>
      <w:r>
        <w:t>The</w:t>
      </w:r>
      <w:r>
        <w:rPr>
          <w:spacing w:val="-4"/>
        </w:rPr>
        <w:t xml:space="preserve"> </w:t>
      </w:r>
      <w:r>
        <w:t>Google</w:t>
      </w:r>
      <w:r>
        <w:rPr>
          <w:spacing w:val="-3"/>
        </w:rPr>
        <w:t xml:space="preserve"> </w:t>
      </w:r>
      <w:r>
        <w:t>matrix</w:t>
      </w:r>
      <w:r>
        <w:rPr>
          <w:spacing w:val="-3"/>
        </w:rPr>
        <w:t xml:space="preserve"> </w:t>
      </w:r>
      <w:r>
        <w:t>with</w:t>
      </w:r>
      <w:r>
        <w:rPr>
          <w:spacing w:val="-3"/>
        </w:rPr>
        <w:t xml:space="preserve"> </w:t>
      </w:r>
      <w:r>
        <w:t>damping</w:t>
      </w:r>
      <w:r>
        <w:rPr>
          <w:spacing w:val="-4"/>
        </w:rPr>
        <w:t xml:space="preserve"> </w:t>
      </w:r>
      <w:r>
        <w:rPr>
          <w:i/>
        </w:rPr>
        <w:t>d</w:t>
      </w:r>
      <w:r>
        <w:rPr>
          <w:i/>
          <w:spacing w:val="4"/>
        </w:rPr>
        <w:t xml:space="preserve"> </w:t>
      </w:r>
      <w:r>
        <w:rPr>
          <w:rFonts w:ascii="Arial Unicode MS" w:hAnsi="Arial Unicode MS"/>
        </w:rPr>
        <w:t>∈</w:t>
      </w:r>
      <w:r>
        <w:rPr>
          <w:rFonts w:ascii="Arial Unicode MS" w:hAnsi="Arial Unicode MS"/>
          <w:spacing w:val="-4"/>
        </w:rPr>
        <w:t xml:space="preserve"> </w:t>
      </w:r>
      <w:r>
        <w:t>(0</w:t>
      </w:r>
      <w:r>
        <w:rPr>
          <w:i/>
        </w:rPr>
        <w:t>,</w:t>
      </w:r>
      <w:r>
        <w:rPr>
          <w:i/>
          <w:spacing w:val="-20"/>
        </w:rPr>
        <w:t xml:space="preserve"> </w:t>
      </w:r>
      <w:r>
        <w:t>1)</w:t>
      </w:r>
      <w:r>
        <w:rPr>
          <w:spacing w:val="-2"/>
        </w:rPr>
        <w:t xml:space="preserve"> </w:t>
      </w:r>
      <w:r>
        <w:rPr>
          <w:spacing w:val="-5"/>
        </w:rPr>
        <w:t>is</w:t>
      </w:r>
    </w:p>
    <w:p w14:paraId="00DC1D40" w14:textId="77777777" w:rsidR="00350CFB" w:rsidRDefault="00283FFF">
      <w:pPr>
        <w:tabs>
          <w:tab w:val="left" w:pos="9196"/>
        </w:tabs>
        <w:spacing w:before="256" w:line="464" w:lineRule="exact"/>
        <w:ind w:left="3688"/>
        <w:rPr>
          <w:sz w:val="24"/>
        </w:rPr>
      </w:pPr>
      <w:r>
        <w:rPr>
          <w:noProof/>
          <w:sz w:val="24"/>
        </w:rPr>
        <mc:AlternateContent>
          <mc:Choice Requires="wps">
            <w:drawing>
              <wp:anchor distT="0" distB="0" distL="0" distR="0" simplePos="0" relativeHeight="484009472" behindDoc="1" locked="0" layoutInCell="1" allowOverlap="1" wp14:anchorId="00DC2704" wp14:editId="00DC2705">
                <wp:simplePos x="0" y="0"/>
                <wp:positionH relativeFrom="page">
                  <wp:posOffset>3926966</wp:posOffset>
                </wp:positionH>
                <wp:positionV relativeFrom="paragraph">
                  <wp:posOffset>419682</wp:posOffset>
                </wp:positionV>
                <wp:extent cx="33718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BC858D" id="Graphic 44" o:spid="_x0000_s1026" style="position:absolute;margin-left:309.2pt;margin-top:33.05pt;width:26.55pt;height:.1pt;z-index:-1930700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7XEg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" path="m,l337146,e" filled="f" strokeweight=".16869mm">
                <v:path arrowok="t"/>
                <w10:wrap anchorx="page"/>
              </v:shape>
            </w:pict>
          </mc:Fallback>
        </mc:AlternateContent>
      </w:r>
      <w:bookmarkStart w:id="108" w:name="_bookmark25"/>
      <w:bookmarkEnd w:id="108"/>
      <w:r>
        <w:rPr>
          <w:i/>
          <w:w w:val="110"/>
          <w:sz w:val="24"/>
        </w:rPr>
        <w:t>G</w:t>
      </w:r>
      <w:r>
        <w:rPr>
          <w:w w:val="110"/>
          <w:sz w:val="24"/>
          <w:vertAlign w:val="subscript"/>
        </w:rPr>
        <w:t>PR</w:t>
      </w:r>
      <w:r>
        <w:rPr>
          <w:spacing w:val="9"/>
          <w:w w:val="115"/>
          <w:sz w:val="24"/>
        </w:rPr>
        <w:t xml:space="preserve"> </w:t>
      </w:r>
      <w:r>
        <w:rPr>
          <w:w w:val="115"/>
          <w:sz w:val="24"/>
        </w:rPr>
        <w:t xml:space="preserve">= </w:t>
      </w:r>
      <w:r>
        <w:rPr>
          <w:i/>
          <w:w w:val="110"/>
          <w:sz w:val="24"/>
        </w:rPr>
        <w:t>d</w:t>
      </w:r>
      <w:r>
        <w:rPr>
          <w:i/>
          <w:spacing w:val="-26"/>
          <w:w w:val="110"/>
          <w:sz w:val="24"/>
        </w:rPr>
        <w:t xml:space="preserve"> </w:t>
      </w:r>
      <w:r>
        <w:rPr>
          <w:i/>
          <w:w w:val="110"/>
          <w:sz w:val="24"/>
        </w:rPr>
        <w:t>P</w:t>
      </w:r>
      <w:r>
        <w:rPr>
          <w:i/>
          <w:spacing w:val="-32"/>
          <w:w w:val="110"/>
          <w:sz w:val="24"/>
        </w:rPr>
        <w:t xml:space="preserve"> </w:t>
      </w:r>
      <w:r>
        <w:rPr>
          <w:rFonts w:ascii="Apple Symbols" w:hAnsi="Apple Symbols"/>
          <w:w w:val="145"/>
          <w:sz w:val="24"/>
          <w:vertAlign w:val="superscript"/>
        </w:rPr>
        <w:t>⊤</w:t>
      </w:r>
      <w:r>
        <w:rPr>
          <w:rFonts w:ascii="Apple Symbols" w:hAnsi="Apple Symbols"/>
          <w:spacing w:val="-51"/>
          <w:w w:val="145"/>
          <w:sz w:val="24"/>
        </w:rPr>
        <w:t xml:space="preserve"> </w:t>
      </w:r>
      <w:r>
        <w:rPr>
          <w:w w:val="115"/>
          <w:sz w:val="24"/>
        </w:rPr>
        <w:t>+</w:t>
      </w:r>
      <w:r>
        <w:rPr>
          <w:spacing w:val="11"/>
          <w:w w:val="115"/>
          <w:sz w:val="24"/>
        </w:rPr>
        <w:t xml:space="preserve"> </w:t>
      </w:r>
      <w:r>
        <w:rPr>
          <w:w w:val="110"/>
          <w:position w:val="16"/>
          <w:sz w:val="24"/>
        </w:rPr>
        <w:t>1</w:t>
      </w:r>
      <w:r>
        <w:rPr>
          <w:spacing w:val="-11"/>
          <w:w w:val="110"/>
          <w:position w:val="16"/>
          <w:sz w:val="24"/>
        </w:rPr>
        <w:t xml:space="preserve"> </w:t>
      </w:r>
      <w:r>
        <w:rPr>
          <w:rFonts w:ascii="Arial Unicode MS" w:hAnsi="Arial Unicode MS"/>
          <w:w w:val="115"/>
          <w:position w:val="16"/>
          <w:sz w:val="24"/>
        </w:rPr>
        <w:t>−</w:t>
      </w:r>
      <w:r>
        <w:rPr>
          <w:rFonts w:ascii="Arial Unicode MS" w:hAnsi="Arial Unicode MS"/>
          <w:spacing w:val="-22"/>
          <w:w w:val="115"/>
          <w:position w:val="16"/>
          <w:sz w:val="24"/>
        </w:rPr>
        <w:t xml:space="preserve"> </w:t>
      </w:r>
      <w:r>
        <w:rPr>
          <w:i/>
          <w:w w:val="110"/>
          <w:position w:val="16"/>
          <w:sz w:val="24"/>
        </w:rPr>
        <w:t>d</w:t>
      </w:r>
      <w:r>
        <w:rPr>
          <w:i/>
          <w:spacing w:val="-1"/>
          <w:w w:val="110"/>
          <w:position w:val="16"/>
          <w:sz w:val="24"/>
        </w:rPr>
        <w:t xml:space="preserve"> </w:t>
      </w:r>
      <w:r>
        <w:rPr>
          <w:b/>
          <w:spacing w:val="-4"/>
          <w:w w:val="110"/>
          <w:sz w:val="24"/>
        </w:rPr>
        <w:t>11</w:t>
      </w:r>
      <w:r>
        <w:rPr>
          <w:rFonts w:ascii="Apple Symbols" w:hAnsi="Apple Symbols"/>
          <w:spacing w:val="-4"/>
          <w:w w:val="110"/>
          <w:sz w:val="24"/>
          <w:vertAlign w:val="superscript"/>
        </w:rPr>
        <w:t>⊤</w:t>
      </w:r>
      <w:r>
        <w:rPr>
          <w:i/>
          <w:spacing w:val="-4"/>
          <w:w w:val="110"/>
          <w:sz w:val="24"/>
        </w:rPr>
        <w:t>,</w:t>
      </w:r>
      <w:r>
        <w:rPr>
          <w:i/>
          <w:sz w:val="24"/>
        </w:rPr>
        <w:tab/>
      </w:r>
      <w:r>
        <w:rPr>
          <w:spacing w:val="-2"/>
          <w:w w:val="110"/>
          <w:sz w:val="24"/>
        </w:rPr>
        <w:t>(2.2)</w:t>
      </w:r>
    </w:p>
    <w:p w14:paraId="00DC1D41" w14:textId="77777777" w:rsidR="00350CFB" w:rsidRDefault="00283FFF">
      <w:pPr>
        <w:spacing w:line="216" w:lineRule="exact"/>
        <w:ind w:left="709"/>
        <w:jc w:val="center"/>
        <w:rPr>
          <w:i/>
          <w:sz w:val="24"/>
        </w:rPr>
      </w:pPr>
      <w:r>
        <w:rPr>
          <w:i/>
          <w:spacing w:val="-10"/>
          <w:w w:val="115"/>
          <w:sz w:val="24"/>
        </w:rPr>
        <w:t>n</w:t>
      </w:r>
    </w:p>
    <w:p w14:paraId="00DC1D42" w14:textId="77777777" w:rsidR="00350CFB" w:rsidRDefault="00283FFF">
      <w:pPr>
        <w:pStyle w:val="a3"/>
        <w:spacing w:before="214"/>
        <w:ind w:left="282"/>
      </w:pPr>
      <w:r>
        <w:rPr>
          <w:noProof/>
        </w:rPr>
        <mc:AlternateContent>
          <mc:Choice Requires="wps">
            <w:drawing>
              <wp:anchor distT="0" distB="0" distL="0" distR="0" simplePos="0" relativeHeight="484012032" behindDoc="1" locked="0" layoutInCell="1" allowOverlap="1" wp14:anchorId="00DC2706" wp14:editId="00DC2707">
                <wp:simplePos x="0" y="0"/>
                <wp:positionH relativeFrom="page">
                  <wp:posOffset>3397707</wp:posOffset>
                </wp:positionH>
                <wp:positionV relativeFrom="paragraph">
                  <wp:posOffset>664549</wp:posOffset>
                </wp:positionV>
                <wp:extent cx="219710" cy="563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0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06" id="Textbox 45" o:spid="_x0000_s1049" type="#_x0000_t202" style="position:absolute;left:0;text-align:left;margin-left:267.55pt;margin-top:52.35pt;width:17.3pt;height:44.35pt;z-index:-19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" filled="f" stroked="f">
                <v:textbox inset="0,0,0,0">
                  <w:txbxContent>
                    <w:p w14:paraId="00DC280E" w14:textId="77777777" w:rsidR="00350CFB" w:rsidRDefault="00283FFF">
                      <w:pPr>
                        <w:pStyle w:val="a3"/>
                        <w:spacing w:line="231" w:lineRule="exact"/>
                      </w:pPr>
                      <w:r>
                        <w:rPr>
                          <w:spacing w:val="-10"/>
                          <w:w w:val="235"/>
                        </w:rPr>
                        <w:t>L</w:t>
                      </w:r>
                    </w:p>
                  </w:txbxContent>
                </v:textbox>
                <w10:wrap anchorx="page"/>
              </v:shape>
            </w:pict>
          </mc:Fallback>
        </mc:AlternateContent>
      </w:r>
      <w:r>
        <w:t>and</w:t>
      </w:r>
      <w:r>
        <w:rPr>
          <w:spacing w:val="12"/>
        </w:rPr>
        <w:t xml:space="preserve"> </w:t>
      </w:r>
      <w:r>
        <w:t>the</w:t>
      </w:r>
      <w:r>
        <w:rPr>
          <w:spacing w:val="13"/>
        </w:rPr>
        <w:t xml:space="preserve"> </w:t>
      </w:r>
      <w:r>
        <w:t>PageRank</w:t>
      </w:r>
      <w:r>
        <w:rPr>
          <w:spacing w:val="12"/>
        </w:rPr>
        <w:t xml:space="preserve"> </w:t>
      </w:r>
      <w:r>
        <w:t>vector</w:t>
      </w:r>
      <w:r>
        <w:rPr>
          <w:spacing w:val="13"/>
        </w:rPr>
        <w:t xml:space="preserve"> </w:t>
      </w:r>
      <w:r>
        <w:rPr>
          <w:i/>
        </w:rPr>
        <w:t>π</w:t>
      </w:r>
      <w:r>
        <w:rPr>
          <w:i/>
          <w:spacing w:val="23"/>
        </w:rPr>
        <w:t xml:space="preserve"> </w:t>
      </w:r>
      <w:r>
        <w:t>satisfies</w:t>
      </w:r>
      <w:r>
        <w:rPr>
          <w:spacing w:val="14"/>
        </w:rPr>
        <w:t xml:space="preserve"> </w:t>
      </w:r>
      <w:r>
        <w:rPr>
          <w:i/>
        </w:rPr>
        <w:t>π</w:t>
      </w:r>
      <w:r>
        <w:rPr>
          <w:i/>
          <w:spacing w:val="33"/>
        </w:rPr>
        <w:t xml:space="preserve"> </w:t>
      </w:r>
      <w:r>
        <w:t>=</w:t>
      </w:r>
      <w:r>
        <w:rPr>
          <w:spacing w:val="21"/>
        </w:rPr>
        <w:t xml:space="preserve"> </w:t>
      </w:r>
      <w:r>
        <w:rPr>
          <w:i/>
        </w:rPr>
        <w:t>G</w:t>
      </w:r>
      <w:r>
        <w:rPr>
          <w:vertAlign w:val="subscript"/>
        </w:rPr>
        <w:t>PR</w:t>
      </w:r>
      <w:r>
        <w:rPr>
          <w:i/>
        </w:rPr>
        <w:t>π</w:t>
      </w:r>
      <w:r>
        <w:rPr>
          <w:i/>
          <w:spacing w:val="23"/>
        </w:rPr>
        <w:t xml:space="preserve"> </w:t>
      </w:r>
      <w:r>
        <w:t>with</w:t>
      </w:r>
      <w:r>
        <w:rPr>
          <w:spacing w:val="13"/>
        </w:rPr>
        <w:t xml:space="preserve"> </w:t>
      </w:r>
      <w:r>
        <w:rPr>
          <w:i/>
        </w:rPr>
        <w:t>π</w:t>
      </w:r>
      <w:r>
        <w:rPr>
          <w:i/>
          <w:spacing w:val="32"/>
        </w:rPr>
        <w:t xml:space="preserve"> </w:t>
      </w:r>
      <w:r>
        <w:rPr>
          <w:rFonts w:ascii="Arial Unicode MS" w:hAnsi="Arial Unicode MS"/>
        </w:rPr>
        <w:t>≥</w:t>
      </w:r>
      <w:r>
        <w:rPr>
          <w:rFonts w:ascii="Arial Unicode MS" w:hAnsi="Arial Unicode MS"/>
          <w:spacing w:val="14"/>
        </w:rPr>
        <w:t xml:space="preserve"> </w:t>
      </w:r>
      <w:r>
        <w:t>0</w:t>
      </w:r>
      <w:r>
        <w:rPr>
          <w:spacing w:val="13"/>
        </w:rPr>
        <w:t xml:space="preserve"> </w:t>
      </w:r>
      <w:r>
        <w:t>and</w:t>
      </w:r>
      <w:r>
        <w:rPr>
          <w:spacing w:val="12"/>
        </w:rPr>
        <w:t xml:space="preserve"> </w:t>
      </w:r>
      <w:bookmarkStart w:id="109" w:name="_bookmark26"/>
      <w:bookmarkEnd w:id="109"/>
      <w:r>
        <w:rPr>
          <w:position w:val="18"/>
        </w:rPr>
        <w:t>L</w:t>
      </w:r>
      <w:r>
        <w:rPr>
          <w:rFonts w:ascii="Menlo" w:hAnsi="Menlo"/>
          <w:i/>
          <w:position w:val="-6"/>
          <w:sz w:val="16"/>
        </w:rPr>
        <w:t>i</w:t>
      </w:r>
      <w:r>
        <w:rPr>
          <w:rFonts w:ascii="Menlo" w:hAnsi="Menlo"/>
          <w:i/>
          <w:spacing w:val="-35"/>
          <w:position w:val="-6"/>
          <w:sz w:val="16"/>
        </w:rPr>
        <w:t xml:space="preserve"> </w:t>
      </w:r>
      <w:r>
        <w:rPr>
          <w:i/>
        </w:rPr>
        <w:t>π</w:t>
      </w:r>
      <w:r>
        <w:rPr>
          <w:rFonts w:ascii="Menlo" w:hAnsi="Menlo"/>
          <w:i/>
          <w:vertAlign w:val="subscript"/>
        </w:rPr>
        <w:t>i</w:t>
      </w:r>
      <w:r>
        <w:rPr>
          <w:rFonts w:ascii="Menlo" w:hAnsi="Menlo"/>
          <w:i/>
          <w:spacing w:val="-51"/>
        </w:rPr>
        <w:t xml:space="preserve"> </w:t>
      </w:r>
      <w:r>
        <w:t>=</w:t>
      </w:r>
      <w:r>
        <w:rPr>
          <w:spacing w:val="22"/>
        </w:rPr>
        <w:t xml:space="preserve"> </w:t>
      </w:r>
      <w:r>
        <w:t>1</w:t>
      </w:r>
      <w:r>
        <w:rPr>
          <w:spacing w:val="13"/>
        </w:rPr>
        <w:t xml:space="preserve"> </w:t>
      </w:r>
      <w:hyperlink w:anchor="_bookmark173" w:history="1">
        <w:r>
          <w:rPr>
            <w:vertAlign w:val="superscript"/>
          </w:rPr>
          <w:t>[23]</w:t>
        </w:r>
      </w:hyperlink>
      <w:r>
        <w:rPr>
          <w:vertAlign w:val="superscript"/>
        </w:rPr>
        <w:t>,</w:t>
      </w:r>
      <w:hyperlink w:anchor="_bookmark182" w:history="1">
        <w:r>
          <w:rPr>
            <w:vertAlign w:val="superscript"/>
          </w:rPr>
          <w:t>[15]</w:t>
        </w:r>
      </w:hyperlink>
      <w:r>
        <w:t>.</w:t>
      </w:r>
      <w:r>
        <w:rPr>
          <w:spacing w:val="38"/>
        </w:rPr>
        <w:t xml:space="preserve"> </w:t>
      </w:r>
      <w:r>
        <w:rPr>
          <w:spacing w:val="-2"/>
        </w:rPr>
        <w:t>Equivalently,</w:t>
      </w:r>
    </w:p>
    <w:p w14:paraId="00DC1D43" w14:textId="77777777" w:rsidR="00350CFB" w:rsidRDefault="00350CFB">
      <w:pPr>
        <w:pStyle w:val="a3"/>
        <w:spacing w:before="44"/>
        <w:rPr>
          <w:sz w:val="20"/>
        </w:rPr>
      </w:pPr>
    </w:p>
    <w:p w14:paraId="00DC1D44" w14:textId="77777777" w:rsidR="00350CFB" w:rsidRDefault="00350CFB">
      <w:pPr>
        <w:pStyle w:val="a3"/>
        <w:rPr>
          <w:sz w:val="20"/>
        </w:rPr>
        <w:sectPr w:rsidR="00350CFB">
          <w:type w:val="continuous"/>
          <w:pgSz w:w="11910" w:h="16840"/>
          <w:pgMar w:top="1920" w:right="708" w:bottom="280" w:left="992" w:header="0" w:footer="2115" w:gutter="0"/>
          <w:cols w:space="720"/>
        </w:sectPr>
      </w:pPr>
    </w:p>
    <w:p w14:paraId="00DC1D45" w14:textId="77777777" w:rsidR="00350CFB" w:rsidRDefault="00283FFF">
      <w:pPr>
        <w:spacing w:before="223"/>
        <w:ind w:right="816"/>
        <w:jc w:val="right"/>
        <w:rPr>
          <w:i/>
          <w:sz w:val="24"/>
        </w:rPr>
      </w:pPr>
      <w:r>
        <w:rPr>
          <w:i/>
          <w:sz w:val="24"/>
        </w:rPr>
        <w:t>π</w:t>
      </w:r>
      <w:r>
        <w:rPr>
          <w:rFonts w:ascii="Menlo" w:hAnsi="Menlo"/>
          <w:i/>
          <w:sz w:val="24"/>
          <w:vertAlign w:val="subscript"/>
        </w:rPr>
        <w:t>j</w:t>
      </w:r>
      <w:r>
        <w:rPr>
          <w:rFonts w:ascii="Menlo" w:hAnsi="Menlo"/>
          <w:i/>
          <w:spacing w:val="-58"/>
          <w:sz w:val="24"/>
        </w:rPr>
        <w:t xml:space="preserve"> </w:t>
      </w:r>
      <w:r>
        <w:rPr>
          <w:w w:val="115"/>
          <w:sz w:val="24"/>
        </w:rPr>
        <w:t>=</w:t>
      </w:r>
      <w:r>
        <w:rPr>
          <w:spacing w:val="-2"/>
          <w:w w:val="115"/>
          <w:sz w:val="24"/>
        </w:rPr>
        <w:t xml:space="preserve"> </w:t>
      </w:r>
      <w:r>
        <w:rPr>
          <w:i/>
          <w:spacing w:val="-10"/>
          <w:sz w:val="24"/>
        </w:rPr>
        <w:t>d</w:t>
      </w:r>
    </w:p>
    <w:p w14:paraId="00DC1D46" w14:textId="77777777" w:rsidR="00350CFB" w:rsidRDefault="00283FFF">
      <w:pPr>
        <w:spacing w:before="85"/>
        <w:jc w:val="right"/>
        <w:rPr>
          <w:rFonts w:ascii="Menlo" w:hAnsi="Menlo"/>
          <w:i/>
          <w:sz w:val="16"/>
        </w:rPr>
      </w:pPr>
      <w:r>
        <w:rPr>
          <w:rFonts w:ascii="Menlo" w:hAnsi="Menlo"/>
          <w:i/>
          <w:spacing w:val="-2"/>
          <w:w w:val="105"/>
          <w:sz w:val="16"/>
        </w:rPr>
        <w:t>i</w:t>
      </w:r>
      <w:r>
        <w:rPr>
          <w:spacing w:val="-2"/>
          <w:w w:val="105"/>
          <w:sz w:val="16"/>
        </w:rPr>
        <w:t>:(</w:t>
      </w:r>
      <w:r>
        <w:rPr>
          <w:rFonts w:ascii="Menlo" w:hAnsi="Menlo"/>
          <w:i/>
          <w:spacing w:val="-2"/>
          <w:w w:val="105"/>
          <w:sz w:val="16"/>
        </w:rPr>
        <w:t>i</w:t>
      </w:r>
      <w:r>
        <w:rPr>
          <w:rFonts w:ascii="Apple Symbols" w:hAnsi="Apple Symbols"/>
          <w:spacing w:val="-2"/>
          <w:w w:val="105"/>
          <w:sz w:val="16"/>
        </w:rPr>
        <w:t>→</w:t>
      </w:r>
      <w:r>
        <w:rPr>
          <w:rFonts w:ascii="Menlo" w:hAnsi="Menlo"/>
          <w:i/>
          <w:spacing w:val="-2"/>
          <w:w w:val="105"/>
          <w:sz w:val="16"/>
        </w:rPr>
        <w:t>j</w:t>
      </w:r>
      <w:r>
        <w:rPr>
          <w:spacing w:val="-2"/>
          <w:w w:val="105"/>
          <w:sz w:val="16"/>
        </w:rPr>
        <w:t>)</w:t>
      </w:r>
      <w:r>
        <w:rPr>
          <w:rFonts w:ascii="Apple Symbols" w:hAnsi="Apple Symbols"/>
          <w:spacing w:val="-2"/>
          <w:w w:val="105"/>
          <w:sz w:val="16"/>
        </w:rPr>
        <w:t>∈</w:t>
      </w:r>
      <w:r>
        <w:rPr>
          <w:rFonts w:ascii="Menlo" w:hAnsi="Menlo"/>
          <w:i/>
          <w:spacing w:val="-2"/>
          <w:w w:val="105"/>
          <w:sz w:val="16"/>
        </w:rPr>
        <w:t>E</w:t>
      </w:r>
    </w:p>
    <w:p w14:paraId="00DC1D47" w14:textId="77777777" w:rsidR="00350CFB" w:rsidRDefault="00283FFF">
      <w:pPr>
        <w:spacing w:before="57" w:line="234" w:lineRule="exact"/>
        <w:ind w:left="223"/>
        <w:jc w:val="center"/>
        <w:rPr>
          <w:rFonts w:ascii="Menlo"/>
          <w:i/>
          <w:sz w:val="16"/>
        </w:rPr>
      </w:pPr>
      <w:r>
        <w:br w:type="column"/>
      </w:r>
      <w:r>
        <w:rPr>
          <w:i/>
          <w:spacing w:val="-5"/>
          <w:w w:val="90"/>
          <w:position w:val="4"/>
          <w:sz w:val="24"/>
          <w:u w:val="single"/>
        </w:rPr>
        <w:t>w</w:t>
      </w:r>
      <w:r>
        <w:rPr>
          <w:rFonts w:ascii="Menlo"/>
          <w:i/>
          <w:spacing w:val="-5"/>
          <w:w w:val="90"/>
          <w:sz w:val="16"/>
          <w:u w:val="single"/>
        </w:rPr>
        <w:t>ij</w:t>
      </w:r>
    </w:p>
    <w:p w14:paraId="00DC1D48" w14:textId="77777777" w:rsidR="00350CFB" w:rsidRDefault="00283FFF">
      <w:pPr>
        <w:spacing w:line="252" w:lineRule="exact"/>
        <w:ind w:left="8"/>
        <w:rPr>
          <w:sz w:val="16"/>
        </w:rPr>
      </w:pPr>
      <w:r>
        <w:rPr>
          <w:noProof/>
          <w:sz w:val="16"/>
        </w:rPr>
        <mc:AlternateContent>
          <mc:Choice Requires="wps">
            <w:drawing>
              <wp:anchor distT="0" distB="0" distL="0" distR="0" simplePos="0" relativeHeight="484012544" behindDoc="1" locked="0" layoutInCell="1" allowOverlap="1" wp14:anchorId="00DC2708" wp14:editId="00DC2709">
                <wp:simplePos x="0" y="0"/>
                <wp:positionH relativeFrom="page">
                  <wp:posOffset>3925036</wp:posOffset>
                </wp:positionH>
                <wp:positionV relativeFrom="paragraph">
                  <wp:posOffset>89734</wp:posOffset>
                </wp:positionV>
                <wp:extent cx="7747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00DC280F" w14:textId="77777777" w:rsidR="00350CFB" w:rsidRDefault="00283FFF">
                            <w:pPr>
                              <w:spacing w:line="231" w:lineRule="exact"/>
                              <w:rPr>
                                <w:i/>
                                <w:sz w:val="24"/>
                              </w:rPr>
                            </w:pPr>
                            <w:r>
                              <w:rPr>
                                <w:i/>
                                <w:spacing w:val="-10"/>
                                <w:sz w:val="24"/>
                              </w:rPr>
                              <w:t>d</w:t>
                            </w:r>
                          </w:p>
                        </w:txbxContent>
                      </wps:txbx>
                      <wps:bodyPr wrap="square" lIns="0" tIns="0" rIns="0" bIns="0" rtlCol="0">
                        <a:noAutofit/>
                      </wps:bodyPr>
                    </wps:wsp>
                  </a:graphicData>
                </a:graphic>
              </wp:anchor>
            </w:drawing>
          </mc:Choice>
          <mc:Fallback>
            <w:pict>
              <v:shape w14:anchorId="00DC2708" id="Textbox 46" o:spid="_x0000_s1050" type="#_x0000_t202" style="position:absolute;left:0;text-align:left;margin-left:309.05pt;margin-top:7.05pt;width:6.1pt;height:12pt;z-index:-1930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" filled="f" stroked="f">
                <v:textbox inset="0,0,0,0">
                  <w:txbxContent>
                    <w:p w14:paraId="00DC280F" w14:textId="77777777" w:rsidR="00350CFB" w:rsidRDefault="00283FFF">
                      <w:pPr>
                        <w:spacing w:line="231" w:lineRule="exact"/>
                        <w:rPr>
                          <w:i/>
                          <w:sz w:val="24"/>
                        </w:rPr>
                      </w:pPr>
                      <w:r>
                        <w:rPr>
                          <w:i/>
                          <w:spacing w:val="-10"/>
                          <w:sz w:val="24"/>
                        </w:rPr>
                        <w:t>d</w:t>
                      </w:r>
                    </w:p>
                  </w:txbxContent>
                </v:textbox>
                <w10:wrap anchorx="page"/>
              </v:shape>
            </w:pict>
          </mc:Fallback>
        </mc:AlternateContent>
      </w:r>
      <w:r>
        <w:rPr>
          <w:i/>
          <w:position w:val="8"/>
          <w:sz w:val="24"/>
        </w:rPr>
        <w:t>π</w:t>
      </w:r>
      <w:r>
        <w:rPr>
          <w:rFonts w:ascii="Menlo" w:hAnsi="Menlo"/>
          <w:i/>
          <w:position w:val="4"/>
          <w:sz w:val="16"/>
        </w:rPr>
        <w:t>i</w:t>
      </w:r>
      <w:r>
        <w:rPr>
          <w:rFonts w:ascii="Menlo" w:hAnsi="Menlo"/>
          <w:i/>
          <w:spacing w:val="31"/>
          <w:position w:val="4"/>
          <w:sz w:val="16"/>
        </w:rPr>
        <w:t xml:space="preserve"> </w:t>
      </w:r>
      <w:r>
        <w:rPr>
          <w:spacing w:val="-5"/>
          <w:sz w:val="16"/>
        </w:rPr>
        <w:t>out</w:t>
      </w:r>
    </w:p>
    <w:p w14:paraId="00DC1D49" w14:textId="77777777" w:rsidR="00350CFB" w:rsidRDefault="00283FFF">
      <w:pPr>
        <w:spacing w:line="168" w:lineRule="exact"/>
        <w:ind w:left="208"/>
        <w:jc w:val="center"/>
        <w:rPr>
          <w:rFonts w:ascii="Menlo"/>
          <w:i/>
          <w:sz w:val="16"/>
        </w:rPr>
      </w:pPr>
      <w:r>
        <w:rPr>
          <w:rFonts w:ascii="Menlo"/>
          <w:i/>
          <w:spacing w:val="-10"/>
          <w:w w:val="70"/>
          <w:sz w:val="16"/>
        </w:rPr>
        <w:t>i</w:t>
      </w:r>
    </w:p>
    <w:p w14:paraId="00DC1D4A" w14:textId="77777777" w:rsidR="00350CFB" w:rsidRDefault="00283FFF">
      <w:pPr>
        <w:pStyle w:val="a3"/>
        <w:spacing w:line="311" w:lineRule="exact"/>
        <w:ind w:right="3506"/>
        <w:jc w:val="center"/>
        <w:rPr>
          <w:i/>
        </w:rPr>
      </w:pPr>
      <w:r>
        <w:br w:type="column"/>
      </w:r>
      <w:r>
        <w:rPr>
          <w:w w:val="110"/>
          <w:u w:val="single"/>
        </w:rPr>
        <w:t>1</w:t>
      </w:r>
      <w:r>
        <w:rPr>
          <w:spacing w:val="-9"/>
          <w:w w:val="110"/>
          <w:u w:val="single"/>
        </w:rPr>
        <w:t xml:space="preserve"> </w:t>
      </w:r>
      <w:r>
        <w:rPr>
          <w:rFonts w:ascii="Arial Unicode MS" w:hAnsi="Arial Unicode MS"/>
          <w:w w:val="115"/>
          <w:u w:val="single"/>
        </w:rPr>
        <w:t>−</w:t>
      </w:r>
      <w:r>
        <w:rPr>
          <w:rFonts w:ascii="Arial Unicode MS" w:hAnsi="Arial Unicode MS"/>
          <w:spacing w:val="-20"/>
          <w:w w:val="115"/>
          <w:u w:val="single"/>
        </w:rPr>
        <w:t xml:space="preserve"> </w:t>
      </w:r>
      <w:r>
        <w:rPr>
          <w:i/>
          <w:spacing w:val="-10"/>
          <w:w w:val="110"/>
          <w:u w:val="single"/>
        </w:rPr>
        <w:t>d</w:t>
      </w:r>
    </w:p>
    <w:p w14:paraId="00DC1D4B" w14:textId="77777777" w:rsidR="00350CFB" w:rsidRDefault="00283FFF">
      <w:pPr>
        <w:tabs>
          <w:tab w:val="left" w:pos="860"/>
          <w:tab w:val="left" w:pos="3642"/>
        </w:tabs>
        <w:spacing w:line="132" w:lineRule="exact"/>
        <w:ind w:left="46"/>
        <w:rPr>
          <w:sz w:val="24"/>
        </w:rPr>
      </w:pPr>
      <w:r>
        <w:rPr>
          <w:spacing w:val="-10"/>
          <w:w w:val="110"/>
          <w:sz w:val="24"/>
        </w:rPr>
        <w:t>+</w:t>
      </w:r>
      <w:r>
        <w:rPr>
          <w:sz w:val="24"/>
        </w:rPr>
        <w:tab/>
      </w:r>
      <w:r>
        <w:rPr>
          <w:i/>
          <w:spacing w:val="-10"/>
          <w:w w:val="110"/>
          <w:sz w:val="24"/>
        </w:rPr>
        <w:t>.</w:t>
      </w:r>
      <w:r>
        <w:rPr>
          <w:i/>
          <w:sz w:val="24"/>
        </w:rPr>
        <w:tab/>
      </w:r>
      <w:r>
        <w:rPr>
          <w:spacing w:val="-2"/>
          <w:w w:val="110"/>
          <w:sz w:val="24"/>
        </w:rPr>
        <w:t>(2.3)</w:t>
      </w:r>
    </w:p>
    <w:p w14:paraId="00DC1D4C" w14:textId="77777777" w:rsidR="00350CFB" w:rsidRDefault="00283FFF">
      <w:pPr>
        <w:spacing w:line="220" w:lineRule="exact"/>
        <w:ind w:right="3506"/>
        <w:jc w:val="center"/>
        <w:rPr>
          <w:i/>
          <w:sz w:val="24"/>
        </w:rPr>
      </w:pPr>
      <w:r>
        <w:rPr>
          <w:i/>
          <w:spacing w:val="-10"/>
          <w:w w:val="115"/>
          <w:sz w:val="24"/>
        </w:rPr>
        <w:t>n</w:t>
      </w:r>
    </w:p>
    <w:p w14:paraId="00DC1D4D" w14:textId="77777777" w:rsidR="00350CFB" w:rsidRDefault="00350CFB">
      <w:pPr>
        <w:spacing w:line="220" w:lineRule="exact"/>
        <w:jc w:val="center"/>
        <w:rPr>
          <w:i/>
          <w:sz w:val="24"/>
        </w:rPr>
        <w:sectPr w:rsidR="00350CFB">
          <w:type w:val="continuous"/>
          <w:pgSz w:w="11910" w:h="16840"/>
          <w:pgMar w:top="1920" w:right="708" w:bottom="280" w:left="992" w:header="0" w:footer="2115" w:gutter="0"/>
          <w:cols w:num="3" w:space="720" w:equalWidth="0">
            <w:col w:w="4916" w:space="40"/>
            <w:col w:w="559" w:space="39"/>
            <w:col w:w="4656"/>
          </w:cols>
        </w:sectPr>
      </w:pPr>
    </w:p>
    <w:p w14:paraId="00DC1D4E" w14:textId="77777777" w:rsidR="00350CFB" w:rsidRDefault="00350CFB">
      <w:pPr>
        <w:pStyle w:val="a3"/>
        <w:spacing w:before="254"/>
        <w:rPr>
          <w:i/>
        </w:rPr>
      </w:pPr>
    </w:p>
    <w:p w14:paraId="00DC1D4F" w14:textId="77777777" w:rsidR="00350CFB" w:rsidRDefault="00283FFF">
      <w:pPr>
        <w:pStyle w:val="3"/>
        <w:numPr>
          <w:ilvl w:val="2"/>
          <w:numId w:val="26"/>
        </w:numPr>
        <w:tabs>
          <w:tab w:val="left" w:pos="879"/>
        </w:tabs>
        <w:ind w:left="879" w:hanging="597"/>
        <w:jc w:val="both"/>
      </w:pPr>
      <w:bookmarkStart w:id="110" w:name="Random-surfer_interpretation"/>
      <w:bookmarkEnd w:id="110"/>
      <w:r>
        <w:rPr>
          <w:spacing w:val="-2"/>
        </w:rPr>
        <w:t>Random-surfer</w:t>
      </w:r>
      <w:r>
        <w:rPr>
          <w:spacing w:val="9"/>
        </w:rPr>
        <w:t xml:space="preserve"> </w:t>
      </w:r>
      <w:r>
        <w:rPr>
          <w:spacing w:val="-2"/>
        </w:rPr>
        <w:t>interpretation</w:t>
      </w:r>
    </w:p>
    <w:p w14:paraId="00DC1D50" w14:textId="77777777" w:rsidR="00350CFB" w:rsidRDefault="00283FFF">
      <w:pPr>
        <w:pStyle w:val="a3"/>
        <w:spacing w:before="182" w:line="456" w:lineRule="exact"/>
        <w:ind w:left="282" w:right="558"/>
        <w:jc w:val="both"/>
      </w:pPr>
      <w:r>
        <w:rPr>
          <w:w w:val="105"/>
        </w:rPr>
        <w:t>Equation</w:t>
      </w:r>
      <w:r>
        <w:rPr>
          <w:spacing w:val="-16"/>
          <w:w w:val="105"/>
        </w:rPr>
        <w:t xml:space="preserve"> </w:t>
      </w:r>
      <w:r>
        <w:rPr>
          <w:w w:val="105"/>
        </w:rPr>
        <w:t>(</w:t>
      </w:r>
      <w:hyperlink w:anchor="_bookmark26" w:history="1">
        <w:r>
          <w:rPr>
            <w:w w:val="105"/>
          </w:rPr>
          <w:t>2.3</w:t>
        </w:r>
      </w:hyperlink>
      <w:r>
        <w:rPr>
          <w:w w:val="105"/>
        </w:rPr>
        <w:t>)</w:t>
      </w:r>
      <w:r>
        <w:rPr>
          <w:spacing w:val="-16"/>
          <w:w w:val="105"/>
        </w:rPr>
        <w:t xml:space="preserve"> </w:t>
      </w:r>
      <w:r>
        <w:rPr>
          <w:w w:val="105"/>
        </w:rPr>
        <w:t>admits</w:t>
      </w:r>
      <w:r>
        <w:rPr>
          <w:spacing w:val="-16"/>
          <w:w w:val="105"/>
        </w:rPr>
        <w:t xml:space="preserve"> </w:t>
      </w:r>
      <w:r>
        <w:rPr>
          <w:w w:val="105"/>
        </w:rPr>
        <w:t>a</w:t>
      </w:r>
      <w:r>
        <w:rPr>
          <w:spacing w:val="-15"/>
          <w:w w:val="105"/>
        </w:rPr>
        <w:t xml:space="preserve"> </w:t>
      </w:r>
      <w:r>
        <w:rPr>
          <w:w w:val="105"/>
        </w:rPr>
        <w:t>probabilistic</w:t>
      </w:r>
      <w:r>
        <w:rPr>
          <w:spacing w:val="-16"/>
          <w:w w:val="105"/>
        </w:rPr>
        <w:t xml:space="preserve"> </w:t>
      </w:r>
      <w:r>
        <w:rPr>
          <w:w w:val="105"/>
        </w:rPr>
        <w:t>reading:</w:t>
      </w:r>
      <w:r>
        <w:rPr>
          <w:spacing w:val="6"/>
          <w:w w:val="105"/>
        </w:rPr>
        <w:t xml:space="preserve"> </w:t>
      </w:r>
      <w:r>
        <w:rPr>
          <w:w w:val="105"/>
        </w:rPr>
        <w:t>a</w:t>
      </w:r>
      <w:r>
        <w:rPr>
          <w:spacing w:val="-16"/>
          <w:w w:val="105"/>
        </w:rPr>
        <w:t xml:space="preserve"> </w:t>
      </w:r>
      <w:r>
        <w:rPr>
          <w:w w:val="105"/>
        </w:rPr>
        <w:t>surfer</w:t>
      </w:r>
      <w:r>
        <w:rPr>
          <w:spacing w:val="-16"/>
          <w:w w:val="105"/>
        </w:rPr>
        <w:t xml:space="preserve"> </w:t>
      </w:r>
      <w:r>
        <w:rPr>
          <w:w w:val="105"/>
        </w:rPr>
        <w:t>follows</w:t>
      </w:r>
      <w:r>
        <w:rPr>
          <w:spacing w:val="-15"/>
          <w:w w:val="105"/>
        </w:rPr>
        <w:t xml:space="preserve"> </w:t>
      </w:r>
      <w:r>
        <w:rPr>
          <w:w w:val="105"/>
        </w:rPr>
        <w:t>outgoing</w:t>
      </w:r>
      <w:r>
        <w:rPr>
          <w:spacing w:val="-16"/>
          <w:w w:val="105"/>
        </w:rPr>
        <w:t xml:space="preserve"> </w:t>
      </w:r>
      <w:r>
        <w:rPr>
          <w:w w:val="105"/>
        </w:rPr>
        <w:t>edges</w:t>
      </w:r>
      <w:r>
        <w:rPr>
          <w:spacing w:val="-16"/>
          <w:w w:val="105"/>
        </w:rPr>
        <w:t xml:space="preserve"> </w:t>
      </w:r>
      <w:r>
        <w:rPr>
          <w:w w:val="105"/>
        </w:rPr>
        <w:t>with</w:t>
      </w:r>
      <w:r>
        <w:rPr>
          <w:spacing w:val="-16"/>
          <w:w w:val="105"/>
        </w:rPr>
        <w:t xml:space="preserve"> </w:t>
      </w:r>
      <w:r>
        <w:rPr>
          <w:w w:val="105"/>
        </w:rPr>
        <w:t xml:space="preserve">probability </w:t>
      </w:r>
      <w:r>
        <w:rPr>
          <w:i/>
          <w:w w:val="105"/>
        </w:rPr>
        <w:t>d</w:t>
      </w:r>
      <w:r>
        <w:rPr>
          <w:i/>
          <w:spacing w:val="-16"/>
          <w:w w:val="105"/>
        </w:rPr>
        <w:t xml:space="preserve"> </w:t>
      </w:r>
      <w:r>
        <w:rPr>
          <w:w w:val="105"/>
        </w:rPr>
        <w:t>and</w:t>
      </w:r>
      <w:r>
        <w:rPr>
          <w:spacing w:val="-16"/>
          <w:w w:val="105"/>
        </w:rPr>
        <w:t xml:space="preserve"> </w:t>
      </w:r>
      <w:r>
        <w:rPr>
          <w:w w:val="105"/>
        </w:rPr>
        <w:t>teleports</w:t>
      </w:r>
      <w:r>
        <w:rPr>
          <w:spacing w:val="-16"/>
          <w:w w:val="105"/>
        </w:rPr>
        <w:t xml:space="preserve"> </w:t>
      </w:r>
      <w:r>
        <w:rPr>
          <w:w w:val="105"/>
        </w:rPr>
        <w:t>uniformly</w:t>
      </w:r>
      <w:r>
        <w:rPr>
          <w:spacing w:val="-15"/>
          <w:w w:val="105"/>
        </w:rPr>
        <w:t xml:space="preserve"> </w:t>
      </w:r>
      <w:r>
        <w:rPr>
          <w:w w:val="105"/>
        </w:rPr>
        <w:t>with</w:t>
      </w:r>
      <w:r>
        <w:rPr>
          <w:spacing w:val="-16"/>
          <w:w w:val="105"/>
        </w:rPr>
        <w:t xml:space="preserve"> </w:t>
      </w:r>
      <w:r>
        <w:rPr>
          <w:w w:val="105"/>
        </w:rPr>
        <w:t>probability</w:t>
      </w:r>
      <w:r>
        <w:rPr>
          <w:spacing w:val="-16"/>
          <w:w w:val="105"/>
        </w:rPr>
        <w:t xml:space="preserve"> </w:t>
      </w:r>
      <w:r>
        <w:rPr>
          <w:w w:val="105"/>
        </w:rPr>
        <w:t>1</w:t>
      </w:r>
      <w:r>
        <w:rPr>
          <w:spacing w:val="-16"/>
          <w:w w:val="105"/>
        </w:rPr>
        <w:t xml:space="preserve"> </w:t>
      </w:r>
      <w:r>
        <w:rPr>
          <w:rFonts w:ascii="Arial Unicode MS" w:hAnsi="Arial Unicode MS"/>
          <w:w w:val="105"/>
        </w:rPr>
        <w:t>−</w:t>
      </w:r>
      <w:r>
        <w:rPr>
          <w:rFonts w:ascii="Arial Unicode MS" w:hAnsi="Arial Unicode MS"/>
          <w:spacing w:val="-17"/>
          <w:w w:val="105"/>
        </w:rPr>
        <w:t xml:space="preserve"> </w:t>
      </w:r>
      <w:r>
        <w:rPr>
          <w:i/>
          <w:w w:val="105"/>
        </w:rPr>
        <w:t>d</w:t>
      </w:r>
      <w:r>
        <w:rPr>
          <w:i/>
          <w:spacing w:val="-14"/>
          <w:w w:val="105"/>
        </w:rPr>
        <w:t xml:space="preserve"> </w:t>
      </w:r>
      <w:r>
        <w:rPr>
          <w:w w:val="105"/>
        </w:rPr>
        <w:t>(Figure</w:t>
      </w:r>
      <w:r>
        <w:rPr>
          <w:spacing w:val="-15"/>
          <w:w w:val="105"/>
        </w:rPr>
        <w:t xml:space="preserve"> </w:t>
      </w:r>
      <w:hyperlink w:anchor="_bookmark27" w:history="1">
        <w:r>
          <w:rPr>
            <w:w w:val="105"/>
          </w:rPr>
          <w:t>2.2</w:t>
        </w:r>
      </w:hyperlink>
      <w:r>
        <w:rPr>
          <w:w w:val="105"/>
        </w:rPr>
        <w:t>).</w:t>
      </w:r>
      <w:r>
        <w:rPr>
          <w:spacing w:val="21"/>
          <w:w w:val="105"/>
        </w:rPr>
        <w:t xml:space="preserve"> </w:t>
      </w:r>
      <w:r>
        <w:rPr>
          <w:w w:val="105"/>
        </w:rPr>
        <w:t>The</w:t>
      </w:r>
      <w:r>
        <w:rPr>
          <w:spacing w:val="-14"/>
          <w:w w:val="105"/>
        </w:rPr>
        <w:t xml:space="preserve"> </w:t>
      </w:r>
      <w:r>
        <w:rPr>
          <w:w w:val="105"/>
        </w:rPr>
        <w:t>stationary</w:t>
      </w:r>
      <w:r>
        <w:rPr>
          <w:spacing w:val="-14"/>
          <w:w w:val="105"/>
        </w:rPr>
        <w:t xml:space="preserve"> </w:t>
      </w:r>
      <w:r>
        <w:rPr>
          <w:w w:val="105"/>
        </w:rPr>
        <w:t>distribution</w:t>
      </w:r>
      <w:r>
        <w:rPr>
          <w:spacing w:val="-14"/>
          <w:w w:val="105"/>
        </w:rPr>
        <w:t xml:space="preserve"> </w:t>
      </w:r>
      <w:r>
        <w:rPr>
          <w:w w:val="105"/>
        </w:rPr>
        <w:t xml:space="preserve">ranks </w:t>
      </w:r>
      <w:r>
        <w:t>nodes</w:t>
      </w:r>
      <w:r>
        <w:rPr>
          <w:spacing w:val="-7"/>
        </w:rPr>
        <w:t xml:space="preserve"> </w:t>
      </w:r>
      <w:r>
        <w:t>by</w:t>
      </w:r>
      <w:r>
        <w:rPr>
          <w:spacing w:val="-7"/>
        </w:rPr>
        <w:t xml:space="preserve"> </w:t>
      </w:r>
      <w:r>
        <w:t>long-run</w:t>
      </w:r>
      <w:r>
        <w:rPr>
          <w:spacing w:val="-7"/>
        </w:rPr>
        <w:t xml:space="preserve"> </w:t>
      </w:r>
      <w:r>
        <w:t>visit</w:t>
      </w:r>
      <w:r>
        <w:rPr>
          <w:spacing w:val="-7"/>
        </w:rPr>
        <w:t xml:space="preserve"> </w:t>
      </w:r>
      <w:r>
        <w:t>frequency. Damping</w:t>
      </w:r>
      <w:r>
        <w:rPr>
          <w:spacing w:val="-7"/>
        </w:rPr>
        <w:t xml:space="preserve"> </w:t>
      </w:r>
      <w:r>
        <w:t>prevents</w:t>
      </w:r>
      <w:r>
        <w:rPr>
          <w:spacing w:val="-7"/>
        </w:rPr>
        <w:t xml:space="preserve"> </w:t>
      </w:r>
      <w:r>
        <w:t>sinks</w:t>
      </w:r>
      <w:r>
        <w:rPr>
          <w:spacing w:val="-7"/>
        </w:rPr>
        <w:t xml:space="preserve"> </w:t>
      </w:r>
      <w:r>
        <w:t>from</w:t>
      </w:r>
      <w:r>
        <w:rPr>
          <w:spacing w:val="-7"/>
        </w:rPr>
        <w:t xml:space="preserve"> </w:t>
      </w:r>
      <w:r>
        <w:t>trapping</w:t>
      </w:r>
      <w:r>
        <w:rPr>
          <w:spacing w:val="-7"/>
        </w:rPr>
        <w:t xml:space="preserve"> </w:t>
      </w:r>
      <w:r>
        <w:t>all</w:t>
      </w:r>
      <w:r>
        <w:rPr>
          <w:spacing w:val="-7"/>
        </w:rPr>
        <w:t xml:space="preserve"> </w:t>
      </w:r>
      <w:r>
        <w:t>mass</w:t>
      </w:r>
      <w:r>
        <w:rPr>
          <w:spacing w:val="-7"/>
        </w:rPr>
        <w:t xml:space="preserve"> </w:t>
      </w:r>
      <w:r>
        <w:t>and</w:t>
      </w:r>
      <w:r>
        <w:rPr>
          <w:spacing w:val="-7"/>
        </w:rPr>
        <w:t xml:space="preserve"> </w:t>
      </w:r>
      <w:r>
        <w:t xml:space="preserve">guarantees </w:t>
      </w:r>
      <w:bookmarkStart w:id="111" w:name="Power_iteration_and_complexity"/>
      <w:bookmarkEnd w:id="111"/>
      <w:r>
        <w:rPr>
          <w:w w:val="105"/>
        </w:rPr>
        <w:t>primitivity</w:t>
      </w:r>
      <w:r>
        <w:rPr>
          <w:spacing w:val="-16"/>
          <w:w w:val="105"/>
        </w:rPr>
        <w:t xml:space="preserve"> </w:t>
      </w:r>
      <w:r>
        <w:rPr>
          <w:w w:val="105"/>
        </w:rPr>
        <w:t>of</w:t>
      </w:r>
      <w:r>
        <w:rPr>
          <w:spacing w:val="-16"/>
          <w:w w:val="105"/>
        </w:rPr>
        <w:t xml:space="preserve"> </w:t>
      </w:r>
      <w:r>
        <w:rPr>
          <w:i/>
          <w:w w:val="105"/>
        </w:rPr>
        <w:t>G</w:t>
      </w:r>
      <w:r>
        <w:rPr>
          <w:w w:val="105"/>
          <w:vertAlign w:val="subscript"/>
        </w:rPr>
        <w:t>PR</w:t>
      </w:r>
      <w:r>
        <w:rPr>
          <w:spacing w:val="-16"/>
          <w:w w:val="105"/>
        </w:rPr>
        <w:t xml:space="preserve"> </w:t>
      </w:r>
      <w:r>
        <w:rPr>
          <w:w w:val="105"/>
        </w:rPr>
        <w:t>under</w:t>
      </w:r>
      <w:r>
        <w:rPr>
          <w:spacing w:val="-15"/>
          <w:w w:val="105"/>
        </w:rPr>
        <w:t xml:space="preserve"> </w:t>
      </w:r>
      <w:r>
        <w:rPr>
          <w:w w:val="105"/>
        </w:rPr>
        <w:t>mild</w:t>
      </w:r>
      <w:r>
        <w:rPr>
          <w:spacing w:val="-16"/>
          <w:w w:val="105"/>
        </w:rPr>
        <w:t xml:space="preserve"> </w:t>
      </w:r>
      <w:r>
        <w:rPr>
          <w:w w:val="105"/>
        </w:rPr>
        <w:t>conditions,</w:t>
      </w:r>
      <w:r>
        <w:rPr>
          <w:spacing w:val="-16"/>
          <w:w w:val="105"/>
        </w:rPr>
        <w:t xml:space="preserve"> </w:t>
      </w:r>
      <w:r>
        <w:rPr>
          <w:w w:val="105"/>
        </w:rPr>
        <w:t>so</w:t>
      </w:r>
      <w:r>
        <w:rPr>
          <w:spacing w:val="-16"/>
          <w:w w:val="105"/>
        </w:rPr>
        <w:t xml:space="preserve"> </w:t>
      </w:r>
      <w:r>
        <w:rPr>
          <w:w w:val="105"/>
        </w:rPr>
        <w:t>the</w:t>
      </w:r>
      <w:r>
        <w:rPr>
          <w:spacing w:val="-15"/>
          <w:w w:val="105"/>
        </w:rPr>
        <w:t xml:space="preserve"> </w:t>
      </w:r>
      <w:r>
        <w:rPr>
          <w:w w:val="105"/>
        </w:rPr>
        <w:t>Perron</w:t>
      </w:r>
      <w:r>
        <w:rPr>
          <w:spacing w:val="-16"/>
          <w:w w:val="105"/>
        </w:rPr>
        <w:t xml:space="preserve"> </w:t>
      </w:r>
      <w:r>
        <w:rPr>
          <w:w w:val="105"/>
        </w:rPr>
        <w:t>vector</w:t>
      </w:r>
      <w:r>
        <w:rPr>
          <w:spacing w:val="-16"/>
          <w:w w:val="105"/>
        </w:rPr>
        <w:t xml:space="preserve"> </w:t>
      </w:r>
      <w:r>
        <w:rPr>
          <w:w w:val="105"/>
        </w:rPr>
        <w:t>is</w:t>
      </w:r>
      <w:r>
        <w:rPr>
          <w:spacing w:val="-16"/>
          <w:w w:val="105"/>
        </w:rPr>
        <w:t xml:space="preserve"> </w:t>
      </w:r>
      <w:r>
        <w:rPr>
          <w:w w:val="105"/>
        </w:rPr>
        <w:t>unique</w:t>
      </w:r>
      <w:r>
        <w:rPr>
          <w:spacing w:val="-15"/>
          <w:w w:val="105"/>
        </w:rPr>
        <w:t xml:space="preserve"> </w:t>
      </w:r>
      <w:hyperlink w:anchor="_bookmark173" w:history="1">
        <w:r>
          <w:rPr>
            <w:w w:val="105"/>
            <w:vertAlign w:val="superscript"/>
          </w:rPr>
          <w:t>[23]</w:t>
        </w:r>
      </w:hyperlink>
      <w:r>
        <w:rPr>
          <w:w w:val="105"/>
        </w:rPr>
        <w:t>.</w:t>
      </w:r>
    </w:p>
    <w:p w14:paraId="00DC1D51" w14:textId="77777777" w:rsidR="00350CFB" w:rsidRDefault="00350CFB">
      <w:pPr>
        <w:pStyle w:val="a3"/>
        <w:spacing w:before="148"/>
      </w:pPr>
    </w:p>
    <w:p w14:paraId="00DC1D52" w14:textId="77777777" w:rsidR="00350CFB" w:rsidRDefault="00283FFF">
      <w:pPr>
        <w:pStyle w:val="3"/>
        <w:numPr>
          <w:ilvl w:val="2"/>
          <w:numId w:val="26"/>
        </w:numPr>
        <w:tabs>
          <w:tab w:val="left" w:pos="879"/>
        </w:tabs>
        <w:ind w:left="879" w:hanging="597"/>
        <w:jc w:val="both"/>
      </w:pPr>
      <w:r>
        <w:t>Power</w:t>
      </w:r>
      <w:r>
        <w:rPr>
          <w:spacing w:val="-11"/>
        </w:rPr>
        <w:t xml:space="preserve"> </w:t>
      </w:r>
      <w:r>
        <w:t>iteration</w:t>
      </w:r>
      <w:r>
        <w:rPr>
          <w:spacing w:val="-11"/>
        </w:rPr>
        <w:t xml:space="preserve"> </w:t>
      </w:r>
      <w:r>
        <w:t>and</w:t>
      </w:r>
      <w:r>
        <w:rPr>
          <w:spacing w:val="-11"/>
        </w:rPr>
        <w:t xml:space="preserve"> </w:t>
      </w:r>
      <w:r>
        <w:rPr>
          <w:spacing w:val="-2"/>
        </w:rPr>
        <w:t>complexity</w:t>
      </w:r>
    </w:p>
    <w:p w14:paraId="00DC1D53" w14:textId="77777777" w:rsidR="00350CFB" w:rsidRDefault="00350CFB">
      <w:pPr>
        <w:pStyle w:val="a3"/>
        <w:spacing w:before="46"/>
        <w:rPr>
          <w:b/>
        </w:rPr>
      </w:pPr>
    </w:p>
    <w:p w14:paraId="00DC1D54" w14:textId="77777777" w:rsidR="00350CFB" w:rsidRDefault="00283FFF">
      <w:pPr>
        <w:pStyle w:val="a3"/>
        <w:spacing w:before="1"/>
        <w:ind w:left="282"/>
        <w:jc w:val="both"/>
      </w:pPr>
      <w:r>
        <w:t>In</w:t>
      </w:r>
      <w:r>
        <w:rPr>
          <w:spacing w:val="-1"/>
        </w:rPr>
        <w:t xml:space="preserve"> </w:t>
      </w:r>
      <w:r>
        <w:t>practice</w:t>
      </w:r>
      <w:r>
        <w:rPr>
          <w:spacing w:val="-1"/>
        </w:rPr>
        <w:t xml:space="preserve"> </w:t>
      </w:r>
      <w:r>
        <w:rPr>
          <w:i/>
        </w:rPr>
        <w:t>π</w:t>
      </w:r>
      <w:r>
        <w:rPr>
          <w:i/>
          <w:spacing w:val="8"/>
        </w:rPr>
        <w:t xml:space="preserve"> </w:t>
      </w:r>
      <w:r>
        <w:t>is</w:t>
      </w:r>
      <w:r>
        <w:rPr>
          <w:spacing w:val="-1"/>
        </w:rPr>
        <w:t xml:space="preserve"> </w:t>
      </w:r>
      <w:r>
        <w:t>computed by</w:t>
      </w:r>
      <w:r>
        <w:rPr>
          <w:spacing w:val="-1"/>
        </w:rPr>
        <w:t xml:space="preserve"> </w:t>
      </w:r>
      <w:r>
        <w:t>power</w:t>
      </w:r>
      <w:r>
        <w:rPr>
          <w:spacing w:val="-1"/>
        </w:rPr>
        <w:t xml:space="preserve"> </w:t>
      </w:r>
      <w:r>
        <w:rPr>
          <w:spacing w:val="-2"/>
        </w:rPr>
        <w:t>iteration:</w:t>
      </w:r>
    </w:p>
    <w:p w14:paraId="00DC1D55" w14:textId="77777777" w:rsidR="00350CFB" w:rsidRDefault="00350CFB">
      <w:pPr>
        <w:pStyle w:val="a3"/>
        <w:spacing w:before="256"/>
      </w:pPr>
    </w:p>
    <w:p w14:paraId="00DC1D56" w14:textId="77777777" w:rsidR="00350CFB" w:rsidRDefault="00283FFF">
      <w:pPr>
        <w:tabs>
          <w:tab w:val="left" w:pos="9196"/>
        </w:tabs>
        <w:spacing w:before="1"/>
        <w:ind w:left="4092"/>
        <w:rPr>
          <w:sz w:val="24"/>
        </w:rPr>
      </w:pPr>
      <w:r>
        <w:rPr>
          <w:b/>
          <w:i/>
          <w:w w:val="115"/>
          <w:sz w:val="24"/>
        </w:rPr>
        <w:t>π</w:t>
      </w:r>
      <w:r>
        <w:rPr>
          <w:w w:val="115"/>
          <w:position w:val="10"/>
          <w:sz w:val="16"/>
        </w:rPr>
        <w:t>(</w:t>
      </w:r>
      <w:r>
        <w:rPr>
          <w:rFonts w:ascii="Menlo" w:hAnsi="Menlo"/>
          <w:i/>
          <w:w w:val="115"/>
          <w:position w:val="10"/>
          <w:sz w:val="16"/>
        </w:rPr>
        <w:t>t</w:t>
      </w:r>
      <w:r>
        <w:rPr>
          <w:w w:val="115"/>
          <w:position w:val="10"/>
          <w:sz w:val="16"/>
        </w:rPr>
        <w:t>+1)</w:t>
      </w:r>
      <w:r>
        <w:rPr>
          <w:spacing w:val="42"/>
          <w:w w:val="115"/>
          <w:position w:val="10"/>
          <w:sz w:val="16"/>
        </w:rPr>
        <w:t xml:space="preserve"> </w:t>
      </w:r>
      <w:r>
        <w:rPr>
          <w:w w:val="115"/>
          <w:sz w:val="24"/>
        </w:rPr>
        <w:t>=</w:t>
      </w:r>
      <w:r>
        <w:rPr>
          <w:spacing w:val="9"/>
          <w:w w:val="115"/>
          <w:sz w:val="24"/>
        </w:rPr>
        <w:t xml:space="preserve"> </w:t>
      </w:r>
      <w:r>
        <w:rPr>
          <w:i/>
          <w:spacing w:val="-2"/>
          <w:w w:val="115"/>
          <w:sz w:val="24"/>
        </w:rPr>
        <w:t>G</w:t>
      </w:r>
      <w:r>
        <w:rPr>
          <w:spacing w:val="-2"/>
          <w:w w:val="115"/>
          <w:position w:val="-3"/>
          <w:sz w:val="16"/>
        </w:rPr>
        <w:t>PR</w:t>
      </w:r>
      <w:r>
        <w:rPr>
          <w:b/>
          <w:i/>
          <w:spacing w:val="-2"/>
          <w:w w:val="115"/>
          <w:sz w:val="24"/>
        </w:rPr>
        <w:t>π</w:t>
      </w:r>
      <w:r>
        <w:rPr>
          <w:spacing w:val="-2"/>
          <w:w w:val="115"/>
          <w:position w:val="10"/>
          <w:sz w:val="16"/>
        </w:rPr>
        <w:t>(</w:t>
      </w:r>
      <w:r>
        <w:rPr>
          <w:rFonts w:ascii="Menlo" w:hAnsi="Menlo"/>
          <w:i/>
          <w:spacing w:val="-2"/>
          <w:w w:val="115"/>
          <w:position w:val="10"/>
          <w:sz w:val="16"/>
        </w:rPr>
        <w:t>t</w:t>
      </w:r>
      <w:r>
        <w:rPr>
          <w:spacing w:val="-2"/>
          <w:w w:val="115"/>
          <w:position w:val="10"/>
          <w:sz w:val="16"/>
        </w:rPr>
        <w:t>)</w:t>
      </w:r>
      <w:r>
        <w:rPr>
          <w:i/>
          <w:spacing w:val="-2"/>
          <w:w w:val="115"/>
          <w:sz w:val="24"/>
        </w:rPr>
        <w:t>,</w:t>
      </w:r>
      <w:r>
        <w:rPr>
          <w:i/>
          <w:sz w:val="24"/>
        </w:rPr>
        <w:tab/>
      </w:r>
      <w:r>
        <w:rPr>
          <w:spacing w:val="-2"/>
          <w:w w:val="115"/>
          <w:sz w:val="24"/>
        </w:rPr>
        <w:t>(2.4)</w:t>
      </w:r>
    </w:p>
    <w:p w14:paraId="00DC1D57" w14:textId="77777777" w:rsidR="00350CFB" w:rsidRDefault="00350CFB">
      <w:pPr>
        <w:rPr>
          <w:sz w:val="24"/>
        </w:rPr>
        <w:sectPr w:rsidR="00350CFB">
          <w:type w:val="continuous"/>
          <w:pgSz w:w="11910" w:h="16840"/>
          <w:pgMar w:top="1920" w:right="708" w:bottom="280" w:left="992" w:header="0" w:footer="2115" w:gutter="0"/>
          <w:cols w:space="720"/>
        </w:sectPr>
      </w:pPr>
    </w:p>
    <w:p w14:paraId="00DC1D58" w14:textId="77777777" w:rsidR="00350CFB" w:rsidRDefault="00283FFF">
      <w:pPr>
        <w:ind w:left="2873"/>
        <w:rPr>
          <w:sz w:val="20"/>
        </w:rPr>
      </w:pPr>
      <w:r>
        <w:rPr>
          <w:noProof/>
          <w:sz w:val="20"/>
        </w:rPr>
        <mc:AlternateContent>
          <mc:Choice Requires="wpg">
            <w:drawing>
              <wp:inline distT="0" distB="0" distL="0" distR="0" wp14:anchorId="00DC270A" wp14:editId="00DC270B">
                <wp:extent cx="2651125" cy="1355090"/>
                <wp:effectExtent l="9525" t="0" r="0" b="698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55090"/>
                          <a:chOff x="0" y="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14:paraId="00DC2810" w14:textId="77777777" w:rsidR="00350CFB" w:rsidRDefault="00283FFF">
                              <w:pPr>
                                <w:spacing w:line="231" w:lineRule="exact"/>
                                <w:ind w:left="20"/>
                                <w:rPr>
                                  <w:i/>
                                </w:rPr>
                              </w:pPr>
                              <w:bookmarkStart w:id="112" w:name="_bookmark27"/>
                              <w:bookmarkEnd w:id="112"/>
                              <w:r>
                                <w:rPr>
                                  <w:i/>
                                  <w:spacing w:val="-10"/>
                                  <w:w w:val="125"/>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14:paraId="00DC2811" w14:textId="77777777" w:rsidR="00350CFB" w:rsidRDefault="00283FFF">
                              <w:pPr>
                                <w:spacing w:line="231" w:lineRule="exact"/>
                                <w:ind w:left="20"/>
                                <w:rPr>
                                  <w:i/>
                                </w:rPr>
                              </w:pPr>
                              <w:r>
                                <w:rPr>
                                  <w:i/>
                                  <w:spacing w:val="-10"/>
                                  <w:w w:val="120"/>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14:paraId="00DC2812" w14:textId="77777777" w:rsidR="00350CFB" w:rsidRDefault="00283FFF">
                              <w:pPr>
                                <w:spacing w:line="231" w:lineRule="exact"/>
                                <w:ind w:left="20"/>
                                <w:rPr>
                                  <w:i/>
                                </w:rPr>
                              </w:pPr>
                              <w:r>
                                <w:rPr>
                                  <w:i/>
                                  <w:spacing w:val="-10"/>
                                  <w:w w:val="115"/>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14:paraId="00DC2813" w14:textId="77777777" w:rsidR="00350CFB" w:rsidRDefault="00283FFF">
                              <w:pPr>
                                <w:spacing w:line="231" w:lineRule="exact"/>
                                <w:ind w:left="20"/>
                                <w:rPr>
                                  <w:i/>
                                </w:rPr>
                              </w:pPr>
                              <w:r>
                                <w:rPr>
                                  <w:i/>
                                  <w:spacing w:val="-10"/>
                                  <w:w w:val="105"/>
                                </w:rPr>
                                <w:t>C</w:t>
                              </w:r>
                            </w:p>
                          </w:txbxContent>
                        </wps:txbx>
                        <wps:bodyPr wrap="square" lIns="0" tIns="0" rIns="0" bIns="0" rtlCol="0">
                          <a:noAutofit/>
                        </wps:bodyPr>
                      </wps:wsp>
                    </wpg:wgp>
                  </a:graphicData>
                </a:graphic>
              </wp:inline>
            </w:drawing>
          </mc:Choice>
          <mc:Fallback>
            <w:pict>
              <v:group w14:anchorId="00DC270A" id="Group 47" o:spid="_x0000_s1051" style="width:208.75pt;height:106.7pt;mso-position-horizontal-relative:char;mso-position-vertical-relative:line" coordsize="26511,1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">
                <v:shape id="Graphic 48" o:spid="_x0000_s1052" style="position:absolute;left:25;top:25;width:26460;height:13500;visibility:visible;mso-wrap-style:square;v-text-anchor:top" coordsize="2646045,135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" path="m342003,675005r-6109,-45459l318656,588697,291918,554088,257309,527350,216460,510112r-45459,-6109l125542,510112,84693,527350,50084,554088,23346,588697,6108,629546,,675005r6108,45459l23346,761313r26738,34609l84693,822660r40849,17238l171001,846007r45459,-6109l257309,822660r34609,-26738l318656,761313r17238,-40849l342003,675005xem1494016,171001r-6108,-45459l1470669,84693,1443931,50084,1409322,23346,1368474,6108,1323014,r-45459,6108l1236706,23346r-34609,26738l1175359,84693r-17238,40849l1152013,171001r6108,45459l1175359,257309r26738,34609l1236706,318656r40849,17238l1323014,342003r45460,-6109l1409322,318656r34609,-26738l1470669,257309r17239,-40849l1494016,171001xem1494016,1179009r-6108,-45459l1470669,1092701r-26738,-34609l1409322,1031354r-40848,-17238l1323014,1008007r-45459,6109l1236706,1031354r-34609,26738l1175359,1092701r-17238,40849l1152013,1179009r6108,45459l1175359,1265317r26738,34609l1236706,1326664r40849,17238l1323014,1350011r45460,-6109l1409322,1326664r34609,-26738l1470669,1265317r17239,-40849l1494016,1179009xem2646029,675005r-6108,-45459l2622683,588697r-26739,-34609l2561336,527350r-40849,-17238l2475027,504003r-45459,6109l2388719,527350r-34608,26738l2327372,588697r-17238,40849l2304026,675005r6108,45459l2327372,761313r26739,34609l2388719,822660r40849,17238l2475027,846007r45460,-6109l2561336,822660r34608,-26738l2622683,761313r17238,-40849l2646029,675005xe" filled="f" strokeweight=".14056mm">
                  <v:path arrowok="t"/>
                </v:shape>
                <v:shape id="Graphic 49" o:spid="_x0000_s1053" style="position:absolute;left:3325;top:2657;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" path="m,342227l782228,e" filled="f" strokeweight=".28117mm">
                  <v:path arrowok="t"/>
                </v:shape>
                <v:shape id="Graphic 50" o:spid="_x0000_s1054" style="position:absolute;left:10901;top:248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" path="m,3239l26928,15887,17941,44248,63242,,,3239xe" fillcolor="black" stroked="f">
                  <v:path arrowok="t"/>
                </v:shape>
                <v:shape id="Graphic 51" o:spid="_x0000_s1055" style="position:absolute;left:10901;top:248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" path="m63242,l,3239,26928,15887,17941,44248,63242,xe" filled="f" strokeweight=".28114mm">
                  <v:path arrowok="t"/>
                </v:shape>
                <v:shape id="Graphic 52" o:spid="_x0000_s1056" style="position:absolute;left:3325;top:7470;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" path="m,l782228,342227e" filled="f" strokeweight=".28117mm">
                  <v:path arrowok="t"/>
                </v:shape>
                <v:shape id="Graphic 53" o:spid="_x0000_s1057" style="position:absolute;left:10901;top:1061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" path="m17941,r8987,28360l,41008r63242,3240l17941,xe" fillcolor="black" stroked="f">
                  <v:path arrowok="t"/>
                </v:shape>
                <v:shape id="Graphic 54" o:spid="_x0000_s1058" style="position:absolute;left:10901;top:1061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" path="m63242,44248l17941,r8987,28360l,41008r63242,3240xe" filled="f" strokeweight=".28114mm">
                  <v:path arrowok="t"/>
                </v:shape>
                <v:shape id="Graphic 55" o:spid="_x0000_s1059" style="position:absolute;left:14845;top:2430;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" path="m,l782227,342226e" filled="f" strokeweight=".28117mm">
                  <v:path arrowok="t"/>
                </v:shape>
                <v:shape id="Graphic 56" o:spid="_x0000_s1060" style="position:absolute;left:22421;top:557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" path="m17941,r8987,28360l,41008r63242,3240l17941,xe" fillcolor="black" stroked="f">
                  <v:path arrowok="t"/>
                </v:shape>
                <v:shape id="Graphic 57" o:spid="_x0000_s1061" style="position:absolute;left:22421;top:5579;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" path="m63242,44248l17941,r8987,28360l,41008r63242,3240xe" filled="f" strokeweight=".28114mm">
                  <v:path arrowok="t"/>
                </v:shape>
                <v:shape id="Graphic 58" o:spid="_x0000_s1062" style="position:absolute;left:14845;top:7697;width:7823;height:3423;visibility:visible;mso-wrap-style:square;v-text-anchor:top" coordsize="78232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" path="m,342226l782227,e" filled="f" strokeweight=".28117mm">
                  <v:path arrowok="t"/>
                </v:shape>
                <v:shape id="Graphic 59" o:spid="_x0000_s1063" style="position:absolute;left:22421;top:752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" path="m,3239l26928,15887,17941,44248,63242,,,3239xe" fillcolor="black" stroked="f">
                  <v:path arrowok="t"/>
                </v:shape>
                <v:shape id="Graphic 60" o:spid="_x0000_s1064" style="position:absolute;left:22421;top:7528;width:635;height:445;visibility:visible;mso-wrap-style:square;v-text-anchor:top" coordsize="635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" path="m63242,l,3239,26928,15887,17941,44248,63242,xe" filled="f" strokeweight=".28114mm">
                  <v:path arrowok="t"/>
                </v:shape>
                <v:shape id="Graphic 61" o:spid="_x0000_s1065" style="position:absolute;left:3820;top:7508;width:19387;height:2496;visibility:visible;mso-wrap-style:square;v-text-anchor:top" coordsize="193865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" path="m1938201,r-51239,23406l1836135,45645r-50432,21073l1735651,86626r-49691,18747l1636616,122959r-49014,16429l1538901,154661r-48404,14119l1442373,181748r-47860,11818l1346900,204237r-47381,9525l1252353,222144r-46969,7241l1158598,235487r-46621,4965l1065505,244282r-46339,2697l972943,248545r-46124,437l880779,248293r-45973,-1813l788883,243543r-45889,-4056l697123,234312r-45870,-6291l605368,220616r-45917,-8517l513486,202472,467456,191737,421346,179896,375138,166952,328816,152906,282365,137760,235766,121517,189005,104179,142064,85747,94927,66224,47578,45612,,23912e" filled="f" strokeweight=".28117mm">
                  <v:stroke dashstyle="dash"/>
                  <v:path arrowok="t"/>
                </v:shape>
                <v:shape id="Graphic 62" o:spid="_x0000_s1066" style="position:absolute;left:3438;top:7569;width:635;height:457;visibility:visible;mso-wrap-style:square;v-text-anchor:top" coordsize="63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" path="m44233,45320l35925,16751,63150,4751,,,44233,45320xe" fillcolor="black" stroked="f">
                  <v:path arrowok="t"/>
                </v:shape>
                <v:shape id="Graphic 63" o:spid="_x0000_s1067" style="position:absolute;left:3438;top:7569;width:635;height:457;visibility:visible;mso-wrap-style:square;v-text-anchor:top" coordsize="63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" path="m,l44233,45320,35925,16751,63150,4751,,xe" filled="f" strokeweight=".28114mm">
                  <v:path arrowok="t"/>
                </v:shape>
                <v:shape id="Textbox 64" o:spid="_x0000_s1068" type="#_x0000_t202" style="position:absolute;left:12568;top:1042;width:1587;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0DC2810" w14:textId="77777777" w:rsidR="00350CFB" w:rsidRDefault="00283FFF">
                        <w:pPr>
                          <w:spacing w:line="231" w:lineRule="exact"/>
                          <w:ind w:left="20"/>
                          <w:rPr>
                            <w:i/>
                          </w:rPr>
                        </w:pPr>
                        <w:bookmarkStart w:id="113" w:name="_bookmark27"/>
                        <w:bookmarkEnd w:id="113"/>
                        <w:r>
                          <w:rPr>
                            <w:i/>
                            <w:spacing w:val="-10"/>
                            <w:w w:val="125"/>
                          </w:rPr>
                          <w:t>B</w:t>
                        </w:r>
                      </w:p>
                    </w:txbxContent>
                  </v:textbox>
                </v:shape>
                <v:shape id="Textbox 65" o:spid="_x0000_s1069" type="#_x0000_t202" style="position:absolute;left:1088;top:6082;width:1575;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0DC2811" w14:textId="77777777" w:rsidR="00350CFB" w:rsidRDefault="00283FFF">
                        <w:pPr>
                          <w:spacing w:line="231" w:lineRule="exact"/>
                          <w:ind w:left="20"/>
                          <w:rPr>
                            <w:i/>
                          </w:rPr>
                        </w:pPr>
                        <w:r>
                          <w:rPr>
                            <w:i/>
                            <w:spacing w:val="-10"/>
                            <w:w w:val="120"/>
                          </w:rPr>
                          <w:t>A</w:t>
                        </w:r>
                      </w:p>
                    </w:txbxContent>
                  </v:textbox>
                </v:shape>
                <v:shape id="Textbox 66" o:spid="_x0000_s1070" type="#_x0000_t202" style="position:absolute;left:24055;top:6082;width:168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0DC2812" w14:textId="77777777" w:rsidR="00350CFB" w:rsidRDefault="00283FFF">
                        <w:pPr>
                          <w:spacing w:line="231" w:lineRule="exact"/>
                          <w:ind w:left="20"/>
                          <w:rPr>
                            <w:i/>
                          </w:rPr>
                        </w:pPr>
                        <w:r>
                          <w:rPr>
                            <w:i/>
                            <w:spacing w:val="-10"/>
                            <w:w w:val="115"/>
                          </w:rPr>
                          <w:t>D</w:t>
                        </w:r>
                      </w:p>
                    </w:txbxContent>
                  </v:textbox>
                </v:shape>
                <v:shape id="Textbox 67" o:spid="_x0000_s1071" type="#_x0000_t202" style="position:absolute;left:12583;top:11122;width:152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0DC2813" w14:textId="77777777" w:rsidR="00350CFB" w:rsidRDefault="00283FFF">
                        <w:pPr>
                          <w:spacing w:line="231" w:lineRule="exact"/>
                          <w:ind w:left="20"/>
                          <w:rPr>
                            <w:i/>
                          </w:rPr>
                        </w:pPr>
                        <w:r>
                          <w:rPr>
                            <w:i/>
                            <w:spacing w:val="-10"/>
                            <w:w w:val="105"/>
                          </w:rPr>
                          <w:t>C</w:t>
                        </w:r>
                      </w:p>
                    </w:txbxContent>
                  </v:textbox>
                </v:shape>
                <w10:anchorlock/>
              </v:group>
            </w:pict>
          </mc:Fallback>
        </mc:AlternateContent>
      </w:r>
    </w:p>
    <w:p w14:paraId="00DC1D59" w14:textId="77777777" w:rsidR="00350CFB" w:rsidRDefault="00350CFB">
      <w:pPr>
        <w:pStyle w:val="a3"/>
        <w:rPr>
          <w:sz w:val="16"/>
        </w:rPr>
      </w:pPr>
    </w:p>
    <w:p w14:paraId="00DC1D5A" w14:textId="77777777" w:rsidR="00350CFB" w:rsidRDefault="00350CFB">
      <w:pPr>
        <w:pStyle w:val="a3"/>
        <w:spacing w:before="8"/>
        <w:rPr>
          <w:sz w:val="16"/>
        </w:rPr>
      </w:pPr>
    </w:p>
    <w:p w14:paraId="00DC1D5B" w14:textId="77777777" w:rsidR="00350CFB" w:rsidRDefault="00283FFF">
      <w:pPr>
        <w:ind w:left="-1" w:right="282"/>
        <w:jc w:val="center"/>
        <w:rPr>
          <w:sz w:val="16"/>
        </w:rPr>
      </w:pPr>
      <w:r>
        <w:rPr>
          <w:sz w:val="16"/>
        </w:rPr>
        <w:t>solid:</w:t>
      </w:r>
      <w:r>
        <w:rPr>
          <w:spacing w:val="12"/>
          <w:sz w:val="16"/>
        </w:rPr>
        <w:t xml:space="preserve"> </w:t>
      </w:r>
      <w:r>
        <w:rPr>
          <w:sz w:val="16"/>
        </w:rPr>
        <w:t>follow</w:t>
      </w:r>
      <w:r>
        <w:rPr>
          <w:spacing w:val="-1"/>
          <w:sz w:val="16"/>
        </w:rPr>
        <w:t xml:space="preserve"> </w:t>
      </w:r>
      <w:r>
        <w:rPr>
          <w:sz w:val="16"/>
        </w:rPr>
        <w:t>edge</w:t>
      </w:r>
      <w:r>
        <w:rPr>
          <w:spacing w:val="-2"/>
          <w:sz w:val="16"/>
        </w:rPr>
        <w:t xml:space="preserve"> </w:t>
      </w:r>
      <w:r>
        <w:rPr>
          <w:sz w:val="16"/>
        </w:rPr>
        <w:t>(prob.</w:t>
      </w:r>
      <w:r>
        <w:rPr>
          <w:spacing w:val="-1"/>
          <w:sz w:val="16"/>
        </w:rPr>
        <w:t xml:space="preserve"> </w:t>
      </w:r>
      <w:r>
        <w:rPr>
          <w:rFonts w:ascii="Menlo" w:hAnsi="Menlo"/>
          <w:i/>
          <w:sz w:val="16"/>
        </w:rPr>
        <w:t>d</w:t>
      </w:r>
      <w:r>
        <w:rPr>
          <w:sz w:val="16"/>
        </w:rPr>
        <w:t>);</w:t>
      </w:r>
      <w:r>
        <w:rPr>
          <w:spacing w:val="-1"/>
          <w:sz w:val="16"/>
        </w:rPr>
        <w:t xml:space="preserve"> </w:t>
      </w:r>
      <w:r>
        <w:rPr>
          <w:sz w:val="16"/>
        </w:rPr>
        <w:t>dashed:</w:t>
      </w:r>
      <w:r>
        <w:rPr>
          <w:spacing w:val="12"/>
          <w:sz w:val="16"/>
        </w:rPr>
        <w:t xml:space="preserve"> </w:t>
      </w:r>
      <w:r>
        <w:rPr>
          <w:sz w:val="16"/>
        </w:rPr>
        <w:t>teleport</w:t>
      </w:r>
      <w:r>
        <w:rPr>
          <w:spacing w:val="-1"/>
          <w:sz w:val="16"/>
        </w:rPr>
        <w:t xml:space="preserve"> </w:t>
      </w:r>
      <w:r>
        <w:rPr>
          <w:sz w:val="16"/>
        </w:rPr>
        <w:t>(prob.</w:t>
      </w:r>
      <w:r>
        <w:rPr>
          <w:spacing w:val="-1"/>
          <w:sz w:val="16"/>
        </w:rPr>
        <w:t xml:space="preserve"> </w:t>
      </w:r>
      <w:r>
        <w:rPr>
          <w:sz w:val="16"/>
        </w:rPr>
        <w:t>1</w:t>
      </w:r>
      <w:r>
        <w:rPr>
          <w:spacing w:val="-4"/>
          <w:sz w:val="16"/>
        </w:rPr>
        <w:t xml:space="preserve"> </w:t>
      </w:r>
      <w:r>
        <w:rPr>
          <w:rFonts w:ascii="Apple Symbols" w:hAnsi="Apple Symbols"/>
          <w:sz w:val="16"/>
        </w:rPr>
        <w:t>−</w:t>
      </w:r>
      <w:r>
        <w:rPr>
          <w:rFonts w:ascii="Apple Symbols" w:hAnsi="Apple Symbols"/>
          <w:spacing w:val="-16"/>
          <w:sz w:val="16"/>
        </w:rPr>
        <w:t xml:space="preserve"> </w:t>
      </w:r>
      <w:r>
        <w:rPr>
          <w:rFonts w:ascii="Menlo" w:hAnsi="Menlo"/>
          <w:i/>
          <w:spacing w:val="-5"/>
          <w:sz w:val="16"/>
        </w:rPr>
        <w:t>d</w:t>
      </w:r>
      <w:r>
        <w:rPr>
          <w:spacing w:val="-5"/>
          <w:sz w:val="16"/>
        </w:rPr>
        <w:t>)</w:t>
      </w:r>
    </w:p>
    <w:p w14:paraId="00DC1D5C" w14:textId="77777777" w:rsidR="00350CFB" w:rsidRDefault="00350CFB">
      <w:pPr>
        <w:pStyle w:val="a3"/>
        <w:spacing w:before="68"/>
        <w:rPr>
          <w:sz w:val="16"/>
        </w:rPr>
      </w:pPr>
    </w:p>
    <w:p w14:paraId="00DC1D5D" w14:textId="77777777" w:rsidR="00350CFB" w:rsidRDefault="00283FFF">
      <w:pPr>
        <w:pStyle w:val="a3"/>
        <w:spacing w:line="252" w:lineRule="auto"/>
        <w:ind w:left="282" w:right="563"/>
        <w:jc w:val="both"/>
      </w:pPr>
      <w:r>
        <w:t>Figure 2.2:</w:t>
      </w:r>
      <w:r>
        <w:rPr>
          <w:spacing w:val="40"/>
        </w:rPr>
        <w:t xml:space="preserve"> </w:t>
      </w:r>
      <w:r>
        <w:t>Random-surfer intuition for PageRank.</w:t>
      </w:r>
      <w:r>
        <w:rPr>
          <w:spacing w:val="40"/>
        </w:rPr>
        <w:t xml:space="preserve"> </w:t>
      </w:r>
      <w:r>
        <w:t>Solid arrows are graph transitions; dashed arrows represent teleportation that mixes the chain.</w:t>
      </w:r>
    </w:p>
    <w:p w14:paraId="00DC1D5E" w14:textId="77777777" w:rsidR="00350CFB" w:rsidRDefault="00350CFB">
      <w:pPr>
        <w:pStyle w:val="a3"/>
        <w:spacing w:before="17"/>
      </w:pPr>
    </w:p>
    <w:p w14:paraId="00DC1D5F" w14:textId="77777777" w:rsidR="00350CFB" w:rsidRDefault="00283FFF">
      <w:pPr>
        <w:pStyle w:val="a3"/>
        <w:spacing w:line="456" w:lineRule="exact"/>
        <w:ind w:left="282" w:right="523"/>
        <w:jc w:val="both"/>
      </w:pPr>
      <w:r>
        <w:rPr>
          <w:w w:val="105"/>
        </w:rPr>
        <w:t>until</w:t>
      </w:r>
      <w:r>
        <w:rPr>
          <w:spacing w:val="-2"/>
          <w:w w:val="105"/>
        </w:rPr>
        <w:t xml:space="preserve"> </w:t>
      </w:r>
      <w:r>
        <w:rPr>
          <w:rFonts w:ascii="Arial Unicode MS" w:hAnsi="Arial Unicode MS"/>
          <w:w w:val="105"/>
        </w:rPr>
        <w:t>∥</w:t>
      </w:r>
      <w:r>
        <w:rPr>
          <w:i/>
          <w:w w:val="105"/>
        </w:rPr>
        <w:t>π</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6"/>
          <w:w w:val="105"/>
        </w:rPr>
        <w:t xml:space="preserve"> </w:t>
      </w:r>
      <w:r>
        <w:rPr>
          <w:i/>
          <w:w w:val="105"/>
        </w:rPr>
        <w:t>π</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w w:val="105"/>
        </w:rPr>
        <w:t xml:space="preserve"> </w:t>
      </w:r>
      <w:r>
        <w:rPr>
          <w:i/>
          <w:w w:val="105"/>
        </w:rPr>
        <w:t>&lt; ε</w:t>
      </w:r>
      <w:r>
        <w:rPr>
          <w:i/>
          <w:spacing w:val="-1"/>
          <w:w w:val="105"/>
        </w:rPr>
        <w:t xml:space="preserve"> </w:t>
      </w:r>
      <w:r>
        <w:rPr>
          <w:w w:val="105"/>
        </w:rPr>
        <w:t>or</w:t>
      </w:r>
      <w:r>
        <w:rPr>
          <w:spacing w:val="-2"/>
          <w:w w:val="105"/>
        </w:rPr>
        <w:t xml:space="preserve"> </w:t>
      </w:r>
      <w:r>
        <w:rPr>
          <w:w w:val="105"/>
        </w:rPr>
        <w:t>a</w:t>
      </w:r>
      <w:r>
        <w:rPr>
          <w:spacing w:val="-1"/>
          <w:w w:val="105"/>
        </w:rPr>
        <w:t xml:space="preserve"> </w:t>
      </w:r>
      <w:r>
        <w:rPr>
          <w:w w:val="105"/>
        </w:rPr>
        <w:t>maximum</w:t>
      </w:r>
      <w:r>
        <w:rPr>
          <w:spacing w:val="-2"/>
          <w:w w:val="105"/>
        </w:rPr>
        <w:t xml:space="preserve"> </w:t>
      </w:r>
      <w:r>
        <w:rPr>
          <w:w w:val="105"/>
        </w:rPr>
        <w:t>iteration</w:t>
      </w:r>
      <w:r>
        <w:rPr>
          <w:spacing w:val="-2"/>
          <w:w w:val="105"/>
        </w:rPr>
        <w:t xml:space="preserve"> </w:t>
      </w:r>
      <w:r>
        <w:rPr>
          <w:w w:val="105"/>
        </w:rPr>
        <w:t>count</w:t>
      </w:r>
      <w:r>
        <w:rPr>
          <w:spacing w:val="-1"/>
          <w:w w:val="105"/>
        </w:rPr>
        <w:t xml:space="preserve"> </w:t>
      </w:r>
      <w:r>
        <w:rPr>
          <w:w w:val="105"/>
        </w:rPr>
        <w:t>is</w:t>
      </w:r>
      <w:r>
        <w:rPr>
          <w:spacing w:val="-2"/>
          <w:w w:val="105"/>
        </w:rPr>
        <w:t xml:space="preserve"> </w:t>
      </w:r>
      <w:r>
        <w:rPr>
          <w:w w:val="105"/>
        </w:rPr>
        <w:t>reached.</w:t>
      </w:r>
      <w:r>
        <w:rPr>
          <w:spacing w:val="33"/>
          <w:w w:val="105"/>
        </w:rPr>
        <w:t xml:space="preserve"> </w:t>
      </w:r>
      <w:r>
        <w:rPr>
          <w:w w:val="105"/>
        </w:rPr>
        <w:t>Each</w:t>
      </w:r>
      <w:r>
        <w:rPr>
          <w:spacing w:val="-1"/>
          <w:w w:val="105"/>
        </w:rPr>
        <w:t xml:space="preserve"> </w:t>
      </w:r>
      <w:r>
        <w:rPr>
          <w:w w:val="105"/>
        </w:rPr>
        <w:t>iteration</w:t>
      </w:r>
      <w:r>
        <w:rPr>
          <w:spacing w:val="-2"/>
          <w:w w:val="105"/>
        </w:rPr>
        <w:t xml:space="preserve"> </w:t>
      </w:r>
      <w:r>
        <w:rPr>
          <w:w w:val="105"/>
        </w:rPr>
        <w:t>costs</w:t>
      </w:r>
      <w:r>
        <w:rPr>
          <w:spacing w:val="-2"/>
          <w:w w:val="105"/>
        </w:rPr>
        <w:t xml:space="preserve"> </w:t>
      </w:r>
      <w:r>
        <w:rPr>
          <w:i/>
          <w:w w:val="105"/>
        </w:rPr>
        <w:t>O</w:t>
      </w:r>
      <w:r>
        <w:rPr>
          <w:w w:val="105"/>
        </w:rPr>
        <w:t>(</w:t>
      </w:r>
      <w:r>
        <w:rPr>
          <w:rFonts w:ascii="Arial Unicode MS" w:hAnsi="Arial Unicode MS"/>
          <w:w w:val="105"/>
        </w:rPr>
        <w:t>|</w:t>
      </w:r>
      <w:r>
        <w:rPr>
          <w:i/>
          <w:w w:val="105"/>
        </w:rPr>
        <w:t>E</w:t>
      </w:r>
      <w:r>
        <w:rPr>
          <w:rFonts w:ascii="Arial Unicode MS" w:hAnsi="Arial Unicode MS"/>
          <w:w w:val="105"/>
        </w:rPr>
        <w:t>|</w:t>
      </w:r>
      <w:r>
        <w:rPr>
          <w:w w:val="105"/>
        </w:rPr>
        <w:t xml:space="preserve">) </w:t>
      </w:r>
      <w:r>
        <w:t xml:space="preserve">arithmetic operations for sparse graphs </w:t>
      </w:r>
      <w:hyperlink w:anchor="_bookmark175" w:history="1">
        <w:r>
          <w:rPr>
            <w:vertAlign w:val="superscript"/>
          </w:rPr>
          <w:t>[49]</w:t>
        </w:r>
      </w:hyperlink>
      <w:r>
        <w:t>.</w:t>
      </w:r>
      <w:r>
        <w:rPr>
          <w:spacing w:val="25"/>
        </w:rPr>
        <w:t xml:space="preserve"> </w:t>
      </w:r>
      <w:r>
        <w:t>Therefore, methods that induce fewer edges—such as latest-allowance</w:t>
      </w:r>
      <w:r>
        <w:rPr>
          <w:spacing w:val="-8"/>
        </w:rPr>
        <w:t xml:space="preserve"> </w:t>
      </w:r>
      <w:r>
        <w:t>snapshots</w:t>
      </w:r>
      <w:r>
        <w:rPr>
          <w:spacing w:val="-8"/>
        </w:rPr>
        <w:t xml:space="preserve"> </w:t>
      </w:r>
      <w:r>
        <w:t>versus</w:t>
      </w:r>
      <w:r>
        <w:rPr>
          <w:spacing w:val="-8"/>
        </w:rPr>
        <w:t xml:space="preserve"> </w:t>
      </w:r>
      <w:r>
        <w:t>full</w:t>
      </w:r>
      <w:r>
        <w:rPr>
          <w:spacing w:val="-8"/>
        </w:rPr>
        <w:t xml:space="preserve"> </w:t>
      </w:r>
      <w:r>
        <w:t>transfer</w:t>
      </w:r>
      <w:r>
        <w:rPr>
          <w:spacing w:val="-8"/>
        </w:rPr>
        <w:t xml:space="preserve"> </w:t>
      </w:r>
      <w:r>
        <w:t>histories—reduce</w:t>
      </w:r>
      <w:r>
        <w:rPr>
          <w:spacing w:val="-8"/>
        </w:rPr>
        <w:t xml:space="preserve"> </w:t>
      </w:r>
      <w:r>
        <w:t>per-iteration</w:t>
      </w:r>
      <w:r>
        <w:rPr>
          <w:spacing w:val="-8"/>
        </w:rPr>
        <w:t xml:space="preserve"> </w:t>
      </w:r>
      <w:r>
        <w:t>cost</w:t>
      </w:r>
      <w:r>
        <w:rPr>
          <w:spacing w:val="-8"/>
        </w:rPr>
        <w:t xml:space="preserve"> </w:t>
      </w:r>
      <w:r>
        <w:t>and</w:t>
      </w:r>
      <w:r>
        <w:rPr>
          <w:spacing w:val="-8"/>
        </w:rPr>
        <w:t xml:space="preserve"> </w:t>
      </w:r>
      <w:r>
        <w:t>often</w:t>
      </w:r>
      <w:r>
        <w:rPr>
          <w:spacing w:val="-8"/>
        </w:rPr>
        <w:t xml:space="preserve"> </w:t>
      </w:r>
      <w:r>
        <w:t>mem-</w:t>
      </w:r>
      <w:r>
        <w:rPr>
          <w:spacing w:val="-2"/>
          <w:w w:val="105"/>
        </w:rPr>
        <w:t>ory.</w:t>
      </w:r>
      <w:r>
        <w:rPr>
          <w:spacing w:val="4"/>
          <w:w w:val="105"/>
        </w:rPr>
        <w:t xml:space="preserve"> </w:t>
      </w:r>
      <w:r>
        <w:rPr>
          <w:spacing w:val="-2"/>
          <w:w w:val="105"/>
        </w:rPr>
        <w:t>This</w:t>
      </w:r>
      <w:r>
        <w:rPr>
          <w:spacing w:val="-13"/>
          <w:w w:val="105"/>
        </w:rPr>
        <w:t xml:space="preserve"> </w:t>
      </w:r>
      <w:r>
        <w:rPr>
          <w:spacing w:val="-2"/>
          <w:w w:val="105"/>
        </w:rPr>
        <w:t>complexity</w:t>
      </w:r>
      <w:r>
        <w:rPr>
          <w:spacing w:val="-13"/>
          <w:w w:val="105"/>
        </w:rPr>
        <w:t xml:space="preserve"> </w:t>
      </w:r>
      <w:r>
        <w:rPr>
          <w:spacing w:val="-2"/>
          <w:w w:val="105"/>
        </w:rPr>
        <w:t>observation</w:t>
      </w:r>
      <w:r>
        <w:rPr>
          <w:spacing w:val="-13"/>
          <w:w w:val="105"/>
        </w:rPr>
        <w:t xml:space="preserve"> </w:t>
      </w:r>
      <w:r>
        <w:rPr>
          <w:spacing w:val="-2"/>
          <w:w w:val="105"/>
        </w:rPr>
        <w:t>grounds</w:t>
      </w:r>
      <w:r>
        <w:rPr>
          <w:spacing w:val="-13"/>
          <w:w w:val="105"/>
        </w:rPr>
        <w:t xml:space="preserve"> </w:t>
      </w:r>
      <w:r>
        <w:rPr>
          <w:spacing w:val="-2"/>
          <w:w w:val="105"/>
        </w:rPr>
        <w:t>hypothesis</w:t>
      </w:r>
      <w:r>
        <w:rPr>
          <w:spacing w:val="-13"/>
          <w:w w:val="105"/>
        </w:rPr>
        <w:t xml:space="preserve"> </w:t>
      </w:r>
      <w:r>
        <w:rPr>
          <w:spacing w:val="-2"/>
          <w:w w:val="105"/>
        </w:rPr>
        <w:t>H3.</w:t>
      </w:r>
    </w:p>
    <w:p w14:paraId="00DC1D60" w14:textId="77777777" w:rsidR="00350CFB" w:rsidRDefault="00283FFF">
      <w:pPr>
        <w:pStyle w:val="a3"/>
        <w:spacing w:before="15" w:line="456" w:lineRule="exact"/>
        <w:ind w:left="282" w:right="564"/>
        <w:jc w:val="both"/>
      </w:pPr>
      <w:r>
        <w:t>Default</w:t>
      </w:r>
      <w:r>
        <w:rPr>
          <w:spacing w:val="-6"/>
        </w:rPr>
        <w:t xml:space="preserve"> </w:t>
      </w:r>
      <w:r>
        <w:t>parameters</w:t>
      </w:r>
      <w:r>
        <w:rPr>
          <w:spacing w:val="-6"/>
        </w:rPr>
        <w:t xml:space="preserve"> </w:t>
      </w:r>
      <w:r>
        <w:t>in</w:t>
      </w:r>
      <w:r>
        <w:rPr>
          <w:spacing w:val="-6"/>
        </w:rPr>
        <w:t xml:space="preserve"> </w:t>
      </w:r>
      <w:r>
        <w:t>this</w:t>
      </w:r>
      <w:r>
        <w:rPr>
          <w:spacing w:val="-6"/>
        </w:rPr>
        <w:t xml:space="preserve"> </w:t>
      </w:r>
      <w:r>
        <w:t>dissertation</w:t>
      </w:r>
      <w:r>
        <w:rPr>
          <w:spacing w:val="-6"/>
        </w:rPr>
        <w:t xml:space="preserve"> </w:t>
      </w:r>
      <w:r>
        <w:t>use</w:t>
      </w:r>
      <w:r>
        <w:rPr>
          <w:spacing w:val="-6"/>
        </w:rPr>
        <w:t xml:space="preserve"> </w:t>
      </w:r>
      <w:r>
        <w:t>damping</w:t>
      </w:r>
      <w:r>
        <w:rPr>
          <w:spacing w:val="-6"/>
        </w:rPr>
        <w:t xml:space="preserve"> </w:t>
      </w:r>
      <w:r>
        <w:rPr>
          <w:i/>
        </w:rPr>
        <w:t xml:space="preserve">d </w:t>
      </w:r>
      <w:r>
        <w:t>= 0</w:t>
      </w:r>
      <w:r>
        <w:rPr>
          <w:i/>
        </w:rPr>
        <w:t>.</w:t>
      </w:r>
      <w:r>
        <w:t>85</w:t>
      </w:r>
      <w:r>
        <w:rPr>
          <w:spacing w:val="-6"/>
        </w:rPr>
        <w:t xml:space="preserve"> </w:t>
      </w:r>
      <w:r>
        <w:t>following</w:t>
      </w:r>
      <w:r>
        <w:rPr>
          <w:spacing w:val="-6"/>
        </w:rPr>
        <w:t xml:space="preserve"> </w:t>
      </w:r>
      <w:r>
        <w:t>common</w:t>
      </w:r>
      <w:r>
        <w:rPr>
          <w:spacing w:val="-6"/>
        </w:rPr>
        <w:t xml:space="preserve"> </w:t>
      </w:r>
      <w:r>
        <w:t>practice</w:t>
      </w:r>
      <w:r>
        <w:rPr>
          <w:spacing w:val="-6"/>
        </w:rPr>
        <w:t xml:space="preserve"> </w:t>
      </w:r>
      <w:hyperlink w:anchor="_bookmark182" w:history="1">
        <w:r>
          <w:rPr>
            <w:vertAlign w:val="superscript"/>
          </w:rPr>
          <w:t>[15]</w:t>
        </w:r>
      </w:hyperlink>
      <w:r>
        <w:t>,</w:t>
      </w:r>
      <w:r>
        <w:rPr>
          <w:spacing w:val="-5"/>
        </w:rPr>
        <w:t xml:space="preserve"> </w:t>
      </w:r>
      <w:r>
        <w:t>with convergence</w:t>
      </w:r>
      <w:r>
        <w:rPr>
          <w:spacing w:val="-12"/>
        </w:rPr>
        <w:t xml:space="preserve"> </w:t>
      </w:r>
      <w:r>
        <w:t>tolerance</w:t>
      </w:r>
      <w:r>
        <w:rPr>
          <w:spacing w:val="-13"/>
        </w:rPr>
        <w:t xml:space="preserve"> </w:t>
      </w:r>
      <w:r>
        <w:rPr>
          <w:i/>
        </w:rPr>
        <w:t>ε</w:t>
      </w:r>
      <w:r>
        <w:rPr>
          <w:i/>
          <w:spacing w:val="13"/>
        </w:rPr>
        <w:t xml:space="preserve"> </w:t>
      </w:r>
      <w:r>
        <w:t>=</w:t>
      </w:r>
      <w:r>
        <w:rPr>
          <w:spacing w:val="13"/>
        </w:rPr>
        <w:t xml:space="preserve"> </w:t>
      </w:r>
      <w:r>
        <w:t>10</w:t>
      </w:r>
      <w:r>
        <w:rPr>
          <w:rFonts w:ascii="Apple Symbols" w:hAnsi="Apple Symbols"/>
          <w:vertAlign w:val="superscript"/>
        </w:rPr>
        <w:t>−</w:t>
      </w:r>
      <w:r>
        <w:rPr>
          <w:vertAlign w:val="superscript"/>
        </w:rPr>
        <w:t>8</w:t>
      </w:r>
      <w:r>
        <w:rPr>
          <w:spacing w:val="-1"/>
        </w:rPr>
        <w:t xml:space="preserve"> </w:t>
      </w:r>
      <w:r>
        <w:t>and</w:t>
      </w:r>
      <w:r>
        <w:rPr>
          <w:spacing w:val="-12"/>
        </w:rPr>
        <w:t xml:space="preserve"> </w:t>
      </w:r>
      <w:r>
        <w:t>a</w:t>
      </w:r>
      <w:r>
        <w:rPr>
          <w:spacing w:val="-13"/>
        </w:rPr>
        <w:t xml:space="preserve"> </w:t>
      </w:r>
      <w:r>
        <w:t>maximum</w:t>
      </w:r>
      <w:r>
        <w:rPr>
          <w:spacing w:val="-11"/>
        </w:rPr>
        <w:t xml:space="preserve"> </w:t>
      </w:r>
      <w:r>
        <w:t>of</w:t>
      </w:r>
      <w:r>
        <w:rPr>
          <w:spacing w:val="-12"/>
        </w:rPr>
        <w:t xml:space="preserve"> </w:t>
      </w:r>
      <w:r>
        <w:t>300</w:t>
      </w:r>
      <w:r>
        <w:rPr>
          <w:spacing w:val="-11"/>
        </w:rPr>
        <w:t xml:space="preserve"> </w:t>
      </w:r>
      <w:r>
        <w:t>iterations</w:t>
      </w:r>
      <w:r>
        <w:rPr>
          <w:spacing w:val="-12"/>
        </w:rPr>
        <w:t xml:space="preserve"> </w:t>
      </w:r>
      <w:r>
        <w:t>as</w:t>
      </w:r>
      <w:r>
        <w:rPr>
          <w:spacing w:val="-13"/>
        </w:rPr>
        <w:t xml:space="preserve"> </w:t>
      </w:r>
      <w:r>
        <w:t>study-specific</w:t>
      </w:r>
      <w:r>
        <w:rPr>
          <w:spacing w:val="-11"/>
        </w:rPr>
        <w:t xml:space="preserve"> </w:t>
      </w:r>
      <w:r>
        <w:t>solver</w:t>
      </w:r>
      <w:r>
        <w:rPr>
          <w:spacing w:val="-12"/>
        </w:rPr>
        <w:t xml:space="preserve"> </w:t>
      </w:r>
      <w:r>
        <w:t>settings.</w:t>
      </w:r>
      <w:hyperlink w:anchor="_bookmark29" w:history="1">
        <w:r>
          <w:rPr>
            <w:vertAlign w:val="superscript"/>
          </w:rPr>
          <w:t>1</w:t>
        </w:r>
      </w:hyperlink>
      <w:r>
        <w:t xml:space="preserve"> Robustness checks vary </w:t>
      </w:r>
      <w:r>
        <w:rPr>
          <w:i/>
        </w:rPr>
        <w:t xml:space="preserve">d </w:t>
      </w:r>
      <w:r>
        <w:rPr>
          <w:rFonts w:ascii="Arial Unicode MS" w:hAnsi="Arial Unicode MS"/>
        </w:rPr>
        <w:t>∈ {</w:t>
      </w:r>
      <w:bookmarkStart w:id="114" w:name="Reputation_systems_lineage"/>
      <w:bookmarkStart w:id="115" w:name="_bookmark28"/>
      <w:bookmarkEnd w:id="114"/>
      <w:bookmarkEnd w:id="115"/>
      <w:r>
        <w:t>0</w:t>
      </w:r>
      <w:r>
        <w:rPr>
          <w:i/>
        </w:rPr>
        <w:t>.</w:t>
      </w:r>
      <w:r>
        <w:t>75</w:t>
      </w:r>
      <w:r>
        <w:rPr>
          <w:i/>
        </w:rPr>
        <w:t xml:space="preserve">, </w:t>
      </w:r>
      <w:r>
        <w:t>0</w:t>
      </w:r>
      <w:r>
        <w:rPr>
          <w:i/>
        </w:rPr>
        <w:t>.</w:t>
      </w:r>
      <w:r>
        <w:t>85</w:t>
      </w:r>
      <w:r>
        <w:rPr>
          <w:i/>
        </w:rPr>
        <w:t xml:space="preserve">, </w:t>
      </w:r>
      <w:r>
        <w:t>0</w:t>
      </w:r>
      <w:r>
        <w:rPr>
          <w:i/>
        </w:rPr>
        <w:t>.</w:t>
      </w:r>
      <w:r>
        <w:t>95</w:t>
      </w:r>
      <w:r>
        <w:rPr>
          <w:rFonts w:ascii="Arial Unicode MS" w:hAnsi="Arial Unicode MS"/>
        </w:rPr>
        <w:t>}</w:t>
      </w:r>
      <w:r>
        <w:t>.</w:t>
      </w:r>
    </w:p>
    <w:p w14:paraId="00DC1D61" w14:textId="77777777" w:rsidR="00350CFB" w:rsidRDefault="00350CFB">
      <w:pPr>
        <w:pStyle w:val="a3"/>
      </w:pPr>
    </w:p>
    <w:p w14:paraId="00DC1D62" w14:textId="77777777" w:rsidR="00350CFB" w:rsidRDefault="00350CFB">
      <w:pPr>
        <w:pStyle w:val="a3"/>
        <w:spacing w:before="25"/>
      </w:pPr>
    </w:p>
    <w:p w14:paraId="00DC1D63" w14:textId="77777777" w:rsidR="00350CFB" w:rsidRDefault="00283FFF">
      <w:pPr>
        <w:pStyle w:val="2"/>
        <w:numPr>
          <w:ilvl w:val="1"/>
          <w:numId w:val="26"/>
        </w:numPr>
        <w:tabs>
          <w:tab w:val="left" w:pos="783"/>
        </w:tabs>
        <w:ind w:left="783" w:hanging="501"/>
      </w:pPr>
      <w:r>
        <w:t>Reputation</w:t>
      </w:r>
      <w:r>
        <w:rPr>
          <w:spacing w:val="16"/>
        </w:rPr>
        <w:t xml:space="preserve"> </w:t>
      </w:r>
      <w:r>
        <w:t>systems</w:t>
      </w:r>
      <w:r>
        <w:rPr>
          <w:spacing w:val="16"/>
        </w:rPr>
        <w:t xml:space="preserve"> </w:t>
      </w:r>
      <w:r>
        <w:rPr>
          <w:spacing w:val="-2"/>
        </w:rPr>
        <w:t>lineage</w:t>
      </w:r>
    </w:p>
    <w:p w14:paraId="00DC1D64" w14:textId="77777777" w:rsidR="00350CFB" w:rsidRDefault="00350CFB">
      <w:pPr>
        <w:pStyle w:val="a3"/>
        <w:spacing w:before="23"/>
        <w:rPr>
          <w:b/>
          <w:sz w:val="28"/>
        </w:rPr>
      </w:pPr>
    </w:p>
    <w:p w14:paraId="00DC1D65" w14:textId="77777777" w:rsidR="00350CFB" w:rsidRDefault="00283FFF">
      <w:pPr>
        <w:pStyle w:val="a3"/>
        <w:spacing w:before="1" w:line="396" w:lineRule="auto"/>
        <w:ind w:left="274" w:right="522" w:firstLine="7"/>
        <w:jc w:val="both"/>
      </w:pPr>
      <w:r>
        <w:t>PageRank is one member of a family of spectral and propagation-based reputation mechanisms. Kleinberg’s</w:t>
      </w:r>
      <w:r>
        <w:rPr>
          <w:spacing w:val="-2"/>
        </w:rPr>
        <w:t xml:space="preserve"> </w:t>
      </w:r>
      <w:r>
        <w:t>HITS</w:t>
      </w:r>
      <w:r>
        <w:rPr>
          <w:spacing w:val="-2"/>
        </w:rPr>
        <w:t xml:space="preserve"> </w:t>
      </w:r>
      <w:r>
        <w:t>algorithm</w:t>
      </w:r>
      <w:r>
        <w:rPr>
          <w:spacing w:val="-2"/>
        </w:rPr>
        <w:t xml:space="preserve"> </w:t>
      </w:r>
      <w:r>
        <w:t>distinguishes</w:t>
      </w:r>
      <w:r>
        <w:rPr>
          <w:spacing w:val="-2"/>
        </w:rPr>
        <w:t xml:space="preserve"> </w:t>
      </w:r>
      <w:r>
        <w:t>hubs</w:t>
      </w:r>
      <w:r>
        <w:rPr>
          <w:spacing w:val="-2"/>
        </w:rPr>
        <w:t xml:space="preserve"> </w:t>
      </w:r>
      <w:r>
        <w:t>and</w:t>
      </w:r>
      <w:r>
        <w:rPr>
          <w:spacing w:val="-2"/>
        </w:rPr>
        <w:t xml:space="preserve"> </w:t>
      </w:r>
      <w:r>
        <w:t>authorities</w:t>
      </w:r>
      <w:r>
        <w:rPr>
          <w:spacing w:val="-2"/>
        </w:rPr>
        <w:t xml:space="preserve"> </w:t>
      </w:r>
      <w:r>
        <w:t>in</w:t>
      </w:r>
      <w:r>
        <w:rPr>
          <w:spacing w:val="-2"/>
        </w:rPr>
        <w:t xml:space="preserve"> </w:t>
      </w:r>
      <w:r>
        <w:t>hyperlinked</w:t>
      </w:r>
      <w:r>
        <w:rPr>
          <w:spacing w:val="-2"/>
        </w:rPr>
        <w:t xml:space="preserve"> </w:t>
      </w:r>
      <w:r>
        <w:t>corpora</w:t>
      </w:r>
      <w:r>
        <w:rPr>
          <w:spacing w:val="-1"/>
        </w:rPr>
        <w:t xml:space="preserve"> </w:t>
      </w:r>
      <w:hyperlink w:anchor="_bookmark171" w:history="1">
        <w:r>
          <w:rPr>
            <w:vertAlign w:val="superscript"/>
          </w:rPr>
          <w:t>[50]</w:t>
        </w:r>
      </w:hyperlink>
      <w:r>
        <w:t>.</w:t>
      </w:r>
      <w:r>
        <w:rPr>
          <w:spacing w:val="25"/>
        </w:rPr>
        <w:t xml:space="preserve"> </w:t>
      </w:r>
      <w:r>
        <w:t>Eigen-Trust aggregates local trust scores in peer-to-peer networks with normalization to limit malicious inflation</w:t>
      </w:r>
      <w:r>
        <w:rPr>
          <w:spacing w:val="-15"/>
        </w:rPr>
        <w:t xml:space="preserve"> </w:t>
      </w:r>
      <w:hyperlink w:anchor="_bookmark168" w:history="1">
        <w:r>
          <w:rPr>
            <w:vertAlign w:val="superscript"/>
          </w:rPr>
          <w:t>[16]</w:t>
        </w:r>
      </w:hyperlink>
      <w:r>
        <w:t>.</w:t>
      </w:r>
      <w:r>
        <w:rPr>
          <w:spacing w:val="14"/>
        </w:rPr>
        <w:t xml:space="preserve"> </w:t>
      </w:r>
      <w:r>
        <w:t>TrustRank</w:t>
      </w:r>
      <w:r>
        <w:rPr>
          <w:spacing w:val="-15"/>
        </w:rPr>
        <w:t xml:space="preserve"> </w:t>
      </w:r>
      <w:r>
        <w:t>propagates</w:t>
      </w:r>
      <w:r>
        <w:rPr>
          <w:spacing w:val="-15"/>
        </w:rPr>
        <w:t xml:space="preserve"> </w:t>
      </w:r>
      <w:r>
        <w:t>trust</w:t>
      </w:r>
      <w:r>
        <w:rPr>
          <w:spacing w:val="-15"/>
        </w:rPr>
        <w:t xml:space="preserve"> </w:t>
      </w:r>
      <w:r>
        <w:t>from</w:t>
      </w:r>
      <w:r>
        <w:rPr>
          <w:spacing w:val="-15"/>
        </w:rPr>
        <w:t xml:space="preserve"> </w:t>
      </w:r>
      <w:r>
        <w:t>a</w:t>
      </w:r>
      <w:r>
        <w:rPr>
          <w:spacing w:val="-15"/>
        </w:rPr>
        <w:t xml:space="preserve"> </w:t>
      </w:r>
      <w:r>
        <w:t>seed</w:t>
      </w:r>
      <w:r>
        <w:rPr>
          <w:spacing w:val="-15"/>
        </w:rPr>
        <w:t xml:space="preserve"> </w:t>
      </w:r>
      <w:r>
        <w:t>set</w:t>
      </w:r>
      <w:r>
        <w:rPr>
          <w:spacing w:val="-15"/>
        </w:rPr>
        <w:t xml:space="preserve"> </w:t>
      </w:r>
      <w:r>
        <w:t>of</w:t>
      </w:r>
      <w:r>
        <w:rPr>
          <w:spacing w:val="-15"/>
        </w:rPr>
        <w:t xml:space="preserve"> </w:t>
      </w:r>
      <w:r>
        <w:t>known-good</w:t>
      </w:r>
      <w:r>
        <w:rPr>
          <w:spacing w:val="-15"/>
        </w:rPr>
        <w:t xml:space="preserve"> </w:t>
      </w:r>
      <w:r>
        <w:t>nodes</w:t>
      </w:r>
      <w:r>
        <w:rPr>
          <w:spacing w:val="-15"/>
        </w:rPr>
        <w:t xml:space="preserve"> </w:t>
      </w:r>
      <w:r>
        <w:t>to</w:t>
      </w:r>
      <w:r>
        <w:rPr>
          <w:spacing w:val="-15"/>
        </w:rPr>
        <w:t xml:space="preserve"> </w:t>
      </w:r>
      <w:r>
        <w:t>combat</w:t>
      </w:r>
      <w:r>
        <w:rPr>
          <w:spacing w:val="-15"/>
        </w:rPr>
        <w:t xml:space="preserve"> </w:t>
      </w:r>
      <w:r>
        <w:t>web</w:t>
      </w:r>
      <w:r>
        <w:rPr>
          <w:spacing w:val="-15"/>
        </w:rPr>
        <w:t xml:space="preserve"> </w:t>
      </w:r>
      <w:r>
        <w:t xml:space="preserve">spam </w:t>
      </w:r>
      <w:hyperlink w:anchor="_bookmark160" w:history="1">
        <w:r>
          <w:rPr>
            <w:vertAlign w:val="superscript"/>
          </w:rPr>
          <w:t>[17]</w:t>
        </w:r>
      </w:hyperlink>
      <w:r>
        <w:t>.</w:t>
      </w:r>
      <w:r>
        <w:rPr>
          <w:spacing w:val="8"/>
        </w:rPr>
        <w:t xml:space="preserve"> </w:t>
      </w:r>
      <w:r>
        <w:t>These</w:t>
      </w:r>
      <w:r>
        <w:rPr>
          <w:spacing w:val="-15"/>
        </w:rPr>
        <w:t xml:space="preserve"> </w:t>
      </w:r>
      <w:r>
        <w:t>systems</w:t>
      </w:r>
      <w:r>
        <w:rPr>
          <w:spacing w:val="-15"/>
        </w:rPr>
        <w:t xml:space="preserve"> </w:t>
      </w:r>
      <w:r>
        <w:t>share</w:t>
      </w:r>
      <w:r>
        <w:rPr>
          <w:spacing w:val="-15"/>
        </w:rPr>
        <w:t xml:space="preserve"> </w:t>
      </w:r>
      <w:r>
        <w:t>a</w:t>
      </w:r>
      <w:r>
        <w:rPr>
          <w:spacing w:val="-15"/>
        </w:rPr>
        <w:t xml:space="preserve"> </w:t>
      </w:r>
      <w:r>
        <w:t>theme:</w:t>
      </w:r>
      <w:r>
        <w:rPr>
          <w:spacing w:val="11"/>
        </w:rPr>
        <w:t xml:space="preserve"> </w:t>
      </w:r>
      <w:r>
        <w:t>reputation</w:t>
      </w:r>
      <w:r>
        <w:rPr>
          <w:spacing w:val="-15"/>
        </w:rPr>
        <w:t xml:space="preserve"> </w:t>
      </w:r>
      <w:r>
        <w:t>is</w:t>
      </w:r>
      <w:r>
        <w:rPr>
          <w:spacing w:val="-15"/>
        </w:rPr>
        <w:t xml:space="preserve"> </w:t>
      </w:r>
      <w:r>
        <w:t>relational</w:t>
      </w:r>
      <w:r>
        <w:rPr>
          <w:spacing w:val="-15"/>
        </w:rPr>
        <w:t xml:space="preserve"> </w:t>
      </w:r>
      <w:r>
        <w:t>and</w:t>
      </w:r>
      <w:r>
        <w:rPr>
          <w:spacing w:val="-15"/>
        </w:rPr>
        <w:t xml:space="preserve"> </w:t>
      </w:r>
      <w:r>
        <w:t>should</w:t>
      </w:r>
      <w:r>
        <w:rPr>
          <w:spacing w:val="-15"/>
        </w:rPr>
        <w:t xml:space="preserve"> </w:t>
      </w:r>
      <w:r>
        <w:t>be</w:t>
      </w:r>
      <w:r>
        <w:rPr>
          <w:spacing w:val="-15"/>
        </w:rPr>
        <w:t xml:space="preserve"> </w:t>
      </w:r>
      <w:r>
        <w:t>hard</w:t>
      </w:r>
      <w:r>
        <w:rPr>
          <w:spacing w:val="-15"/>
        </w:rPr>
        <w:t xml:space="preserve"> </w:t>
      </w:r>
      <w:r>
        <w:t>to</w:t>
      </w:r>
      <w:r>
        <w:rPr>
          <w:spacing w:val="-15"/>
        </w:rPr>
        <w:t xml:space="preserve"> </w:t>
      </w:r>
      <w:r>
        <w:t>forge</w:t>
      </w:r>
      <w:r>
        <w:rPr>
          <w:spacing w:val="-15"/>
        </w:rPr>
        <w:t xml:space="preserve"> </w:t>
      </w:r>
      <w:r>
        <w:t>without</w:t>
      </w:r>
      <w:r>
        <w:rPr>
          <w:spacing w:val="-15"/>
        </w:rPr>
        <w:t xml:space="preserve"> </w:t>
      </w:r>
      <w:r>
        <w:t>costly endorsements from already-reputable nodes.</w:t>
      </w:r>
    </w:p>
    <w:p w14:paraId="00DC1D66" w14:textId="77777777" w:rsidR="00350CFB" w:rsidRDefault="00283FFF">
      <w:pPr>
        <w:pStyle w:val="a3"/>
        <w:spacing w:before="20"/>
        <w:ind w:left="282"/>
        <w:jc w:val="both"/>
      </w:pPr>
      <w:r>
        <w:t>On-chain,</w:t>
      </w:r>
      <w:r>
        <w:rPr>
          <w:spacing w:val="-7"/>
        </w:rPr>
        <w:t xml:space="preserve"> </w:t>
      </w:r>
      <w:r>
        <w:t>Sybil</w:t>
      </w:r>
      <w:r>
        <w:rPr>
          <w:spacing w:val="-7"/>
        </w:rPr>
        <w:t xml:space="preserve"> </w:t>
      </w:r>
      <w:r>
        <w:t>attacks</w:t>
      </w:r>
      <w:r>
        <w:rPr>
          <w:spacing w:val="-6"/>
        </w:rPr>
        <w:t xml:space="preserve"> </w:t>
      </w:r>
      <w:r>
        <w:t>remain</w:t>
      </w:r>
      <w:r>
        <w:rPr>
          <w:spacing w:val="-7"/>
        </w:rPr>
        <w:t xml:space="preserve"> </w:t>
      </w:r>
      <w:r>
        <w:t>central</w:t>
      </w:r>
      <w:r>
        <w:rPr>
          <w:spacing w:val="-7"/>
        </w:rPr>
        <w:t xml:space="preserve"> </w:t>
      </w:r>
      <w:hyperlink w:anchor="_bookmark150" w:history="1">
        <w:r>
          <w:rPr>
            <w:vertAlign w:val="superscript"/>
          </w:rPr>
          <w:t>[11]</w:t>
        </w:r>
      </w:hyperlink>
      <w:r>
        <w:t>.</w:t>
      </w:r>
      <w:r>
        <w:rPr>
          <w:spacing w:val="12"/>
        </w:rPr>
        <w:t xml:space="preserve"> </w:t>
      </w:r>
      <w:r>
        <w:t>Creating</w:t>
      </w:r>
      <w:r>
        <w:rPr>
          <w:spacing w:val="-6"/>
        </w:rPr>
        <w:t xml:space="preserve"> </w:t>
      </w:r>
      <w:r>
        <w:t>wallets</w:t>
      </w:r>
      <w:r>
        <w:rPr>
          <w:spacing w:val="-7"/>
        </w:rPr>
        <w:t xml:space="preserve"> </w:t>
      </w:r>
      <w:r>
        <w:t>is</w:t>
      </w:r>
      <w:r>
        <w:rPr>
          <w:spacing w:val="-7"/>
        </w:rPr>
        <w:t xml:space="preserve"> </w:t>
      </w:r>
      <w:r>
        <w:t>cheap;</w:t>
      </w:r>
      <w:r>
        <w:rPr>
          <w:spacing w:val="-5"/>
        </w:rPr>
        <w:t xml:space="preserve"> </w:t>
      </w:r>
      <w:r>
        <w:t>creating</w:t>
      </w:r>
      <w:r>
        <w:rPr>
          <w:spacing w:val="-7"/>
        </w:rPr>
        <w:t xml:space="preserve"> </w:t>
      </w:r>
      <w:r>
        <w:t>wallets</w:t>
      </w:r>
      <w:r>
        <w:rPr>
          <w:spacing w:val="-7"/>
        </w:rPr>
        <w:t xml:space="preserve"> </w:t>
      </w:r>
      <w:r>
        <w:t>that</w:t>
      </w:r>
      <w:r>
        <w:rPr>
          <w:spacing w:val="-6"/>
        </w:rPr>
        <w:t xml:space="preserve"> </w:t>
      </w:r>
      <w:r>
        <w:rPr>
          <w:spacing w:val="-2"/>
        </w:rPr>
        <w:t>receive</w:t>
      </w:r>
    </w:p>
    <w:p w14:paraId="00DC1D67" w14:textId="77777777" w:rsidR="00350CFB" w:rsidRDefault="00283FFF">
      <w:pPr>
        <w:pStyle w:val="a3"/>
        <w:spacing w:before="169"/>
        <w:rPr>
          <w:sz w:val="20"/>
        </w:rPr>
      </w:pPr>
      <w:r>
        <w:rPr>
          <w:noProof/>
          <w:sz w:val="20"/>
        </w:rPr>
        <mc:AlternateContent>
          <mc:Choice Requires="wps">
            <w:drawing>
              <wp:anchor distT="0" distB="0" distL="0" distR="0" simplePos="0" relativeHeight="487601152" behindDoc="1" locked="0" layoutInCell="1" allowOverlap="1" wp14:anchorId="00DC270C" wp14:editId="00DC270D">
                <wp:simplePos x="0" y="0"/>
                <wp:positionH relativeFrom="page">
                  <wp:posOffset>809244</wp:posOffset>
                </wp:positionH>
                <wp:positionV relativeFrom="paragraph">
                  <wp:posOffset>268974</wp:posOffset>
                </wp:positionV>
                <wp:extent cx="237680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71C87" id="Graphic 68" o:spid="_x0000_s1026" style="position:absolute;margin-left:63.7pt;margin-top:21.2pt;width:187.1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" path="m,l2376563,e" filled="f" strokeweight=".14056mm">
                <v:path arrowok="t"/>
                <w10:wrap type="topAndBottom" anchorx="page"/>
              </v:shape>
            </w:pict>
          </mc:Fallback>
        </mc:AlternateContent>
      </w:r>
    </w:p>
    <w:p w14:paraId="00DC1D68" w14:textId="77777777" w:rsidR="00350CFB" w:rsidRDefault="00283FFF">
      <w:pPr>
        <w:spacing w:before="32" w:line="249" w:lineRule="auto"/>
        <w:ind w:left="362" w:hanging="80"/>
        <w:rPr>
          <w:sz w:val="20"/>
        </w:rPr>
      </w:pPr>
      <w:r>
        <w:rPr>
          <w:sz w:val="20"/>
          <w:vertAlign w:val="superscript"/>
        </w:rPr>
        <w:t>1</w:t>
      </w:r>
      <w:bookmarkStart w:id="116" w:name="_bookmark29"/>
      <w:bookmarkEnd w:id="116"/>
      <w:r>
        <w:rPr>
          <w:sz w:val="20"/>
        </w:rPr>
        <w:t>Tolerance and iteration caps are implementation choices for reproducible timing; they are not claimed as part of the classical PageRank formulation.</w:t>
      </w:r>
    </w:p>
    <w:p w14:paraId="00DC1D69" w14:textId="77777777" w:rsidR="00350CFB" w:rsidRDefault="00350CFB">
      <w:pPr>
        <w:spacing w:line="249" w:lineRule="auto"/>
        <w:rPr>
          <w:sz w:val="20"/>
        </w:rPr>
        <w:sectPr w:rsidR="00350CFB">
          <w:pgSz w:w="11910" w:h="16840"/>
          <w:pgMar w:top="1900" w:right="708" w:bottom="2300" w:left="992" w:header="0" w:footer="2115" w:gutter="0"/>
          <w:cols w:space="720"/>
        </w:sectPr>
      </w:pPr>
    </w:p>
    <w:p w14:paraId="00DC1D6A" w14:textId="77777777" w:rsidR="00350CFB" w:rsidRDefault="00283FFF">
      <w:pPr>
        <w:pStyle w:val="a3"/>
        <w:spacing w:before="72" w:line="396" w:lineRule="auto"/>
        <w:ind w:left="282" w:right="560"/>
        <w:jc w:val="both"/>
      </w:pPr>
      <w:r>
        <w:t>allowances or transfers from diverse counterparties is costlier.</w:t>
      </w:r>
      <w:r>
        <w:rPr>
          <w:spacing w:val="40"/>
        </w:rPr>
        <w:t xml:space="preserve"> </w:t>
      </w:r>
      <w:r>
        <w:t>Sybil-adjusted stability proxies in this dissertation (inbound counterparty ratio, tenure, active months) partially capture diversity of interaction but do not eliminate adversarial manipulation.</w:t>
      </w:r>
      <w:r>
        <w:rPr>
          <w:spacing w:val="40"/>
        </w:rPr>
        <w:t xml:space="preserve"> </w:t>
      </w:r>
      <w:r>
        <w:t xml:space="preserve">Chapter </w:t>
      </w:r>
      <w:hyperlink w:anchor="_bookmark114" w:history="1">
        <w:r>
          <w:t>5</w:t>
        </w:r>
      </w:hyperlink>
      <w:r>
        <w:t xml:space="preserve"> sketches a cost model for allowance-graph Sybils.</w:t>
      </w:r>
    </w:p>
    <w:p w14:paraId="00DC1D6B" w14:textId="77777777" w:rsidR="00350CFB" w:rsidRDefault="00283FFF">
      <w:pPr>
        <w:pStyle w:val="a3"/>
        <w:spacing w:before="18" w:line="396" w:lineRule="auto"/>
        <w:ind w:left="282" w:right="564"/>
        <w:jc w:val="both"/>
      </w:pPr>
      <w:r>
        <w:rPr>
          <w:spacing w:val="-2"/>
        </w:rPr>
        <w:t>Machine-learning</w:t>
      </w:r>
      <w:r>
        <w:rPr>
          <w:spacing w:val="-10"/>
        </w:rPr>
        <w:t xml:space="preserve"> </w:t>
      </w:r>
      <w:r>
        <w:rPr>
          <w:spacing w:val="-2"/>
        </w:rPr>
        <w:t>credit</w:t>
      </w:r>
      <w:r>
        <w:rPr>
          <w:spacing w:val="-10"/>
        </w:rPr>
        <w:t xml:space="preserve"> </w:t>
      </w:r>
      <w:r>
        <w:rPr>
          <w:spacing w:val="-2"/>
        </w:rPr>
        <w:t>models</w:t>
      </w:r>
      <w:r>
        <w:rPr>
          <w:spacing w:val="-10"/>
        </w:rPr>
        <w:t xml:space="preserve"> </w:t>
      </w:r>
      <w:r>
        <w:rPr>
          <w:spacing w:val="-2"/>
        </w:rPr>
        <w:t>on</w:t>
      </w:r>
      <w:r>
        <w:rPr>
          <w:spacing w:val="-10"/>
        </w:rPr>
        <w:t xml:space="preserve"> </w:t>
      </w:r>
      <w:r>
        <w:rPr>
          <w:spacing w:val="-2"/>
        </w:rPr>
        <w:t>DeFi</w:t>
      </w:r>
      <w:r>
        <w:rPr>
          <w:spacing w:val="-10"/>
        </w:rPr>
        <w:t xml:space="preserve"> </w:t>
      </w:r>
      <w:r>
        <w:rPr>
          <w:spacing w:val="-2"/>
        </w:rPr>
        <w:t>features</w:t>
      </w:r>
      <w:r>
        <w:rPr>
          <w:spacing w:val="-9"/>
        </w:rPr>
        <w:t xml:space="preserve"> </w:t>
      </w:r>
      <w:hyperlink w:anchor="_bookmark172" w:history="1">
        <w:r>
          <w:rPr>
            <w:spacing w:val="-2"/>
            <w:vertAlign w:val="superscript"/>
          </w:rPr>
          <w:t>[14]</w:t>
        </w:r>
      </w:hyperlink>
      <w:r>
        <w:rPr>
          <w:spacing w:val="-2"/>
        </w:rPr>
        <w:t xml:space="preserve"> can</w:t>
      </w:r>
      <w:r>
        <w:rPr>
          <w:spacing w:val="-10"/>
        </w:rPr>
        <w:t xml:space="preserve"> </w:t>
      </w:r>
      <w:r>
        <w:rPr>
          <w:spacing w:val="-2"/>
        </w:rPr>
        <w:t>outperform</w:t>
      </w:r>
      <w:r>
        <w:rPr>
          <w:spacing w:val="-10"/>
        </w:rPr>
        <w:t xml:space="preserve"> </w:t>
      </w:r>
      <w:r>
        <w:rPr>
          <w:spacing w:val="-2"/>
        </w:rPr>
        <w:t>simple</w:t>
      </w:r>
      <w:r>
        <w:rPr>
          <w:spacing w:val="-10"/>
        </w:rPr>
        <w:t xml:space="preserve"> </w:t>
      </w:r>
      <w:r>
        <w:rPr>
          <w:spacing w:val="-2"/>
        </w:rPr>
        <w:t>graph</w:t>
      </w:r>
      <w:r>
        <w:rPr>
          <w:spacing w:val="-10"/>
        </w:rPr>
        <w:t xml:space="preserve"> </w:t>
      </w:r>
      <w:r>
        <w:rPr>
          <w:spacing w:val="-2"/>
        </w:rPr>
        <w:t>scores</w:t>
      </w:r>
      <w:r>
        <w:rPr>
          <w:spacing w:val="-10"/>
        </w:rPr>
        <w:t xml:space="preserve"> </w:t>
      </w:r>
      <w:r>
        <w:rPr>
          <w:spacing w:val="-2"/>
        </w:rPr>
        <w:t>on</w:t>
      </w:r>
      <w:r>
        <w:rPr>
          <w:spacing w:val="-10"/>
        </w:rPr>
        <w:t xml:space="preserve"> </w:t>
      </w:r>
      <w:r>
        <w:rPr>
          <w:spacing w:val="-2"/>
        </w:rPr>
        <w:t xml:space="preserve">labeled </w:t>
      </w:r>
      <w:r>
        <w:t>defaults when labels exist, but they trade interpretability for accuracy.</w:t>
      </w:r>
      <w:r>
        <w:rPr>
          <w:spacing w:val="40"/>
        </w:rPr>
        <w:t xml:space="preserve"> </w:t>
      </w:r>
      <w:r>
        <w:t xml:space="preserve">EndorseRank and AWP </w:t>
      </w:r>
      <w:bookmarkStart w:id="117" w:name="ERC-20_allowances_as_endorsement"/>
      <w:bookmarkStart w:id="118" w:name="_bookmark30"/>
      <w:bookmarkEnd w:id="117"/>
      <w:bookmarkEnd w:id="118"/>
      <w:r>
        <w:t xml:space="preserve">prioritize transparent propagation rules suitable for audit </w:t>
      </w:r>
      <w:hyperlink w:anchor="_bookmark181" w:history="1">
        <w:r>
          <w:rPr>
            <w:vertAlign w:val="superscript"/>
          </w:rPr>
          <w:t>[2]</w:t>
        </w:r>
      </w:hyperlink>
      <w:r>
        <w:t>.</w:t>
      </w:r>
    </w:p>
    <w:p w14:paraId="00DC1D6C" w14:textId="77777777" w:rsidR="00350CFB" w:rsidRDefault="00350CFB">
      <w:pPr>
        <w:pStyle w:val="a3"/>
        <w:spacing w:before="162"/>
      </w:pPr>
    </w:p>
    <w:p w14:paraId="00DC1D6D" w14:textId="77777777" w:rsidR="00350CFB" w:rsidRDefault="00283FFF">
      <w:pPr>
        <w:pStyle w:val="2"/>
        <w:numPr>
          <w:ilvl w:val="1"/>
          <w:numId w:val="26"/>
        </w:numPr>
        <w:tabs>
          <w:tab w:val="left" w:pos="783"/>
        </w:tabs>
        <w:ind w:left="783" w:hanging="501"/>
      </w:pPr>
      <w:r>
        <w:t>ERC-20</w:t>
      </w:r>
      <w:r>
        <w:rPr>
          <w:spacing w:val="14"/>
        </w:rPr>
        <w:t xml:space="preserve"> </w:t>
      </w:r>
      <w:r>
        <w:t>allowances</w:t>
      </w:r>
      <w:r>
        <w:rPr>
          <w:spacing w:val="14"/>
        </w:rPr>
        <w:t xml:space="preserve"> </w:t>
      </w:r>
      <w:r>
        <w:t>as</w:t>
      </w:r>
      <w:r>
        <w:rPr>
          <w:spacing w:val="15"/>
        </w:rPr>
        <w:t xml:space="preserve"> </w:t>
      </w:r>
      <w:r>
        <w:rPr>
          <w:spacing w:val="-2"/>
        </w:rPr>
        <w:t>endorsement</w:t>
      </w:r>
    </w:p>
    <w:p w14:paraId="00DC1D6E" w14:textId="77777777" w:rsidR="00350CFB" w:rsidRDefault="00350CFB">
      <w:pPr>
        <w:pStyle w:val="a3"/>
        <w:spacing w:before="24"/>
        <w:rPr>
          <w:b/>
          <w:sz w:val="28"/>
        </w:rPr>
      </w:pPr>
    </w:p>
    <w:p w14:paraId="00DC1D6F" w14:textId="77777777" w:rsidR="00350CFB" w:rsidRDefault="00283FFF">
      <w:pPr>
        <w:pStyle w:val="a3"/>
        <w:spacing w:line="388" w:lineRule="auto"/>
        <w:ind w:left="282" w:right="523"/>
        <w:jc w:val="both"/>
      </w:pPr>
      <w:r>
        <w:rPr>
          <w:spacing w:val="-4"/>
        </w:rPr>
        <w:t>ERC-20</w:t>
      </w:r>
      <w:r>
        <w:rPr>
          <w:spacing w:val="-11"/>
        </w:rPr>
        <w:t xml:space="preserve"> </w:t>
      </w:r>
      <w:r>
        <w:rPr>
          <w:rFonts w:ascii="Courier New" w:hAnsi="Courier New"/>
          <w:spacing w:val="-4"/>
        </w:rPr>
        <w:t>approve</w:t>
      </w:r>
      <w:r>
        <w:rPr>
          <w:rFonts w:ascii="Courier New" w:hAnsi="Courier New"/>
          <w:spacing w:val="-32"/>
        </w:rPr>
        <w:t xml:space="preserve"> </w:t>
      </w:r>
      <w:r>
        <w:rPr>
          <w:spacing w:val="-4"/>
        </w:rPr>
        <w:t>and</w:t>
      </w:r>
      <w:r>
        <w:rPr>
          <w:spacing w:val="-11"/>
        </w:rPr>
        <w:t xml:space="preserve"> </w:t>
      </w:r>
      <w:r>
        <w:rPr>
          <w:spacing w:val="-4"/>
        </w:rPr>
        <w:t>EIP-2612</w:t>
      </w:r>
      <w:r>
        <w:rPr>
          <w:spacing w:val="-11"/>
        </w:rPr>
        <w:t xml:space="preserve"> </w:t>
      </w:r>
      <w:r>
        <w:rPr>
          <w:rFonts w:ascii="Courier New" w:hAnsi="Courier New"/>
          <w:spacing w:val="-4"/>
        </w:rPr>
        <w:t>permit</w:t>
      </w:r>
      <w:r>
        <w:rPr>
          <w:rFonts w:ascii="Courier New" w:hAnsi="Courier New"/>
          <w:spacing w:val="-33"/>
        </w:rPr>
        <w:t xml:space="preserve"> </w:t>
      </w:r>
      <w:r>
        <w:rPr>
          <w:spacing w:val="-4"/>
        </w:rPr>
        <w:t>record</w:t>
      </w:r>
      <w:r>
        <w:rPr>
          <w:spacing w:val="-11"/>
        </w:rPr>
        <w:t xml:space="preserve"> </w:t>
      </w:r>
      <w:r>
        <w:rPr>
          <w:spacing w:val="-4"/>
        </w:rPr>
        <w:t>explicit</w:t>
      </w:r>
      <w:r>
        <w:rPr>
          <w:spacing w:val="-11"/>
        </w:rPr>
        <w:t xml:space="preserve"> </w:t>
      </w:r>
      <w:r>
        <w:rPr>
          <w:spacing w:val="-4"/>
        </w:rPr>
        <w:t>spending</w:t>
      </w:r>
      <w:r>
        <w:rPr>
          <w:spacing w:val="-11"/>
        </w:rPr>
        <w:t xml:space="preserve"> </w:t>
      </w:r>
      <w:r>
        <w:rPr>
          <w:spacing w:val="-4"/>
        </w:rPr>
        <w:t>authorization</w:t>
      </w:r>
      <w:r>
        <w:rPr>
          <w:spacing w:val="-11"/>
        </w:rPr>
        <w:t xml:space="preserve"> </w:t>
      </w:r>
      <w:hyperlink w:anchor="_bookmark151" w:history="1">
        <w:r>
          <w:rPr>
            <w:spacing w:val="-4"/>
            <w:vertAlign w:val="superscript"/>
          </w:rPr>
          <w:t>[18]</w:t>
        </w:r>
      </w:hyperlink>
      <w:r>
        <w:rPr>
          <w:spacing w:val="-4"/>
          <w:vertAlign w:val="superscript"/>
        </w:rPr>
        <w:t>,</w:t>
      </w:r>
      <w:hyperlink w:anchor="_bookmark152" w:history="1">
        <w:r>
          <w:rPr>
            <w:spacing w:val="-4"/>
            <w:vertAlign w:val="superscript"/>
          </w:rPr>
          <w:t>[19]</w:t>
        </w:r>
      </w:hyperlink>
      <w:r>
        <w:rPr>
          <w:spacing w:val="-4"/>
        </w:rPr>
        <w:t>.</w:t>
      </w:r>
      <w:r>
        <w:rPr>
          <w:spacing w:val="24"/>
        </w:rPr>
        <w:t xml:space="preserve"> </w:t>
      </w:r>
      <w:r>
        <w:rPr>
          <w:spacing w:val="-4"/>
        </w:rPr>
        <w:t>EndorseR-</w:t>
      </w:r>
      <w:r>
        <w:t>ank</w:t>
      </w:r>
      <w:r>
        <w:rPr>
          <w:spacing w:val="-3"/>
        </w:rPr>
        <w:t xml:space="preserve"> </w:t>
      </w:r>
      <w:r>
        <w:t>treats</w:t>
      </w:r>
      <w:r>
        <w:rPr>
          <w:spacing w:val="-3"/>
        </w:rPr>
        <w:t xml:space="preserve"> </w:t>
      </w:r>
      <w:r>
        <w:t>the</w:t>
      </w:r>
      <w:r>
        <w:rPr>
          <w:spacing w:val="-3"/>
        </w:rPr>
        <w:t xml:space="preserve"> </w:t>
      </w:r>
      <w:r>
        <w:t>latest</w:t>
      </w:r>
      <w:r>
        <w:rPr>
          <w:spacing w:val="-3"/>
        </w:rPr>
        <w:t xml:space="preserve"> </w:t>
      </w:r>
      <w:r>
        <w:t>allowance</w:t>
      </w:r>
      <w:r>
        <w:rPr>
          <w:spacing w:val="-3"/>
        </w:rPr>
        <w:t xml:space="preserve"> </w:t>
      </w:r>
      <w:r>
        <w:t>per</w:t>
      </w:r>
      <w:r>
        <w:rPr>
          <w:spacing w:val="-3"/>
        </w:rPr>
        <w:t xml:space="preserve"> </w:t>
      </w:r>
      <w:r>
        <w:t>owner–spender</w:t>
      </w:r>
      <w:r>
        <w:rPr>
          <w:spacing w:val="-3"/>
        </w:rPr>
        <w:t xml:space="preserve"> </w:t>
      </w:r>
      <w:r>
        <w:t>pair</w:t>
      </w:r>
      <w:r>
        <w:rPr>
          <w:spacing w:val="-3"/>
        </w:rPr>
        <w:t xml:space="preserve"> </w:t>
      </w:r>
      <w:r>
        <w:t>as</w:t>
      </w:r>
      <w:r>
        <w:rPr>
          <w:spacing w:val="-3"/>
        </w:rPr>
        <w:t xml:space="preserve"> </w:t>
      </w:r>
      <w:r>
        <w:t>edge</w:t>
      </w:r>
      <w:r>
        <w:rPr>
          <w:spacing w:val="-3"/>
        </w:rPr>
        <w:t xml:space="preserve"> </w:t>
      </w:r>
      <w:r>
        <w:t>strength</w:t>
      </w:r>
      <w:r>
        <w:rPr>
          <w:spacing w:val="-3"/>
        </w:rPr>
        <w:t xml:space="preserve"> </w:t>
      </w:r>
      <w:r>
        <w:t>on</w:t>
      </w:r>
      <w:r>
        <w:rPr>
          <w:spacing w:val="-3"/>
        </w:rPr>
        <w:t xml:space="preserve"> </w:t>
      </w:r>
      <w:r>
        <w:t>a</w:t>
      </w:r>
      <w:r>
        <w:rPr>
          <w:spacing w:val="-3"/>
        </w:rPr>
        <w:t xml:space="preserve"> </w:t>
      </w:r>
      <w:r>
        <w:t>directed</w:t>
      </w:r>
      <w:r>
        <w:rPr>
          <w:spacing w:val="-3"/>
        </w:rPr>
        <w:t xml:space="preserve"> </w:t>
      </w:r>
      <w:r>
        <w:t>endorsement graph and runs PageRank on that snapshot, eliminating historical time-decay because newer ap-provals override older ones.</w:t>
      </w:r>
    </w:p>
    <w:p w14:paraId="00DC1D70" w14:textId="77777777" w:rsidR="00350CFB" w:rsidRDefault="00283FFF">
      <w:pPr>
        <w:pStyle w:val="a3"/>
        <w:spacing w:before="31" w:line="388" w:lineRule="auto"/>
        <w:ind w:left="273" w:right="522" w:firstLine="8"/>
        <w:jc w:val="both"/>
      </w:pPr>
      <w:r>
        <w:rPr>
          <w:spacing w:val="-2"/>
        </w:rPr>
        <w:t>Formally,</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token</w:t>
      </w:r>
      <w:r>
        <w:rPr>
          <w:spacing w:val="-9"/>
        </w:rPr>
        <w:t xml:space="preserve"> </w:t>
      </w:r>
      <w:r>
        <w:rPr>
          <w:spacing w:val="-2"/>
        </w:rPr>
        <w:t>and owner–spender</w:t>
      </w:r>
      <w:r>
        <w:rPr>
          <w:spacing w:val="-4"/>
        </w:rPr>
        <w:t xml:space="preserve"> </w:t>
      </w:r>
      <w:r>
        <w:rPr>
          <w:spacing w:val="-2"/>
        </w:rPr>
        <w:t>pair, let</w:t>
      </w:r>
      <w:r>
        <w:rPr>
          <w:spacing w:val="-4"/>
        </w:rPr>
        <w:t xml:space="preserve"> </w:t>
      </w:r>
      <w:r>
        <w:rPr>
          <w:i/>
          <w:spacing w:val="-2"/>
        </w:rPr>
        <w:t>a</w:t>
      </w:r>
      <w:r>
        <w:rPr>
          <w:rFonts w:ascii="Menlo" w:hAnsi="Menlo"/>
          <w:i/>
          <w:spacing w:val="-2"/>
          <w:vertAlign w:val="subscript"/>
        </w:rPr>
        <w:t>o</w:t>
      </w:r>
      <w:r>
        <w:rPr>
          <w:rFonts w:ascii="Apple Symbols" w:hAnsi="Apple Symbols"/>
          <w:spacing w:val="-2"/>
          <w:vertAlign w:val="subscript"/>
        </w:rPr>
        <w:t>→</w:t>
      </w:r>
      <w:r>
        <w:rPr>
          <w:rFonts w:ascii="Menlo" w:hAnsi="Menlo"/>
          <w:i/>
          <w:spacing w:val="-2"/>
          <w:vertAlign w:val="subscript"/>
        </w:rPr>
        <w:t>s</w:t>
      </w:r>
      <w:r>
        <w:rPr>
          <w:rFonts w:ascii="Menlo" w:hAnsi="Menlo"/>
          <w:i/>
          <w:spacing w:val="-35"/>
        </w:rPr>
        <w:t xml:space="preserve"> </w:t>
      </w:r>
      <w:r>
        <w:rPr>
          <w:spacing w:val="-2"/>
        </w:rPr>
        <w:t>be</w:t>
      </w:r>
      <w:r>
        <w:rPr>
          <w:spacing w:val="-3"/>
        </w:rPr>
        <w:t xml:space="preserve"> </w:t>
      </w:r>
      <w:r>
        <w:rPr>
          <w:spacing w:val="-2"/>
        </w:rPr>
        <w:t>the decimal-adjusted</w:t>
      </w:r>
      <w:r>
        <w:rPr>
          <w:spacing w:val="-4"/>
        </w:rPr>
        <w:t xml:space="preserve"> </w:t>
      </w:r>
      <w:r>
        <w:rPr>
          <w:spacing w:val="-2"/>
        </w:rPr>
        <w:t xml:space="preserve">latest allowance. </w:t>
      </w:r>
      <w:r>
        <w:t>Edges</w:t>
      </w:r>
      <w:r>
        <w:rPr>
          <w:spacing w:val="-3"/>
        </w:rPr>
        <w:t xml:space="preserve"> </w:t>
      </w:r>
      <w:r>
        <w:t>are</w:t>
      </w:r>
      <w:r>
        <w:rPr>
          <w:spacing w:val="-3"/>
        </w:rPr>
        <w:t xml:space="preserve"> </w:t>
      </w:r>
      <w:r>
        <w:t>aggregated</w:t>
      </w:r>
      <w:r>
        <w:rPr>
          <w:spacing w:val="-3"/>
        </w:rPr>
        <w:t xml:space="preserve"> </w:t>
      </w:r>
      <w:r>
        <w:t>across</w:t>
      </w:r>
      <w:r>
        <w:rPr>
          <w:spacing w:val="-3"/>
        </w:rPr>
        <w:t xml:space="preserve"> </w:t>
      </w:r>
      <w:r>
        <w:t>tokens</w:t>
      </w:r>
      <w:r>
        <w:rPr>
          <w:spacing w:val="-3"/>
        </w:rPr>
        <w:t xml:space="preserve"> </w:t>
      </w:r>
      <w:r>
        <w:t>by</w:t>
      </w:r>
      <w:r>
        <w:rPr>
          <w:spacing w:val="-3"/>
        </w:rPr>
        <w:t xml:space="preserve"> </w:t>
      </w:r>
      <w:r>
        <w:t>summing</w:t>
      </w:r>
      <w:r>
        <w:rPr>
          <w:spacing w:val="-3"/>
        </w:rPr>
        <w:t xml:space="preserve"> </w:t>
      </w:r>
      <w:r>
        <w:t>allowances</w:t>
      </w:r>
      <w:r>
        <w:rPr>
          <w:spacing w:val="-3"/>
        </w:rPr>
        <w:t xml:space="preserve"> </w:t>
      </w:r>
      <w:r>
        <w:t>into</w:t>
      </w:r>
      <w:r>
        <w:rPr>
          <w:spacing w:val="-3"/>
        </w:rPr>
        <w:t xml:space="preserve"> </w:t>
      </w:r>
      <w:r>
        <w:t>a</w:t>
      </w:r>
      <w:r>
        <w:rPr>
          <w:spacing w:val="-3"/>
        </w:rPr>
        <w:t xml:space="preserve"> </w:t>
      </w:r>
      <w:r>
        <w:t>single</w:t>
      </w:r>
      <w:r>
        <w:rPr>
          <w:spacing w:val="-3"/>
        </w:rPr>
        <w:t xml:space="preserve"> </w:t>
      </w:r>
      <w:r>
        <w:t>weight</w:t>
      </w:r>
      <w:r>
        <w:rPr>
          <w:spacing w:val="-3"/>
        </w:rPr>
        <w:t xml:space="preserve"> </w:t>
      </w:r>
      <w:r>
        <w:rPr>
          <w:i/>
        </w:rPr>
        <w:t>w</w:t>
      </w:r>
      <w:r>
        <w:rPr>
          <w:rFonts w:ascii="Menlo" w:hAnsi="Menlo"/>
          <w:i/>
          <w:vertAlign w:val="subscript"/>
        </w:rPr>
        <w:t>o</w:t>
      </w:r>
      <w:r>
        <w:rPr>
          <w:rFonts w:ascii="Apple Symbols" w:hAnsi="Apple Symbols"/>
          <w:vertAlign w:val="subscript"/>
        </w:rPr>
        <w:t>→</w:t>
      </w:r>
      <w:r>
        <w:rPr>
          <w:rFonts w:ascii="Menlo" w:hAnsi="Menlo"/>
          <w:i/>
          <w:vertAlign w:val="subscript"/>
        </w:rPr>
        <w:t>s</w:t>
      </w:r>
      <w:r>
        <w:t>.</w:t>
      </w:r>
      <w:r>
        <w:rPr>
          <w:spacing w:val="20"/>
        </w:rPr>
        <w:t xml:space="preserve"> </w:t>
      </w:r>
      <w:r>
        <w:t>The</w:t>
      </w:r>
      <w:r>
        <w:rPr>
          <w:spacing w:val="-3"/>
        </w:rPr>
        <w:t xml:space="preserve"> </w:t>
      </w:r>
      <w:r>
        <w:t xml:space="preserve">result-ing graph </w:t>
      </w:r>
      <w:r>
        <w:rPr>
          <w:i/>
        </w:rPr>
        <w:t>G</w:t>
      </w:r>
      <w:r>
        <w:rPr>
          <w:vertAlign w:val="subscript"/>
        </w:rPr>
        <w:t>approve</w:t>
      </w:r>
      <w:r>
        <w:rPr>
          <w:spacing w:val="28"/>
        </w:rPr>
        <w:t xml:space="preserve"> </w:t>
      </w:r>
      <w:r>
        <w:t>= (</w:t>
      </w:r>
      <w:r>
        <w:rPr>
          <w:i/>
        </w:rPr>
        <w:t>V,</w:t>
      </w:r>
      <w:r>
        <w:rPr>
          <w:i/>
          <w:spacing w:val="-15"/>
        </w:rPr>
        <w:t xml:space="preserve"> </w:t>
      </w:r>
      <w:r>
        <w:rPr>
          <w:i/>
        </w:rPr>
        <w:t>E</w:t>
      </w:r>
      <w:r>
        <w:rPr>
          <w:vertAlign w:val="subscript"/>
        </w:rPr>
        <w:t>approve</w:t>
      </w:r>
      <w:r>
        <w:rPr>
          <w:i/>
        </w:rPr>
        <w:t>,</w:t>
      </w:r>
      <w:r>
        <w:rPr>
          <w:i/>
          <w:spacing w:val="-15"/>
        </w:rPr>
        <w:t xml:space="preserve"> </w:t>
      </w:r>
      <w:r>
        <w:rPr>
          <w:i/>
        </w:rPr>
        <w:t>w</w:t>
      </w:r>
      <w:r>
        <w:t xml:space="preserve">) is typically much sparser than the transfer graph over the same wallets and window. PageRank on </w:t>
      </w:r>
      <w:r>
        <w:rPr>
          <w:i/>
        </w:rPr>
        <w:t>G</w:t>
      </w:r>
      <w:r>
        <w:rPr>
          <w:vertAlign w:val="subscript"/>
        </w:rPr>
        <w:t>approve</w:t>
      </w:r>
      <w:r>
        <w:t xml:space="preserve"> yields EndorseRank scores s</w:t>
      </w:r>
      <w:r>
        <w:rPr>
          <w:vertAlign w:val="subscript"/>
        </w:rPr>
        <w:t>ER</w:t>
      </w:r>
      <w:r>
        <w:t>.</w:t>
      </w:r>
    </w:p>
    <w:p w14:paraId="00DC1D71" w14:textId="77777777" w:rsidR="00350CFB" w:rsidRDefault="00283FFF">
      <w:pPr>
        <w:pStyle w:val="a3"/>
        <w:spacing w:before="31" w:line="396" w:lineRule="auto"/>
        <w:ind w:left="273" w:right="533" w:firstLine="1"/>
        <w:jc w:val="both"/>
      </w:pPr>
      <w:r>
        <w:t>The</w:t>
      </w:r>
      <w:r>
        <w:rPr>
          <w:spacing w:val="-15"/>
        </w:rPr>
        <w:t xml:space="preserve"> </w:t>
      </w:r>
      <w:r>
        <w:t>endorsement</w:t>
      </w:r>
      <w:r>
        <w:rPr>
          <w:spacing w:val="-15"/>
        </w:rPr>
        <w:t xml:space="preserve"> </w:t>
      </w:r>
      <w:r>
        <w:t>interpretation</w:t>
      </w:r>
      <w:r>
        <w:rPr>
          <w:spacing w:val="-15"/>
        </w:rPr>
        <w:t xml:space="preserve"> </w:t>
      </w:r>
      <w:r>
        <w:t>is</w:t>
      </w:r>
      <w:r>
        <w:rPr>
          <w:spacing w:val="-15"/>
        </w:rPr>
        <w:t xml:space="preserve"> </w:t>
      </w:r>
      <w:r>
        <w:t>intentional</w:t>
      </w:r>
      <w:r>
        <w:rPr>
          <w:spacing w:val="-15"/>
        </w:rPr>
        <w:t xml:space="preserve"> </w:t>
      </w:r>
      <w:r>
        <w:t>but</w:t>
      </w:r>
      <w:r>
        <w:rPr>
          <w:spacing w:val="-15"/>
        </w:rPr>
        <w:t xml:space="preserve"> </w:t>
      </w:r>
      <w:r>
        <w:t>imperfect.</w:t>
      </w:r>
      <w:r>
        <w:rPr>
          <w:spacing w:val="-15"/>
        </w:rPr>
        <w:t xml:space="preserve"> </w:t>
      </w:r>
      <w:r>
        <w:t>Users</w:t>
      </w:r>
      <w:r>
        <w:rPr>
          <w:spacing w:val="-15"/>
        </w:rPr>
        <w:t xml:space="preserve"> </w:t>
      </w:r>
      <w:r>
        <w:t>approve</w:t>
      </w:r>
      <w:r>
        <w:rPr>
          <w:spacing w:val="-15"/>
        </w:rPr>
        <w:t xml:space="preserve"> </w:t>
      </w:r>
      <w:r>
        <w:t>routers</w:t>
      </w:r>
      <w:r>
        <w:rPr>
          <w:spacing w:val="-15"/>
        </w:rPr>
        <w:t xml:space="preserve"> </w:t>
      </w:r>
      <w:r>
        <w:t>for</w:t>
      </w:r>
      <w:r>
        <w:rPr>
          <w:spacing w:val="-15"/>
        </w:rPr>
        <w:t xml:space="preserve"> </w:t>
      </w:r>
      <w:r>
        <w:t>convenience, not always as a social judgment of the router’s “trustworthiness.”</w:t>
      </w:r>
      <w:r>
        <w:rPr>
          <w:spacing w:val="40"/>
        </w:rPr>
        <w:t xml:space="preserve"> </w:t>
      </w:r>
      <w:r>
        <w:t xml:space="preserve">Contract addresses and EOAs </w:t>
      </w:r>
      <w:r>
        <w:rPr>
          <w:spacing w:val="-2"/>
        </w:rPr>
        <w:t>coexist.</w:t>
      </w:r>
      <w:r>
        <w:rPr>
          <w:spacing w:val="31"/>
        </w:rPr>
        <w:t xml:space="preserve"> </w:t>
      </w:r>
      <w:r>
        <w:rPr>
          <w:spacing w:val="-2"/>
        </w:rPr>
        <w:t>Nevertheless,</w:t>
      </w:r>
      <w:r>
        <w:rPr>
          <w:spacing w:val="-3"/>
        </w:rPr>
        <w:t xml:space="preserve"> </w:t>
      </w:r>
      <w:r>
        <w:rPr>
          <w:spacing w:val="-2"/>
        </w:rPr>
        <w:t>allowances</w:t>
      </w:r>
      <w:r>
        <w:rPr>
          <w:spacing w:val="-6"/>
        </w:rPr>
        <w:t xml:space="preserve"> </w:t>
      </w:r>
      <w:r>
        <w:rPr>
          <w:spacing w:val="-2"/>
        </w:rPr>
        <w:t>are</w:t>
      </w:r>
      <w:r>
        <w:rPr>
          <w:spacing w:val="-6"/>
        </w:rPr>
        <w:t xml:space="preserve"> </w:t>
      </w:r>
      <w:r>
        <w:rPr>
          <w:spacing w:val="-2"/>
        </w:rPr>
        <w:t>a</w:t>
      </w:r>
      <w:r>
        <w:rPr>
          <w:spacing w:val="-6"/>
        </w:rPr>
        <w:t xml:space="preserve"> </w:t>
      </w:r>
      <w:r>
        <w:rPr>
          <w:spacing w:val="-2"/>
        </w:rPr>
        <w:t>clearer</w:t>
      </w:r>
      <w:r>
        <w:rPr>
          <w:spacing w:val="-6"/>
        </w:rPr>
        <w:t xml:space="preserve"> </w:t>
      </w:r>
      <w:r>
        <w:rPr>
          <w:spacing w:val="-2"/>
        </w:rPr>
        <w:t>authorization</w:t>
      </w:r>
      <w:r>
        <w:rPr>
          <w:spacing w:val="-6"/>
        </w:rPr>
        <w:t xml:space="preserve"> </w:t>
      </w:r>
      <w:r>
        <w:rPr>
          <w:spacing w:val="-2"/>
        </w:rPr>
        <w:t>signal</w:t>
      </w:r>
      <w:r>
        <w:rPr>
          <w:spacing w:val="-6"/>
        </w:rPr>
        <w:t xml:space="preserve"> </w:t>
      </w:r>
      <w:r>
        <w:rPr>
          <w:spacing w:val="-2"/>
        </w:rPr>
        <w:t>than</w:t>
      </w:r>
      <w:r>
        <w:rPr>
          <w:spacing w:val="-6"/>
        </w:rPr>
        <w:t xml:space="preserve"> </w:t>
      </w:r>
      <w:r>
        <w:rPr>
          <w:spacing w:val="-2"/>
        </w:rPr>
        <w:t>passive</w:t>
      </w:r>
      <w:r>
        <w:rPr>
          <w:spacing w:val="-6"/>
        </w:rPr>
        <w:t xml:space="preserve"> </w:t>
      </w:r>
      <w:r>
        <w:rPr>
          <w:spacing w:val="-2"/>
        </w:rPr>
        <w:t>receipt</w:t>
      </w:r>
      <w:r>
        <w:rPr>
          <w:spacing w:val="-6"/>
        </w:rPr>
        <w:t xml:space="preserve"> </w:t>
      </w:r>
      <w:r>
        <w:rPr>
          <w:spacing w:val="-2"/>
        </w:rPr>
        <w:t>of</w:t>
      </w:r>
      <w:r>
        <w:rPr>
          <w:spacing w:val="-6"/>
        </w:rPr>
        <w:t xml:space="preserve"> </w:t>
      </w:r>
      <w:r>
        <w:rPr>
          <w:spacing w:val="-2"/>
        </w:rPr>
        <w:t xml:space="preserve">transfers, </w:t>
      </w:r>
      <w:bookmarkStart w:id="119" w:name="Trading_success_validation_frame_(GMX_V2"/>
      <w:bookmarkStart w:id="120" w:name="_bookmark31"/>
      <w:bookmarkEnd w:id="119"/>
      <w:bookmarkEnd w:id="120"/>
      <w:r>
        <w:t xml:space="preserve">which may reflect market making, airdrops, or routing without any endorsement intent </w:t>
      </w:r>
      <w:hyperlink w:anchor="_bookmark149" w:history="1">
        <w:r>
          <w:rPr>
            <w:vertAlign w:val="superscript"/>
          </w:rPr>
          <w:t>[4]</w:t>
        </w:r>
      </w:hyperlink>
      <w:r>
        <w:t>.</w:t>
      </w:r>
    </w:p>
    <w:p w14:paraId="00DC1D72" w14:textId="77777777" w:rsidR="00350CFB" w:rsidRDefault="00350CFB">
      <w:pPr>
        <w:pStyle w:val="a3"/>
        <w:spacing w:before="162"/>
      </w:pPr>
    </w:p>
    <w:p w14:paraId="00DC1D76" w14:textId="77777777" w:rsidR="00350CFB" w:rsidRDefault="00350CFB">
      <w:pPr>
        <w:pStyle w:val="a3"/>
        <w:spacing w:line="369" w:lineRule="auto"/>
        <w:jc w:val="both"/>
        <w:sectPr w:rsidR="00350CFB">
          <w:pgSz w:w="11910" w:h="16840"/>
          <w:pgMar w:top="1840" w:right="708" w:bottom="2300" w:left="992" w:header="0" w:footer="2115" w:gutter="0"/>
          <w:cols w:space="720"/>
        </w:sectPr>
      </w:pPr>
    </w:p>
    <w:p w14:paraId="00DC1D78" w14:textId="77777777" w:rsidR="00350CFB" w:rsidRDefault="00350CFB">
      <w:pPr>
        <w:pStyle w:val="a3"/>
        <w:spacing w:before="17" w:line="396" w:lineRule="auto"/>
        <w:ind w:left="273" w:right="522" w:firstLine="8"/>
        <w:jc w:val="both"/>
      </w:pPr>
      <w:bookmarkStart w:id="121" w:name="Supplementary_extension:_outcome-native_"/>
      <w:bookmarkStart w:id="122" w:name="_bookmark32"/>
      <w:bookmarkEnd w:id="121"/>
      <w:bookmarkEnd w:id="122"/>
    </w:p>
    <w:p w14:paraId="00DC1D7A" w14:textId="77777777" w:rsidR="00350CFB" w:rsidRDefault="00283FFF">
      <w:pPr>
        <w:pStyle w:val="2"/>
        <w:numPr>
          <w:ilvl w:val="1"/>
          <w:numId w:val="26"/>
        </w:numPr>
        <w:tabs>
          <w:tab w:val="left" w:pos="783"/>
        </w:tabs>
        <w:ind w:left="783" w:hanging="501"/>
        <w:jc w:val="both"/>
      </w:pPr>
      <w:commentRangeStart w:id="123"/>
      <w:r>
        <w:t>What this research does not claim</w:t>
      </w:r>
      <w:commentRangeEnd w:id="123"/>
      <w:r>
        <w:rPr>
          <w:rStyle w:val="a5"/>
          <w:sz w:val="28"/>
          <w:szCs w:val="28"/>
        </w:rPr>
        <w:commentReference w:id="123"/>
      </w:r>
    </w:p>
    <w:p w14:paraId="00DC1D7B" w14:textId="77777777" w:rsidR="00350CFB" w:rsidRDefault="00283FFF">
      <w:pPr>
        <w:pStyle w:val="a3"/>
        <w:spacing w:before="206" w:line="456" w:lineRule="exact"/>
        <w:ind w:left="274" w:right="524" w:firstLine="7"/>
        <w:jc w:val="both"/>
      </w:pPr>
      <w:bookmarkStart w:id="124" w:name="Rank_correlation_theory"/>
      <w:bookmarkStart w:id="125" w:name="_bookmark33"/>
      <w:commentRangeStart w:id="126"/>
      <w:r>
        <w:t>This research does not claim that EndorseRank predicts trading profit, loss avoidance or liquidation. The research proposal planned to validate both methods against GMX V2 trading-success proxies and to bound that validation with an outcome-native reference (a PageRank on a star graph built from realized profit and loss). That reference is circular by construction: it is computed from the same PnL stream that defines the trading-success proxies, so its near-perfect agreement with the realized-gain proxy is the correlation of a variable with a monotone function of itself, not evidence about reputation. For the same reason, weak agreement between a social method and those proxies cannot be read as failure. The reference, the associated supplementary research question and claim, and the trading-success, inverse-risk and liquidation families are therefore withdrawn from the main narrative; their matrices are archived in Appendix 8.4 for completeness only. The remaining external check is a temporal holdout of future new owner–spender approvals (Chapters 3 and 4), which is out of window but of the same construct as the score.</w:t>
      </w:r>
      <w:bookmarkEnd w:id="124"/>
      <w:bookmarkEnd w:id="125"/>
      <w:commentRangeEnd w:id="126"/>
      <w:r>
        <w:rPr>
          <w:rStyle w:val="a5"/>
          <w:sz w:val="24"/>
          <w:szCs w:val="24"/>
        </w:rPr>
        <w:commentReference w:id="126"/>
      </w:r>
    </w:p>
    <w:p w14:paraId="00DC1D7C" w14:textId="77777777" w:rsidR="00350CFB" w:rsidRDefault="00350CFB">
      <w:pPr>
        <w:pStyle w:val="a3"/>
      </w:pPr>
    </w:p>
    <w:p w14:paraId="00DC1D7D" w14:textId="77777777" w:rsidR="00350CFB" w:rsidRDefault="00350CFB">
      <w:pPr>
        <w:pStyle w:val="a3"/>
        <w:spacing w:before="7"/>
      </w:pPr>
    </w:p>
    <w:p w14:paraId="00DC1D7E" w14:textId="77777777" w:rsidR="00350CFB" w:rsidRDefault="00283FFF">
      <w:pPr>
        <w:pStyle w:val="2"/>
        <w:numPr>
          <w:ilvl w:val="1"/>
          <w:numId w:val="26"/>
        </w:numPr>
        <w:tabs>
          <w:tab w:val="left" w:pos="927"/>
        </w:tabs>
        <w:ind w:left="927" w:hanging="645"/>
        <w:jc w:val="both"/>
      </w:pPr>
      <w:r>
        <w:t>Rank</w:t>
      </w:r>
      <w:r>
        <w:rPr>
          <w:spacing w:val="13"/>
        </w:rPr>
        <w:t xml:space="preserve"> </w:t>
      </w:r>
      <w:r>
        <w:t>correlation</w:t>
      </w:r>
      <w:r>
        <w:rPr>
          <w:spacing w:val="14"/>
        </w:rPr>
        <w:t xml:space="preserve"> </w:t>
      </w:r>
      <w:r>
        <w:rPr>
          <w:spacing w:val="-2"/>
        </w:rPr>
        <w:t>theory</w:t>
      </w:r>
    </w:p>
    <w:p w14:paraId="00DC1D7F" w14:textId="77777777" w:rsidR="00350CFB" w:rsidRDefault="00350CFB">
      <w:pPr>
        <w:pStyle w:val="a3"/>
        <w:spacing w:before="24"/>
        <w:rPr>
          <w:b/>
          <w:sz w:val="28"/>
        </w:rPr>
      </w:pPr>
    </w:p>
    <w:p w14:paraId="00DC1D80" w14:textId="77777777" w:rsidR="00350CFB" w:rsidRDefault="00283FFF">
      <w:pPr>
        <w:pStyle w:val="a3"/>
        <w:spacing w:line="396" w:lineRule="auto"/>
        <w:ind w:left="282" w:right="525"/>
        <w:jc w:val="both"/>
      </w:pPr>
      <w:commentRangeStart w:id="127"/>
      <w:r>
        <w:t>Reputation scores and validation proxies are continuous variables without a universal classification threshold. Following the AWP validation design</w:t>
      </w:r>
      <w:r>
        <w:rPr>
          <w:vertAlign w:val="superscript"/>
        </w:rPr>
        <w:t>[3]</w:t>
      </w:r>
      <w:r>
        <w:t xml:space="preserve"> and classical psychometrics </w:t>
      </w:r>
      <w:r>
        <w:rPr>
          <w:vertAlign w:val="superscript"/>
        </w:rPr>
        <w:t>[22]</w:t>
      </w:r>
      <w:r>
        <w:t xml:space="preserve">, this research evaluates monotonic and pairwise rank agreement, and it quantifies the sampling uncertainty of every reported coefficient with bootstrap confidence intervals </w:t>
      </w:r>
      <w:r>
        <w:rPr>
          <w:vertAlign w:val="superscript"/>
        </w:rPr>
        <w:t>[34]</w:t>
      </w:r>
      <w:r>
        <w:t>.</w:t>
      </w:r>
    </w:p>
    <w:p w14:paraId="00DC1D81" w14:textId="77777777" w:rsidR="00350CFB" w:rsidRDefault="00283FFF">
      <w:pPr>
        <w:pStyle w:val="a3"/>
        <w:spacing w:before="17"/>
        <w:ind w:left="282"/>
        <w:jc w:val="both"/>
        <w:rPr>
          <w:i/>
        </w:rPr>
      </w:pPr>
      <w:r>
        <w:t>Spearman’s</w:t>
      </w:r>
      <w:r>
        <w:rPr>
          <w:spacing w:val="12"/>
        </w:rPr>
        <w:t xml:space="preserve"> </w:t>
      </w:r>
      <w:r>
        <w:t>rank</w:t>
      </w:r>
      <w:r>
        <w:rPr>
          <w:spacing w:val="16"/>
        </w:rPr>
        <w:t xml:space="preserve"> </w:t>
      </w:r>
      <w:r>
        <w:t>correlation</w:t>
      </w:r>
      <w:r>
        <w:rPr>
          <w:spacing w:val="16"/>
        </w:rPr>
        <w:t xml:space="preserve"> </w:t>
      </w:r>
      <w:hyperlink w:anchor="_bookmark187" w:history="1">
        <w:r>
          <w:rPr>
            <w:vertAlign w:val="superscript"/>
          </w:rPr>
          <w:t>[20]</w:t>
        </w:r>
      </w:hyperlink>
      <w:r>
        <w:rPr>
          <w:spacing w:val="25"/>
        </w:rPr>
        <w:t xml:space="preserve"> </w:t>
      </w:r>
      <w:r>
        <w:t>is</w:t>
      </w:r>
      <w:r>
        <w:rPr>
          <w:spacing w:val="15"/>
        </w:rPr>
        <w:t xml:space="preserve"> </w:t>
      </w:r>
      <w:r>
        <w:t>Pearson</w:t>
      </w:r>
      <w:r>
        <w:rPr>
          <w:spacing w:val="16"/>
        </w:rPr>
        <w:t xml:space="preserve"> </w:t>
      </w:r>
      <w:r>
        <w:t>correlation</w:t>
      </w:r>
      <w:r>
        <w:rPr>
          <w:spacing w:val="15"/>
        </w:rPr>
        <w:t xml:space="preserve"> </w:t>
      </w:r>
      <w:r>
        <w:t>on</w:t>
      </w:r>
      <w:r>
        <w:rPr>
          <w:spacing w:val="16"/>
        </w:rPr>
        <w:t xml:space="preserve"> </w:t>
      </w:r>
      <w:r>
        <w:t>ranks.</w:t>
      </w:r>
      <w:r>
        <w:rPr>
          <w:spacing w:val="75"/>
        </w:rPr>
        <w:t xml:space="preserve"> </w:t>
      </w:r>
      <w:r>
        <w:t>For</w:t>
      </w:r>
      <w:r>
        <w:rPr>
          <w:spacing w:val="16"/>
        </w:rPr>
        <w:t xml:space="preserve"> </w:t>
      </w:r>
      <w:r>
        <w:t>paired</w:t>
      </w:r>
      <w:r>
        <w:rPr>
          <w:spacing w:val="15"/>
        </w:rPr>
        <w:t xml:space="preserve"> </w:t>
      </w:r>
      <w:r>
        <w:t>ranks</w:t>
      </w:r>
      <w:r>
        <w:rPr>
          <w:spacing w:val="17"/>
        </w:rPr>
        <w:t xml:space="preserve"> </w:t>
      </w:r>
      <w:r>
        <w:t>(</w:t>
      </w:r>
      <w:r>
        <w:rPr>
          <w:i/>
        </w:rPr>
        <w:t>R</w:t>
      </w:r>
      <w:r>
        <w:rPr>
          <w:rFonts w:ascii="Menlo" w:hAnsi="Menlo"/>
          <w:i/>
          <w:vertAlign w:val="subscript"/>
        </w:rPr>
        <w:t>i</w:t>
      </w:r>
      <w:r>
        <w:rPr>
          <w:i/>
        </w:rPr>
        <w:t>,</w:t>
      </w:r>
      <w:r>
        <w:rPr>
          <w:i/>
          <w:spacing w:val="-21"/>
        </w:rPr>
        <w:t xml:space="preserve"> </w:t>
      </w:r>
      <w:r>
        <w:rPr>
          <w:i/>
        </w:rPr>
        <w:t>S</w:t>
      </w:r>
      <w:r>
        <w:rPr>
          <w:rFonts w:ascii="Menlo" w:hAnsi="Menlo"/>
          <w:i/>
          <w:vertAlign w:val="subscript"/>
        </w:rPr>
        <w:t>i</w:t>
      </w:r>
      <w:r>
        <w:t>)</w:t>
      </w:r>
      <w:r>
        <w:rPr>
          <w:spacing w:val="15"/>
        </w:rPr>
        <w:t xml:space="preserve"> </w:t>
      </w:r>
      <w:r>
        <w:t>of</w:t>
      </w:r>
      <w:r>
        <w:rPr>
          <w:spacing w:val="16"/>
        </w:rPr>
        <w:t xml:space="preserve"> </w:t>
      </w:r>
      <w:r>
        <w:rPr>
          <w:i/>
          <w:spacing w:val="-10"/>
        </w:rPr>
        <w:t>n</w:t>
      </w:r>
    </w:p>
    <w:p w14:paraId="00DC1D82" w14:textId="77777777" w:rsidR="00350CFB" w:rsidRDefault="00283FFF">
      <w:pPr>
        <w:pStyle w:val="a3"/>
        <w:spacing w:before="176" w:line="159" w:lineRule="exact"/>
        <w:ind w:left="282"/>
      </w:pPr>
      <w:r>
        <w:rPr>
          <w:spacing w:val="-2"/>
        </w:rPr>
        <w:t>items,</w:t>
      </w:r>
    </w:p>
    <w:p w14:paraId="00DC1D83" w14:textId="77777777" w:rsidR="00350CFB" w:rsidRDefault="00350CFB">
      <w:pPr>
        <w:pStyle w:val="a3"/>
        <w:spacing w:line="159" w:lineRule="exact"/>
        <w:sectPr w:rsidR="00350CFB">
          <w:pgSz w:w="11910" w:h="16840"/>
          <w:pgMar w:top="1840" w:right="708" w:bottom="2300" w:left="992" w:header="0" w:footer="2115" w:gutter="0"/>
          <w:cols w:space="720"/>
        </w:sectPr>
      </w:pPr>
    </w:p>
    <w:p w14:paraId="00DC1D84" w14:textId="77777777" w:rsidR="00350CFB" w:rsidRDefault="00283FFF">
      <w:pPr>
        <w:spacing w:line="192" w:lineRule="auto"/>
        <w:jc w:val="right"/>
        <w:rPr>
          <w:rFonts w:ascii="Menlo"/>
          <w:i/>
          <w:sz w:val="24"/>
        </w:rPr>
      </w:pPr>
      <w:r>
        <w:rPr>
          <w:rFonts w:ascii="Menlo"/>
          <w:i/>
          <w:noProof/>
          <w:sz w:val="24"/>
        </w:rPr>
        <mc:AlternateContent>
          <mc:Choice Requires="wps">
            <w:drawing>
              <wp:anchor distT="0" distB="0" distL="0" distR="0" simplePos="0" relativeHeight="484014592" behindDoc="1" locked="0" layoutInCell="1" allowOverlap="1" wp14:anchorId="00DC270E" wp14:editId="00DC270F">
                <wp:simplePos x="0" y="0"/>
                <wp:positionH relativeFrom="page">
                  <wp:posOffset>2950514</wp:posOffset>
                </wp:positionH>
                <wp:positionV relativeFrom="paragraph">
                  <wp:posOffset>181860</wp:posOffset>
                </wp:positionV>
                <wp:extent cx="1644014" cy="2921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292100"/>
                        </a:xfrm>
                        <a:prstGeom prst="rect">
                          <a:avLst/>
                        </a:prstGeom>
                      </wps:spPr>
                      <wps:txbx>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wps:txbx>
                      <wps:bodyPr wrap="square" lIns="0" tIns="0" rIns="0" bIns="0" rtlCol="0">
                        <a:noAutofit/>
                      </wps:bodyPr>
                    </wps:wsp>
                  </a:graphicData>
                </a:graphic>
              </wp:anchor>
            </w:drawing>
          </mc:Choice>
          <mc:Fallback>
            <w:pict>
              <v:shape w14:anchorId="00DC270E" id="Textbox 69" o:spid="_x0000_s1072" type="#_x0000_t202" style="position:absolute;left:0;text-align:left;margin-left:232.3pt;margin-top:14.3pt;width:129.45pt;height:23pt;z-index:-1930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" filled="f" stroked="f">
                <v:textbox inset="0,0,0,0">
                  <w:txbxContent>
                    <w:p w14:paraId="00DC2814" w14:textId="77777777" w:rsidR="00350CFB" w:rsidRDefault="00283FFF">
                      <w:pPr>
                        <w:tabs>
                          <w:tab w:val="left" w:pos="1278"/>
                          <w:tab w:val="left" w:pos="2588"/>
                        </w:tabs>
                        <w:spacing w:line="220" w:lineRule="exact"/>
                        <w:rPr>
                          <w:sz w:val="16"/>
                        </w:rPr>
                      </w:pPr>
                      <w:r>
                        <w:rPr>
                          <w:i/>
                          <w:w w:val="115"/>
                          <w:position w:val="-8"/>
                          <w:sz w:val="24"/>
                        </w:rPr>
                        <w:t xml:space="preserve">ρ </w:t>
                      </w:r>
                      <w:r>
                        <w:rPr>
                          <w:w w:val="115"/>
                          <w:position w:val="-8"/>
                          <w:sz w:val="24"/>
                        </w:rPr>
                        <w:t>= 1</w:t>
                      </w:r>
                      <w:r>
                        <w:rPr>
                          <w:spacing w:val="-11"/>
                          <w:w w:val="115"/>
                          <w:position w:val="-8"/>
                          <w:sz w:val="24"/>
                        </w:rPr>
                        <w:t xml:space="preserve"> </w:t>
                      </w:r>
                      <w:r>
                        <w:rPr>
                          <w:rFonts w:ascii="Arial Unicode MS" w:hAnsi="Arial Unicode MS"/>
                          <w:w w:val="115"/>
                          <w:position w:val="-8"/>
                          <w:sz w:val="24"/>
                        </w:rPr>
                        <w:t xml:space="preserve">− </w:t>
                      </w:r>
                      <w:r>
                        <w:rPr>
                          <w:sz w:val="16"/>
                          <w:u w:val="single"/>
                        </w:rPr>
                        <w:tab/>
                      </w:r>
                      <w:r>
                        <w:rPr>
                          <w:rFonts w:ascii="Menlo" w:hAnsi="Menlo"/>
                          <w:i/>
                          <w:spacing w:val="-5"/>
                          <w:w w:val="115"/>
                          <w:sz w:val="16"/>
                          <w:u w:val="single"/>
                        </w:rPr>
                        <w:t>i</w:t>
                      </w:r>
                      <w:r>
                        <w:rPr>
                          <w:spacing w:val="-5"/>
                          <w:w w:val="115"/>
                          <w:sz w:val="16"/>
                          <w:u w:val="single"/>
                        </w:rPr>
                        <w:t>=1</w:t>
                      </w:r>
                      <w:r>
                        <w:rPr>
                          <w:sz w:val="16"/>
                          <w:u w:val="single"/>
                        </w:rPr>
                        <w:tab/>
                      </w:r>
                    </w:p>
                    <w:p w14:paraId="00DC2815" w14:textId="77777777" w:rsidR="00350CFB" w:rsidRDefault="00283FFF">
                      <w:pPr>
                        <w:spacing w:line="239" w:lineRule="exact"/>
                        <w:ind w:left="1246"/>
                        <w:rPr>
                          <w:sz w:val="24"/>
                        </w:rPr>
                      </w:pPr>
                      <w:r>
                        <w:rPr>
                          <w:i/>
                          <w:w w:val="115"/>
                          <w:sz w:val="24"/>
                        </w:rPr>
                        <w:t>n</w:t>
                      </w:r>
                      <w:r>
                        <w:rPr>
                          <w:w w:val="115"/>
                          <w:sz w:val="24"/>
                        </w:rPr>
                        <w:t>(</w:t>
                      </w:r>
                      <w:r>
                        <w:rPr>
                          <w:i/>
                          <w:w w:val="115"/>
                          <w:sz w:val="24"/>
                        </w:rPr>
                        <w:t>n</w:t>
                      </w:r>
                      <w:r>
                        <w:rPr>
                          <w:w w:val="115"/>
                          <w:position w:val="7"/>
                          <w:sz w:val="16"/>
                        </w:rPr>
                        <w:t>2</w:t>
                      </w:r>
                      <w:r>
                        <w:rPr>
                          <w:spacing w:val="26"/>
                          <w:w w:val="115"/>
                          <w:position w:val="7"/>
                          <w:sz w:val="16"/>
                        </w:rPr>
                        <w:t xml:space="preserve"> </w:t>
                      </w:r>
                      <w:r>
                        <w:rPr>
                          <w:rFonts w:ascii="Arial Unicode MS" w:hAnsi="Arial Unicode MS"/>
                          <w:w w:val="115"/>
                          <w:sz w:val="24"/>
                        </w:rPr>
                        <w:t>−</w:t>
                      </w:r>
                      <w:r>
                        <w:rPr>
                          <w:rFonts w:ascii="Arial Unicode MS" w:hAnsi="Arial Unicode MS"/>
                          <w:spacing w:val="-17"/>
                          <w:w w:val="115"/>
                          <w:sz w:val="24"/>
                        </w:rPr>
                        <w:t xml:space="preserve"> </w:t>
                      </w:r>
                      <w:r>
                        <w:rPr>
                          <w:spacing w:val="-5"/>
                          <w:w w:val="115"/>
                          <w:sz w:val="24"/>
                        </w:rPr>
                        <w:t>1)</w:t>
                      </w:r>
                    </w:p>
                  </w:txbxContent>
                </v:textbox>
                <w10:wrap anchorx="page"/>
              </v:shape>
            </w:pict>
          </mc:Fallback>
        </mc:AlternateContent>
      </w:r>
      <w:r>
        <w:rPr>
          <w:rFonts w:ascii="Menlo"/>
          <w:i/>
          <w:noProof/>
          <w:sz w:val="24"/>
        </w:rPr>
        <mc:AlternateContent>
          <mc:Choice Requires="wps">
            <w:drawing>
              <wp:anchor distT="0" distB="0" distL="0" distR="0" simplePos="0" relativeHeight="15742976" behindDoc="0" locked="0" layoutInCell="1" allowOverlap="1" wp14:anchorId="00DC2710" wp14:editId="00DC2711">
                <wp:simplePos x="0" y="0"/>
                <wp:positionH relativeFrom="page">
                  <wp:posOffset>6470027</wp:posOffset>
                </wp:positionH>
                <wp:positionV relativeFrom="paragraph">
                  <wp:posOffset>195968</wp:posOffset>
                </wp:positionV>
                <wp:extent cx="291465" cy="1682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68275"/>
                        </a:xfrm>
                        <a:prstGeom prst="rect">
                          <a:avLst/>
                        </a:prstGeom>
                      </wps:spPr>
                      <wps:txbx>
                        <w:txbxContent>
                          <w:p w14:paraId="00DC2816" w14:textId="77777777" w:rsidR="00350CFB" w:rsidRDefault="00283FFF">
                            <w:pPr>
                              <w:pStyle w:val="a3"/>
                              <w:spacing w:line="265" w:lineRule="exact"/>
                            </w:pPr>
                            <w:r>
                              <w:rPr>
                                <w:spacing w:val="-4"/>
                              </w:rPr>
                              <w:t>(2.5)</w:t>
                            </w:r>
                          </w:p>
                        </w:txbxContent>
                      </wps:txbx>
                      <wps:bodyPr wrap="square" lIns="0" tIns="0" rIns="0" bIns="0" rtlCol="0">
                        <a:noAutofit/>
                      </wps:bodyPr>
                    </wps:wsp>
                  </a:graphicData>
                </a:graphic>
              </wp:anchor>
            </w:drawing>
          </mc:Choice>
          <mc:Fallback>
            <w:pict>
              <v:shape w14:anchorId="00DC2710" id="Textbox 70" o:spid="_x0000_s1073" type="#_x0000_t202" style="position:absolute;left:0;text-align:left;margin-left:509.45pt;margin-top:15.45pt;width:22.95pt;height:13.2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" filled="f" stroked="f">
                <v:textbox inset="0,0,0,0">
                  <w:txbxContent>
                    <w:p w14:paraId="00DC2816" w14:textId="77777777" w:rsidR="00350CFB" w:rsidRDefault="00283FFF">
                      <w:pPr>
                        <w:pStyle w:val="a3"/>
                        <w:spacing w:line="265" w:lineRule="exact"/>
                      </w:pPr>
                      <w:r>
                        <w:rPr>
                          <w:spacing w:val="-4"/>
                        </w:rPr>
                        <w:t>(2.5)</w:t>
                      </w:r>
                    </w:p>
                  </w:txbxContent>
                </v:textbox>
                <w10:wrap anchorx="page"/>
              </v:shape>
            </w:pict>
          </mc:Fallback>
        </mc:AlternateContent>
      </w:r>
      <w:r>
        <w:rPr>
          <w:w w:val="95"/>
          <w:position w:val="-17"/>
          <w:sz w:val="24"/>
        </w:rPr>
        <w:t>6</w:t>
      </w:r>
      <w:r>
        <w:rPr>
          <w:spacing w:val="-15"/>
          <w:w w:val="95"/>
          <w:position w:val="-17"/>
          <w:sz w:val="24"/>
        </w:rPr>
        <w:t xml:space="preserve"> </w:t>
      </w:r>
      <w:r>
        <w:rPr>
          <w:spacing w:val="-5"/>
          <w:w w:val="120"/>
          <w:sz w:val="24"/>
        </w:rPr>
        <w:t>L</w:t>
      </w:r>
      <w:r>
        <w:rPr>
          <w:rFonts w:ascii="Menlo"/>
          <w:i/>
          <w:spacing w:val="-5"/>
          <w:w w:val="120"/>
          <w:sz w:val="24"/>
          <w:vertAlign w:val="subscript"/>
        </w:rPr>
        <w:t>n</w:t>
      </w:r>
    </w:p>
    <w:p w14:paraId="00DC1D85" w14:textId="77777777" w:rsidR="00350CFB" w:rsidRDefault="00283FFF">
      <w:pPr>
        <w:spacing w:before="54"/>
        <w:ind w:left="141"/>
        <w:rPr>
          <w:sz w:val="24"/>
        </w:rPr>
      </w:pPr>
      <w:r>
        <w:br w:type="column"/>
      </w:r>
      <w:r>
        <w:rPr>
          <w:sz w:val="24"/>
        </w:rPr>
        <w:t>(</w:t>
      </w:r>
      <w:r>
        <w:rPr>
          <w:i/>
          <w:sz w:val="24"/>
        </w:rPr>
        <w:t>R</w:t>
      </w:r>
      <w:r>
        <w:rPr>
          <w:rFonts w:ascii="Menlo" w:hAnsi="Menlo"/>
          <w:i/>
          <w:sz w:val="24"/>
          <w:vertAlign w:val="subscript"/>
        </w:rPr>
        <w:t>i</w:t>
      </w:r>
      <w:r>
        <w:rPr>
          <w:rFonts w:ascii="Menlo" w:hAnsi="Menlo"/>
          <w:i/>
          <w:spacing w:val="-62"/>
          <w:sz w:val="24"/>
        </w:rPr>
        <w:t xml:space="preserve"> </w:t>
      </w:r>
      <w:r>
        <w:rPr>
          <w:rFonts w:ascii="Arial Unicode MS" w:hAnsi="Arial Unicode MS"/>
          <w:sz w:val="24"/>
        </w:rPr>
        <w:t>−</w:t>
      </w:r>
      <w:r>
        <w:rPr>
          <w:rFonts w:ascii="Arial Unicode MS" w:hAnsi="Arial Unicode MS"/>
          <w:spacing w:val="5"/>
          <w:sz w:val="24"/>
        </w:rPr>
        <w:t xml:space="preserve"> </w:t>
      </w:r>
      <w:r>
        <w:rPr>
          <w:i/>
          <w:spacing w:val="-4"/>
          <w:sz w:val="24"/>
        </w:rPr>
        <w:t>S</w:t>
      </w:r>
      <w:r>
        <w:rPr>
          <w:rFonts w:ascii="Menlo" w:hAnsi="Menlo"/>
          <w:i/>
          <w:spacing w:val="-4"/>
          <w:sz w:val="24"/>
          <w:vertAlign w:val="subscript"/>
        </w:rPr>
        <w:t>i</w:t>
      </w:r>
      <w:r>
        <w:rPr>
          <w:spacing w:val="-4"/>
          <w:sz w:val="24"/>
        </w:rPr>
        <w:t>)</w:t>
      </w:r>
      <w:r>
        <w:rPr>
          <w:spacing w:val="-4"/>
          <w:sz w:val="24"/>
          <w:vertAlign w:val="superscript"/>
        </w:rPr>
        <w:t>2</w:t>
      </w:r>
    </w:p>
    <w:p w14:paraId="00DC1D86" w14:textId="77777777" w:rsidR="00350CFB" w:rsidRDefault="00350CFB">
      <w:pPr>
        <w:rPr>
          <w:sz w:val="24"/>
        </w:rPr>
        <w:sectPr w:rsidR="00350CFB">
          <w:type w:val="continuous"/>
          <w:pgSz w:w="11910" w:h="16840"/>
          <w:pgMar w:top="1920" w:right="708" w:bottom="280" w:left="992" w:header="0" w:footer="2115" w:gutter="0"/>
          <w:cols w:num="2" w:space="720" w:equalWidth="0">
            <w:col w:w="5036" w:space="40"/>
            <w:col w:w="5134"/>
          </w:cols>
        </w:sectPr>
      </w:pPr>
    </w:p>
    <w:p w14:paraId="00DC1D87" w14:textId="77777777" w:rsidR="00350CFB" w:rsidRDefault="00350CFB">
      <w:pPr>
        <w:pStyle w:val="a3"/>
        <w:spacing w:before="210"/>
      </w:pPr>
    </w:p>
    <w:p w14:paraId="00DC1D88" w14:textId="77777777" w:rsidR="00350CFB" w:rsidRDefault="00283FFF">
      <w:pPr>
        <w:pStyle w:val="a3"/>
        <w:ind w:left="282"/>
      </w:pPr>
      <w:r>
        <w:t>in</w:t>
      </w:r>
      <w:r>
        <w:rPr>
          <w:spacing w:val="-12"/>
        </w:rPr>
        <w:t xml:space="preserve"> </w:t>
      </w:r>
      <w:r>
        <w:t>the</w:t>
      </w:r>
      <w:r>
        <w:rPr>
          <w:spacing w:val="-12"/>
        </w:rPr>
        <w:t xml:space="preserve"> </w:t>
      </w:r>
      <w:r>
        <w:t>absence</w:t>
      </w:r>
      <w:r>
        <w:rPr>
          <w:spacing w:val="-12"/>
        </w:rPr>
        <w:t xml:space="preserve"> </w:t>
      </w:r>
      <w:r>
        <w:t>of</w:t>
      </w:r>
      <w:r>
        <w:rPr>
          <w:spacing w:val="-12"/>
        </w:rPr>
        <w:t xml:space="preserve"> </w:t>
      </w:r>
      <w:r>
        <w:t>ties</w:t>
      </w:r>
      <w:r>
        <w:rPr>
          <w:spacing w:val="-12"/>
        </w:rPr>
        <w:t xml:space="preserve"> </w:t>
      </w:r>
      <w:r>
        <w:t>(with</w:t>
      </w:r>
      <w:r>
        <w:rPr>
          <w:spacing w:val="-12"/>
        </w:rPr>
        <w:t xml:space="preserve"> </w:t>
      </w:r>
      <w:r>
        <w:t>tie-aware</w:t>
      </w:r>
      <w:r>
        <w:rPr>
          <w:spacing w:val="-12"/>
        </w:rPr>
        <w:t xml:space="preserve"> </w:t>
      </w:r>
      <w:r>
        <w:t>variants</w:t>
      </w:r>
      <w:r>
        <w:rPr>
          <w:spacing w:val="-12"/>
        </w:rPr>
        <w:t xml:space="preserve"> </w:t>
      </w:r>
      <w:r>
        <w:t>used</w:t>
      </w:r>
      <w:r>
        <w:rPr>
          <w:spacing w:val="-12"/>
        </w:rPr>
        <w:t xml:space="preserve"> </w:t>
      </w:r>
      <w:r>
        <w:t>in</w:t>
      </w:r>
      <w:r>
        <w:rPr>
          <w:spacing w:val="-12"/>
        </w:rPr>
        <w:t xml:space="preserve"> </w:t>
      </w:r>
      <w:r>
        <w:t>software).</w:t>
      </w:r>
      <w:r>
        <w:rPr>
          <w:spacing w:val="8"/>
        </w:rPr>
        <w:t xml:space="preserve"> </w:t>
      </w:r>
      <w:r>
        <w:t>Spearman’s</w:t>
      </w:r>
      <w:r>
        <w:rPr>
          <w:spacing w:val="-12"/>
        </w:rPr>
        <w:t xml:space="preserve"> </w:t>
      </w:r>
      <w:r>
        <w:rPr>
          <w:i/>
        </w:rPr>
        <w:t>ρ</w:t>
      </w:r>
      <w:r>
        <w:rPr>
          <w:i/>
          <w:spacing w:val="-12"/>
        </w:rPr>
        <w:t xml:space="preserve"> </w:t>
      </w:r>
      <w:r>
        <w:t>captures</w:t>
      </w:r>
      <w:r>
        <w:rPr>
          <w:spacing w:val="-11"/>
        </w:rPr>
        <w:t xml:space="preserve"> </w:t>
      </w:r>
      <w:r>
        <w:rPr>
          <w:spacing w:val="-2"/>
        </w:rPr>
        <w:t>monotonic</w:t>
      </w:r>
    </w:p>
    <w:p w14:paraId="00DC1D89" w14:textId="77777777" w:rsidR="00350CFB" w:rsidRDefault="00350CFB">
      <w:pPr>
        <w:pStyle w:val="a3"/>
        <w:sectPr w:rsidR="00350CFB">
          <w:type w:val="continuous"/>
          <w:pgSz w:w="11910" w:h="16840"/>
          <w:pgMar w:top="1920" w:right="708" w:bottom="280" w:left="992" w:header="0" w:footer="2115" w:gutter="0"/>
          <w:cols w:space="720"/>
        </w:sectPr>
      </w:pPr>
    </w:p>
    <w:p w14:paraId="00DC1D8A" w14:textId="77777777" w:rsidR="00350CFB" w:rsidRDefault="00283FFF">
      <w:pPr>
        <w:pStyle w:val="a3"/>
        <w:spacing w:before="72"/>
        <w:ind w:left="282"/>
      </w:pPr>
      <w:r>
        <w:rPr>
          <w:spacing w:val="-2"/>
        </w:rPr>
        <w:t>association.</w:t>
      </w:r>
    </w:p>
    <w:p w14:paraId="00DC1D8B" w14:textId="77777777" w:rsidR="00350CFB" w:rsidRDefault="00283FFF">
      <w:pPr>
        <w:pStyle w:val="a3"/>
        <w:spacing w:before="194"/>
        <w:ind w:left="282"/>
      </w:pPr>
      <w:r>
        <w:t>Kendall’s</w:t>
      </w:r>
      <w:r>
        <w:rPr>
          <w:spacing w:val="1"/>
        </w:rPr>
        <w:t xml:space="preserve"> </w:t>
      </w:r>
      <w:r>
        <w:rPr>
          <w:i/>
        </w:rPr>
        <w:t>τ</w:t>
      </w:r>
      <w:r>
        <w:rPr>
          <w:i/>
          <w:spacing w:val="30"/>
        </w:rPr>
        <w:t xml:space="preserve"> </w:t>
      </w:r>
      <w:hyperlink w:anchor="_bookmark169" w:history="1">
        <w:r>
          <w:rPr>
            <w:vertAlign w:val="superscript"/>
          </w:rPr>
          <w:t>[21]</w:t>
        </w:r>
      </w:hyperlink>
      <w:r>
        <w:rPr>
          <w:spacing w:val="12"/>
        </w:rPr>
        <w:t xml:space="preserve"> </w:t>
      </w:r>
      <w:r>
        <w:t>counts</w:t>
      </w:r>
      <w:r>
        <w:rPr>
          <w:spacing w:val="2"/>
        </w:rPr>
        <w:t xml:space="preserve"> </w:t>
      </w:r>
      <w:r>
        <w:t>concordant</w:t>
      </w:r>
      <w:r>
        <w:rPr>
          <w:spacing w:val="1"/>
        </w:rPr>
        <w:t xml:space="preserve"> </w:t>
      </w:r>
      <w:r>
        <w:t>and</w:t>
      </w:r>
      <w:r>
        <w:rPr>
          <w:spacing w:val="2"/>
        </w:rPr>
        <w:t xml:space="preserve"> </w:t>
      </w:r>
      <w:r>
        <w:t>discordant</w:t>
      </w:r>
      <w:r>
        <w:rPr>
          <w:spacing w:val="1"/>
        </w:rPr>
        <w:t xml:space="preserve"> </w:t>
      </w:r>
      <w:r>
        <w:t>pairs.</w:t>
      </w:r>
      <w:r>
        <w:rPr>
          <w:spacing w:val="23"/>
        </w:rPr>
        <w:t xml:space="preserve"> </w:t>
      </w:r>
      <w:r>
        <w:t>For</w:t>
      </w:r>
      <w:r>
        <w:rPr>
          <w:spacing w:val="1"/>
        </w:rPr>
        <w:t xml:space="preserve"> </w:t>
      </w:r>
      <w:r>
        <w:t>all</w:t>
      </w:r>
      <w:r>
        <w:rPr>
          <w:spacing w:val="2"/>
        </w:rPr>
        <w:t xml:space="preserve"> </w:t>
      </w:r>
      <w:r>
        <w:t>pairs</w:t>
      </w:r>
      <w:r>
        <w:rPr>
          <w:spacing w:val="2"/>
        </w:rPr>
        <w:t xml:space="preserve"> </w:t>
      </w:r>
      <w:r>
        <w:t>(</w:t>
      </w:r>
      <w:r>
        <w:rPr>
          <w:i/>
        </w:rPr>
        <w:t>i,</w:t>
      </w:r>
      <w:r>
        <w:rPr>
          <w:i/>
          <w:spacing w:val="-20"/>
        </w:rPr>
        <w:t xml:space="preserve"> </w:t>
      </w:r>
      <w:r>
        <w:rPr>
          <w:i/>
        </w:rPr>
        <w:t>j</w:t>
      </w:r>
      <w:r>
        <w:t>)</w:t>
      </w:r>
      <w:r>
        <w:rPr>
          <w:spacing w:val="2"/>
        </w:rPr>
        <w:t xml:space="preserve"> </w:t>
      </w:r>
      <w:r>
        <w:t>with</w:t>
      </w:r>
      <w:r>
        <w:rPr>
          <w:spacing w:val="1"/>
        </w:rPr>
        <w:t xml:space="preserve"> </w:t>
      </w:r>
      <w:r>
        <w:rPr>
          <w:i/>
        </w:rPr>
        <w:t>i</w:t>
      </w:r>
      <w:r>
        <w:rPr>
          <w:i/>
          <w:spacing w:val="9"/>
        </w:rPr>
        <w:t xml:space="preserve"> </w:t>
      </w:r>
      <w:r>
        <w:rPr>
          <w:i/>
        </w:rPr>
        <w:t>&lt;</w:t>
      </w:r>
      <w:r>
        <w:rPr>
          <w:i/>
          <w:spacing w:val="9"/>
        </w:rPr>
        <w:t xml:space="preserve"> </w:t>
      </w:r>
      <w:r>
        <w:rPr>
          <w:i/>
          <w:spacing w:val="-5"/>
        </w:rPr>
        <w:t>j</w:t>
      </w:r>
      <w:r>
        <w:rPr>
          <w:spacing w:val="-5"/>
        </w:rPr>
        <w:t>,</w:t>
      </w:r>
    </w:p>
    <w:p w14:paraId="00DC1D8C" w14:textId="77777777" w:rsidR="00350CFB" w:rsidRDefault="00350CFB">
      <w:pPr>
        <w:pStyle w:val="a3"/>
        <w:spacing w:before="106"/>
        <w:rPr>
          <w:sz w:val="20"/>
        </w:rPr>
      </w:pPr>
    </w:p>
    <w:p w14:paraId="00DC1D8D" w14:textId="77777777" w:rsidR="00350CFB" w:rsidRDefault="00350CFB">
      <w:pPr>
        <w:pStyle w:val="a3"/>
        <w:rPr>
          <w:sz w:val="20"/>
        </w:rPr>
        <w:sectPr w:rsidR="00350CFB">
          <w:pgSz w:w="11910" w:h="16840"/>
          <w:pgMar w:top="1840" w:right="708" w:bottom="2300" w:left="992" w:header="0" w:footer="2115" w:gutter="0"/>
          <w:cols w:space="720"/>
        </w:sectPr>
      </w:pPr>
    </w:p>
    <w:p w14:paraId="00DC1D8E" w14:textId="77777777" w:rsidR="00350CFB" w:rsidRDefault="00283FFF">
      <w:pPr>
        <w:spacing w:line="311" w:lineRule="exact"/>
        <w:ind w:left="4661"/>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D8F"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44000" behindDoc="0" locked="0" layoutInCell="1" allowOverlap="1" wp14:anchorId="00DC2712" wp14:editId="00DC2713">
                <wp:simplePos x="0" y="0"/>
                <wp:positionH relativeFrom="page">
                  <wp:posOffset>3589921</wp:posOffset>
                </wp:positionH>
                <wp:positionV relativeFrom="paragraph">
                  <wp:posOffset>48419</wp:posOffset>
                </wp:positionV>
                <wp:extent cx="62039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F988B3" id="Graphic 71" o:spid="_x0000_s1026" style="position:absolute;margin-left:282.65pt;margin-top:3.8pt;width:48.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" path="m,l620356,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D90" w14:textId="77777777" w:rsidR="00350CFB" w:rsidRDefault="00283FFF">
      <w:pPr>
        <w:spacing w:line="322" w:lineRule="exact"/>
        <w:ind w:left="4714"/>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D91" w14:textId="77777777" w:rsidR="00350CFB" w:rsidRDefault="00283FFF">
      <w:pPr>
        <w:tabs>
          <w:tab w:val="left" w:pos="3534"/>
        </w:tabs>
        <w:spacing w:before="223"/>
        <w:rPr>
          <w:sz w:val="24"/>
        </w:rPr>
      </w:pPr>
      <w:r>
        <w:br w:type="column"/>
      </w:r>
      <w:r>
        <w:rPr>
          <w:i/>
          <w:spacing w:val="-10"/>
          <w:sz w:val="24"/>
        </w:rPr>
        <w:t>,</w:t>
      </w:r>
      <w:r>
        <w:rPr>
          <w:i/>
          <w:sz w:val="24"/>
        </w:rPr>
        <w:tab/>
      </w:r>
      <w:r>
        <w:rPr>
          <w:spacing w:val="-2"/>
          <w:sz w:val="24"/>
        </w:rPr>
        <w:t>(2.6)</w:t>
      </w:r>
    </w:p>
    <w:p w14:paraId="00DC1D92" w14:textId="77777777" w:rsidR="00350CFB" w:rsidRDefault="00350CFB">
      <w:pPr>
        <w:rPr>
          <w:sz w:val="24"/>
        </w:rPr>
        <w:sectPr w:rsidR="00350CFB">
          <w:type w:val="continuous"/>
          <w:pgSz w:w="11910" w:h="16840"/>
          <w:pgMar w:top="1920" w:right="708" w:bottom="280" w:left="992" w:header="0" w:footer="2115" w:gutter="0"/>
          <w:cols w:num="2" w:space="720" w:equalWidth="0">
            <w:col w:w="5639" w:space="24"/>
            <w:col w:w="4547"/>
          </w:cols>
        </w:sectPr>
      </w:pPr>
    </w:p>
    <w:p w14:paraId="00DC1D93" w14:textId="77777777" w:rsidR="00350CFB" w:rsidRDefault="00350CFB">
      <w:pPr>
        <w:pStyle w:val="a3"/>
        <w:spacing w:before="56"/>
      </w:pPr>
    </w:p>
    <w:p w14:paraId="00DC1D94" w14:textId="77777777" w:rsidR="00350CFB" w:rsidRDefault="00283FFF">
      <w:pPr>
        <w:pStyle w:val="a3"/>
        <w:spacing w:line="396" w:lineRule="auto"/>
        <w:ind w:left="282" w:right="522" w:hanging="9"/>
        <w:jc w:val="both"/>
      </w:pPr>
      <w:bookmarkStart w:id="128" w:name="Interpretation_bands"/>
      <w:r>
        <w:t>where C (D) is the number of concordant (discordant) pairs, with tie corrections in the τ-b variant. Kendall’s τ is often more interpretable for pairwise ordering agreement and is the primary family-level summary in Chapter 4. Values are compared relatively across methods on the same cohort rather than against an uncited absolute threshold.</w:t>
      </w:r>
      <w:bookmarkEnd w:id="128"/>
    </w:p>
    <w:p w14:paraId="00DC1D95" w14:textId="77777777" w:rsidR="00350CFB" w:rsidRDefault="00350CFB">
      <w:pPr>
        <w:pStyle w:val="a3"/>
        <w:spacing w:before="8"/>
      </w:pPr>
    </w:p>
    <w:p w14:paraId="00DC1D97" w14:textId="77777777" w:rsidR="00350CFB" w:rsidRDefault="00350CFB">
      <w:pPr>
        <w:pStyle w:val="a3"/>
        <w:spacing w:before="46"/>
        <w:rPr>
          <w:b/>
        </w:rPr>
      </w:pPr>
    </w:p>
    <w:p w14:paraId="00DC1D98" w14:textId="77777777" w:rsidR="00350CFB" w:rsidRDefault="00283FFF">
      <w:pPr>
        <w:pStyle w:val="a3"/>
        <w:spacing w:line="326" w:lineRule="auto"/>
        <w:ind w:left="282" w:right="564" w:hanging="8"/>
        <w:jc w:val="both"/>
        <w:rPr>
          <w:rFonts w:ascii="Arial Unicode MS" w:hAnsi="Arial Unicode MS"/>
        </w:rPr>
      </w:pPr>
      <w:commentRangeStart w:id="129"/>
      <w:commentRangeStart w:id="130"/>
      <w:commentRangeStart w:id="131"/>
      <w:commentRangeStart w:id="132"/>
      <w:r>
        <w:t>No absolute cutoff is used to label a coefficient as weak or strong. Values are compared relatively across methods on the same cohort; every reported coefficient carries a 95% percentile bootstrap interval and differences between coefficients are tested with paired-difference intervals (Chapter 3).</w:t>
      </w:r>
      <w:commentRangeEnd w:id="131"/>
      <w:r>
        <w:rPr>
          <w:rStyle w:val="a5"/>
          <w:rFonts w:ascii="Arial Unicode MS" w:hAnsi="Arial Unicode MS"/>
          <w:sz w:val="24"/>
          <w:szCs w:val="24"/>
        </w:rPr>
        <w:commentReference w:id="131"/>
      </w:r>
      <w:commentRangeEnd w:id="132"/>
      <w:r w:rsidR="002149DF">
        <w:rPr>
          <w:rStyle w:val="a5"/>
          <w:rFonts w:ascii="Arial Unicode MS" w:hAnsi="Arial Unicode MS"/>
          <w:sz w:val="24"/>
          <w:szCs w:val="24"/>
        </w:rPr>
        <w:commentReference w:id="132"/>
      </w:r>
    </w:p>
    <w:commentRangeEnd w:id="129"/>
    <w:p w14:paraId="00DC1D99" w14:textId="77777777" w:rsidR="00350CFB" w:rsidRDefault="00283FFF">
      <w:pPr>
        <w:pStyle w:val="a3"/>
        <w:spacing w:line="245" w:lineRule="exact"/>
        <w:ind w:left="282"/>
      </w:pPr>
      <w:r>
        <w:rPr>
          <w:rStyle w:val="a5"/>
          <w:sz w:val="24"/>
          <w:szCs w:val="24"/>
        </w:rPr>
        <w:commentReference w:id="129"/>
      </w:r>
      <w:commentRangeEnd w:id="130"/>
      <w:r w:rsidR="002149DF">
        <w:rPr>
          <w:rStyle w:val="a5"/>
          <w:sz w:val="24"/>
          <w:szCs w:val="24"/>
        </w:rPr>
        <w:commentReference w:id="130"/>
      </w:r>
      <w:commentRangeEnd w:id="127"/>
      <w:r>
        <w:rPr>
          <w:rStyle w:val="a5"/>
          <w:sz w:val="24"/>
          <w:szCs w:val="24"/>
        </w:rPr>
        <w:commentReference w:id="127"/>
      </w:r>
    </w:p>
    <w:p w14:paraId="00DC1D9A" w14:textId="77777777" w:rsidR="00350CFB" w:rsidRDefault="00350CFB">
      <w:pPr>
        <w:pStyle w:val="a3"/>
        <w:spacing w:before="181"/>
        <w:ind w:left="282"/>
        <w:jc w:val="both"/>
      </w:pPr>
      <w:bookmarkStart w:id="133" w:name="Theoretical_framework"/>
      <w:bookmarkStart w:id="134" w:name="_bookmark34"/>
      <w:bookmarkEnd w:id="133"/>
      <w:bookmarkEnd w:id="134"/>
    </w:p>
    <w:p w14:paraId="00DC1D9B" w14:textId="77777777" w:rsidR="00350CFB" w:rsidRDefault="00350CFB">
      <w:pPr>
        <w:pStyle w:val="a3"/>
      </w:pPr>
    </w:p>
    <w:p w14:paraId="00DC1D9C" w14:textId="77777777" w:rsidR="00350CFB" w:rsidRDefault="00350CFB">
      <w:pPr>
        <w:pStyle w:val="a3"/>
        <w:spacing w:before="62"/>
      </w:pPr>
    </w:p>
    <w:p w14:paraId="00DC1D9D" w14:textId="77777777" w:rsidR="00350CFB" w:rsidRDefault="00283FFF">
      <w:pPr>
        <w:pStyle w:val="2"/>
        <w:numPr>
          <w:ilvl w:val="1"/>
          <w:numId w:val="26"/>
        </w:numPr>
        <w:tabs>
          <w:tab w:val="left" w:pos="911"/>
        </w:tabs>
        <w:ind w:left="911" w:hanging="629"/>
      </w:pPr>
      <w:r>
        <w:t>Theoretical</w:t>
      </w:r>
      <w:r>
        <w:rPr>
          <w:spacing w:val="22"/>
        </w:rPr>
        <w:t xml:space="preserve"> </w:t>
      </w:r>
      <w:r>
        <w:rPr>
          <w:spacing w:val="-2"/>
        </w:rPr>
        <w:t>framework</w:t>
      </w:r>
    </w:p>
    <w:p w14:paraId="00DC1D9E" w14:textId="77777777" w:rsidR="00350CFB" w:rsidRDefault="00350CFB">
      <w:pPr>
        <w:pStyle w:val="a3"/>
        <w:spacing w:before="24"/>
        <w:rPr>
          <w:b/>
          <w:sz w:val="28"/>
        </w:rPr>
      </w:pPr>
    </w:p>
    <w:p w14:paraId="00DC1D9F" w14:textId="77777777" w:rsidR="00350CFB" w:rsidRDefault="00283FFF">
      <w:pPr>
        <w:pStyle w:val="a3"/>
        <w:spacing w:line="396" w:lineRule="auto"/>
        <w:ind w:left="282" w:right="534" w:hanging="8"/>
        <w:jc w:val="both"/>
      </w:pPr>
      <w:commentRangeStart w:id="135"/>
      <w:r>
        <w:t>This study uses hyperlink–citation propagation, construct (domain) alignment, and computational complexity as the bases for comparing EndorseRank and AWP across reputation structure (H1), social-method alignment (H2), and computational efficiency (H3).</w:t>
      </w:r>
    </w:p>
    <w:p w14:paraId="00DC1DA0" w14:textId="77777777" w:rsidR="00350CFB" w:rsidRDefault="00283FFF">
      <w:pPr>
        <w:pStyle w:val="a4"/>
        <w:numPr>
          <w:ilvl w:val="0"/>
          <w:numId w:val="22"/>
        </w:numPr>
        <w:tabs>
          <w:tab w:val="left" w:pos="799"/>
          <w:tab w:val="left" w:pos="806"/>
        </w:tabs>
        <w:spacing w:before="123" w:line="396" w:lineRule="auto"/>
        <w:ind w:right="524" w:hanging="207"/>
        <w:jc w:val="both"/>
        <w:rPr>
          <w:sz w:val="24"/>
        </w:rPr>
      </w:pPr>
      <w:r>
        <w:rPr>
          <w:sz w:val="24"/>
        </w:rPr>
        <w:t xml:space="preserve">Hyperlink–citation semantics: The original PageRank algorithm </w:t>
      </w:r>
      <w:r>
        <w:rPr>
          <w:sz w:val="24"/>
          <w:vertAlign w:val="superscript"/>
        </w:rPr>
        <w:t>[15]</w:t>
      </w:r>
      <w:r>
        <w:rPr>
          <w:sz w:val="24"/>
        </w:rPr>
        <w:t xml:space="preserve"> treats inbound hyperlinks as citations. Do and Do</w:t>
      </w:r>
      <w:r>
        <w:rPr>
          <w:sz w:val="24"/>
          <w:vertAlign w:val="superscript"/>
        </w:rPr>
        <w:t>[4]</w:t>
      </w:r>
      <w:r>
        <w:rPr>
          <w:sz w:val="24"/>
        </w:rPr>
        <w:t xml:space="preserve"> apply this logic to Ethereum transfers; AWP</w:t>
      </w:r>
      <w:r>
        <w:rPr>
          <w:sz w:val="24"/>
          <w:vertAlign w:val="superscript"/>
        </w:rPr>
        <w:t>[3]</w:t>
      </w:r>
      <w:r>
        <w:rPr>
          <w:sz w:val="24"/>
        </w:rPr>
        <w:t xml:space="preserve"> uses time-decayed transfer edge weights. Figure 3.2 (Chapter 3) plots the logistic decay σ(Δ t) = (1)/(1+exp (k(Δ t-t₀))) with k = 0.01 and t₀ = 180 days as used for AWP in this study. EndorseRank extends citation-based propagation to ERC-20 approve/permit edges because allowances are explicit, on-chain delegations of spending authority </w:t>
      </w:r>
      <w:r>
        <w:rPr>
          <w:sz w:val="24"/>
          <w:vertAlign w:val="superscript"/>
        </w:rPr>
        <w:t>[18],[19]</w:t>
      </w:r>
      <w:r>
        <w:rPr>
          <w:sz w:val="24"/>
        </w:rPr>
        <w:t xml:space="preserve">. Unlike transfers, which may reflect trading or routing without trust intent, an allowance records explicit authorization that remains in force until revoked or replaced. Graph-based risk models </w:t>
      </w:r>
      <w:r>
        <w:rPr>
          <w:sz w:val="24"/>
          <w:vertAlign w:val="superscript"/>
        </w:rPr>
        <w:t>[12]</w:t>
      </w:r>
      <w:r>
        <w:rPr>
          <w:sz w:val="24"/>
        </w:rPr>
        <w:t xml:space="preserve"> further show that network structure carries information beyond raw activity counts, which supports a directed endorsement graph in addition to transfer volume.</w:t>
      </w:r>
    </w:p>
    <w:p w14:paraId="00DC1DA1" w14:textId="77777777" w:rsidR="00350CFB" w:rsidRDefault="00350CFB">
      <w:pPr>
        <w:pStyle w:val="a3"/>
        <w:spacing w:before="3"/>
        <w:rPr>
          <w:sz w:val="14"/>
        </w:rPr>
      </w:pPr>
    </w:p>
    <w:p w14:paraId="00DC1DA2" w14:textId="77777777" w:rsidR="00350CFB" w:rsidRDefault="00350CFB">
      <w:pPr>
        <w:pStyle w:val="a3"/>
        <w:rPr>
          <w:sz w:val="14"/>
        </w:rPr>
        <w:sectPr w:rsidR="00350CFB">
          <w:type w:val="continuous"/>
          <w:pgSz w:w="11910" w:h="16840"/>
          <w:pgMar w:top="1920" w:right="708" w:bottom="280" w:left="992" w:header="0" w:footer="2115" w:gutter="0"/>
          <w:cols w:space="720"/>
        </w:sectPr>
      </w:pPr>
    </w:p>
    <w:p w14:paraId="00DC1DA3"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16"/>
        </w:rPr>
        <w:t xml:space="preserve">Domain alignment framework: In measurement theory, construct alignment assesses how well an indicator tracks an intended construct </w:t>
      </w:r>
      <w:r>
        <w:rPr>
          <w:sz w:val="16"/>
          <w:vertAlign w:val="superscript"/>
        </w:rPr>
        <w:t>[22]</w:t>
      </w:r>
      <w:r>
        <w:rPr>
          <w:sz w:val="16"/>
        </w:rPr>
        <w:t>; Messick</w:t>
      </w:r>
      <w:r>
        <w:rPr>
          <w:sz w:val="16"/>
          <w:vertAlign w:val="superscript"/>
        </w:rPr>
        <w:t>[33]</w:t>
      </w:r>
      <w:r>
        <w:rPr>
          <w:sz w:val="16"/>
        </w:rPr>
        <w:t xml:space="preserve"> extends this to a unified judgment about what a score means and what its use implies. For rank-based reputation scoring, Spearman’s ρ and Kendall’s τ evaluate monotonic and pairwise ordering agreement without assuming a classification threshold, as in the AWP validation protocol</w:t>
      </w:r>
      <w:r>
        <w:rPr>
          <w:sz w:val="16"/>
          <w:vertAlign w:val="superscript"/>
        </w:rPr>
        <w:t>[3]</w:t>
      </w:r>
      <w:r>
        <w:rPr>
          <w:sz w:val="16"/>
        </w:rPr>
        <w:t>. Contemporaneous transfer and allowance statistics check graph coherence; a temporal holdout of future new approvals is the out-of-window check.</w:t>
      </w:r>
    </w:p>
    <w:p w14:paraId="00DC1DA4" w14:textId="77777777" w:rsidR="00350CFB" w:rsidRDefault="00283FFF">
      <w:pPr>
        <w:pStyle w:val="a3"/>
        <w:spacing w:before="9"/>
        <w:rPr>
          <w:sz w:val="7"/>
        </w:rPr>
      </w:pPr>
      <w:r>
        <w:rPr>
          <w:noProof/>
          <w:sz w:val="7"/>
        </w:rPr>
        <mc:AlternateContent>
          <mc:Choice Requires="wps">
            <w:drawing>
              <wp:anchor distT="0" distB="0" distL="0" distR="0" simplePos="0" relativeHeight="487602688" behindDoc="1" locked="0" layoutInCell="1" allowOverlap="1" wp14:anchorId="00DC2716" wp14:editId="00DC2717">
                <wp:simplePos x="0" y="0"/>
                <wp:positionH relativeFrom="page">
                  <wp:posOffset>3593172</wp:posOffset>
                </wp:positionH>
                <wp:positionV relativeFrom="paragraph">
                  <wp:posOffset>72068</wp:posOffset>
                </wp:positionV>
                <wp:extent cx="129095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EA2F60" id="Graphic 73" o:spid="_x0000_s1026" style="position:absolute;margin-left:282.95pt;margin-top:5.65pt;width:101.6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" path="m,l1290815,e" filled="f" strokeweight=".16869mm">
                <v:path arrowok="t"/>
                <w10:wrap type="topAndBottom" anchorx="page"/>
              </v:shape>
            </w:pict>
          </mc:Fallback>
        </mc:AlternateContent>
      </w:r>
    </w:p>
    <w:p w14:paraId="00DC1DA5" w14:textId="77777777" w:rsidR="00350CFB" w:rsidRDefault="00283FFF">
      <w:pPr>
        <w:pStyle w:val="a4"/>
        <w:numPr>
          <w:ilvl w:val="0"/>
          <w:numId w:val="23"/>
        </w:numPr>
        <w:tabs>
          <w:tab w:val="left" w:pos="806"/>
          <w:tab w:val="left" w:pos="808"/>
        </w:tabs>
        <w:spacing w:before="62" w:line="388" w:lineRule="auto"/>
        <w:ind w:right="524"/>
        <w:jc w:val="both"/>
        <w:rPr>
          <w:sz w:val="24"/>
        </w:rPr>
      </w:pPr>
      <w:r>
        <w:rPr>
          <w:position w:val="18"/>
          <w:sz w:val="24"/>
        </w:rPr>
        <w:t xml:space="preserve">Computational complexity: PageRank’s per-iteration cost is O(|E|) </w:t>
      </w:r>
      <w:r>
        <w:rPr>
          <w:position w:val="18"/>
          <w:sz w:val="24"/>
          <w:vertAlign w:val="superscript"/>
        </w:rPr>
        <w:t>[15]</w:t>
      </w:r>
      <w:r>
        <w:rPr>
          <w:position w:val="18"/>
          <w:sz w:val="24"/>
        </w:rPr>
        <w:t>. Allowance graphs are sparser than transfer graphs (fewer edges |E|), yielding lower per-iteration cost and reduced memory, and often fewer iterations in practice—the basis for H3. Because the solver is identical for both methods, any runtime difference is an expected consequence of edge sparsity, not an algorithmic contribution.</w:t>
      </w:r>
    </w:p>
    <w:p w14:paraId="00DC1DA6" w14:textId="77777777" w:rsidR="00350CFB" w:rsidRDefault="00283FFF">
      <w:pPr>
        <w:pStyle w:val="a3"/>
        <w:spacing w:before="217"/>
        <w:ind w:right="548"/>
        <w:jc w:val="right"/>
      </w:pPr>
      <w:r>
        <w:t>Figure 2.3 presents the conceptual model mapping the primary EndorseRank–AWP comparison to H1–H3 and RQ1–RQ4.</w:t>
      </w:r>
    </w:p>
    <w:p w14:paraId="00DC1DA7" w14:textId="77777777" w:rsidR="00350CFB" w:rsidRDefault="00350CFB">
      <w:pPr>
        <w:pStyle w:val="a3"/>
        <w:jc w:val="right"/>
        <w:sectPr w:rsidR="00350CFB">
          <w:type w:val="continuous"/>
          <w:pgSz w:w="11910" w:h="16840"/>
          <w:pgMar w:top="1920" w:right="708" w:bottom="280" w:left="992" w:header="0" w:footer="2115" w:gutter="0"/>
          <w:cols w:num="2" w:space="720" w:equalWidth="0">
            <w:col w:w="6700" w:space="40"/>
            <w:col w:w="3470"/>
          </w:cols>
        </w:sectPr>
      </w:pPr>
    </w:p>
    <w:p w14:paraId="00DC1DA8" w14:textId="77777777" w:rsidR="00350CFB" w:rsidRDefault="00350CFB">
      <w:pPr>
        <w:pStyle w:val="a3"/>
        <w:spacing w:before="43"/>
      </w:pPr>
    </w:p>
    <w:p w14:paraId="00DC1DA9" w14:textId="77777777" w:rsidR="00350CFB" w:rsidRDefault="00283FFF">
      <w:pPr>
        <w:pStyle w:val="a4"/>
        <w:numPr>
          <w:ilvl w:val="0"/>
          <w:numId w:val="23"/>
        </w:numPr>
        <w:tabs>
          <w:tab w:val="left" w:pos="806"/>
          <w:tab w:val="left" w:pos="808"/>
        </w:tabs>
        <w:spacing w:before="62" w:line="388" w:lineRule="auto"/>
        <w:ind w:right="524"/>
        <w:jc w:val="both"/>
        <w:rPr>
          <w:sz w:val="24"/>
        </w:rPr>
      </w:pPr>
      <w:r>
        <w:t>Holdout, not outcome ranking: H1 and H3 concern EndorseRank and AWP only. H2/RQ2 compares contemporaneous allowance and transfer checks. RQ4 is a time-split test of future new owner–spender approvals on the spender cohort.</w:t>
      </w:r>
    </w:p>
    <w:p w14:paraId="00DC1DAA" w14:textId="77777777" w:rsidR="00350CFB" w:rsidRDefault="00350CFB">
      <w:pPr>
        <w:pStyle w:val="a3"/>
        <w:spacing w:line="396" w:lineRule="auto"/>
        <w:sectPr w:rsidR="00350CFB">
          <w:type w:val="continuous"/>
          <w:pgSz w:w="11910" w:h="16840"/>
          <w:pgMar w:top="1920" w:right="708" w:bottom="280" w:left="992" w:header="0" w:footer="2115" w:gutter="0"/>
          <w:cols w:space="720"/>
        </w:sectPr>
      </w:pPr>
    </w:p>
    <w:p w14:paraId="00DC1DAB" w14:textId="77777777" w:rsidR="00350CFB" w:rsidRDefault="00283FFF">
      <w:pPr>
        <w:pStyle w:val="a3"/>
        <w:spacing w:before="92" w:line="396" w:lineRule="auto"/>
        <w:ind w:left="808" w:right="524"/>
        <w:jc w:val="both"/>
      </w:pPr>
      <w:bookmarkStart w:id="136" w:name="Reader's_guide_to_terminology"/>
      <w:bookmarkStart w:id="137" w:name="_bookmark35"/>
      <w:bookmarkEnd w:id="136"/>
      <w:bookmarkEnd w:id="137"/>
      <w:commentRangeEnd w:id="135"/>
      <w:r>
        <w:rPr>
          <w:rStyle w:val="a5"/>
          <w:sz w:val="24"/>
          <w:szCs w:val="24"/>
        </w:rPr>
        <w:commentReference w:id="135"/>
      </w:r>
    </w:p>
    <w:p w14:paraId="00DC1DB1" w14:textId="77777777" w:rsidR="00350CFB" w:rsidRDefault="00350CFB">
      <w:pPr>
        <w:pStyle w:val="a4"/>
        <w:spacing w:line="396" w:lineRule="auto"/>
        <w:jc w:val="both"/>
        <w:rPr>
          <w:sz w:val="24"/>
        </w:rPr>
        <w:sectPr w:rsidR="00350CFB">
          <w:pgSz w:w="11910" w:h="16840"/>
          <w:pgMar w:top="1820" w:right="708" w:bottom="2300" w:left="992" w:header="0" w:footer="2115" w:gutter="0"/>
          <w:cols w:space="720"/>
        </w:sectPr>
      </w:pPr>
    </w:p>
    <w:p w14:paraId="00DC1DB2" w14:textId="77777777" w:rsidR="00350CFB" w:rsidRDefault="00283FFF">
      <w:pPr>
        <w:ind w:left="1128"/>
        <w:rPr>
          <w:sz w:val="20"/>
        </w:rPr>
      </w:pPr>
      <w:r>
        <w:rPr>
          <w:noProof/>
          <w:sz w:val="20"/>
        </w:rPr>
        <mc:AlternateContent>
          <mc:Choice Requires="wpg">
            <w:drawing>
              <wp:inline distT="0" distB="0" distL="0" distR="0" wp14:anchorId="00DC2718" wp14:editId="00DC2719">
                <wp:extent cx="4829175" cy="2616835"/>
                <wp:effectExtent l="9525" t="0" r="0" b="2539"/>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2616835"/>
                          <a:chOff x="0" y="0"/>
                          <a:chExt cx="4829175" cy="2616835"/>
                        </a:xfrm>
                      </wpg:grpSpPr>
                      <wps:wsp>
                        <wps:cNvPr id="75" name="Graphic 75"/>
                        <wps:cNvSpPr/>
                        <wps:spPr>
                          <a:xfrm>
                            <a:off x="2530" y="702847"/>
                            <a:ext cx="4824095" cy="1277620"/>
                          </a:xfrm>
                          <a:custGeom>
                            <a:avLst/>
                            <a:gdLst/>
                            <a:ahLst/>
                            <a:cxnLst/>
                            <a:rect l="l" t="t" r="r" b="b"/>
                            <a:pathLst>
                              <a:path w="4824095" h="1277620">
                                <a:moveTo>
                                  <a:pt x="1173402" y="10690"/>
                                </a:moveTo>
                                <a:lnTo>
                                  <a:pt x="50610" y="10690"/>
                                </a:lnTo>
                                <a:lnTo>
                                  <a:pt x="30910" y="14667"/>
                                </a:lnTo>
                                <a:lnTo>
                                  <a:pt x="14823" y="25514"/>
                                </a:lnTo>
                                <a:lnTo>
                                  <a:pt x="3977" y="41601"/>
                                </a:lnTo>
                                <a:lnTo>
                                  <a:pt x="0" y="61301"/>
                                </a:lnTo>
                                <a:lnTo>
                                  <a:pt x="0" y="338085"/>
                                </a:lnTo>
                                <a:lnTo>
                                  <a:pt x="3977" y="357785"/>
                                </a:lnTo>
                                <a:lnTo>
                                  <a:pt x="14823" y="373873"/>
                                </a:lnTo>
                                <a:lnTo>
                                  <a:pt x="30910" y="384719"/>
                                </a:lnTo>
                                <a:lnTo>
                                  <a:pt x="50610" y="388696"/>
                                </a:lnTo>
                                <a:lnTo>
                                  <a:pt x="1173402" y="388696"/>
                                </a:lnTo>
                                <a:lnTo>
                                  <a:pt x="1193102" y="384719"/>
                                </a:lnTo>
                                <a:lnTo>
                                  <a:pt x="1209189" y="373873"/>
                                </a:lnTo>
                                <a:lnTo>
                                  <a:pt x="1220036" y="357785"/>
                                </a:lnTo>
                                <a:lnTo>
                                  <a:pt x="1224013" y="338085"/>
                                </a:lnTo>
                                <a:lnTo>
                                  <a:pt x="1224013" y="61301"/>
                                </a:lnTo>
                                <a:lnTo>
                                  <a:pt x="1220036" y="41601"/>
                                </a:lnTo>
                                <a:lnTo>
                                  <a:pt x="1209189" y="25514"/>
                                </a:lnTo>
                                <a:lnTo>
                                  <a:pt x="1193102" y="14667"/>
                                </a:lnTo>
                                <a:lnTo>
                                  <a:pt x="1173402" y="10690"/>
                                </a:lnTo>
                                <a:close/>
                              </a:path>
                              <a:path w="4824095" h="1277620">
                                <a:moveTo>
                                  <a:pt x="2973424" y="0"/>
                                </a:moveTo>
                                <a:lnTo>
                                  <a:pt x="1850633" y="0"/>
                                </a:lnTo>
                                <a:lnTo>
                                  <a:pt x="1830933" y="3977"/>
                                </a:lnTo>
                                <a:lnTo>
                                  <a:pt x="1814845" y="14823"/>
                                </a:lnTo>
                                <a:lnTo>
                                  <a:pt x="1803999" y="30910"/>
                                </a:lnTo>
                                <a:lnTo>
                                  <a:pt x="1800022" y="50610"/>
                                </a:lnTo>
                                <a:lnTo>
                                  <a:pt x="1800022" y="348776"/>
                                </a:lnTo>
                                <a:lnTo>
                                  <a:pt x="1803999" y="368476"/>
                                </a:lnTo>
                                <a:lnTo>
                                  <a:pt x="1814845" y="384563"/>
                                </a:lnTo>
                                <a:lnTo>
                                  <a:pt x="1830933" y="395409"/>
                                </a:lnTo>
                                <a:lnTo>
                                  <a:pt x="1850633" y="399387"/>
                                </a:lnTo>
                                <a:lnTo>
                                  <a:pt x="2973424" y="399387"/>
                                </a:lnTo>
                                <a:lnTo>
                                  <a:pt x="2993124" y="395409"/>
                                </a:lnTo>
                                <a:lnTo>
                                  <a:pt x="3009211" y="384563"/>
                                </a:lnTo>
                                <a:lnTo>
                                  <a:pt x="3020058" y="368476"/>
                                </a:lnTo>
                                <a:lnTo>
                                  <a:pt x="3024035" y="348776"/>
                                </a:lnTo>
                                <a:lnTo>
                                  <a:pt x="3024035" y="50610"/>
                                </a:lnTo>
                                <a:lnTo>
                                  <a:pt x="3020058" y="30910"/>
                                </a:lnTo>
                                <a:lnTo>
                                  <a:pt x="3009211" y="14823"/>
                                </a:lnTo>
                                <a:lnTo>
                                  <a:pt x="2993124" y="3977"/>
                                </a:lnTo>
                                <a:lnTo>
                                  <a:pt x="2973424" y="0"/>
                                </a:lnTo>
                                <a:close/>
                              </a:path>
                              <a:path w="4824095" h="1277620">
                                <a:moveTo>
                                  <a:pt x="4773447" y="0"/>
                                </a:moveTo>
                                <a:lnTo>
                                  <a:pt x="3650655" y="0"/>
                                </a:lnTo>
                                <a:lnTo>
                                  <a:pt x="3630955" y="3977"/>
                                </a:lnTo>
                                <a:lnTo>
                                  <a:pt x="3614868" y="14823"/>
                                </a:lnTo>
                                <a:lnTo>
                                  <a:pt x="3604021" y="30910"/>
                                </a:lnTo>
                                <a:lnTo>
                                  <a:pt x="3600044" y="50610"/>
                                </a:lnTo>
                                <a:lnTo>
                                  <a:pt x="3600044" y="348776"/>
                                </a:lnTo>
                                <a:lnTo>
                                  <a:pt x="3604021" y="368476"/>
                                </a:lnTo>
                                <a:lnTo>
                                  <a:pt x="3614868" y="384563"/>
                                </a:lnTo>
                                <a:lnTo>
                                  <a:pt x="3630955" y="395409"/>
                                </a:lnTo>
                                <a:lnTo>
                                  <a:pt x="3650655" y="399387"/>
                                </a:lnTo>
                                <a:lnTo>
                                  <a:pt x="4773447" y="399387"/>
                                </a:lnTo>
                                <a:lnTo>
                                  <a:pt x="4793147" y="395409"/>
                                </a:lnTo>
                                <a:lnTo>
                                  <a:pt x="4809234" y="384563"/>
                                </a:lnTo>
                                <a:lnTo>
                                  <a:pt x="4820080" y="368476"/>
                                </a:lnTo>
                                <a:lnTo>
                                  <a:pt x="4824057" y="348776"/>
                                </a:lnTo>
                                <a:lnTo>
                                  <a:pt x="4824057" y="50610"/>
                                </a:lnTo>
                                <a:lnTo>
                                  <a:pt x="4820080" y="30910"/>
                                </a:lnTo>
                                <a:lnTo>
                                  <a:pt x="4809234" y="14823"/>
                                </a:lnTo>
                                <a:lnTo>
                                  <a:pt x="4793147" y="3977"/>
                                </a:lnTo>
                                <a:lnTo>
                                  <a:pt x="4773447" y="0"/>
                                </a:lnTo>
                                <a:close/>
                              </a:path>
                              <a:path w="4824095" h="1277620">
                                <a:moveTo>
                                  <a:pt x="1173402" y="705970"/>
                                </a:moveTo>
                                <a:lnTo>
                                  <a:pt x="50610" y="705970"/>
                                </a:lnTo>
                                <a:lnTo>
                                  <a:pt x="30910" y="709947"/>
                                </a:lnTo>
                                <a:lnTo>
                                  <a:pt x="14823" y="720793"/>
                                </a:lnTo>
                                <a:lnTo>
                                  <a:pt x="3977" y="736880"/>
                                </a:lnTo>
                                <a:lnTo>
                                  <a:pt x="0" y="756580"/>
                                </a:lnTo>
                                <a:lnTo>
                                  <a:pt x="0" y="1226823"/>
                                </a:lnTo>
                                <a:lnTo>
                                  <a:pt x="3977" y="1246523"/>
                                </a:lnTo>
                                <a:lnTo>
                                  <a:pt x="14823" y="1262610"/>
                                </a:lnTo>
                                <a:lnTo>
                                  <a:pt x="30910" y="1273457"/>
                                </a:lnTo>
                                <a:lnTo>
                                  <a:pt x="50610" y="1277434"/>
                                </a:lnTo>
                                <a:lnTo>
                                  <a:pt x="1173402" y="1277434"/>
                                </a:lnTo>
                                <a:lnTo>
                                  <a:pt x="1193102" y="1273457"/>
                                </a:lnTo>
                                <a:lnTo>
                                  <a:pt x="1209189" y="1262610"/>
                                </a:lnTo>
                                <a:lnTo>
                                  <a:pt x="1220036" y="1246523"/>
                                </a:lnTo>
                                <a:lnTo>
                                  <a:pt x="1224013" y="1226823"/>
                                </a:lnTo>
                                <a:lnTo>
                                  <a:pt x="1224013" y="756580"/>
                                </a:lnTo>
                                <a:lnTo>
                                  <a:pt x="1220036" y="736880"/>
                                </a:lnTo>
                                <a:lnTo>
                                  <a:pt x="1209189" y="720793"/>
                                </a:lnTo>
                                <a:lnTo>
                                  <a:pt x="1193102" y="709947"/>
                                </a:lnTo>
                                <a:lnTo>
                                  <a:pt x="1173402" y="705970"/>
                                </a:lnTo>
                                <a:close/>
                              </a:path>
                              <a:path w="4824095" h="1277620">
                                <a:moveTo>
                                  <a:pt x="2973424" y="705970"/>
                                </a:moveTo>
                                <a:lnTo>
                                  <a:pt x="1850633" y="705970"/>
                                </a:lnTo>
                                <a:lnTo>
                                  <a:pt x="1830933" y="709947"/>
                                </a:lnTo>
                                <a:lnTo>
                                  <a:pt x="1814845" y="720793"/>
                                </a:lnTo>
                                <a:lnTo>
                                  <a:pt x="1803999" y="736880"/>
                                </a:lnTo>
                                <a:lnTo>
                                  <a:pt x="1800022" y="756580"/>
                                </a:lnTo>
                                <a:lnTo>
                                  <a:pt x="1800022" y="1226823"/>
                                </a:lnTo>
                                <a:lnTo>
                                  <a:pt x="1803999" y="1246523"/>
                                </a:lnTo>
                                <a:lnTo>
                                  <a:pt x="1814845" y="1262610"/>
                                </a:lnTo>
                                <a:lnTo>
                                  <a:pt x="1830933" y="1273457"/>
                                </a:lnTo>
                                <a:lnTo>
                                  <a:pt x="1850633" y="1277434"/>
                                </a:lnTo>
                                <a:lnTo>
                                  <a:pt x="2973424" y="1277434"/>
                                </a:lnTo>
                                <a:lnTo>
                                  <a:pt x="2993124" y="1273457"/>
                                </a:lnTo>
                                <a:lnTo>
                                  <a:pt x="3009211" y="1262610"/>
                                </a:lnTo>
                                <a:lnTo>
                                  <a:pt x="3020058" y="1246523"/>
                                </a:lnTo>
                                <a:lnTo>
                                  <a:pt x="3024035" y="1226823"/>
                                </a:lnTo>
                                <a:lnTo>
                                  <a:pt x="3024035" y="756580"/>
                                </a:lnTo>
                                <a:lnTo>
                                  <a:pt x="3020058" y="736880"/>
                                </a:lnTo>
                                <a:lnTo>
                                  <a:pt x="3009211" y="720793"/>
                                </a:lnTo>
                                <a:lnTo>
                                  <a:pt x="2993124" y="709947"/>
                                </a:lnTo>
                                <a:lnTo>
                                  <a:pt x="2973424" y="705970"/>
                                </a:lnTo>
                                <a:close/>
                              </a:path>
                            </a:pathLst>
                          </a:custGeom>
                          <a:ln w="5060">
                            <a:solidFill>
                              <a:srgbClr val="000000"/>
                            </a:solidFill>
                            <a:prstDash val="solid"/>
                          </a:ln>
                        </wps:spPr>
                        <wps:bodyPr wrap="square" lIns="0" tIns="0" rIns="0" bIns="0" rtlCol="0">
                          <a:prstTxWarp prst="textNoShape">
                            <a:avLst/>
                          </a:prstTxWarp>
                          <a:noAutofit/>
                        </wps:bodyPr>
                      </wps:wsp>
                      <wps:wsp>
                        <wps:cNvPr id="76" name="Graphic 76"/>
                        <wps:cNvSpPr/>
                        <wps:spPr>
                          <a:xfrm>
                            <a:off x="1494414" y="2214865"/>
                            <a:ext cx="1840864" cy="399415"/>
                          </a:xfrm>
                          <a:custGeom>
                            <a:avLst/>
                            <a:gdLst/>
                            <a:ahLst/>
                            <a:cxnLst/>
                            <a:rect l="l" t="t" r="r" b="b"/>
                            <a:pathLst>
                              <a:path w="1840864" h="399415">
                                <a:moveTo>
                                  <a:pt x="1789678" y="0"/>
                                </a:moveTo>
                                <a:lnTo>
                                  <a:pt x="50610" y="0"/>
                                </a:lnTo>
                                <a:lnTo>
                                  <a:pt x="30910" y="3977"/>
                                </a:lnTo>
                                <a:lnTo>
                                  <a:pt x="14823" y="14823"/>
                                </a:lnTo>
                                <a:lnTo>
                                  <a:pt x="3977" y="30910"/>
                                </a:lnTo>
                                <a:lnTo>
                                  <a:pt x="0" y="50610"/>
                                </a:lnTo>
                                <a:lnTo>
                                  <a:pt x="0" y="348776"/>
                                </a:lnTo>
                                <a:lnTo>
                                  <a:pt x="3977" y="368476"/>
                                </a:lnTo>
                                <a:lnTo>
                                  <a:pt x="14823" y="384563"/>
                                </a:lnTo>
                                <a:lnTo>
                                  <a:pt x="30910" y="395410"/>
                                </a:lnTo>
                                <a:lnTo>
                                  <a:pt x="50610" y="399387"/>
                                </a:lnTo>
                                <a:lnTo>
                                  <a:pt x="1789678" y="399387"/>
                                </a:lnTo>
                                <a:lnTo>
                                  <a:pt x="1809378" y="395410"/>
                                </a:lnTo>
                                <a:lnTo>
                                  <a:pt x="1825465" y="384563"/>
                                </a:lnTo>
                                <a:lnTo>
                                  <a:pt x="1836311" y="368476"/>
                                </a:lnTo>
                                <a:lnTo>
                                  <a:pt x="1840289" y="348776"/>
                                </a:lnTo>
                                <a:lnTo>
                                  <a:pt x="1840289" y="50610"/>
                                </a:lnTo>
                                <a:lnTo>
                                  <a:pt x="1836311" y="30910"/>
                                </a:lnTo>
                                <a:lnTo>
                                  <a:pt x="1825465" y="14823"/>
                                </a:lnTo>
                                <a:lnTo>
                                  <a:pt x="1809378" y="3977"/>
                                </a:lnTo>
                                <a:lnTo>
                                  <a:pt x="1789678" y="0"/>
                                </a:lnTo>
                                <a:close/>
                              </a:path>
                            </a:pathLst>
                          </a:custGeom>
                          <a:ln w="5060">
                            <a:solidFill>
                              <a:srgbClr val="000000"/>
                            </a:solidFill>
                            <a:prstDash val="dash"/>
                          </a:ln>
                        </wps:spPr>
                        <wps:bodyPr wrap="square" lIns="0" tIns="0" rIns="0" bIns="0" rtlCol="0">
                          <a:prstTxWarp prst="textNoShape">
                            <a:avLst/>
                          </a:prstTxWarp>
                          <a:noAutofit/>
                        </wps:bodyPr>
                      </wps:wsp>
                      <wps:wsp>
                        <wps:cNvPr id="77" name="Graphic 77"/>
                        <wps:cNvSpPr/>
                        <wps:spPr>
                          <a:xfrm>
                            <a:off x="614537" y="365065"/>
                            <a:ext cx="1270" cy="289560"/>
                          </a:xfrm>
                          <a:custGeom>
                            <a:avLst/>
                            <a:gdLst/>
                            <a:ahLst/>
                            <a:cxnLst/>
                            <a:rect l="l" t="t" r="r" b="b"/>
                            <a:pathLst>
                              <a:path h="289560">
                                <a:moveTo>
                                  <a:pt x="0" y="0"/>
                                </a:moveTo>
                                <a:lnTo>
                                  <a:pt x="0" y="289358"/>
                                </a:lnTo>
                              </a:path>
                            </a:pathLst>
                          </a:custGeom>
                          <a:ln w="10122">
                            <a:solidFill>
                              <a:srgbClr val="000000"/>
                            </a:solidFill>
                            <a:prstDash val="solid"/>
                          </a:ln>
                        </wps:spPr>
                        <wps:bodyPr wrap="square" lIns="0" tIns="0" rIns="0" bIns="0" rtlCol="0">
                          <a:prstTxWarp prst="textNoShape">
                            <a:avLst/>
                          </a:prstTxWarp>
                          <a:noAutofit/>
                        </wps:bodyPr>
                      </wps:wsp>
                      <wps:wsp>
                        <wps:cNvPr id="78" name="Graphic 78"/>
                        <wps:cNvSpPr/>
                        <wps:spPr>
                          <a:xfrm>
                            <a:off x="592155" y="637351"/>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92155" y="637351"/>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2414559"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1" name="Graphic 81"/>
                        <wps:cNvSpPr/>
                        <wps:spPr>
                          <a:xfrm>
                            <a:off x="2392177"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92177"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4214581" y="365065"/>
                            <a:ext cx="1270" cy="278765"/>
                          </a:xfrm>
                          <a:custGeom>
                            <a:avLst/>
                            <a:gdLst/>
                            <a:ahLst/>
                            <a:cxnLst/>
                            <a:rect l="l" t="t" r="r" b="b"/>
                            <a:pathLst>
                              <a:path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4" name="Graphic 84"/>
                        <wps:cNvSpPr/>
                        <wps:spPr>
                          <a:xfrm>
                            <a:off x="4192199"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4192199"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614537" y="1094074"/>
                            <a:ext cx="1270" cy="255904"/>
                          </a:xfrm>
                          <a:custGeom>
                            <a:avLst/>
                            <a:gdLst/>
                            <a:ahLst/>
                            <a:cxnLst/>
                            <a:rect l="l" t="t" r="r" b="b"/>
                            <a:pathLst>
                              <a:path h="255904">
                                <a:moveTo>
                                  <a:pt x="0" y="0"/>
                                </a:moveTo>
                                <a:lnTo>
                                  <a:pt x="0" y="255628"/>
                                </a:lnTo>
                              </a:path>
                            </a:pathLst>
                          </a:custGeom>
                          <a:ln w="10122">
                            <a:solidFill>
                              <a:srgbClr val="000000"/>
                            </a:solidFill>
                            <a:prstDash val="solid"/>
                          </a:ln>
                        </wps:spPr>
                        <wps:bodyPr wrap="square" lIns="0" tIns="0" rIns="0" bIns="0" rtlCol="0">
                          <a:prstTxWarp prst="textNoShape">
                            <a:avLst/>
                          </a:prstTxWarp>
                          <a:noAutofit/>
                        </wps:bodyPr>
                      </wps:wsp>
                      <wps:wsp>
                        <wps:cNvPr id="87" name="Graphic 87"/>
                        <wps:cNvSpPr/>
                        <wps:spPr>
                          <a:xfrm>
                            <a:off x="592155"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92155"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2414559"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392177"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392177"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2" name="Graphic 92"/>
                        <wps:cNvSpPr/>
                        <wps:spPr>
                          <a:xfrm>
                            <a:off x="4214581" y="1104765"/>
                            <a:ext cx="1270" cy="245110"/>
                          </a:xfrm>
                          <a:custGeom>
                            <a:avLst/>
                            <a:gdLst/>
                            <a:ahLst/>
                            <a:cxnLst/>
                            <a:rect l="l" t="t" r="r" b="b"/>
                            <a:pathLst>
                              <a:path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3" name="Graphic 93"/>
                        <wps:cNvSpPr/>
                        <wps:spPr>
                          <a:xfrm>
                            <a:off x="4192199"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192199"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2414559" y="1982812"/>
                            <a:ext cx="1270" cy="173355"/>
                          </a:xfrm>
                          <a:custGeom>
                            <a:avLst/>
                            <a:gdLst/>
                            <a:ahLst/>
                            <a:cxnLst/>
                            <a:rect l="l" t="t" r="r" b="b"/>
                            <a:pathLst>
                              <a:path h="173355">
                                <a:moveTo>
                                  <a:pt x="0" y="0"/>
                                </a:moveTo>
                                <a:lnTo>
                                  <a:pt x="0" y="172937"/>
                                </a:lnTo>
                              </a:path>
                            </a:pathLst>
                          </a:custGeom>
                          <a:ln w="10122">
                            <a:solidFill>
                              <a:srgbClr val="000000"/>
                            </a:solidFill>
                            <a:prstDash val="dash"/>
                          </a:ln>
                        </wps:spPr>
                        <wps:bodyPr wrap="square" lIns="0" tIns="0" rIns="0" bIns="0" rtlCol="0">
                          <a:prstTxWarp prst="textNoShape">
                            <a:avLst/>
                          </a:prstTxWarp>
                          <a:noAutofit/>
                        </wps:bodyPr>
                      </wps:wsp>
                      <wps:wsp>
                        <wps:cNvPr id="96" name="Graphic 96"/>
                        <wps:cNvSpPr/>
                        <wps:spPr>
                          <a:xfrm>
                            <a:off x="2392177" y="2138677"/>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392177" y="2138677"/>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8" name="Textbox 98"/>
                        <wps:cNvSpPr txBox="1"/>
                        <wps:spPr>
                          <a:xfrm>
                            <a:off x="524535" y="2530"/>
                            <a:ext cx="3780154" cy="360045"/>
                          </a:xfrm>
                          <a:prstGeom prst="rect">
                            <a:avLst/>
                          </a:prstGeom>
                          <a:ln w="5060">
                            <a:solidFill>
                              <a:srgbClr val="000000"/>
                            </a:solidFill>
                            <a:prstDash val="solid"/>
                          </a:ln>
                        </wps:spPr>
                        <wps:txbx>
                          <w:txbxContent>
                            <w:p w14:paraId="00DC2818" w14:textId="77777777" w:rsidR="00350CFB" w:rsidRDefault="00283FFF">
                              <w:pPr>
                                <w:spacing w:before="126"/>
                                <w:ind w:left="1045"/>
                              </w:pPr>
                              <w:bookmarkStart w:id="138" w:name="_bookmark36"/>
                              <w:bookmarkEnd w:id="138"/>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wps:txbx>
                        <wps:bodyPr wrap="square" lIns="0" tIns="0" rIns="0" bIns="0" rtlCol="0">
                          <a:noAutofit/>
                        </wps:bodyPr>
                      </wps:wsp>
                      <wps:wsp>
                        <wps:cNvPr id="99" name="Textbox 99"/>
                        <wps:cNvSpPr txBox="1"/>
                        <wps:spPr>
                          <a:xfrm>
                            <a:off x="1805083" y="717671"/>
                            <a:ext cx="1219200" cy="381635"/>
                          </a:xfrm>
                          <a:prstGeom prst="rect">
                            <a:avLst/>
                          </a:prstGeom>
                        </wps:spPr>
                        <wps:txbx>
                          <w:txbxContent>
                            <w:p w14:paraId="00DC2819" w14:textId="77777777" w:rsidR="00350CFB" w:rsidRDefault="00283FFF">
                              <w:pPr>
                                <w:spacing w:before="2" w:line="256" w:lineRule="auto"/>
                                <w:ind w:left="493" w:hanging="248"/>
                              </w:pPr>
                              <w:r>
                                <w:rPr>
                                  <w:spacing w:val="-2"/>
                                </w:rPr>
                                <w:t>Construct Checks</w:t>
                              </w:r>
                            </w:p>
                          </w:txbxContent>
                        </wps:txbx>
                        <wps:bodyPr wrap="square" lIns="0" tIns="0" rIns="0" bIns="0" rtlCol="0">
                          <a:noAutofit/>
                        </wps:bodyPr>
                      </wps:wsp>
                      <wps:wsp>
                        <wps:cNvPr id="100" name="Textbox 100"/>
                        <wps:cNvSpPr txBox="1"/>
                        <wps:spPr>
                          <a:xfrm>
                            <a:off x="3605105" y="717671"/>
                            <a:ext cx="1219200" cy="381635"/>
                          </a:xfrm>
                          <a:prstGeom prst="rect">
                            <a:avLst/>
                          </a:prstGeom>
                        </wps:spPr>
                        <wps:txbx>
                          <w:txbxContent>
                            <w:p w14:paraId="00DC281A" w14:textId="77777777" w:rsidR="00350CFB" w:rsidRDefault="00283FFF">
                              <w:pPr>
                                <w:spacing w:before="2" w:line="256" w:lineRule="auto"/>
                                <w:ind w:left="507" w:hanging="197"/>
                              </w:pPr>
                              <w:r>
                                <w:rPr>
                                  <w:spacing w:val="-2"/>
                                </w:rPr>
                                <w:t>Computational Efficiency</w:t>
                              </w:r>
                            </w:p>
                          </w:txbxContent>
                        </wps:txbx>
                        <wps:bodyPr wrap="square" lIns="0" tIns="0" rIns="0" bIns="0" rtlCol="0">
                          <a:noAutofit/>
                        </wps:bodyPr>
                      </wps:wsp>
                      <wps:wsp>
                        <wps:cNvPr id="101" name="Textbox 101"/>
                        <wps:cNvSpPr txBox="1"/>
                        <wps:spPr>
                          <a:xfrm>
                            <a:off x="3602575" y="1408817"/>
                            <a:ext cx="1224280" cy="571500"/>
                          </a:xfrm>
                          <a:prstGeom prst="rect">
                            <a:avLst/>
                          </a:prstGeom>
                          <a:ln w="5060">
                            <a:solidFill>
                              <a:srgbClr val="000000"/>
                            </a:solidFill>
                            <a:prstDash val="solid"/>
                          </a:ln>
                        </wps:spPr>
                        <wps:txbx>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wps:txbx>
                        <wps:bodyPr wrap="square" lIns="0" tIns="0" rIns="0" bIns="0" rtlCol="0">
                          <a:noAutofit/>
                        </wps:bodyPr>
                      </wps:wsp>
                      <wps:wsp>
                        <wps:cNvPr id="102" name="Textbox 102"/>
                        <wps:cNvSpPr txBox="1"/>
                        <wps:spPr>
                          <a:xfrm>
                            <a:off x="5060" y="1423641"/>
                            <a:ext cx="1219200" cy="553720"/>
                          </a:xfrm>
                          <a:prstGeom prst="rect">
                            <a:avLst/>
                          </a:prstGeom>
                        </wps:spPr>
                        <wps:txbx>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wps:txbx>
                        <wps:bodyPr wrap="square" lIns="0" tIns="0" rIns="0" bIns="0" rtlCol="0">
                          <a:noAutofit/>
                        </wps:bodyPr>
                      </wps:wsp>
                      <wps:wsp>
                        <wps:cNvPr id="103" name="Textbox 103"/>
                        <wps:cNvSpPr txBox="1"/>
                        <wps:spPr>
                          <a:xfrm>
                            <a:off x="0" y="365065"/>
                            <a:ext cx="1229360" cy="1617980"/>
                          </a:xfrm>
                          <a:prstGeom prst="rect">
                            <a:avLst/>
                          </a:prstGeom>
                        </wps:spPr>
                        <wps:txbx>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wps:txbx>
                        <wps:bodyPr wrap="square" lIns="0" tIns="0" rIns="0" bIns="0" rtlCol="0">
                          <a:noAutofit/>
                        </wps:bodyPr>
                      </wps:wsp>
                      <wps:wsp>
                        <wps:cNvPr id="104" name="Textbox 104"/>
                        <wps:cNvSpPr txBox="1"/>
                        <wps:spPr>
                          <a:xfrm>
                            <a:off x="2010559" y="1432167"/>
                            <a:ext cx="821055" cy="497840"/>
                          </a:xfrm>
                          <a:prstGeom prst="rect">
                            <a:avLst/>
                          </a:prstGeom>
                        </wps:spPr>
                        <wps:txbx>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Allowance vs transfer</w:t>
                              </w:r>
                            </w:p>
                          </w:txbxContent>
                        </wps:txbx>
                        <wps:bodyPr wrap="square" lIns="0" tIns="0" rIns="0" bIns="0" rtlCol="0">
                          <a:noAutofit/>
                        </wps:bodyPr>
                      </wps:wsp>
                      <wps:wsp>
                        <wps:cNvPr id="105" name="Textbox 105"/>
                        <wps:cNvSpPr txBox="1"/>
                        <wps:spPr>
                          <a:xfrm>
                            <a:off x="1545015" y="2238211"/>
                            <a:ext cx="1752600" cy="325755"/>
                          </a:xfrm>
                          <a:prstGeom prst="rect">
                            <a:avLst/>
                          </a:prstGeom>
                        </wps:spPr>
                        <wps:txbx>
                          <w:txbxContent>
                            <w:p w14:paraId="00DC2824" w14:textId="77777777" w:rsidR="00350CFB" w:rsidRDefault="00283FFF">
                              <w:pPr>
                                <w:spacing w:line="256" w:lineRule="auto"/>
                                <w:ind w:right="18" w:firstLine="333"/>
                              </w:pPr>
                              <w:r>
                                <w:t>RQ4: temporal holdout of future new approvals</w:t>
                              </w:r>
                            </w:p>
                          </w:txbxContent>
                        </wps:txbx>
                        <wps:bodyPr wrap="square" lIns="0" tIns="0" rIns="0" bIns="0" rtlCol="0">
                          <a:noAutofit/>
                        </wps:bodyPr>
                      </wps:wsp>
                    </wpg:wgp>
                  </a:graphicData>
                </a:graphic>
              </wp:inline>
            </w:drawing>
          </mc:Choice>
          <mc:Fallback>
            <w:pict>
              <v:group w14:anchorId="00DC2718" id="Group 74" o:spid="_x0000_s1074" style="width:380.25pt;height:206.05pt;mso-position-horizontal-relative:char;mso-position-vertical-relative:line" coordsize="48291,26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">
                <v:shape id="Graphic 75" o:spid="_x0000_s1075" style="position:absolute;left:25;top:7028;width:48241;height:12776;visibility:visible;mso-wrap-style:square;v-text-anchor:top" coordsize="4824095,127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" path="m1173402,10690r-1122792,l30910,14667,14823,25514,3977,41601,,61301,,338085r3977,19700l14823,373873r16087,10846l50610,388696r1122792,l1193102,384719r16087,-10846l1220036,357785r3977,-19700l1224013,61301r-3977,-19700l1209189,25514,1193102,14667r-19700,-3977xem2973424,l1850633,r-19700,3977l1814845,14823r-10846,16087l1800022,50610r,298166l1803999,368476r10846,16087l1830933,395409r19700,3978l2973424,399387r19700,-3978l3009211,384563r10847,-16087l3024035,348776r,-298166l3020058,30910,3009211,14823,2993124,3977,2973424,xem4773447,l3650655,r-19700,3977l3614868,14823r-10847,16087l3600044,50610r,298166l3604021,368476r10847,16087l3630955,395409r19700,3978l4773447,399387r19700,-3978l4809234,384563r10846,-16087l4824057,348776r,-298166l4820080,30910,4809234,14823,4793147,3977,4773447,xem1173402,705970r-1122792,l30910,709947,14823,720793,3977,736880,,756580r,470243l3977,1246523r10846,16087l30910,1273457r19700,3977l1173402,1277434r19700,-3977l1209189,1262610r10847,-16087l1224013,1226823r,-470243l1220036,736880r-10847,-16087l1193102,709947r-19700,-3977xem2973424,705970r-1122791,l1830933,709947r-16088,10846l1803999,736880r-3977,19700l1800022,1226823r3977,19700l1814845,1262610r16088,10847l1850633,1277434r1122791,l2993124,1273457r16087,-10847l3020058,1246523r3977,-19700l3024035,756580r-3977,-19700l3009211,720793r-16087,-10846l2973424,705970xe" filled="f" strokeweight=".14056mm">
                  <v:path arrowok="t"/>
                </v:shape>
                <v:shape id="Graphic 76" o:spid="_x0000_s1076" style="position:absolute;left:14944;top:22148;width:18408;height:3994;visibility:visible;mso-wrap-style:square;v-text-anchor:top" coordsize="1840864,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" path="m1789678,l50610,,30910,3977,14823,14823,3977,30910,,50610,,348776r3977,19700l14823,384563r16087,10847l50610,399387r1739068,l1809378,395410r16087,-10847l1836311,368476r3978,-19700l1840289,50610r-3978,-19700l1825465,14823,1809378,3977,1789678,xe" filled="f" strokeweight=".14056mm">
                  <v:stroke dashstyle="dash"/>
                  <v:path arrowok="t"/>
                </v:shape>
                <v:shape id="Graphic 77" o:spid="_x0000_s1077" style="position:absolute;left:6145;top:3650;width:13;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" path="m,l,289358e" filled="f" strokeweight=".28117mm">
                  <v:path arrowok="t"/>
                </v:shape>
                <v:shape id="Graphic 78" o:spid="_x0000_s1078" style="position:absolute;left:5921;top:6373;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" path="m44764,l22382,19602,,,22382,59242,44764,xe" fillcolor="black" stroked="f">
                  <v:path arrowok="t"/>
                </v:shape>
                <v:shape id="Graphic 79" o:spid="_x0000_s1079" style="position:absolute;left:5921;top:6373;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" path="m22382,59242l44764,,22382,19602,,,22382,59242xe" filled="f" strokeweight=".28117mm">
                  <v:path arrowok="t"/>
                </v:shape>
                <v:shape id="Graphic 80" o:spid="_x0000_s1080" style="position:absolute;left:24145;top:3650;width:13;height:2788;visibility:visible;mso-wrap-style:square;v-text-anchor:top" coordsize="127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" path="m,l,278667e" filled="f" strokeweight=".28117mm">
                  <v:path arrowok="t"/>
                </v:shape>
                <v:shape id="Graphic 81" o:spid="_x0000_s1081" style="position:absolute;left:23921;top:626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" path="m44764,l22382,19602,,,22382,59242,44764,xe" fillcolor="black" stroked="f">
                  <v:path arrowok="t"/>
                </v:shape>
                <v:shape id="Graphic 82" o:spid="_x0000_s1082" style="position:absolute;left:23921;top:626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" path="m22382,59242l44764,,22382,19602,,,22382,59242xe" filled="f" strokeweight=".28117mm">
                  <v:path arrowok="t"/>
                </v:shape>
                <v:shape id="Graphic 83" o:spid="_x0000_s1083" style="position:absolute;left:42145;top:3650;width:13;height:2788;visibility:visible;mso-wrap-style:square;v-text-anchor:top" coordsize="127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" path="m,l,278667e" filled="f" strokeweight=".28117mm">
                  <v:path arrowok="t"/>
                </v:shape>
                <v:shape id="Graphic 84" o:spid="_x0000_s1084" style="position:absolute;left:41921;top:626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" path="m44764,l22382,19602,,,22382,59242,44764,xe" fillcolor="black" stroked="f">
                  <v:path arrowok="t"/>
                </v:shape>
                <v:shape id="Graphic 85" o:spid="_x0000_s1085" style="position:absolute;left:41921;top:626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" path="m22382,59242l44764,,22382,19602,,,22382,59242xe" filled="f" strokeweight=".28117mm">
                  <v:path arrowok="t"/>
                </v:shape>
                <v:shape id="Graphic 86" o:spid="_x0000_s1086" style="position:absolute;left:6145;top:10940;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" path="m,l,255628e" filled="f" strokeweight=".28117mm">
                  <v:path arrowok="t"/>
                </v:shape>
                <v:shape id="Graphic 87" o:spid="_x0000_s1087" style="position:absolute;left:5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" path="m44764,l22382,19602,,,22382,59242,44764,xe" fillcolor="black" stroked="f">
                  <v:path arrowok="t"/>
                </v:shape>
                <v:shape id="Graphic 88" o:spid="_x0000_s1088" style="position:absolute;left:5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" path="m22382,59242l44764,,22382,19602,,,22382,59242xe" filled="f" strokeweight=".28117mm">
                  <v:path arrowok="t"/>
                </v:shape>
                <v:shape id="Graphic 89" o:spid="_x0000_s1089" style="position:absolute;left:24145;top:11047;width:13;height:2451;visibility:visible;mso-wrap-style:square;v-text-anchor:top" coordsize="127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" path="m,l,244937e" filled="f" strokeweight=".28117mm">
                  <v:path arrowok="t"/>
                </v:shape>
                <v:shape id="Graphic 90" o:spid="_x0000_s1090" style="position:absolute;left:23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" path="m44764,l22382,19602,,,22382,59242,44764,xe" fillcolor="black" stroked="f">
                  <v:path arrowok="t"/>
                </v:shape>
                <v:shape id="Graphic 91" o:spid="_x0000_s1091" style="position:absolute;left:23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" path="m22382,59242l44764,,22382,19602,,,22382,59242xe" filled="f" strokeweight=".28117mm">
                  <v:path arrowok="t"/>
                </v:shape>
                <v:shape id="Graphic 92" o:spid="_x0000_s1092" style="position:absolute;left:42145;top:11047;width:13;height:2451;visibility:visible;mso-wrap-style:square;v-text-anchor:top" coordsize="127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" path="m,l,244937e" filled="f" strokeweight=".28117mm">
                  <v:path arrowok="t"/>
                </v:shape>
                <v:shape id="Graphic 93" o:spid="_x0000_s1093" style="position:absolute;left:41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" path="m44764,l22382,19602,,,22382,59242,44764,xe" fillcolor="black" stroked="f">
                  <v:path arrowok="t"/>
                </v:shape>
                <v:shape id="Graphic 94" o:spid="_x0000_s1094" style="position:absolute;left:41921;top:1332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" path="m22382,59242l44764,,22382,19602,,,22382,59242xe" filled="f" strokeweight=".28117mm">
                  <v:path arrowok="t"/>
                </v:shape>
                <v:shape id="Graphic 95" o:spid="_x0000_s1095" style="position:absolute;left:24145;top:19828;width:13;height:1733;visibility:visible;mso-wrap-style:square;v-text-anchor:top" coordsize="12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" path="m,l,172937e" filled="f" strokeweight=".28117mm">
                  <v:stroke dashstyle="dash"/>
                  <v:path arrowok="t"/>
                </v:shape>
                <v:shape id="Graphic 96" o:spid="_x0000_s1096" style="position:absolute;left:23921;top:2138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" path="m44764,l22382,19602,,,22382,59242,44764,xe" fillcolor="black" stroked="f">
                  <v:path arrowok="t"/>
                </v:shape>
                <v:shape id="Graphic 97" o:spid="_x0000_s1097" style="position:absolute;left:23921;top:21386;width:451;height:597;visibility:visible;mso-wrap-style:square;v-text-anchor:top" coordsize="450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" path="m22382,59242l44764,,22382,19602,,,22382,59242xe" filled="f" strokeweight=".28117mm">
                  <v:path arrowok="t"/>
                </v:shape>
                <v:shape id="Textbox 98" o:spid="_x0000_s1098" type="#_x0000_t202" style="position:absolute;left:5245;top:25;width:37801;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" filled="f" strokeweight=".14056mm">
                  <v:textbox inset="0,0,0,0">
                    <w:txbxContent>
                      <w:p w14:paraId="00DC2818" w14:textId="77777777" w:rsidR="00350CFB" w:rsidRDefault="00283FFF">
                        <w:pPr>
                          <w:spacing w:before="126"/>
                          <w:ind w:left="1045"/>
                        </w:pPr>
                        <w:bookmarkStart w:id="139" w:name="_bookmark36"/>
                        <w:bookmarkEnd w:id="139"/>
                        <w:r>
                          <w:t>Primary</w:t>
                        </w:r>
                        <w:r>
                          <w:rPr>
                            <w:spacing w:val="-9"/>
                          </w:rPr>
                          <w:t xml:space="preserve"> </w:t>
                        </w:r>
                        <w:r>
                          <w:t>comparison:</w:t>
                        </w:r>
                        <w:r>
                          <w:rPr>
                            <w:spacing w:val="7"/>
                          </w:rPr>
                          <w:t xml:space="preserve"> </w:t>
                        </w:r>
                        <w:r>
                          <w:t>EndorseRank</w:t>
                        </w:r>
                        <w:r>
                          <w:rPr>
                            <w:spacing w:val="-9"/>
                          </w:rPr>
                          <w:t xml:space="preserve"> </w:t>
                        </w:r>
                        <w:r>
                          <w:t>vs</w:t>
                        </w:r>
                        <w:r>
                          <w:rPr>
                            <w:spacing w:val="-8"/>
                          </w:rPr>
                          <w:t xml:space="preserve"> </w:t>
                        </w:r>
                        <w:r>
                          <w:rPr>
                            <w:spacing w:val="-5"/>
                          </w:rPr>
                          <w:t>AWP</w:t>
                        </w:r>
                      </w:p>
                    </w:txbxContent>
                  </v:textbox>
                </v:shape>
                <v:shape id="Textbox 99" o:spid="_x0000_s1099" type="#_x0000_t202" style="position:absolute;left:18050;top:7176;width:12192;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0DC2819" w14:textId="77777777" w:rsidR="00350CFB" w:rsidRDefault="00283FFF">
                        <w:pPr>
                          <w:spacing w:before="2" w:line="256" w:lineRule="auto"/>
                          <w:ind w:left="493" w:hanging="248"/>
                        </w:pPr>
                        <w:r>
                          <w:rPr>
                            <w:spacing w:val="-2"/>
                          </w:rPr>
                          <w:t>Construct Checks</w:t>
                        </w:r>
                      </w:p>
                    </w:txbxContent>
                  </v:textbox>
                </v:shape>
                <v:shape id="Textbox 100" o:spid="_x0000_s1100" type="#_x0000_t202" style="position:absolute;left:36051;top:7176;width:12192;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0DC281A" w14:textId="77777777" w:rsidR="00350CFB" w:rsidRDefault="00283FFF">
                        <w:pPr>
                          <w:spacing w:before="2" w:line="256" w:lineRule="auto"/>
                          <w:ind w:left="507" w:hanging="197"/>
                        </w:pPr>
                        <w:r>
                          <w:rPr>
                            <w:spacing w:val="-2"/>
                          </w:rPr>
                          <w:t>Computational Efficiency</w:t>
                        </w:r>
                      </w:p>
                    </w:txbxContent>
                  </v:textbox>
                </v:shape>
                <v:shape id="Textbox 101" o:spid="_x0000_s1101" type="#_x0000_t202" style="position:absolute;left:36025;top:14088;width:1224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" filled="f" strokeweight=".14056mm">
                  <v:textbox inset="0,0,0,0">
                    <w:txbxContent>
                      <w:p w14:paraId="00DC281B" w14:textId="77777777" w:rsidR="00350CFB" w:rsidRDefault="00283FFF">
                        <w:pPr>
                          <w:spacing w:before="22"/>
                          <w:ind w:left="2" w:right="2"/>
                          <w:jc w:val="center"/>
                        </w:pPr>
                        <w:r>
                          <w:t>H3</w:t>
                        </w:r>
                        <w:r>
                          <w:rPr>
                            <w:spacing w:val="-3"/>
                          </w:rPr>
                          <w:t xml:space="preserve"> </w:t>
                        </w:r>
                        <w:r>
                          <w:t>/</w:t>
                        </w:r>
                        <w:r>
                          <w:rPr>
                            <w:spacing w:val="-3"/>
                          </w:rPr>
                          <w:t xml:space="preserve"> </w:t>
                        </w:r>
                        <w:r>
                          <w:rPr>
                            <w:spacing w:val="-5"/>
                          </w:rPr>
                          <w:t>RQ3</w:t>
                        </w:r>
                      </w:p>
                      <w:p w14:paraId="00DC281C" w14:textId="77777777" w:rsidR="00350CFB" w:rsidRDefault="00283FFF">
                        <w:pPr>
                          <w:spacing w:before="18" w:line="256" w:lineRule="auto"/>
                          <w:ind w:left="2"/>
                          <w:jc w:val="center"/>
                        </w:pPr>
                        <w:r>
                          <w:rPr>
                            <w:spacing w:val="-2"/>
                          </w:rPr>
                          <w:t>EndorseRank efficiency</w:t>
                        </w:r>
                      </w:p>
                    </w:txbxContent>
                  </v:textbox>
                </v:shape>
                <v:shape id="Textbox 102" o:spid="_x0000_s1102" type="#_x0000_t202" style="position:absolute;left:50;top:14236;width:12192;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0DC281D" w14:textId="77777777" w:rsidR="00350CFB" w:rsidRDefault="00283FFF">
                        <w:pPr>
                          <w:spacing w:before="2"/>
                          <w:ind w:left="1" w:right="1"/>
                          <w:jc w:val="center"/>
                        </w:pPr>
                        <w:r>
                          <w:t>H1</w:t>
                        </w:r>
                        <w:r>
                          <w:rPr>
                            <w:spacing w:val="-3"/>
                          </w:rPr>
                          <w:t xml:space="preserve"> </w:t>
                        </w:r>
                        <w:r>
                          <w:t>/</w:t>
                        </w:r>
                        <w:r>
                          <w:rPr>
                            <w:spacing w:val="-3"/>
                          </w:rPr>
                          <w:t xml:space="preserve"> </w:t>
                        </w:r>
                        <w:r>
                          <w:rPr>
                            <w:spacing w:val="-5"/>
                          </w:rPr>
                          <w:t>RQ1</w:t>
                        </w:r>
                      </w:p>
                      <w:p w14:paraId="00DC281E" w14:textId="77777777" w:rsidR="00350CFB" w:rsidRDefault="00283FFF">
                        <w:pPr>
                          <w:spacing w:before="18" w:line="256" w:lineRule="auto"/>
                          <w:ind w:left="1"/>
                          <w:jc w:val="center"/>
                        </w:pPr>
                        <w:r>
                          <w:rPr>
                            <w:spacing w:val="-4"/>
                          </w:rPr>
                          <w:t xml:space="preserve">EndorseRank–AWP </w:t>
                        </w:r>
                        <w:r>
                          <w:rPr>
                            <w:spacing w:val="-2"/>
                          </w:rPr>
                          <w:t>divergence</w:t>
                        </w:r>
                      </w:p>
                    </w:txbxContent>
                  </v:textbox>
                </v:shape>
                <v:shape id="Textbox 103" o:spid="_x0000_s1103" type="#_x0000_t202" style="position:absolute;top:3650;width:12293;height:16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0DC281F" w14:textId="77777777" w:rsidR="00350CFB" w:rsidRDefault="00350CFB"/>
                      <w:p w14:paraId="00DC2820" w14:textId="77777777" w:rsidR="00350CFB" w:rsidRDefault="00350CFB">
                        <w:pPr>
                          <w:spacing w:before="73"/>
                        </w:pPr>
                      </w:p>
                      <w:p w14:paraId="00DC2821" w14:textId="77777777" w:rsidR="00350CFB" w:rsidRDefault="00283FFF">
                        <w:pPr>
                          <w:spacing w:line="256" w:lineRule="auto"/>
                          <w:ind w:left="567" w:right="482" w:hanging="79"/>
                        </w:pPr>
                        <w:r>
                          <w:rPr>
                            <w:spacing w:val="-2"/>
                          </w:rPr>
                          <w:t>Reputation Structure</w:t>
                        </w:r>
                      </w:p>
                    </w:txbxContent>
                  </v:textbox>
                </v:shape>
                <v:shape id="Textbox 104" o:spid="_x0000_s1104" type="#_x0000_t202" style="position:absolute;left:20105;top:14321;width:8211;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00DC2822" w14:textId="77777777" w:rsidR="00350CFB" w:rsidRDefault="00283FFF">
                        <w:pPr>
                          <w:spacing w:line="242" w:lineRule="exact"/>
                          <w:ind w:right="18"/>
                          <w:jc w:val="center"/>
                        </w:pPr>
                        <w:r>
                          <w:t>H2</w:t>
                        </w:r>
                        <w:r>
                          <w:rPr>
                            <w:spacing w:val="-3"/>
                          </w:rPr>
                          <w:t xml:space="preserve"> </w:t>
                        </w:r>
                        <w:r>
                          <w:t>/</w:t>
                        </w:r>
                        <w:r>
                          <w:rPr>
                            <w:spacing w:val="-3"/>
                          </w:rPr>
                          <w:t xml:space="preserve"> </w:t>
                        </w:r>
                        <w:r>
                          <w:rPr>
                            <w:spacing w:val="-5"/>
                          </w:rPr>
                          <w:t>RQ2</w:t>
                        </w:r>
                      </w:p>
                      <w:p w14:paraId="00DC2823" w14:textId="77777777" w:rsidR="00350CFB" w:rsidRDefault="00283FFF">
                        <w:pPr>
                          <w:spacing w:line="256" w:lineRule="auto"/>
                          <w:ind w:right="18"/>
                          <w:jc w:val="center"/>
                        </w:pPr>
                        <w:r>
                          <w:rPr>
                            <w:spacing w:val="-2"/>
                          </w:rPr>
                          <w:t>Allowance vs transfer</w:t>
                        </w:r>
                      </w:p>
                    </w:txbxContent>
                  </v:textbox>
                </v:shape>
                <v:shape id="Textbox 105" o:spid="_x0000_s1105" type="#_x0000_t202" style="position:absolute;left:15450;top:22382;width:17526;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0DC2824" w14:textId="77777777" w:rsidR="00350CFB" w:rsidRDefault="00283FFF">
                        <w:pPr>
                          <w:spacing w:line="256" w:lineRule="auto"/>
                          <w:ind w:right="18" w:firstLine="333"/>
                        </w:pPr>
                        <w:r>
                          <w:t>RQ4: temporal holdout of future new approvals</w:t>
                        </w:r>
                      </w:p>
                    </w:txbxContent>
                  </v:textbox>
                </v:shape>
                <w10:anchorlock/>
              </v:group>
            </w:pict>
          </mc:Fallback>
        </mc:AlternateContent>
      </w:r>
    </w:p>
    <w:p w14:paraId="00DC1DB3" w14:textId="77777777" w:rsidR="00350CFB" w:rsidRDefault="00283FFF">
      <w:pPr>
        <w:pStyle w:val="a3"/>
        <w:spacing w:before="151" w:line="252" w:lineRule="auto"/>
        <w:ind w:left="282" w:right="543"/>
        <w:jc w:val="both"/>
      </w:pPr>
      <w:commentRangeStart w:id="140"/>
      <w:r>
        <w:t>Figure 2.3: Conceptual model: primary EndorseRank vs. AWP comparison mapped to reputation structure (H1/RQ1), construct checks (H2/RQ2), computational efficiency (H3/RQ3), and the temporal holdout of future new approvals (RQ4).</w:t>
      </w:r>
      <w:commentRangeEnd w:id="140"/>
      <w:r>
        <w:rPr>
          <w:rStyle w:val="a5"/>
          <w:sz w:val="24"/>
          <w:szCs w:val="24"/>
        </w:rPr>
        <w:commentReference w:id="140"/>
      </w:r>
    </w:p>
    <w:p w14:paraId="00DC1DB4" w14:textId="77777777" w:rsidR="00350CFB" w:rsidRDefault="00350CFB">
      <w:pPr>
        <w:pStyle w:val="a3"/>
      </w:pPr>
    </w:p>
    <w:p w14:paraId="00DC1DB5" w14:textId="77777777" w:rsidR="00350CFB" w:rsidRDefault="00350CFB">
      <w:pPr>
        <w:pStyle w:val="a3"/>
      </w:pPr>
    </w:p>
    <w:p w14:paraId="00DC1DB6" w14:textId="77777777" w:rsidR="00350CFB" w:rsidRDefault="00283FFF">
      <w:pPr>
        <w:pStyle w:val="2"/>
        <w:numPr>
          <w:ilvl w:val="1"/>
          <w:numId w:val="26"/>
        </w:numPr>
        <w:tabs>
          <w:tab w:val="left" w:pos="927"/>
        </w:tabs>
        <w:spacing w:before="1"/>
        <w:ind w:left="927" w:hanging="645"/>
      </w:pPr>
      <w:r>
        <w:t>Reader’s</w:t>
      </w:r>
      <w:r>
        <w:rPr>
          <w:spacing w:val="12"/>
        </w:rPr>
        <w:t xml:space="preserve"> </w:t>
      </w:r>
      <w:r>
        <w:t>guide</w:t>
      </w:r>
      <w:r>
        <w:rPr>
          <w:spacing w:val="12"/>
        </w:rPr>
        <w:t xml:space="preserve"> </w:t>
      </w:r>
      <w:r>
        <w:t>to</w:t>
      </w:r>
      <w:r>
        <w:rPr>
          <w:spacing w:val="12"/>
        </w:rPr>
        <w:t xml:space="preserve"> </w:t>
      </w:r>
      <w:r>
        <w:rPr>
          <w:spacing w:val="-2"/>
        </w:rPr>
        <w:t>terminology</w:t>
      </w:r>
    </w:p>
    <w:p w14:paraId="00DC1DB7" w14:textId="77777777" w:rsidR="00350CFB" w:rsidRDefault="00350CFB">
      <w:pPr>
        <w:pStyle w:val="a3"/>
        <w:spacing w:before="23"/>
        <w:rPr>
          <w:b/>
          <w:sz w:val="28"/>
        </w:rPr>
      </w:pPr>
    </w:p>
    <w:p w14:paraId="00DC1DB8" w14:textId="77777777" w:rsidR="00350CFB" w:rsidRDefault="00283FFF">
      <w:pPr>
        <w:pStyle w:val="a3"/>
        <w:spacing w:before="1" w:line="396" w:lineRule="auto"/>
        <w:ind w:left="282" w:right="521" w:hanging="8"/>
      </w:pPr>
      <w:commentRangeStart w:id="141"/>
      <w:r>
        <w:t>The definitions in Chapter 1 establish formal constructs; the following guide clarifies how to interpret results and avoid common misreadings:</w:t>
      </w:r>
    </w:p>
    <w:p w14:paraId="00DC1DB9" w14:textId="77777777" w:rsidR="00350CFB" w:rsidRDefault="00283FFF">
      <w:pPr>
        <w:pStyle w:val="a4"/>
        <w:numPr>
          <w:ilvl w:val="0"/>
          <w:numId w:val="21"/>
        </w:numPr>
        <w:tabs>
          <w:tab w:val="left" w:pos="806"/>
          <w:tab w:val="left" w:pos="808"/>
        </w:tabs>
        <w:spacing w:before="121" w:line="396" w:lineRule="auto"/>
        <w:ind w:right="524"/>
        <w:rPr>
          <w:sz w:val="24"/>
        </w:rPr>
      </w:pPr>
      <w:r>
        <w:rPr>
          <w:sz w:val="24"/>
        </w:rPr>
        <w:t>Primary methods: EndorseRank (allowance graph) and AWP (transfer graph). Both are social PageRank methods on wallet-to-wallet edges; intended as deployable reputation signals.</w:t>
      </w:r>
    </w:p>
    <w:p w14:paraId="00DC1DBA" w14:textId="77777777" w:rsidR="00350CFB" w:rsidRDefault="00283FFF">
      <w:pPr>
        <w:pStyle w:val="a4"/>
        <w:numPr>
          <w:ilvl w:val="0"/>
          <w:numId w:val="21"/>
        </w:numPr>
        <w:tabs>
          <w:tab w:val="left" w:pos="806"/>
          <w:tab w:val="left" w:pos="808"/>
        </w:tabs>
        <w:spacing w:before="39" w:line="396" w:lineRule="auto"/>
        <w:ind w:right="544"/>
        <w:rPr>
          <w:sz w:val="24"/>
        </w:rPr>
      </w:pPr>
      <w:r>
        <w:rPr>
          <w:sz w:val="24"/>
        </w:rPr>
        <w:t xml:space="preserve">Primary graph construct: The graph a method is </w:t>
      </w:r>
      <w:r>
        <w:rPr>
          <w:i/>
          <w:iCs/>
          <w:sz w:val="24"/>
        </w:rPr>
        <w:t>designed</w:t>
      </w:r>
      <w:r>
        <w:rPr>
          <w:sz w:val="24"/>
        </w:rPr>
        <w:t xml:space="preserve"> to rank (e.g., G_approve for EndorseRank). Distinct from checks applied after scoring.</w:t>
      </w:r>
    </w:p>
    <w:p w14:paraId="00DC1DBB" w14:textId="77777777" w:rsidR="00350CFB" w:rsidRDefault="00283FFF">
      <w:pPr>
        <w:pStyle w:val="a4"/>
        <w:numPr>
          <w:ilvl w:val="0"/>
          <w:numId w:val="21"/>
        </w:numPr>
        <w:tabs>
          <w:tab w:val="left" w:pos="806"/>
          <w:tab w:val="left" w:pos="808"/>
        </w:tabs>
        <w:spacing w:before="38" w:line="396" w:lineRule="auto"/>
        <w:ind w:right="524"/>
        <w:rPr>
          <w:sz w:val="24"/>
        </w:rPr>
      </w:pPr>
      <w:r>
        <w:rPr>
          <w:sz w:val="24"/>
        </w:rPr>
        <w:t xml:space="preserve">Contemporaneous check: Local transfer or allowance statistics computed in the same window as the score </w:t>
      </w:r>
      <w:r>
        <w:rPr>
          <w:sz w:val="24"/>
          <w:vertAlign w:val="superscript"/>
        </w:rPr>
        <w:t>[22]</w:t>
      </w:r>
      <w:r>
        <w:rPr>
          <w:sz w:val="24"/>
        </w:rPr>
        <w:t>.</w:t>
      </w:r>
    </w:p>
    <w:p w14:paraId="00DC1DBC" w14:textId="77777777" w:rsidR="00350CFB" w:rsidRDefault="00283FFF">
      <w:pPr>
        <w:pStyle w:val="a4"/>
        <w:numPr>
          <w:ilvl w:val="0"/>
          <w:numId w:val="21"/>
        </w:numPr>
        <w:tabs>
          <w:tab w:val="left" w:pos="797"/>
          <w:tab w:val="left" w:pos="808"/>
        </w:tabs>
        <w:spacing w:before="39" w:line="396" w:lineRule="auto"/>
        <w:ind w:right="564"/>
        <w:rPr>
          <w:sz w:val="24"/>
        </w:rPr>
      </w:pPr>
      <w:r>
        <w:rPr>
          <w:sz w:val="24"/>
        </w:rPr>
        <w:t>Temporal holdout: Scores frozen at t1; labels from t2 new owner–spender approvals on inbound spenders.</w:t>
      </w:r>
    </w:p>
    <w:p w14:paraId="00DC1DBD" w14:textId="77777777" w:rsidR="00350CFB" w:rsidRDefault="00283FFF">
      <w:pPr>
        <w:pStyle w:val="a4"/>
        <w:numPr>
          <w:ilvl w:val="0"/>
          <w:numId w:val="21"/>
        </w:numPr>
        <w:tabs>
          <w:tab w:val="left" w:pos="806"/>
          <w:tab w:val="left" w:pos="808"/>
        </w:tabs>
        <w:spacing w:before="39" w:line="396" w:lineRule="auto"/>
        <w:ind w:right="563"/>
        <w:rPr>
          <w:sz w:val="24"/>
        </w:rPr>
      </w:pPr>
      <w:r>
        <w:rPr>
          <w:sz w:val="24"/>
        </w:rPr>
        <w:t>Matched wallet cohort: The primary same-window sample of n = 5,521 wallets with non-zero endorsement- and transfer-graph connectivity.</w:t>
      </w:r>
    </w:p>
    <w:p w14:paraId="00DC1DBE" w14:textId="77777777" w:rsidR="00350CFB" w:rsidRDefault="00350CFB">
      <w:pPr>
        <w:pStyle w:val="a4"/>
        <w:spacing w:line="396" w:lineRule="auto"/>
        <w:rPr>
          <w:sz w:val="24"/>
        </w:rPr>
        <w:sectPr w:rsidR="00350CFB">
          <w:pgSz w:w="11910" w:h="16840"/>
          <w:pgMar w:top="1900" w:right="708" w:bottom="2300" w:left="992" w:header="0" w:footer="2115" w:gutter="0"/>
          <w:cols w:space="720"/>
        </w:sectPr>
      </w:pPr>
    </w:p>
    <w:p w14:paraId="00DC1DBF" w14:textId="77777777" w:rsidR="00350CFB" w:rsidRDefault="00283FFF">
      <w:pPr>
        <w:pStyle w:val="a4"/>
        <w:numPr>
          <w:ilvl w:val="0"/>
          <w:numId w:val="21"/>
        </w:numPr>
        <w:tabs>
          <w:tab w:val="left" w:pos="798"/>
        </w:tabs>
        <w:spacing w:line="410" w:lineRule="exact"/>
        <w:ind w:left="798" w:hanging="205"/>
        <w:rPr>
          <w:sz w:val="24"/>
        </w:rPr>
      </w:pPr>
      <w:r>
        <w:rPr>
          <w:sz w:val="24"/>
        </w:rPr>
        <w:t>Spender holdout cohort: n = 1,335 t1 inbound allowance recipients used for RQ4.</w:t>
      </w:r>
    </w:p>
    <w:p w14:paraId="00DC1DC0" w14:textId="77777777" w:rsidR="00350CFB" w:rsidRDefault="00283FFF">
      <w:pPr>
        <w:pStyle w:val="a4"/>
        <w:numPr>
          <w:ilvl w:val="0"/>
          <w:numId w:val="23"/>
        </w:numPr>
        <w:tabs>
          <w:tab w:val="left" w:pos="806"/>
          <w:tab w:val="left" w:pos="808"/>
        </w:tabs>
        <w:spacing w:before="62" w:line="388" w:lineRule="auto"/>
        <w:ind w:right="524"/>
        <w:jc w:val="both"/>
        <w:rPr>
          <w:sz w:val="24"/>
        </w:rPr>
      </w:pPr>
      <w:r>
        <w:rPr>
          <w:rFonts w:ascii="Arial Unicode MS" w:hAnsi="Arial Unicode MS"/>
        </w:rPr>
        <w:t>Expanded wallet pool: A larger address set (N = 99,080) used for the node-count sensitivity of runtime beyond the matched cohort.</w:t>
      </w:r>
      <w:commentRangeEnd w:id="141"/>
      <w:r>
        <w:rPr>
          <w:rStyle w:val="a5"/>
          <w:sz w:val="24"/>
          <w:szCs w:val="22"/>
        </w:rPr>
        <w:commentReference w:id="141"/>
      </w:r>
    </w:p>
    <w:p w14:paraId="00DC1DC3" w14:textId="77777777" w:rsidR="00350CFB" w:rsidRDefault="00350CFB">
      <w:pPr>
        <w:pStyle w:val="a3"/>
        <w:spacing w:before="160"/>
      </w:pPr>
    </w:p>
    <w:p w14:paraId="00DC1DC4" w14:textId="77777777" w:rsidR="00350CFB" w:rsidRDefault="00283FFF">
      <w:pPr>
        <w:pStyle w:val="2"/>
        <w:numPr>
          <w:ilvl w:val="1"/>
          <w:numId w:val="26"/>
        </w:numPr>
        <w:tabs>
          <w:tab w:val="left" w:pos="927"/>
        </w:tabs>
        <w:spacing w:before="1"/>
        <w:ind w:left="927" w:hanging="645"/>
      </w:pPr>
      <w:bookmarkStart w:id="142" w:name="Domain_alignment_metrics"/>
      <w:bookmarkStart w:id="143" w:name="_bookmark37"/>
      <w:bookmarkEnd w:id="142"/>
      <w:bookmarkEnd w:id="143"/>
      <w:r>
        <w:t>Domain</w:t>
      </w:r>
      <w:r>
        <w:rPr>
          <w:spacing w:val="19"/>
        </w:rPr>
        <w:t xml:space="preserve"> </w:t>
      </w:r>
      <w:r>
        <w:t>alignment</w:t>
      </w:r>
      <w:r>
        <w:rPr>
          <w:spacing w:val="20"/>
        </w:rPr>
        <w:t xml:space="preserve"> </w:t>
      </w:r>
      <w:r>
        <w:rPr>
          <w:spacing w:val="-2"/>
        </w:rPr>
        <w:t>metrics</w:t>
      </w:r>
    </w:p>
    <w:p w14:paraId="00DC1DC5" w14:textId="77777777" w:rsidR="00350CFB" w:rsidRDefault="00350CFB">
      <w:pPr>
        <w:pStyle w:val="a3"/>
        <w:spacing w:before="23"/>
        <w:rPr>
          <w:b/>
          <w:sz w:val="28"/>
        </w:rPr>
      </w:pPr>
    </w:p>
    <w:p w14:paraId="00DC1DC6" w14:textId="77777777" w:rsidR="00350CFB" w:rsidRDefault="00283FFF">
      <w:pPr>
        <w:pStyle w:val="a3"/>
        <w:spacing w:before="1" w:line="396" w:lineRule="auto"/>
        <w:ind w:left="282" w:right="564"/>
        <w:jc w:val="both"/>
      </w:pPr>
      <w:commentRangeStart w:id="144"/>
      <w:r>
        <w:t>Following the AWP validation protocol</w:t>
      </w:r>
      <w:r>
        <w:rPr>
          <w:vertAlign w:val="superscript"/>
        </w:rPr>
        <w:t>[3]</w:t>
      </w:r>
      <w:r>
        <w:t xml:space="preserve"> and Cronbach and Meehl</w:t>
      </w:r>
      <w:r>
        <w:rPr>
          <w:vertAlign w:val="superscript"/>
        </w:rPr>
        <w:t>[22]</w:t>
      </w:r>
      <w:r>
        <w:t>, construct alignment for rank-based scores uses Spearman’s ρ and Kendall’s τ between reputation scores and check rankings. This research reports contemporaneous transfer and allowance checks and a temporal holdout of future new approvals; see Chapter 3 for operational definitions.</w:t>
      </w:r>
    </w:p>
    <w:p w14:paraId="00DC1DC7" w14:textId="77777777" w:rsidR="00350CFB" w:rsidRDefault="00283FFF">
      <w:pPr>
        <w:pStyle w:val="a3"/>
        <w:spacing w:before="19" w:line="396" w:lineRule="auto"/>
        <w:ind w:left="282" w:right="523" w:hanging="8"/>
        <w:jc w:val="both"/>
      </w:pPr>
      <w:bookmarkStart w:id="145" w:name="Worked_example:_PageRank_on_a_four-node_"/>
      <w:bookmarkStart w:id="146" w:name="_bookmark38"/>
      <w:r>
        <w:t>The literature reviewed here supports three design choices: (i) PageRank as an interpretable propagation backbone; (ii) allowances as endorsement edges distinct from transfers; and (iii) rank correlation plus a time split as the check design. These choices motivate the remaining sections of this chapter and, later, the operational pipeline in Chapter 3.</w:t>
      </w:r>
      <w:bookmarkEnd w:id="145"/>
      <w:bookmarkEnd w:id="146"/>
      <w:commentRangeEnd w:id="144"/>
      <w:r>
        <w:rPr>
          <w:rStyle w:val="a5"/>
          <w:sz w:val="24"/>
          <w:szCs w:val="24"/>
        </w:rPr>
        <w:commentReference w:id="144"/>
      </w:r>
    </w:p>
    <w:p w14:paraId="00DC1DC8" w14:textId="77777777" w:rsidR="00350CFB" w:rsidRDefault="00350CFB">
      <w:pPr>
        <w:pStyle w:val="a3"/>
        <w:spacing w:before="162"/>
      </w:pPr>
    </w:p>
    <w:p w14:paraId="00DC1DC9" w14:textId="77777777" w:rsidR="00350CFB" w:rsidRDefault="00283FFF">
      <w:pPr>
        <w:pStyle w:val="2"/>
        <w:numPr>
          <w:ilvl w:val="1"/>
          <w:numId w:val="26"/>
        </w:numPr>
        <w:tabs>
          <w:tab w:val="left" w:pos="927"/>
        </w:tabs>
        <w:spacing w:before="1"/>
        <w:ind w:left="927" w:hanging="645"/>
      </w:pPr>
      <w:r>
        <w:t>Worked</w:t>
      </w:r>
      <w:r>
        <w:rPr>
          <w:spacing w:val="13"/>
        </w:rPr>
        <w:t xml:space="preserve"> </w:t>
      </w:r>
      <w:r>
        <w:t>example:</w:t>
      </w:r>
      <w:r>
        <w:rPr>
          <w:spacing w:val="41"/>
        </w:rPr>
        <w:t xml:space="preserve"> </w:t>
      </w:r>
      <w:r>
        <w:t>PageRank</w:t>
      </w:r>
      <w:r>
        <w:rPr>
          <w:spacing w:val="13"/>
        </w:rPr>
        <w:t xml:space="preserve"> </w:t>
      </w:r>
      <w:r>
        <w:t>on</w:t>
      </w:r>
      <w:r>
        <w:rPr>
          <w:spacing w:val="14"/>
        </w:rPr>
        <w:t xml:space="preserve"> </w:t>
      </w:r>
      <w:r>
        <w:t>a</w:t>
      </w:r>
      <w:r>
        <w:rPr>
          <w:spacing w:val="13"/>
        </w:rPr>
        <w:t xml:space="preserve"> </w:t>
      </w:r>
      <w:r>
        <w:t>four-node</w:t>
      </w:r>
      <w:r>
        <w:rPr>
          <w:spacing w:val="13"/>
        </w:rPr>
        <w:t xml:space="preserve"> </w:t>
      </w:r>
      <w:r>
        <w:t>endorsement</w:t>
      </w:r>
      <w:r>
        <w:rPr>
          <w:spacing w:val="14"/>
        </w:rPr>
        <w:t xml:space="preserve"> </w:t>
      </w:r>
      <w:r>
        <w:rPr>
          <w:spacing w:val="-2"/>
        </w:rPr>
        <w:t>graph</w:t>
      </w:r>
    </w:p>
    <w:p w14:paraId="00DC1DCA" w14:textId="77777777" w:rsidR="00350CFB" w:rsidRDefault="00283FFF">
      <w:pPr>
        <w:pStyle w:val="a3"/>
        <w:spacing w:before="265"/>
        <w:ind w:right="338"/>
        <w:jc w:val="center"/>
      </w:pPr>
      <w:r>
        <w:t>To</w:t>
      </w:r>
      <w:r>
        <w:rPr>
          <w:spacing w:val="7"/>
        </w:rPr>
        <w:t xml:space="preserve"> </w:t>
      </w:r>
      <w:r>
        <w:t>make</w:t>
      </w:r>
      <w:r>
        <w:rPr>
          <w:spacing w:val="7"/>
        </w:rPr>
        <w:t xml:space="preserve"> </w:t>
      </w:r>
      <w:r>
        <w:t>Equation</w:t>
      </w:r>
      <w:r>
        <w:rPr>
          <w:spacing w:val="7"/>
        </w:rPr>
        <w:t xml:space="preserve"> </w:t>
      </w:r>
      <w:r>
        <w:t>(</w:t>
      </w:r>
      <w:hyperlink w:anchor="_bookmark26" w:history="1">
        <w:r>
          <w:t>2.3</w:t>
        </w:r>
      </w:hyperlink>
      <w:r>
        <w:t>)</w:t>
      </w:r>
      <w:r>
        <w:rPr>
          <w:spacing w:val="8"/>
        </w:rPr>
        <w:t xml:space="preserve"> </w:t>
      </w:r>
      <w:r>
        <w:t>concrete,</w:t>
      </w:r>
      <w:r>
        <w:rPr>
          <w:spacing w:val="7"/>
        </w:rPr>
        <w:t xml:space="preserve"> </w:t>
      </w:r>
      <w:r>
        <w:t>consider</w:t>
      </w:r>
      <w:r>
        <w:rPr>
          <w:spacing w:val="7"/>
        </w:rPr>
        <w:t xml:space="preserve"> </w:t>
      </w:r>
      <w:r>
        <w:t>four</w:t>
      </w:r>
      <w:r>
        <w:rPr>
          <w:spacing w:val="7"/>
        </w:rPr>
        <w:t xml:space="preserve"> </w:t>
      </w:r>
      <w:r>
        <w:t>wallets</w:t>
      </w:r>
      <w:r>
        <w:rPr>
          <w:spacing w:val="9"/>
        </w:rPr>
        <w:t xml:space="preserve"> </w:t>
      </w:r>
      <w:r>
        <w:rPr>
          <w:rFonts w:ascii="Arial Unicode MS"/>
        </w:rPr>
        <w:t>{</w:t>
      </w:r>
      <w:r>
        <w:rPr>
          <w:i/>
        </w:rPr>
        <w:t>A,</w:t>
      </w:r>
      <w:r>
        <w:rPr>
          <w:i/>
          <w:spacing w:val="-16"/>
        </w:rPr>
        <w:t xml:space="preserve"> </w:t>
      </w:r>
      <w:r>
        <w:rPr>
          <w:i/>
        </w:rPr>
        <w:t>B,</w:t>
      </w:r>
      <w:r>
        <w:rPr>
          <w:i/>
          <w:spacing w:val="-15"/>
        </w:rPr>
        <w:t xml:space="preserve"> </w:t>
      </w:r>
      <w:r>
        <w:rPr>
          <w:i/>
        </w:rPr>
        <w:t>C,</w:t>
      </w:r>
      <w:r>
        <w:rPr>
          <w:i/>
          <w:spacing w:val="-16"/>
        </w:rPr>
        <w:t xml:space="preserve"> </w:t>
      </w:r>
      <w:r>
        <w:rPr>
          <w:i/>
        </w:rPr>
        <w:t>D</w:t>
      </w:r>
      <w:r>
        <w:rPr>
          <w:rFonts w:ascii="Arial Unicode MS"/>
        </w:rPr>
        <w:t>}</w:t>
      </w:r>
      <w:r>
        <w:rPr>
          <w:rFonts w:ascii="Arial Unicode MS"/>
          <w:spacing w:val="1"/>
        </w:rPr>
        <w:t xml:space="preserve"> </w:t>
      </w:r>
      <w:r>
        <w:t>with</w:t>
      </w:r>
      <w:r>
        <w:rPr>
          <w:spacing w:val="8"/>
        </w:rPr>
        <w:t xml:space="preserve"> </w:t>
      </w:r>
      <w:r>
        <w:t>latest-allowance</w:t>
      </w:r>
      <w:r>
        <w:rPr>
          <w:spacing w:val="7"/>
        </w:rPr>
        <w:t xml:space="preserve"> </w:t>
      </w:r>
      <w:r>
        <w:rPr>
          <w:spacing w:val="-2"/>
        </w:rPr>
        <w:t>edges</w:t>
      </w:r>
    </w:p>
    <w:p w14:paraId="00DC1DCB" w14:textId="77777777" w:rsidR="00350CFB" w:rsidRDefault="00350CFB">
      <w:pPr>
        <w:pStyle w:val="a3"/>
        <w:spacing w:before="140"/>
      </w:pPr>
    </w:p>
    <w:p w14:paraId="00DC1DCC" w14:textId="77777777" w:rsidR="00350CFB" w:rsidRDefault="00283FFF">
      <w:pPr>
        <w:tabs>
          <w:tab w:val="left" w:pos="1439"/>
          <w:tab w:val="left" w:pos="2874"/>
          <w:tab w:val="left" w:pos="4340"/>
        </w:tabs>
        <w:spacing w:before="1"/>
        <w:ind w:left="-1" w:right="282"/>
        <w:jc w:val="center"/>
        <w:rPr>
          <w:i/>
          <w:sz w:val="24"/>
        </w:rPr>
      </w:pPr>
      <w:r>
        <w:rPr>
          <w:i/>
          <w:w w:val="120"/>
          <w:sz w:val="24"/>
        </w:rPr>
        <w:t>A</w:t>
      </w:r>
      <w:r>
        <w:rPr>
          <w:i/>
          <w:spacing w:val="4"/>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i/>
          <w:w w:val="120"/>
          <w:sz w:val="24"/>
        </w:rPr>
        <w:t>B</w:t>
      </w:r>
      <w:r>
        <w:rPr>
          <w:i/>
          <w:spacing w:val="12"/>
          <w:w w:val="120"/>
          <w:sz w:val="24"/>
        </w:rPr>
        <w:t xml:space="preserve"> </w:t>
      </w:r>
      <w:r>
        <w:rPr>
          <w:spacing w:val="-4"/>
          <w:w w:val="120"/>
          <w:sz w:val="24"/>
        </w:rPr>
        <w:t>(2)</w:t>
      </w:r>
      <w:r>
        <w:rPr>
          <w:i/>
          <w:spacing w:val="-4"/>
          <w:w w:val="120"/>
          <w:sz w:val="24"/>
        </w:rPr>
        <w:t>,</w:t>
      </w:r>
      <w:r>
        <w:rPr>
          <w:i/>
          <w:sz w:val="24"/>
        </w:rPr>
        <w:tab/>
      </w:r>
      <w:r>
        <w:rPr>
          <w:i/>
          <w:w w:val="120"/>
          <w:sz w:val="24"/>
        </w:rPr>
        <w:t>A</w:t>
      </w:r>
      <w:r>
        <w:rPr>
          <w:i/>
          <w:spacing w:val="-5"/>
          <w:w w:val="120"/>
          <w:sz w:val="24"/>
        </w:rPr>
        <w:t xml:space="preserve"> </w:t>
      </w:r>
      <w:r>
        <w:rPr>
          <w:rFonts w:ascii="Arial Unicode MS" w:hAnsi="Arial Unicode MS"/>
          <w:w w:val="120"/>
          <w:sz w:val="24"/>
        </w:rPr>
        <w:t>→</w:t>
      </w:r>
      <w:r>
        <w:rPr>
          <w:rFonts w:ascii="Arial Unicode MS" w:hAnsi="Arial Unicode MS"/>
          <w:spacing w:val="-12"/>
          <w:w w:val="120"/>
          <w:sz w:val="24"/>
        </w:rPr>
        <w:t xml:space="preserve"> </w:t>
      </w:r>
      <w:r>
        <w:rPr>
          <w:i/>
          <w:w w:val="120"/>
          <w:sz w:val="24"/>
        </w:rPr>
        <w:t>C</w:t>
      </w:r>
      <w:r>
        <w:rPr>
          <w:i/>
          <w:spacing w:val="7"/>
          <w:w w:val="120"/>
          <w:sz w:val="24"/>
        </w:rPr>
        <w:t xml:space="preserve"> </w:t>
      </w:r>
      <w:r>
        <w:rPr>
          <w:spacing w:val="-4"/>
          <w:w w:val="120"/>
          <w:sz w:val="24"/>
        </w:rPr>
        <w:t>(1)</w:t>
      </w:r>
      <w:r>
        <w:rPr>
          <w:i/>
          <w:spacing w:val="-4"/>
          <w:w w:val="120"/>
          <w:sz w:val="24"/>
        </w:rPr>
        <w:t>,</w:t>
      </w:r>
      <w:r>
        <w:rPr>
          <w:i/>
          <w:sz w:val="24"/>
        </w:rPr>
        <w:tab/>
      </w:r>
      <w:r>
        <w:rPr>
          <w:i/>
          <w:w w:val="120"/>
          <w:sz w:val="24"/>
        </w:rPr>
        <w:t>B</w:t>
      </w:r>
      <w:r>
        <w:rPr>
          <w:i/>
          <w:spacing w:val="14"/>
          <w:w w:val="120"/>
          <w:sz w:val="24"/>
        </w:rPr>
        <w:t xml:space="preserve"> </w:t>
      </w:r>
      <w:r>
        <w:rPr>
          <w:rFonts w:ascii="Arial Unicode MS" w:hAnsi="Arial Unicode MS"/>
          <w:w w:val="120"/>
          <w:sz w:val="24"/>
        </w:rPr>
        <w:t>→</w:t>
      </w:r>
      <w:r>
        <w:rPr>
          <w:rFonts w:ascii="Arial Unicode MS" w:hAnsi="Arial Unicode MS"/>
          <w:spacing w:val="-8"/>
          <w:w w:val="120"/>
          <w:sz w:val="24"/>
        </w:rPr>
        <w:t xml:space="preserve"> </w:t>
      </w:r>
      <w:r>
        <w:rPr>
          <w:i/>
          <w:w w:val="120"/>
          <w:sz w:val="24"/>
        </w:rPr>
        <w:t xml:space="preserve">D </w:t>
      </w:r>
      <w:r>
        <w:rPr>
          <w:spacing w:val="-4"/>
          <w:w w:val="120"/>
          <w:sz w:val="24"/>
        </w:rPr>
        <w:t>(3)</w:t>
      </w:r>
      <w:r>
        <w:rPr>
          <w:i/>
          <w:spacing w:val="-4"/>
          <w:w w:val="120"/>
          <w:sz w:val="24"/>
        </w:rPr>
        <w:t>,</w:t>
      </w:r>
      <w:r>
        <w:rPr>
          <w:i/>
          <w:sz w:val="24"/>
        </w:rPr>
        <w:tab/>
      </w:r>
      <w:r>
        <w:rPr>
          <w:i/>
          <w:w w:val="120"/>
          <w:sz w:val="24"/>
        </w:rPr>
        <w:t>C</w:t>
      </w:r>
      <w:r>
        <w:rPr>
          <w:i/>
          <w:spacing w:val="9"/>
          <w:w w:val="120"/>
          <w:sz w:val="24"/>
        </w:rPr>
        <w:t xml:space="preserve"> </w:t>
      </w:r>
      <w:r>
        <w:rPr>
          <w:rFonts w:ascii="Arial Unicode MS" w:hAnsi="Arial Unicode MS"/>
          <w:w w:val="120"/>
          <w:sz w:val="24"/>
        </w:rPr>
        <w:t>→</w:t>
      </w:r>
      <w:r>
        <w:rPr>
          <w:rFonts w:ascii="Arial Unicode MS" w:hAnsi="Arial Unicode MS"/>
          <w:spacing w:val="-17"/>
          <w:w w:val="120"/>
          <w:sz w:val="24"/>
        </w:rPr>
        <w:t xml:space="preserve"> </w:t>
      </w:r>
      <w:r>
        <w:rPr>
          <w:i/>
          <w:w w:val="120"/>
          <w:sz w:val="24"/>
        </w:rPr>
        <w:t>D</w:t>
      </w:r>
      <w:r>
        <w:rPr>
          <w:i/>
          <w:spacing w:val="-8"/>
          <w:w w:val="120"/>
          <w:sz w:val="24"/>
        </w:rPr>
        <w:t xml:space="preserve"> </w:t>
      </w:r>
      <w:r>
        <w:rPr>
          <w:spacing w:val="-4"/>
          <w:w w:val="120"/>
          <w:sz w:val="24"/>
        </w:rPr>
        <w:t>(1)</w:t>
      </w:r>
      <w:r>
        <w:rPr>
          <w:i/>
          <w:spacing w:val="-4"/>
          <w:w w:val="120"/>
          <w:sz w:val="24"/>
        </w:rPr>
        <w:t>,</w:t>
      </w:r>
    </w:p>
    <w:p w14:paraId="00DC1DCD" w14:textId="77777777" w:rsidR="00350CFB" w:rsidRDefault="00350CFB">
      <w:pPr>
        <w:pStyle w:val="a3"/>
        <w:spacing w:before="220"/>
        <w:rPr>
          <w:i/>
        </w:rPr>
      </w:pPr>
    </w:p>
    <w:p w14:paraId="00DC1DCE" w14:textId="77777777" w:rsidR="00350CFB" w:rsidRDefault="00283FFF">
      <w:pPr>
        <w:pStyle w:val="a3"/>
        <w:spacing w:line="167" w:lineRule="exact"/>
        <w:ind w:left="60" w:right="338"/>
        <w:jc w:val="center"/>
      </w:pPr>
      <w:r>
        <w:rPr>
          <w:w w:val="105"/>
        </w:rPr>
        <w:t>and</w:t>
      </w:r>
      <w:r>
        <w:rPr>
          <w:spacing w:val="-7"/>
          <w:w w:val="105"/>
        </w:rPr>
        <w:t xml:space="preserve"> </w:t>
      </w:r>
      <w:r>
        <w:rPr>
          <w:w w:val="105"/>
        </w:rPr>
        <w:t>damping</w:t>
      </w:r>
      <w:r>
        <w:rPr>
          <w:spacing w:val="-5"/>
          <w:w w:val="105"/>
        </w:rPr>
        <w:t xml:space="preserve"> </w:t>
      </w:r>
      <w:r>
        <w:rPr>
          <w:i/>
          <w:w w:val="105"/>
        </w:rPr>
        <w:t>d</w:t>
      </w:r>
      <w:r>
        <w:rPr>
          <w:i/>
          <w:spacing w:val="6"/>
          <w:w w:val="105"/>
        </w:rPr>
        <w:t xml:space="preserve"> </w:t>
      </w:r>
      <w:r>
        <w:rPr>
          <w:w w:val="105"/>
        </w:rPr>
        <w:t>=</w:t>
      </w:r>
      <w:r>
        <w:rPr>
          <w:spacing w:val="6"/>
          <w:w w:val="105"/>
        </w:rPr>
        <w:t xml:space="preserve"> </w:t>
      </w:r>
      <w:r>
        <w:rPr>
          <w:w w:val="105"/>
        </w:rPr>
        <w:t>0</w:t>
      </w:r>
      <w:r>
        <w:rPr>
          <w:i/>
          <w:w w:val="105"/>
        </w:rPr>
        <w:t>.</w:t>
      </w:r>
      <w:r>
        <w:rPr>
          <w:w w:val="105"/>
        </w:rPr>
        <w:t>85.</w:t>
      </w:r>
      <w:r>
        <w:rPr>
          <w:spacing w:val="23"/>
          <w:w w:val="105"/>
        </w:rPr>
        <w:t xml:space="preserve"> </w:t>
      </w:r>
      <w:r>
        <w:rPr>
          <w:w w:val="105"/>
        </w:rPr>
        <w:t>Out-strengths</w:t>
      </w:r>
      <w:r>
        <w:rPr>
          <w:spacing w:val="-7"/>
          <w:w w:val="105"/>
        </w:rPr>
        <w:t xml:space="preserve"> </w:t>
      </w:r>
      <w:r>
        <w:rPr>
          <w:w w:val="105"/>
        </w:rPr>
        <w:t>are</w:t>
      </w:r>
      <w:r>
        <w:rPr>
          <w:spacing w:val="-5"/>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4"/>
          <w:w w:val="105"/>
        </w:rPr>
        <w:t xml:space="preserve"> </w:t>
      </w:r>
      <w:r>
        <w:rPr>
          <w:i/>
          <w:w w:val="105"/>
        </w:rPr>
        <w:t>d</w:t>
      </w:r>
      <w:r>
        <w:rPr>
          <w:w w:val="105"/>
          <w:vertAlign w:val="superscript"/>
        </w:rPr>
        <w:t>out</w:t>
      </w:r>
      <w:r>
        <w:rPr>
          <w:spacing w:val="14"/>
          <w:w w:val="105"/>
        </w:rPr>
        <w:t xml:space="preserve"> </w:t>
      </w:r>
      <w:r>
        <w:rPr>
          <w:w w:val="105"/>
        </w:rPr>
        <w:t>=</w:t>
      </w:r>
      <w:r>
        <w:rPr>
          <w:spacing w:val="6"/>
          <w:w w:val="105"/>
        </w:rPr>
        <w:t xml:space="preserve"> </w:t>
      </w:r>
      <w:r>
        <w:rPr>
          <w:w w:val="105"/>
        </w:rPr>
        <w:t>3,</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1,</w:t>
      </w:r>
      <w:r>
        <w:rPr>
          <w:spacing w:val="-5"/>
          <w:w w:val="105"/>
        </w:rPr>
        <w:t xml:space="preserve"> </w:t>
      </w:r>
      <w:r>
        <w:rPr>
          <w:i/>
          <w:w w:val="105"/>
        </w:rPr>
        <w:t>d</w:t>
      </w:r>
      <w:r>
        <w:rPr>
          <w:w w:val="105"/>
          <w:vertAlign w:val="superscript"/>
        </w:rPr>
        <w:t>out</w:t>
      </w:r>
      <w:r>
        <w:rPr>
          <w:spacing w:val="15"/>
          <w:w w:val="105"/>
        </w:rPr>
        <w:t xml:space="preserve"> </w:t>
      </w:r>
      <w:r>
        <w:rPr>
          <w:w w:val="105"/>
        </w:rPr>
        <w:t>=</w:t>
      </w:r>
      <w:r>
        <w:rPr>
          <w:spacing w:val="6"/>
          <w:w w:val="105"/>
        </w:rPr>
        <w:t xml:space="preserve"> </w:t>
      </w:r>
      <w:r>
        <w:rPr>
          <w:w w:val="105"/>
        </w:rPr>
        <w:t>0</w:t>
      </w:r>
      <w:r>
        <w:rPr>
          <w:spacing w:val="-6"/>
          <w:w w:val="105"/>
        </w:rPr>
        <w:t xml:space="preserve"> </w:t>
      </w:r>
      <w:r>
        <w:rPr>
          <w:w w:val="105"/>
        </w:rPr>
        <w:t>(dangling).</w:t>
      </w:r>
      <w:r>
        <w:rPr>
          <w:spacing w:val="23"/>
          <w:w w:val="105"/>
        </w:rPr>
        <w:t xml:space="preserve"> </w:t>
      </w:r>
      <w:r>
        <w:rPr>
          <w:spacing w:val="-2"/>
          <w:w w:val="105"/>
        </w:rPr>
        <w:t>After</w:t>
      </w:r>
    </w:p>
    <w:p w14:paraId="00DC1DCF" w14:textId="77777777" w:rsidR="00350CFB" w:rsidRDefault="00283FFF">
      <w:pPr>
        <w:tabs>
          <w:tab w:val="left" w:pos="5402"/>
          <w:tab w:val="left" w:pos="6324"/>
          <w:tab w:val="left" w:pos="7246"/>
        </w:tabs>
        <w:spacing w:line="158" w:lineRule="exact"/>
        <w:ind w:left="4480"/>
        <w:rPr>
          <w:rFonts w:ascii="Menlo"/>
          <w:i/>
          <w:sz w:val="16"/>
        </w:rPr>
      </w:pPr>
      <w:r>
        <w:rPr>
          <w:rFonts w:ascii="Menlo"/>
          <w:i/>
          <w:spacing w:val="-10"/>
          <w:w w:val="135"/>
          <w:sz w:val="16"/>
        </w:rPr>
        <w:t>A</w:t>
      </w:r>
      <w:r>
        <w:rPr>
          <w:rFonts w:ascii="Menlo"/>
          <w:i/>
          <w:sz w:val="16"/>
        </w:rPr>
        <w:tab/>
      </w:r>
      <w:r>
        <w:rPr>
          <w:rFonts w:ascii="Menlo"/>
          <w:i/>
          <w:spacing w:val="-10"/>
          <w:w w:val="135"/>
          <w:sz w:val="16"/>
        </w:rPr>
        <w:t>B</w:t>
      </w:r>
      <w:r>
        <w:rPr>
          <w:rFonts w:ascii="Menlo"/>
          <w:i/>
          <w:sz w:val="16"/>
        </w:rPr>
        <w:tab/>
      </w:r>
      <w:r>
        <w:rPr>
          <w:rFonts w:ascii="Menlo"/>
          <w:i/>
          <w:spacing w:val="-10"/>
          <w:w w:val="135"/>
          <w:sz w:val="16"/>
        </w:rPr>
        <w:t>C</w:t>
      </w:r>
      <w:r>
        <w:rPr>
          <w:rFonts w:ascii="Menlo"/>
          <w:i/>
          <w:sz w:val="16"/>
        </w:rPr>
        <w:tab/>
      </w:r>
      <w:r>
        <w:rPr>
          <w:rFonts w:ascii="Menlo"/>
          <w:i/>
          <w:spacing w:val="-10"/>
          <w:w w:val="135"/>
          <w:sz w:val="16"/>
        </w:rPr>
        <w:t>D</w:t>
      </w:r>
    </w:p>
    <w:p w14:paraId="00DC1DD0" w14:textId="77777777" w:rsidR="00350CFB" w:rsidRDefault="00283FFF">
      <w:pPr>
        <w:pStyle w:val="a3"/>
        <w:spacing w:before="132"/>
        <w:ind w:left="282"/>
        <w:rPr>
          <w:i/>
        </w:rPr>
      </w:pPr>
      <w:r>
        <w:t>one</w:t>
      </w:r>
      <w:r>
        <w:rPr>
          <w:spacing w:val="6"/>
        </w:rPr>
        <w:t xml:space="preserve"> </w:t>
      </w:r>
      <w:r>
        <w:t>power-iteration</w:t>
      </w:r>
      <w:r>
        <w:rPr>
          <w:spacing w:val="6"/>
        </w:rPr>
        <w:t xml:space="preserve"> </w:t>
      </w:r>
      <w:r>
        <w:t>step</w:t>
      </w:r>
      <w:r>
        <w:rPr>
          <w:spacing w:val="6"/>
        </w:rPr>
        <w:t xml:space="preserve"> </w:t>
      </w:r>
      <w:r>
        <w:t>from</w:t>
      </w:r>
      <w:r>
        <w:rPr>
          <w:spacing w:val="6"/>
        </w:rPr>
        <w:t xml:space="preserve"> </w:t>
      </w:r>
      <w:r>
        <w:t>the</w:t>
      </w:r>
      <w:r>
        <w:rPr>
          <w:spacing w:val="6"/>
        </w:rPr>
        <w:t xml:space="preserve"> </w:t>
      </w:r>
      <w:r>
        <w:t>uniform</w:t>
      </w:r>
      <w:r>
        <w:rPr>
          <w:spacing w:val="6"/>
        </w:rPr>
        <w:t xml:space="preserve"> </w:t>
      </w:r>
      <w:r>
        <w:t>vector</w:t>
      </w:r>
      <w:r>
        <w:rPr>
          <w:spacing w:val="5"/>
        </w:rPr>
        <w:t xml:space="preserve"> </w:t>
      </w:r>
      <w:r>
        <w:rPr>
          <w:i/>
        </w:rPr>
        <w:t>π</w:t>
      </w:r>
      <w:r>
        <w:rPr>
          <w:vertAlign w:val="superscript"/>
        </w:rPr>
        <w:t>(0)</w:t>
      </w:r>
      <w:r>
        <w:rPr>
          <w:spacing w:val="27"/>
        </w:rPr>
        <w:t xml:space="preserve"> </w:t>
      </w:r>
      <w:r>
        <w:t>=</w:t>
      </w:r>
      <w:r>
        <w:rPr>
          <w:spacing w:val="15"/>
        </w:rPr>
        <w:t xml:space="preserve"> </w:t>
      </w:r>
      <w:r>
        <w:t>1/4,</w:t>
      </w:r>
      <w:r>
        <w:rPr>
          <w:spacing w:val="6"/>
        </w:rPr>
        <w:t xml:space="preserve"> </w:t>
      </w:r>
      <w:r>
        <w:t>mass</w:t>
      </w:r>
      <w:r>
        <w:rPr>
          <w:spacing w:val="6"/>
        </w:rPr>
        <w:t xml:space="preserve"> </w:t>
      </w:r>
      <w:r>
        <w:t>flows</w:t>
      </w:r>
      <w:r>
        <w:rPr>
          <w:spacing w:val="7"/>
        </w:rPr>
        <w:t xml:space="preserve"> </w:t>
      </w:r>
      <w:r>
        <w:t>preferentially</w:t>
      </w:r>
      <w:r>
        <w:rPr>
          <w:spacing w:val="6"/>
        </w:rPr>
        <w:t xml:space="preserve"> </w:t>
      </w:r>
      <w:r>
        <w:t>toward</w:t>
      </w:r>
      <w:r>
        <w:rPr>
          <w:spacing w:val="6"/>
        </w:rPr>
        <w:t xml:space="preserve"> </w:t>
      </w:r>
      <w:r>
        <w:rPr>
          <w:i/>
          <w:spacing w:val="-10"/>
        </w:rPr>
        <w:t>D</w:t>
      </w:r>
    </w:p>
    <w:p w14:paraId="00DC1DD1" w14:textId="77777777" w:rsidR="00350CFB" w:rsidRDefault="00350CFB">
      <w:pPr>
        <w:pStyle w:val="a3"/>
        <w:rPr>
          <w:i/>
        </w:rPr>
        <w:sectPr w:rsidR="00350CFB">
          <w:pgSz w:w="11910" w:h="16840"/>
          <w:pgMar w:top="1840" w:right="708" w:bottom="2300" w:left="992" w:header="0" w:footer="2115" w:gutter="0"/>
          <w:cols w:space="720"/>
        </w:sectPr>
      </w:pPr>
    </w:p>
    <w:p w14:paraId="00DC1DD2" w14:textId="77777777" w:rsidR="00350CFB" w:rsidRDefault="00283FFF">
      <w:pPr>
        <w:pStyle w:val="a3"/>
        <w:spacing w:before="72" w:line="316" w:lineRule="auto"/>
        <w:ind w:left="282" w:right="534"/>
        <w:jc w:val="both"/>
      </w:pPr>
      <w:r>
        <w:t>because</w:t>
      </w:r>
      <w:r>
        <w:rPr>
          <w:spacing w:val="-8"/>
        </w:rPr>
        <w:t xml:space="preserve"> </w:t>
      </w:r>
      <w:r>
        <w:t>both</w:t>
      </w:r>
      <w:r>
        <w:rPr>
          <w:spacing w:val="-8"/>
        </w:rPr>
        <w:t xml:space="preserve"> </w:t>
      </w:r>
      <w:r>
        <w:rPr>
          <w:i/>
        </w:rPr>
        <w:t xml:space="preserve">B </w:t>
      </w:r>
      <w:r>
        <w:t>and</w:t>
      </w:r>
      <w:r>
        <w:rPr>
          <w:spacing w:val="-8"/>
        </w:rPr>
        <w:t xml:space="preserve"> </w:t>
      </w:r>
      <w:r>
        <w:rPr>
          <w:i/>
        </w:rPr>
        <w:t xml:space="preserve">C </w:t>
      </w:r>
      <w:r>
        <w:t>endorse</w:t>
      </w:r>
      <w:r>
        <w:rPr>
          <w:spacing w:val="-8"/>
        </w:rPr>
        <w:t xml:space="preserve"> </w:t>
      </w:r>
      <w:r>
        <w:rPr>
          <w:i/>
        </w:rPr>
        <w:t>D</w:t>
      </w:r>
      <w:r>
        <w:t>,</w:t>
      </w:r>
      <w:r>
        <w:rPr>
          <w:spacing w:val="-4"/>
        </w:rPr>
        <w:t xml:space="preserve"> </w:t>
      </w:r>
      <w:r>
        <w:t>while</w:t>
      </w:r>
      <w:r>
        <w:rPr>
          <w:spacing w:val="-8"/>
        </w:rPr>
        <w:t xml:space="preserve"> </w:t>
      </w:r>
      <w:r>
        <w:rPr>
          <w:i/>
        </w:rPr>
        <w:t>A</w:t>
      </w:r>
      <w:r>
        <w:rPr>
          <w:i/>
          <w:spacing w:val="-8"/>
        </w:rPr>
        <w:t xml:space="preserve"> </w:t>
      </w:r>
      <w:r>
        <w:t>splits</w:t>
      </w:r>
      <w:r>
        <w:rPr>
          <w:spacing w:val="-8"/>
        </w:rPr>
        <w:t xml:space="preserve"> </w:t>
      </w:r>
      <w:r>
        <w:t>mass</w:t>
      </w:r>
      <w:r>
        <w:rPr>
          <w:spacing w:val="-8"/>
        </w:rPr>
        <w:t xml:space="preserve"> </w:t>
      </w:r>
      <w:r>
        <w:t>between</w:t>
      </w:r>
      <w:r>
        <w:rPr>
          <w:spacing w:val="-7"/>
        </w:rPr>
        <w:t xml:space="preserve"> </w:t>
      </w:r>
      <w:r>
        <w:rPr>
          <w:i/>
        </w:rPr>
        <w:t xml:space="preserve">B </w:t>
      </w:r>
      <w:r>
        <w:t>and</w:t>
      </w:r>
      <w:r>
        <w:rPr>
          <w:spacing w:val="-8"/>
        </w:rPr>
        <w:t xml:space="preserve"> </w:t>
      </w:r>
      <w:r>
        <w:rPr>
          <w:i/>
        </w:rPr>
        <w:t>C</w:t>
      </w:r>
      <w:r>
        <w:t>.</w:t>
      </w:r>
      <w:r>
        <w:rPr>
          <w:spacing w:val="25"/>
        </w:rPr>
        <w:t xml:space="preserve"> </w:t>
      </w:r>
      <w:r>
        <w:t>Subsequent</w:t>
      </w:r>
      <w:r>
        <w:rPr>
          <w:spacing w:val="-8"/>
        </w:rPr>
        <w:t xml:space="preserve"> </w:t>
      </w:r>
      <w:r>
        <w:t>iterations</w:t>
      </w:r>
      <w:r>
        <w:rPr>
          <w:spacing w:val="-8"/>
        </w:rPr>
        <w:t xml:space="preserve"> </w:t>
      </w:r>
      <w:r>
        <w:t xml:space="preserve">mix </w:t>
      </w:r>
      <w:r>
        <w:rPr>
          <w:spacing w:val="-2"/>
          <w:w w:val="105"/>
        </w:rPr>
        <w:t>in</w:t>
      </w:r>
      <w:r>
        <w:rPr>
          <w:spacing w:val="-14"/>
          <w:w w:val="105"/>
        </w:rPr>
        <w:t xml:space="preserve"> </w:t>
      </w:r>
      <w:r>
        <w:rPr>
          <w:spacing w:val="-2"/>
          <w:w w:val="105"/>
        </w:rPr>
        <w:t>teleportation</w:t>
      </w:r>
      <w:r>
        <w:rPr>
          <w:spacing w:val="-14"/>
          <w:w w:val="105"/>
        </w:rPr>
        <w:t xml:space="preserve"> </w:t>
      </w:r>
      <w:r>
        <w:rPr>
          <w:spacing w:val="-2"/>
          <w:w w:val="105"/>
        </w:rPr>
        <w:t>mass</w:t>
      </w:r>
      <w:r>
        <w:rPr>
          <w:spacing w:val="-9"/>
          <w:w w:val="105"/>
        </w:rPr>
        <w:t xml:space="preserve"> </w:t>
      </w:r>
      <w:r>
        <w:rPr>
          <w:spacing w:val="-2"/>
          <w:w w:val="105"/>
        </w:rPr>
        <w:t>(1</w:t>
      </w:r>
      <w:r>
        <w:rPr>
          <w:spacing w:val="-14"/>
          <w:w w:val="105"/>
        </w:rPr>
        <w:t xml:space="preserve"> </w:t>
      </w:r>
      <w:r>
        <w:rPr>
          <w:rFonts w:ascii="Arial Unicode MS" w:hAnsi="Arial Unicode MS"/>
          <w:spacing w:val="-2"/>
          <w:w w:val="105"/>
        </w:rPr>
        <w:t>−</w:t>
      </w:r>
      <w:r>
        <w:rPr>
          <w:rFonts w:ascii="Arial Unicode MS" w:hAnsi="Arial Unicode MS"/>
          <w:spacing w:val="-16"/>
          <w:w w:val="105"/>
        </w:rPr>
        <w:t xml:space="preserve"> </w:t>
      </w:r>
      <w:r>
        <w:rPr>
          <w:i/>
          <w:spacing w:val="-2"/>
          <w:w w:val="105"/>
        </w:rPr>
        <w:t>d</w:t>
      </w:r>
      <w:r>
        <w:rPr>
          <w:spacing w:val="-2"/>
          <w:w w:val="105"/>
        </w:rPr>
        <w:t>)/4 = 0</w:t>
      </w:r>
      <w:r>
        <w:rPr>
          <w:i/>
          <w:spacing w:val="-2"/>
          <w:w w:val="105"/>
        </w:rPr>
        <w:t>.</w:t>
      </w:r>
      <w:r>
        <w:rPr>
          <w:spacing w:val="-2"/>
          <w:w w:val="105"/>
        </w:rPr>
        <w:t>0375</w:t>
      </w:r>
      <w:r>
        <w:rPr>
          <w:spacing w:val="-9"/>
          <w:w w:val="105"/>
        </w:rPr>
        <w:t xml:space="preserve"> </w:t>
      </w:r>
      <w:r>
        <w:rPr>
          <w:spacing w:val="-2"/>
          <w:w w:val="105"/>
        </w:rPr>
        <w:t>at</w:t>
      </w:r>
      <w:r>
        <w:rPr>
          <w:spacing w:val="-10"/>
          <w:w w:val="105"/>
        </w:rPr>
        <w:t xml:space="preserve"> </w:t>
      </w:r>
      <w:r>
        <w:rPr>
          <w:spacing w:val="-2"/>
          <w:w w:val="105"/>
        </w:rPr>
        <w:t>every</w:t>
      </w:r>
      <w:r>
        <w:rPr>
          <w:spacing w:val="-10"/>
          <w:w w:val="105"/>
        </w:rPr>
        <w:t xml:space="preserve"> </w:t>
      </w:r>
      <w:r>
        <w:rPr>
          <w:spacing w:val="-2"/>
          <w:w w:val="105"/>
        </w:rPr>
        <w:t>node.</w:t>
      </w:r>
      <w:r>
        <w:rPr>
          <w:spacing w:val="12"/>
          <w:w w:val="105"/>
        </w:rPr>
        <w:t xml:space="preserve"> </w:t>
      </w:r>
      <w:r>
        <w:rPr>
          <w:spacing w:val="-2"/>
          <w:w w:val="105"/>
        </w:rPr>
        <w:t>The</w:t>
      </w:r>
      <w:r>
        <w:rPr>
          <w:spacing w:val="-10"/>
          <w:w w:val="105"/>
        </w:rPr>
        <w:t xml:space="preserve"> </w:t>
      </w:r>
      <w:r>
        <w:rPr>
          <w:spacing w:val="-2"/>
          <w:w w:val="105"/>
        </w:rPr>
        <w:t>stationary</w:t>
      </w:r>
      <w:r>
        <w:rPr>
          <w:spacing w:val="-10"/>
          <w:w w:val="105"/>
        </w:rPr>
        <w:t xml:space="preserve"> </w:t>
      </w:r>
      <w:r>
        <w:rPr>
          <w:spacing w:val="-2"/>
          <w:w w:val="105"/>
        </w:rPr>
        <w:t>ranking</w:t>
      </w:r>
      <w:r>
        <w:rPr>
          <w:spacing w:val="-10"/>
          <w:w w:val="105"/>
        </w:rPr>
        <w:t xml:space="preserve"> </w:t>
      </w:r>
      <w:r>
        <w:rPr>
          <w:spacing w:val="-2"/>
          <w:w w:val="105"/>
        </w:rPr>
        <w:t>places</w:t>
      </w:r>
      <w:r>
        <w:rPr>
          <w:spacing w:val="-9"/>
          <w:w w:val="105"/>
        </w:rPr>
        <w:t xml:space="preserve"> </w:t>
      </w:r>
      <w:r>
        <w:rPr>
          <w:i/>
          <w:spacing w:val="-2"/>
          <w:w w:val="105"/>
        </w:rPr>
        <w:t>D</w:t>
      </w:r>
      <w:r>
        <w:rPr>
          <w:i/>
          <w:spacing w:val="-4"/>
          <w:w w:val="105"/>
        </w:rPr>
        <w:t xml:space="preserve"> </w:t>
      </w:r>
      <w:r>
        <w:rPr>
          <w:spacing w:val="-2"/>
          <w:w w:val="105"/>
        </w:rPr>
        <w:t xml:space="preserve">highest, </w:t>
      </w:r>
      <w:r>
        <w:t>then</w:t>
      </w:r>
      <w:r>
        <w:rPr>
          <w:spacing w:val="-11"/>
        </w:rPr>
        <w:t xml:space="preserve"> </w:t>
      </w:r>
      <w:r>
        <w:rPr>
          <w:i/>
        </w:rPr>
        <w:t xml:space="preserve">B </w:t>
      </w:r>
      <w:r>
        <w:t>and</w:t>
      </w:r>
      <w:r>
        <w:rPr>
          <w:spacing w:val="-11"/>
        </w:rPr>
        <w:t xml:space="preserve"> </w:t>
      </w:r>
      <w:r>
        <w:rPr>
          <w:i/>
        </w:rPr>
        <w:t>C</w:t>
      </w:r>
      <w:r>
        <w:t>,</w:t>
      </w:r>
      <w:r>
        <w:rPr>
          <w:spacing w:val="-7"/>
        </w:rPr>
        <w:t xml:space="preserve"> </w:t>
      </w:r>
      <w:r>
        <w:t>then</w:t>
      </w:r>
      <w:r>
        <w:rPr>
          <w:spacing w:val="-11"/>
        </w:rPr>
        <w:t xml:space="preserve"> </w:t>
      </w:r>
      <w:r>
        <w:rPr>
          <w:i/>
        </w:rPr>
        <w:t>A</w:t>
      </w:r>
      <w:r>
        <w:t>—illustrating</w:t>
      </w:r>
      <w:r>
        <w:rPr>
          <w:spacing w:val="-11"/>
        </w:rPr>
        <w:t xml:space="preserve"> </w:t>
      </w:r>
      <w:r>
        <w:t>that</w:t>
      </w:r>
      <w:r>
        <w:rPr>
          <w:spacing w:val="-11"/>
        </w:rPr>
        <w:t xml:space="preserve"> </w:t>
      </w:r>
      <w:r>
        <w:rPr>
          <w:i/>
        </w:rPr>
        <w:t>receiving</w:t>
      </w:r>
      <w:r>
        <w:rPr>
          <w:i/>
          <w:spacing w:val="-5"/>
        </w:rPr>
        <w:t xml:space="preserve"> </w:t>
      </w:r>
      <w:r>
        <w:t>endorsements</w:t>
      </w:r>
      <w:r>
        <w:rPr>
          <w:spacing w:val="-11"/>
        </w:rPr>
        <w:t xml:space="preserve"> </w:t>
      </w:r>
      <w:r>
        <w:t>from</w:t>
      </w:r>
      <w:r>
        <w:rPr>
          <w:spacing w:val="-11"/>
        </w:rPr>
        <w:t xml:space="preserve"> </w:t>
      </w:r>
      <w:r>
        <w:t>nodes</w:t>
      </w:r>
      <w:r>
        <w:rPr>
          <w:spacing w:val="-11"/>
        </w:rPr>
        <w:t xml:space="preserve"> </w:t>
      </w:r>
      <w:r>
        <w:t>that</w:t>
      </w:r>
      <w:r>
        <w:rPr>
          <w:spacing w:val="-11"/>
        </w:rPr>
        <w:t xml:space="preserve"> </w:t>
      </w:r>
      <w:r>
        <w:t>themselves</w:t>
      </w:r>
      <w:r>
        <w:rPr>
          <w:spacing w:val="-11"/>
        </w:rPr>
        <w:t xml:space="preserve"> </w:t>
      </w:r>
      <w:r>
        <w:t>receive</w:t>
      </w:r>
    </w:p>
    <w:p w14:paraId="00DC1DD3" w14:textId="77777777" w:rsidR="00350CFB" w:rsidRDefault="00283FFF">
      <w:pPr>
        <w:pStyle w:val="a3"/>
        <w:spacing w:before="89"/>
        <w:ind w:left="282"/>
        <w:jc w:val="both"/>
      </w:pPr>
      <w:r>
        <w:t>endorsements</w:t>
      </w:r>
      <w:r>
        <w:rPr>
          <w:spacing w:val="-10"/>
        </w:rPr>
        <w:t xml:space="preserve"> </w:t>
      </w:r>
      <w:r>
        <w:t>raises</w:t>
      </w:r>
      <w:r>
        <w:rPr>
          <w:spacing w:val="-9"/>
        </w:rPr>
        <w:t xml:space="preserve"> </w:t>
      </w:r>
      <w:r>
        <w:t>score,</w:t>
      </w:r>
      <w:r>
        <w:rPr>
          <w:spacing w:val="-9"/>
        </w:rPr>
        <w:t xml:space="preserve"> </w:t>
      </w:r>
      <w:r>
        <w:t>exactly</w:t>
      </w:r>
      <w:r>
        <w:rPr>
          <w:spacing w:val="-9"/>
        </w:rPr>
        <w:t xml:space="preserve"> </w:t>
      </w:r>
      <w:r>
        <w:t>the</w:t>
      </w:r>
      <w:r>
        <w:rPr>
          <w:spacing w:val="-9"/>
        </w:rPr>
        <w:t xml:space="preserve"> </w:t>
      </w:r>
      <w:r>
        <w:t>citation</w:t>
      </w:r>
      <w:r>
        <w:rPr>
          <w:spacing w:val="-10"/>
        </w:rPr>
        <w:t xml:space="preserve"> </w:t>
      </w:r>
      <w:r>
        <w:t>logic</w:t>
      </w:r>
      <w:r>
        <w:rPr>
          <w:spacing w:val="-9"/>
        </w:rPr>
        <w:t xml:space="preserve"> </w:t>
      </w:r>
      <w:r>
        <w:t>of</w:t>
      </w:r>
      <w:r>
        <w:rPr>
          <w:spacing w:val="-9"/>
        </w:rPr>
        <w:t xml:space="preserve"> </w:t>
      </w:r>
      <w:r>
        <w:t>PageRank</w:t>
      </w:r>
      <w:r>
        <w:rPr>
          <w:spacing w:val="-8"/>
        </w:rPr>
        <w:t xml:space="preserve"> </w:t>
      </w:r>
      <w:hyperlink w:anchor="_bookmark173" w:history="1">
        <w:r>
          <w:rPr>
            <w:spacing w:val="-2"/>
            <w:vertAlign w:val="superscript"/>
          </w:rPr>
          <w:t>[23]</w:t>
        </w:r>
      </w:hyperlink>
      <w:r>
        <w:rPr>
          <w:spacing w:val="-2"/>
          <w:vertAlign w:val="superscript"/>
        </w:rPr>
        <w:t>,</w:t>
      </w:r>
      <w:hyperlink w:anchor="_bookmark182" w:history="1">
        <w:r>
          <w:rPr>
            <w:spacing w:val="-2"/>
            <w:vertAlign w:val="superscript"/>
          </w:rPr>
          <w:t>[15]</w:t>
        </w:r>
      </w:hyperlink>
      <w:r>
        <w:rPr>
          <w:spacing w:val="-2"/>
        </w:rPr>
        <w:t>.</w:t>
      </w:r>
    </w:p>
    <w:p w14:paraId="00DC1DD4" w14:textId="77777777" w:rsidR="00350CFB" w:rsidRDefault="00283FFF">
      <w:pPr>
        <w:pStyle w:val="a3"/>
        <w:spacing w:before="194" w:line="396" w:lineRule="auto"/>
        <w:ind w:left="282" w:right="564"/>
        <w:jc w:val="both"/>
      </w:pPr>
      <w:r>
        <w:t>If</w:t>
      </w:r>
      <w:r>
        <w:rPr>
          <w:spacing w:val="-11"/>
        </w:rPr>
        <w:t xml:space="preserve"> </w:t>
      </w:r>
      <w:r>
        <w:t>the</w:t>
      </w:r>
      <w:r>
        <w:rPr>
          <w:spacing w:val="-11"/>
        </w:rPr>
        <w:t xml:space="preserve"> </w:t>
      </w:r>
      <w:r>
        <w:t>same</w:t>
      </w:r>
      <w:r>
        <w:rPr>
          <w:spacing w:val="-11"/>
        </w:rPr>
        <w:t xml:space="preserve"> </w:t>
      </w:r>
      <w:r>
        <w:t>wallets</w:t>
      </w:r>
      <w:r>
        <w:rPr>
          <w:spacing w:val="-11"/>
        </w:rPr>
        <w:t xml:space="preserve"> </w:t>
      </w:r>
      <w:r>
        <w:t>are</w:t>
      </w:r>
      <w:r>
        <w:rPr>
          <w:spacing w:val="-11"/>
        </w:rPr>
        <w:t xml:space="preserve"> </w:t>
      </w:r>
      <w:r>
        <w:t>connected</w:t>
      </w:r>
      <w:r>
        <w:rPr>
          <w:spacing w:val="-11"/>
        </w:rPr>
        <w:t xml:space="preserve"> </w:t>
      </w:r>
      <w:r>
        <w:t>by</w:t>
      </w:r>
      <w:r>
        <w:rPr>
          <w:spacing w:val="-11"/>
        </w:rPr>
        <w:t xml:space="preserve"> </w:t>
      </w:r>
      <w:r>
        <w:t>many</w:t>
      </w:r>
      <w:r>
        <w:rPr>
          <w:spacing w:val="-11"/>
        </w:rPr>
        <w:t xml:space="preserve"> </w:t>
      </w:r>
      <w:r>
        <w:t>small</w:t>
      </w:r>
      <w:r>
        <w:rPr>
          <w:spacing w:val="-11"/>
        </w:rPr>
        <w:t xml:space="preserve"> </w:t>
      </w:r>
      <w:r>
        <w:t>transfers</w:t>
      </w:r>
      <w:r>
        <w:rPr>
          <w:spacing w:val="-11"/>
        </w:rPr>
        <w:t xml:space="preserve"> </w:t>
      </w:r>
      <w:r>
        <w:t>instead</w:t>
      </w:r>
      <w:r>
        <w:rPr>
          <w:spacing w:val="-11"/>
        </w:rPr>
        <w:t xml:space="preserve"> </w:t>
      </w:r>
      <w:r>
        <w:t>of</w:t>
      </w:r>
      <w:r>
        <w:rPr>
          <w:spacing w:val="-11"/>
        </w:rPr>
        <w:t xml:space="preserve"> </w:t>
      </w:r>
      <w:r>
        <w:t>few</w:t>
      </w:r>
      <w:r>
        <w:rPr>
          <w:spacing w:val="-11"/>
        </w:rPr>
        <w:t xml:space="preserve"> </w:t>
      </w:r>
      <w:r>
        <w:t>allowances,</w:t>
      </w:r>
      <w:r>
        <w:rPr>
          <w:spacing w:val="-10"/>
        </w:rPr>
        <w:t xml:space="preserve"> </w:t>
      </w:r>
      <w:r>
        <w:t>the</w:t>
      </w:r>
      <w:r>
        <w:rPr>
          <w:spacing w:val="-11"/>
        </w:rPr>
        <w:t xml:space="preserve"> </w:t>
      </w:r>
      <w:r>
        <w:t>transition matrix changes and the ranking can reorder even though the node set is identical.</w:t>
      </w:r>
      <w:r>
        <w:rPr>
          <w:spacing w:val="40"/>
        </w:rPr>
        <w:t xml:space="preserve"> </w:t>
      </w:r>
      <w:r>
        <w:t xml:space="preserve">That is the </w:t>
      </w:r>
      <w:bookmarkStart w:id="147" w:name="DeFi_risk_taxonomy_and_where_reputation_"/>
      <w:bookmarkStart w:id="148" w:name="_bookmark39"/>
      <w:bookmarkEnd w:id="147"/>
      <w:bookmarkEnd w:id="148"/>
      <w:r>
        <w:t>microcosm of H1: EndorseRank and AWP need not agree.</w:t>
      </w:r>
    </w:p>
    <w:p w14:paraId="00DC1DD5" w14:textId="77777777" w:rsidR="00350CFB" w:rsidRDefault="00350CFB">
      <w:pPr>
        <w:pStyle w:val="a3"/>
        <w:spacing w:before="162"/>
      </w:pPr>
    </w:p>
    <w:p w14:paraId="00DC1DD6" w14:textId="77777777" w:rsidR="00350CFB" w:rsidRDefault="00283FFF">
      <w:pPr>
        <w:pStyle w:val="2"/>
        <w:numPr>
          <w:ilvl w:val="1"/>
          <w:numId w:val="26"/>
        </w:numPr>
        <w:tabs>
          <w:tab w:val="left" w:pos="927"/>
        </w:tabs>
        <w:ind w:left="927" w:hanging="645"/>
      </w:pPr>
      <w:r>
        <w:t>DeFi</w:t>
      </w:r>
      <w:r>
        <w:rPr>
          <w:spacing w:val="12"/>
        </w:rPr>
        <w:t xml:space="preserve"> </w:t>
      </w:r>
      <w:r>
        <w:t>risk</w:t>
      </w:r>
      <w:r>
        <w:rPr>
          <w:spacing w:val="13"/>
        </w:rPr>
        <w:t xml:space="preserve"> </w:t>
      </w:r>
      <w:r>
        <w:t>taxonomy</w:t>
      </w:r>
      <w:r>
        <w:rPr>
          <w:spacing w:val="13"/>
        </w:rPr>
        <w:t xml:space="preserve"> </w:t>
      </w:r>
      <w:r>
        <w:t>and</w:t>
      </w:r>
      <w:r>
        <w:rPr>
          <w:spacing w:val="12"/>
        </w:rPr>
        <w:t xml:space="preserve"> </w:t>
      </w:r>
      <w:r>
        <w:t>where</w:t>
      </w:r>
      <w:r>
        <w:rPr>
          <w:spacing w:val="13"/>
        </w:rPr>
        <w:t xml:space="preserve"> </w:t>
      </w:r>
      <w:r>
        <w:t>reputation</w:t>
      </w:r>
      <w:r>
        <w:rPr>
          <w:spacing w:val="13"/>
        </w:rPr>
        <w:t xml:space="preserve"> </w:t>
      </w:r>
      <w:r>
        <w:rPr>
          <w:spacing w:val="-4"/>
        </w:rPr>
        <w:t>fits</w:t>
      </w:r>
    </w:p>
    <w:p w14:paraId="00DC1DD7" w14:textId="77777777" w:rsidR="00350CFB" w:rsidRDefault="00350CFB">
      <w:pPr>
        <w:pStyle w:val="a3"/>
        <w:spacing w:before="24"/>
        <w:rPr>
          <w:b/>
          <w:sz w:val="28"/>
        </w:rPr>
      </w:pPr>
    </w:p>
    <w:p w14:paraId="00DC1DD8" w14:textId="77777777" w:rsidR="00350CFB" w:rsidRDefault="00283FFF">
      <w:pPr>
        <w:pStyle w:val="a3"/>
        <w:spacing w:line="396" w:lineRule="auto"/>
        <w:ind w:left="273" w:right="522" w:firstLine="8"/>
        <w:jc w:val="both"/>
      </w:pPr>
      <w:commentRangeStart w:id="149"/>
      <w:r>
        <w:t>DeFi risk is multi-layered; Werner et al.</w:t>
      </w:r>
      <w:r>
        <w:rPr>
          <w:vertAlign w:val="superscript"/>
        </w:rPr>
        <w:t>[8]</w:t>
      </w:r>
      <w:r>
        <w:t xml:space="preserve"> organise it by protocol layer, and Zhou et al.</w:t>
      </w:r>
      <w:r>
        <w:rPr>
          <w:vertAlign w:val="superscript"/>
        </w:rPr>
        <w:t>[27]</w:t>
      </w:r>
      <w:r>
        <w:t xml:space="preserve"> systematise real-world incidents by attack surface. Smart-contract risk concerns bugs and upgrade keys </w:t>
      </w:r>
      <w:r>
        <w:rPr>
          <w:vertAlign w:val="superscript"/>
        </w:rPr>
        <w:t>[51]</w:t>
      </w:r>
      <w:r>
        <w:t xml:space="preserve">. Oracle risk concerns manipulated or stale prices </w:t>
      </w:r>
      <w:r>
        <w:rPr>
          <w:vertAlign w:val="superscript"/>
        </w:rPr>
        <w:t>[39]</w:t>
      </w:r>
      <w:r>
        <w:t xml:space="preserve">. Market risk concerns volatility and liquidation cascades </w:t>
      </w:r>
      <w:r>
        <w:rPr>
          <w:vertAlign w:val="superscript"/>
        </w:rPr>
        <w:t>[52]</w:t>
      </w:r>
      <w:r>
        <w:t xml:space="preserve">, including stablecoin and funding-market stress </w:t>
      </w:r>
      <w:r>
        <w:rPr>
          <w:vertAlign w:val="superscript"/>
        </w:rPr>
        <w:t>[53]</w:t>
      </w:r>
      <w:r>
        <w:t xml:space="preserve">; the March 2020 crash illustrated how these layers interact </w:t>
      </w:r>
      <w:r>
        <w:rPr>
          <w:vertAlign w:val="superscript"/>
        </w:rPr>
        <w:t>[9]</w:t>
      </w:r>
      <w:r>
        <w:t xml:space="preserve">. Governance risk concerns token-weighted capture </w:t>
      </w:r>
      <w:r>
        <w:rPr>
          <w:vertAlign w:val="superscript"/>
        </w:rPr>
        <w:t>[54]</w:t>
      </w:r>
      <w:r>
        <w:t xml:space="preserve">. </w:t>
      </w:r>
      <w:r>
        <w:rPr>
          <w:i/>
          <w:iCs/>
        </w:rPr>
        <w:t>Counterparty</w:t>
      </w:r>
      <w:r>
        <w:t xml:space="preserve"> or </w:t>
      </w:r>
      <w:r>
        <w:rPr>
          <w:i/>
          <w:iCs/>
        </w:rPr>
        <w:t>behavioral</w:t>
      </w:r>
      <w:r>
        <w:t xml:space="preserve"> risk—the focus of this research—concerns whether a wallet’s historical interactions suggest reliable management of leveraged exposure.</w:t>
      </w:r>
    </w:p>
    <w:p w14:paraId="00DC1DD9" w14:textId="77777777" w:rsidR="00350CFB" w:rsidRDefault="00283FFF">
      <w:pPr>
        <w:pStyle w:val="a3"/>
        <w:spacing w:before="19" w:line="396" w:lineRule="auto"/>
        <w:ind w:left="282" w:right="522"/>
        <w:jc w:val="both"/>
      </w:pPr>
      <w:r>
        <w:t xml:space="preserve">On-chain reputation scores address only the behavioral layer, and only partially. They do not replace collateral, audits, or oracle design. Their role is to summarize relational structure (who authorizes whom; who pays whom) into an ordinal signal that can be audited and recomputed </w:t>
      </w:r>
      <w:r>
        <w:rPr>
          <w:vertAlign w:val="superscript"/>
        </w:rPr>
        <w:t>[2]</w:t>
      </w:r>
      <w:r>
        <w:t>. EndorseRank targets the authorization facet of behavioral risk; AWP targets the payment-flow facet. Neither claims to predict exploits or governance attacks.</w:t>
      </w:r>
    </w:p>
    <w:p w14:paraId="00DC1DDA" w14:textId="77777777" w:rsidR="00350CFB" w:rsidRDefault="00283FFF">
      <w:pPr>
        <w:pStyle w:val="a3"/>
        <w:spacing w:before="20" w:line="396" w:lineRule="auto"/>
        <w:ind w:left="282" w:right="563" w:hanging="12"/>
        <w:jc w:val="both"/>
      </w:pPr>
      <w:bookmarkStart w:id="150" w:name="Perpetual_markets_as_a_validation_labora"/>
      <w:bookmarkStart w:id="151" w:name="_bookmark40"/>
      <w:r>
        <w:t xml:space="preserve">Artificial activity further complicates behavioral measurement. Wash trading inflates volume on decentralized exchanges </w:t>
      </w:r>
      <w:r>
        <w:rPr>
          <w:vertAlign w:val="superscript"/>
        </w:rPr>
        <w:t>[28]</w:t>
      </w:r>
      <w:r>
        <w:t xml:space="preserve"> and, at scale, on unregulated centralized venues </w:t>
      </w:r>
      <w:r>
        <w:rPr>
          <w:vertAlign w:val="superscript"/>
        </w:rPr>
        <w:t>[29]</w:t>
      </w:r>
      <w:r>
        <w:t xml:space="preserve">; front-running and other forms of extractable value generate transfers that reflect ordering games rather than relationships </w:t>
      </w:r>
      <w:r>
        <w:rPr>
          <w:vertAlign w:val="superscript"/>
        </w:rPr>
        <w:t>[55]</w:t>
      </w:r>
      <w:r>
        <w:t>, and Qin et al.</w:t>
      </w:r>
      <w:r>
        <w:rPr>
          <w:vertAlign w:val="superscript"/>
        </w:rPr>
        <w:t>[30]</w:t>
      </w:r>
      <w:r>
        <w:t xml:space="preserve"> quantify how much of that value is realised on Ethereum. Scam tokens on Uniswap </w:t>
      </w:r>
      <w:r>
        <w:rPr>
          <w:vertAlign w:val="superscript"/>
        </w:rPr>
        <w:t>[31]</w:t>
      </w:r>
      <w:r>
        <w:t xml:space="preserve"> and cross-venue arbitrage flows </w:t>
      </w:r>
      <w:r>
        <w:rPr>
          <w:vertAlign w:val="superscript"/>
        </w:rPr>
        <w:t>[56]</w:t>
      </w:r>
      <w:r>
        <w:t xml:space="preserve"> likewise inflate transfer activity without durable counterparty relationships. Transfer graphs are especially exposed to artificial volume; allowance graphs are exposed to approval farming. Time-split checks and Sybil-oriented diagnostics are partial mitigations, not complete defenses.</w:t>
      </w:r>
      <w:bookmarkEnd w:id="150"/>
      <w:bookmarkEnd w:id="151"/>
      <w:commentRangeEnd w:id="149"/>
      <w:r>
        <w:rPr>
          <w:rStyle w:val="a5"/>
          <w:sz w:val="24"/>
          <w:szCs w:val="24"/>
        </w:rPr>
        <w:commentReference w:id="149"/>
      </w:r>
    </w:p>
    <w:p w14:paraId="00DC1DD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DE0" w14:textId="77777777" w:rsidR="00350CFB" w:rsidRDefault="00350CFB">
      <w:pPr>
        <w:pStyle w:val="a3"/>
        <w:spacing w:before="180" w:line="396" w:lineRule="auto"/>
        <w:ind w:left="276" w:right="524" w:hanging="2"/>
        <w:jc w:val="both"/>
      </w:pPr>
      <w:bookmarkStart w:id="152" w:name="Related_measurement_traditions"/>
      <w:bookmarkStart w:id="153" w:name="_bookmark41"/>
      <w:bookmarkEnd w:id="152"/>
      <w:bookmarkEnd w:id="153"/>
    </w:p>
    <w:p w14:paraId="00DC1DE2" w14:textId="77777777" w:rsidR="00350CFB" w:rsidRDefault="00283FFF">
      <w:pPr>
        <w:pStyle w:val="2"/>
        <w:numPr>
          <w:ilvl w:val="1"/>
          <w:numId w:val="26"/>
        </w:numPr>
        <w:tabs>
          <w:tab w:val="left" w:pos="927"/>
        </w:tabs>
        <w:ind w:left="927" w:hanging="645"/>
        <w:jc w:val="both"/>
      </w:pPr>
      <w:r>
        <w:t>Related</w:t>
      </w:r>
      <w:r>
        <w:rPr>
          <w:spacing w:val="20"/>
        </w:rPr>
        <w:t xml:space="preserve"> </w:t>
      </w:r>
      <w:r>
        <w:t>measurement</w:t>
      </w:r>
      <w:r>
        <w:rPr>
          <w:spacing w:val="21"/>
        </w:rPr>
        <w:t xml:space="preserve"> </w:t>
      </w:r>
      <w:r>
        <w:rPr>
          <w:spacing w:val="-2"/>
        </w:rPr>
        <w:t>traditions</w:t>
      </w:r>
    </w:p>
    <w:p w14:paraId="00DC1DE3" w14:textId="77777777" w:rsidR="00350CFB" w:rsidRDefault="00350CFB">
      <w:pPr>
        <w:pStyle w:val="a3"/>
        <w:spacing w:before="24"/>
        <w:rPr>
          <w:b/>
          <w:sz w:val="28"/>
        </w:rPr>
      </w:pPr>
    </w:p>
    <w:p w14:paraId="00DC1DE4" w14:textId="77777777" w:rsidR="00350CFB" w:rsidRDefault="00283FFF">
      <w:pPr>
        <w:pStyle w:val="a3"/>
        <w:spacing w:line="396" w:lineRule="auto"/>
        <w:ind w:left="273" w:right="524" w:firstLine="8"/>
        <w:jc w:val="both"/>
      </w:pPr>
      <w:commentRangeStart w:id="154"/>
      <w:r>
        <w:t xml:space="preserve">Beyond blockchain, reputation systems have been studied in e-commerce </w:t>
      </w:r>
      <w:r>
        <w:rPr>
          <w:vertAlign w:val="superscript"/>
        </w:rPr>
        <w:t>[57]</w:t>
      </w:r>
      <w:r>
        <w:t xml:space="preserve">, peer-to-peer networks </w:t>
      </w:r>
      <w:r>
        <w:rPr>
          <w:vertAlign w:val="superscript"/>
        </w:rPr>
        <w:t>[16]</w:t>
      </w:r>
      <w:r>
        <w:t xml:space="preserve">, and web spam </w:t>
      </w:r>
      <w:r>
        <w:rPr>
          <w:vertAlign w:val="superscript"/>
        </w:rPr>
        <w:t>[17]</w:t>
      </w:r>
      <w:r>
        <w:t xml:space="preserve">. Common lessons include: (i) reputation is relational; (ii) cheap identities enable Sybil attacks </w:t>
      </w:r>
      <w:r>
        <w:rPr>
          <w:vertAlign w:val="superscript"/>
        </w:rPr>
        <w:t>[11]</w:t>
      </w:r>
      <w:r>
        <w:t xml:space="preserve">; (iii) seed sets and normalization limit inflation; and (iv) evaluation requires external criteria, not only internal consistency </w:t>
      </w:r>
      <w:r>
        <w:rPr>
          <w:vertAlign w:val="superscript"/>
        </w:rPr>
        <w:t>[22]</w:t>
      </w:r>
      <w:r>
        <w:t xml:space="preserve">. EndorseRank inherits (i)–(iii) via PageRank damping and endorsement costs, and addresses (iv) via contemporaneous construct checks measured with Spearman’s ρ </w:t>
      </w:r>
      <w:r>
        <w:rPr>
          <w:vertAlign w:val="superscript"/>
        </w:rPr>
        <w:t>[20]</w:t>
      </w:r>
      <w:r>
        <w:t xml:space="preserve"> and Kendall’s τ </w:t>
      </w:r>
      <w:r>
        <w:rPr>
          <w:vertAlign w:val="superscript"/>
        </w:rPr>
        <w:t>[21]</w:t>
      </w:r>
      <w:r>
        <w:t>, and via a temporal holdout.</w:t>
      </w:r>
    </w:p>
    <w:p w14:paraId="00DC1DE5" w14:textId="77777777" w:rsidR="00350CFB" w:rsidRDefault="0071403D">
      <w:pPr>
        <w:pStyle w:val="a3"/>
        <w:spacing w:line="359" w:lineRule="exact"/>
        <w:ind w:left="282"/>
        <w:jc w:val="both"/>
      </w:pPr>
      <w:r>
        <w:rPr>
          <w:sz w:val="16"/>
        </w:rPr>
        <w:t xml:space="preserve">Personalized and topic-sensitive PageRank variants </w:t>
      </w:r>
      <w:r>
        <w:rPr>
          <w:sz w:val="16"/>
          <w:vertAlign w:val="superscript"/>
        </w:rPr>
        <w:t>[58],[59]</w:t>
      </w:r>
      <w:r>
        <w:rPr>
          <w:sz w:val="16"/>
        </w:rPr>
        <w:t xml:space="preserve"> could, in future work, bias teleportation toward protocol-approved contracts or known-good wallets, analogous to TrustRank seeds. This research uses uniform teleportation for comparability with AWP</w:t>
      </w:r>
      <w:r>
        <w:rPr>
          <w:sz w:val="16"/>
          <w:vertAlign w:val="superscript"/>
        </w:rPr>
        <w:t>[3]</w:t>
      </w:r>
      <w:r>
        <w:rPr>
          <w:sz w:val="16"/>
        </w:rPr>
        <w:t>.</w:t>
      </w:r>
    </w:p>
    <w:p w14:paraId="00DC1DE6" w14:textId="77777777" w:rsidR="00350CFB" w:rsidRDefault="00350CFB">
      <w:pPr>
        <w:pStyle w:val="a3"/>
        <w:spacing w:before="58"/>
        <w:rPr>
          <w:sz w:val="16"/>
        </w:rPr>
      </w:pPr>
    </w:p>
    <w:p w14:paraId="00DC1DE7" w14:textId="77777777" w:rsidR="00350CFB" w:rsidRDefault="00283FFF">
      <w:pPr>
        <w:pStyle w:val="a3"/>
        <w:spacing w:line="396" w:lineRule="auto"/>
        <w:ind w:left="282" w:right="564"/>
        <w:jc w:val="both"/>
      </w:pPr>
      <w:bookmarkStart w:id="155" w:name="Accounts,_gas,_and_why_logs_are_the_meas"/>
      <w:bookmarkStart w:id="156" w:name="_bookmark42"/>
      <w:bookmarkEnd w:id="155"/>
      <w:bookmarkEnd w:id="156"/>
      <w:commentRangeEnd w:id="154"/>
      <w:r>
        <w:rPr>
          <w:rStyle w:val="a5"/>
          <w:sz w:val="24"/>
          <w:szCs w:val="24"/>
        </w:rPr>
        <w:commentReference w:id="154"/>
      </w:r>
    </w:p>
    <w:p w14:paraId="00DC1DE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DE9" w14:textId="77777777" w:rsidR="00350CFB" w:rsidRDefault="00283FFF">
      <w:pPr>
        <w:pStyle w:val="2"/>
        <w:numPr>
          <w:ilvl w:val="1"/>
          <w:numId w:val="26"/>
        </w:numPr>
        <w:tabs>
          <w:tab w:val="left" w:pos="927"/>
        </w:tabs>
        <w:spacing w:before="112"/>
        <w:ind w:left="927" w:hanging="645"/>
      </w:pPr>
      <w:r>
        <w:t>Accounts,</w:t>
      </w:r>
      <w:r>
        <w:rPr>
          <w:spacing w:val="12"/>
        </w:rPr>
        <w:t xml:space="preserve"> </w:t>
      </w:r>
      <w:r>
        <w:t>gas,</w:t>
      </w:r>
      <w:r>
        <w:rPr>
          <w:spacing w:val="13"/>
        </w:rPr>
        <w:t xml:space="preserve"> </w:t>
      </w:r>
      <w:r>
        <w:t>and</w:t>
      </w:r>
      <w:r>
        <w:rPr>
          <w:spacing w:val="13"/>
        </w:rPr>
        <w:t xml:space="preserve"> </w:t>
      </w:r>
      <w:r>
        <w:t>why</w:t>
      </w:r>
      <w:r>
        <w:rPr>
          <w:spacing w:val="12"/>
        </w:rPr>
        <w:t xml:space="preserve"> </w:t>
      </w:r>
      <w:r>
        <w:t>logs</w:t>
      </w:r>
      <w:r>
        <w:rPr>
          <w:spacing w:val="13"/>
        </w:rPr>
        <w:t xml:space="preserve"> </w:t>
      </w:r>
      <w:r>
        <w:t>are</w:t>
      </w:r>
      <w:r>
        <w:rPr>
          <w:spacing w:val="13"/>
        </w:rPr>
        <w:t xml:space="preserve"> </w:t>
      </w:r>
      <w:r>
        <w:t>the</w:t>
      </w:r>
      <w:r>
        <w:rPr>
          <w:spacing w:val="12"/>
        </w:rPr>
        <w:t xml:space="preserve"> </w:t>
      </w:r>
      <w:r>
        <w:t>measurement</w:t>
      </w:r>
      <w:r>
        <w:rPr>
          <w:spacing w:val="13"/>
        </w:rPr>
        <w:t xml:space="preserve"> </w:t>
      </w:r>
      <w:r>
        <w:rPr>
          <w:spacing w:val="-2"/>
        </w:rPr>
        <w:t>surface</w:t>
      </w:r>
    </w:p>
    <w:p w14:paraId="00DC1DEA" w14:textId="77777777" w:rsidR="00350CFB" w:rsidRDefault="00350CFB">
      <w:pPr>
        <w:pStyle w:val="a3"/>
        <w:spacing w:before="24"/>
        <w:rPr>
          <w:b/>
          <w:sz w:val="28"/>
        </w:rPr>
      </w:pPr>
    </w:p>
    <w:p w14:paraId="00DC1DEB" w14:textId="77777777" w:rsidR="00350CFB" w:rsidRDefault="00283FFF">
      <w:pPr>
        <w:pStyle w:val="a3"/>
        <w:spacing w:line="396" w:lineRule="auto"/>
        <w:ind w:left="282" w:right="534"/>
        <w:jc w:val="both"/>
      </w:pPr>
      <w:commentRangeStart w:id="157"/>
      <w:r>
        <w:t xml:space="preserve">Ethereum-style accounts are either externally owned accounts (EOAs), controlled by private keys, or contract accounts, controlled by code </w:t>
      </w:r>
      <w:r>
        <w:rPr>
          <w:vertAlign w:val="superscript"/>
        </w:rPr>
        <w:t>[60]</w:t>
      </w:r>
      <w:r>
        <w:t xml:space="preserve">. Every state-changing interaction consumes gas and emits logs when contracts are written to do so. Reputation research that aims for auditability therefore privileges </w:t>
      </w:r>
      <w:r>
        <w:rPr>
          <w:i/>
          <w:iCs/>
        </w:rPr>
        <w:t>logs</w:t>
      </w:r>
      <w:r>
        <w:t xml:space="preserve"> over off-chain indexes: logs are part of the canonical chain history and can be re-derived by any full node or public warehouse </w:t>
      </w:r>
      <w:r>
        <w:rPr>
          <w:vertAlign w:val="superscript"/>
        </w:rPr>
        <w:t>[61]</w:t>
      </w:r>
      <w:r>
        <w:t>.</w:t>
      </w:r>
    </w:p>
    <w:p w14:paraId="00DC1DEC" w14:textId="77777777" w:rsidR="00350CFB" w:rsidRDefault="00283FFF">
      <w:pPr>
        <w:pStyle w:val="a3"/>
        <w:spacing w:before="20" w:line="396" w:lineRule="auto"/>
        <w:ind w:left="282" w:right="524"/>
        <w:jc w:val="both"/>
      </w:pPr>
      <w:bookmarkStart w:id="158" w:name="Approvals_as_security-relevant_events"/>
      <w:bookmarkStart w:id="159" w:name="_bookmark43"/>
      <w:r>
        <w:t>Gas costs shape the graphs we observe. On L2s, lower fees increase transfer frequency and approval churn, densifying G_transfer more than G_approve because payments are routine while approvals are intermittent setup actions. This economic asymmetry is one reason EndorseRank graphs are expected to remain sparse relative to transfer graphs (examined in Chapter 4).</w:t>
      </w:r>
      <w:bookmarkEnd w:id="158"/>
      <w:bookmarkEnd w:id="159"/>
      <w:commentRangeEnd w:id="157"/>
      <w:r>
        <w:rPr>
          <w:rStyle w:val="a5"/>
          <w:sz w:val="24"/>
          <w:szCs w:val="24"/>
        </w:rPr>
        <w:commentReference w:id="157"/>
      </w:r>
    </w:p>
    <w:p w14:paraId="00DC1DED" w14:textId="77777777" w:rsidR="00350CFB" w:rsidRDefault="00350CFB">
      <w:pPr>
        <w:pStyle w:val="a3"/>
        <w:spacing w:before="162"/>
      </w:pPr>
    </w:p>
    <w:p w14:paraId="00DC1DEE" w14:textId="77777777" w:rsidR="00350CFB" w:rsidRDefault="00283FFF">
      <w:pPr>
        <w:pStyle w:val="2"/>
        <w:numPr>
          <w:ilvl w:val="1"/>
          <w:numId w:val="26"/>
        </w:numPr>
        <w:tabs>
          <w:tab w:val="left" w:pos="927"/>
        </w:tabs>
        <w:ind w:left="927" w:hanging="645"/>
      </w:pPr>
      <w:r>
        <w:t>Approvals</w:t>
      </w:r>
      <w:r>
        <w:rPr>
          <w:spacing w:val="19"/>
        </w:rPr>
        <w:t xml:space="preserve"> </w:t>
      </w:r>
      <w:r>
        <w:t>as</w:t>
      </w:r>
      <w:r>
        <w:rPr>
          <w:spacing w:val="19"/>
        </w:rPr>
        <w:t xml:space="preserve"> </w:t>
      </w:r>
      <w:r>
        <w:t>security-relevant</w:t>
      </w:r>
      <w:r>
        <w:rPr>
          <w:spacing w:val="19"/>
        </w:rPr>
        <w:t xml:space="preserve"> </w:t>
      </w:r>
      <w:r>
        <w:rPr>
          <w:spacing w:val="-2"/>
        </w:rPr>
        <w:t>events</w:t>
      </w:r>
    </w:p>
    <w:p w14:paraId="00DC1DEF" w14:textId="77777777" w:rsidR="00350CFB" w:rsidRDefault="00350CFB">
      <w:pPr>
        <w:pStyle w:val="a3"/>
        <w:spacing w:before="24"/>
        <w:rPr>
          <w:b/>
          <w:sz w:val="28"/>
        </w:rPr>
      </w:pPr>
    </w:p>
    <w:p w14:paraId="00DC1DF0" w14:textId="77777777" w:rsidR="00350CFB" w:rsidRDefault="00283FFF">
      <w:pPr>
        <w:pStyle w:val="a3"/>
        <w:spacing w:line="391" w:lineRule="auto"/>
        <w:ind w:left="273" w:right="523" w:firstLine="8"/>
        <w:jc w:val="both"/>
      </w:pPr>
      <w:commentRangeStart w:id="160"/>
      <w:r>
        <w:t xml:space="preserve">Unlimited approvals (type(uint256).max) are a well-known user-experience hazard: a compromised spender can drain tokens until the owner revokes. Security analyses of honeypot contracts </w:t>
      </w:r>
      <w:r>
        <w:rPr>
          <w:vertAlign w:val="superscript"/>
        </w:rPr>
        <w:t>[62]</w:t>
      </w:r>
      <w:r>
        <w:t xml:space="preserve"> and of phishing accounts on Ethereum </w:t>
      </w:r>
      <w:r>
        <w:rPr>
          <w:vertAlign w:val="superscript"/>
        </w:rPr>
        <w:t>[24]</w:t>
      </w:r>
      <w:r>
        <w:t xml:space="preserve"> treat allowances as capabilities, not as neutral metadata. EndorseRank interprets inbound allowances as endorsement of a spender’s capability, which is precisely why the construct is semantically distinct from inbound transfers. A wallet may receive many transfers without ever being trusted to spend on others’ behalf.</w:t>
      </w:r>
    </w:p>
    <w:p w14:paraId="00DC1DF1" w14:textId="77777777" w:rsidR="00350CFB" w:rsidRDefault="00283FFF">
      <w:pPr>
        <w:pStyle w:val="a3"/>
        <w:spacing w:before="34" w:line="396" w:lineRule="auto"/>
        <w:ind w:left="282" w:right="523"/>
        <w:jc w:val="both"/>
      </w:pPr>
      <w:bookmarkStart w:id="161" w:name="AWP_in_depth:_what_Do_et_al._measure"/>
      <w:bookmarkStart w:id="162" w:name="_bookmark44"/>
      <w:r>
        <w:t>From a measurement standpoint, unlimited approvals create heavy-tailed edge weights. Decimal adjustment and optional winsorization can moderate extremes; this research sums decimal-adjusted latest allowances and relies on PageRank’s normalization by out-strength so that a single huge approval does not automatically dominate unless the owner has few outgoing endorsements.</w:t>
      </w:r>
      <w:bookmarkEnd w:id="161"/>
      <w:bookmarkEnd w:id="162"/>
      <w:commentRangeEnd w:id="160"/>
      <w:r>
        <w:rPr>
          <w:rStyle w:val="a5"/>
          <w:sz w:val="24"/>
          <w:szCs w:val="24"/>
        </w:rPr>
        <w:commentReference w:id="160"/>
      </w:r>
    </w:p>
    <w:p w14:paraId="00DC1DF2"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DF3" w14:textId="77777777" w:rsidR="00350CFB" w:rsidRDefault="00283FFF">
      <w:pPr>
        <w:pStyle w:val="2"/>
        <w:numPr>
          <w:ilvl w:val="1"/>
          <w:numId w:val="26"/>
        </w:numPr>
        <w:tabs>
          <w:tab w:val="left" w:pos="927"/>
        </w:tabs>
        <w:spacing w:before="112"/>
        <w:ind w:left="927" w:hanging="645"/>
      </w:pPr>
      <w:r>
        <w:t>AWP in depth: what the transfer-graph baseline measures</w:t>
      </w:r>
    </w:p>
    <w:p w14:paraId="00DC1DF4" w14:textId="77777777" w:rsidR="00350CFB" w:rsidRDefault="00350CFB">
      <w:pPr>
        <w:pStyle w:val="a3"/>
        <w:spacing w:before="24"/>
        <w:rPr>
          <w:b/>
          <w:sz w:val="28"/>
        </w:rPr>
      </w:pPr>
    </w:p>
    <w:p w14:paraId="00DC1DF5" w14:textId="77777777" w:rsidR="00350CFB" w:rsidRDefault="00283FFF">
      <w:pPr>
        <w:pStyle w:val="a3"/>
        <w:spacing w:line="398" w:lineRule="auto"/>
        <w:ind w:left="274" w:right="521" w:firstLine="7"/>
        <w:jc w:val="both"/>
      </w:pPr>
      <w:bookmarkStart w:id="163" w:name="Comparison_of_graph_reputation_methods"/>
      <w:bookmarkStart w:id="164" w:name="_bookmark45"/>
      <w:commentRangeStart w:id="165"/>
      <w:r>
        <w:t>Do and Do</w:t>
      </w:r>
      <w:r>
        <w:rPr>
          <w:vertAlign w:val="superscript"/>
        </w:rPr>
        <w:t>[4]</w:t>
      </w:r>
      <w:r>
        <w:t xml:space="preserve"> apply PageRank and HodgeRank to Ethereum transfers as a social-credit signal. Adaptive Weighted PageRank (AWP), introduced by Do, Do, and Nguyen</w:t>
      </w:r>
      <w:r>
        <w:rPr>
          <w:vertAlign w:val="superscript"/>
        </w:rPr>
        <w:t>[3]</w:t>
      </w:r>
      <w:r>
        <w:t>, uses transfer edges whose weights combine value and recency through a logistic decay, and validates the ranking against inbound degree and inbound value—proxies for “how much economic attention a wallet receives.” Both the decay formulation (the logistic equation) and the in-degree/in-value proxies used in Chapters 3 and 4 come from the AWP paper. The framework is attractive because it is fully on-chain, rank-based, and free of off-chain identity.</w:t>
      </w:r>
      <w:bookmarkEnd w:id="163"/>
      <w:bookmarkEnd w:id="164"/>
    </w:p>
    <w:p w14:paraId="081941F2" w14:textId="77777777" w:rsidR="00420150" w:rsidRDefault="00041D3C">
      <w:pPr>
        <w:pStyle w:val="a3"/>
        <w:spacing w:line="359" w:lineRule="exact"/>
        <w:ind w:left="282"/>
        <w:jc w:val="both"/>
      </w:pPr>
      <w:r>
        <w:t>EndorseRank preserves the PageRank-and-rank-correlation template but replaces the edge semantics. The empirical question is whether allowance edges yield a different, useful, and cheaper signal. Chapter 4 tests whether allowance edges produce a construct-distinct, allowance-aligned, and computationally cheaper score, and whether t1 scores predict t2 new approvals.</w:t>
      </w:r>
      <w:commentRangeEnd w:id="165"/>
      <w:r>
        <w:rPr>
          <w:rStyle w:val="a5"/>
          <w:sz w:val="24"/>
          <w:szCs w:val="24"/>
        </w:rPr>
        <w:commentReference w:id="165"/>
      </w:r>
    </w:p>
    <w:p w14:paraId="00DC1DF6" w14:textId="77777777" w:rsidR="00350CFB" w:rsidRDefault="00350CFB">
      <w:pPr>
        <w:pStyle w:val="a3"/>
        <w:spacing w:before="157"/>
      </w:pPr>
    </w:p>
    <w:p w14:paraId="00DC1DF7" w14:textId="77777777" w:rsidR="00350CFB" w:rsidRDefault="00283FFF">
      <w:pPr>
        <w:pStyle w:val="2"/>
        <w:numPr>
          <w:ilvl w:val="1"/>
          <w:numId w:val="26"/>
        </w:numPr>
        <w:tabs>
          <w:tab w:val="left" w:pos="927"/>
        </w:tabs>
        <w:ind w:left="927" w:hanging="645"/>
      </w:pPr>
      <w:r>
        <w:t>Comparison</w:t>
      </w:r>
      <w:r>
        <w:rPr>
          <w:spacing w:val="12"/>
        </w:rPr>
        <w:t xml:space="preserve"> </w:t>
      </w:r>
      <w:r>
        <w:t>of</w:t>
      </w:r>
      <w:r>
        <w:rPr>
          <w:spacing w:val="13"/>
        </w:rPr>
        <w:t xml:space="preserve"> </w:t>
      </w:r>
      <w:r>
        <w:t>graph</w:t>
      </w:r>
      <w:r>
        <w:rPr>
          <w:spacing w:val="13"/>
        </w:rPr>
        <w:t xml:space="preserve"> </w:t>
      </w:r>
      <w:r>
        <w:t>reputation</w:t>
      </w:r>
      <w:r>
        <w:rPr>
          <w:spacing w:val="13"/>
        </w:rPr>
        <w:t xml:space="preserve"> </w:t>
      </w:r>
      <w:r>
        <w:rPr>
          <w:spacing w:val="-2"/>
        </w:rPr>
        <w:t>methods</w:t>
      </w:r>
    </w:p>
    <w:p w14:paraId="00DC1DF8" w14:textId="77777777" w:rsidR="00350CFB" w:rsidRDefault="00350CFB">
      <w:pPr>
        <w:pStyle w:val="a3"/>
        <w:spacing w:before="24"/>
        <w:rPr>
          <w:b/>
          <w:sz w:val="28"/>
        </w:rPr>
      </w:pPr>
    </w:p>
    <w:p w14:paraId="00DC1DF9" w14:textId="77777777" w:rsidR="00350CFB" w:rsidRDefault="00283FFF">
      <w:pPr>
        <w:pStyle w:val="a3"/>
        <w:ind w:left="274"/>
        <w:jc w:val="both"/>
      </w:pPr>
      <w:r>
        <w:t>Table 2.1 situates EndorseRank among related methods discussed in this chapter by edge semantics, temporal model, and validation design.</w:t>
      </w:r>
    </w:p>
    <w:p w14:paraId="00DC1DFA" w14:textId="77777777" w:rsidR="00350CFB" w:rsidRDefault="00283FFF">
      <w:pPr>
        <w:pStyle w:val="a3"/>
        <w:spacing w:before="257"/>
        <w:ind w:right="290"/>
        <w:jc w:val="center"/>
      </w:pPr>
      <w:bookmarkStart w:id="166" w:name="_bookmark46"/>
      <w:commentRangeStart w:id="167"/>
      <w:r>
        <w:t>Table 2.1: Comparison of selected graph reputation methods (conceptual).</w:t>
      </w:r>
      <w:bookmarkEnd w:id="166"/>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00DC2098" w14:textId="77777777">
        <w:trPr>
          <w:trHeight w:val="381"/>
        </w:trPr>
        <w:tc>
          <w:tcPr>
            <w:tcW w:w="2250" w:type="dxa"/>
            <w:tcBorders>
              <w:top w:val="single" w:sz="8" w:space="0" w:color="000000"/>
              <w:bottom w:val="single" w:sz="6" w:space="0" w:color="000000"/>
            </w:tcBorders>
          </w:tcPr>
          <w:p w14:paraId="00DC2093" w14:textId="77777777" w:rsidR="00350CFB" w:rsidRDefault="00283FFF">
            <w:pPr>
              <w:pStyle w:val="TableParagraph"/>
              <w:spacing w:before="53"/>
              <w:jc w:val="left"/>
            </w:pPr>
            <w:r>
              <w:rPr>
                <w:b/>
              </w:rPr>
              <w:t>Method</w:t>
            </w:r>
          </w:p>
        </w:tc>
        <w:tc>
          <w:tcPr>
            <w:tcW w:w="2250" w:type="dxa"/>
            <w:tcBorders>
              <w:top w:val="single" w:sz="8" w:space="0" w:color="000000"/>
              <w:bottom w:val="single" w:sz="6" w:space="0" w:color="000000"/>
            </w:tcBorders>
          </w:tcPr>
          <w:p w14:paraId="00DC2094" w14:textId="77777777" w:rsidR="00350CFB" w:rsidRDefault="00283FFF">
            <w:pPr>
              <w:pStyle w:val="TableParagraph"/>
              <w:spacing w:before="53"/>
              <w:jc w:val="left"/>
            </w:pPr>
            <w:r>
              <w:rPr>
                <w:b/>
              </w:rPr>
              <w:t>Edge semantics</w:t>
            </w:r>
          </w:p>
        </w:tc>
        <w:tc>
          <w:tcPr>
            <w:tcW w:w="2250" w:type="dxa"/>
            <w:tcBorders>
              <w:top w:val="single" w:sz="8" w:space="0" w:color="000000"/>
              <w:bottom w:val="single" w:sz="6" w:space="0" w:color="000000"/>
            </w:tcBorders>
          </w:tcPr>
          <w:p w14:paraId="00DC2095" w14:textId="77777777" w:rsidR="00350CFB" w:rsidRDefault="00283FFF">
            <w:pPr>
              <w:pStyle w:val="TableParagraph"/>
              <w:spacing w:before="53"/>
              <w:jc w:val="left"/>
            </w:pPr>
            <w:r>
              <w:rPr>
                <w:b/>
              </w:rPr>
              <w:t>Temporal model</w:t>
            </w:r>
          </w:p>
        </w:tc>
        <w:tc>
          <w:tcPr>
            <w:tcW w:w="2250" w:type="dxa"/>
            <w:tcBorders>
              <w:top w:val="single" w:sz="8" w:space="0" w:color="000000"/>
              <w:bottom w:val="single" w:sz="6" w:space="0" w:color="000000"/>
            </w:tcBorders>
          </w:tcPr>
          <w:p w14:paraId="00DC2096" w14:textId="77777777" w:rsidR="00350CFB" w:rsidRDefault="00283FFF">
            <w:pPr>
              <w:pStyle w:val="TableParagraph"/>
              <w:spacing w:before="53"/>
            </w:pPr>
            <w:r>
              <w:rPr>
                <w:b/>
              </w:rPr>
              <w:t>Typical validation</w:t>
            </w:r>
          </w:p>
        </w:tc>
      </w:tr>
      <w:tr w:rsidR="00350CFB" w14:paraId="00DC209E" w14:textId="77777777">
        <w:trPr>
          <w:trHeight w:val="319"/>
        </w:trPr>
        <w:tc>
          <w:tcPr>
            <w:tcW w:w="2250" w:type="dxa"/>
            <w:tcBorders>
              <w:top w:val="single" w:sz="6" w:space="0" w:color="000000"/>
            </w:tcBorders>
          </w:tcPr>
          <w:p w14:paraId="00DC2099" w14:textId="77777777" w:rsidR="00350CFB" w:rsidRDefault="00283FFF">
            <w:pPr>
              <w:pStyle w:val="TableParagraph"/>
              <w:spacing w:before="52" w:line="247" w:lineRule="exact"/>
              <w:jc w:val="left"/>
            </w:pPr>
            <w:r>
              <w:t xml:space="preserve">PageRank (web) </w:t>
            </w:r>
            <w:r>
              <w:rPr>
                <w:vertAlign w:val="superscript"/>
              </w:rPr>
              <w:t>[15]</w:t>
            </w:r>
          </w:p>
        </w:tc>
        <w:tc>
          <w:tcPr>
            <w:tcW w:w="2250" w:type="dxa"/>
            <w:tcBorders>
              <w:top w:val="single" w:sz="6" w:space="0" w:color="000000"/>
            </w:tcBorders>
          </w:tcPr>
          <w:p w14:paraId="00DC209A" w14:textId="77777777" w:rsidR="00350CFB" w:rsidRDefault="00283FFF">
            <w:pPr>
              <w:pStyle w:val="TableParagraph"/>
              <w:spacing w:before="52" w:line="247" w:lineRule="exact"/>
              <w:jc w:val="left"/>
            </w:pPr>
            <w:r>
              <w:t>Hyperlinks</w:t>
            </w:r>
          </w:p>
        </w:tc>
        <w:tc>
          <w:tcPr>
            <w:tcW w:w="2250" w:type="dxa"/>
            <w:tcBorders>
              <w:top w:val="single" w:sz="6" w:space="0" w:color="000000"/>
            </w:tcBorders>
          </w:tcPr>
          <w:p w14:paraId="00DC209B" w14:textId="77777777" w:rsidR="00350CFB" w:rsidRDefault="00283FFF">
            <w:pPr>
              <w:pStyle w:val="TableParagraph"/>
              <w:spacing w:before="52" w:line="247" w:lineRule="exact"/>
              <w:jc w:val="left"/>
            </w:pPr>
            <w:r>
              <w:t>None / static snapshot</w:t>
            </w:r>
          </w:p>
        </w:tc>
        <w:tc>
          <w:tcPr>
            <w:tcW w:w="2250" w:type="dxa"/>
            <w:tcBorders>
              <w:top w:val="single" w:sz="6" w:space="0" w:color="000000"/>
            </w:tcBorders>
          </w:tcPr>
          <w:p w14:paraId="00DC209C" w14:textId="77777777" w:rsidR="00350CFB" w:rsidRDefault="00283FFF">
            <w:pPr>
              <w:pStyle w:val="TableParagraph"/>
              <w:spacing w:before="52" w:line="247" w:lineRule="exact"/>
            </w:pPr>
            <w:r>
              <w:t>Retrieval quality</w:t>
            </w:r>
          </w:p>
        </w:tc>
      </w:tr>
      <w:tr w:rsidR="00350CFB" w14:paraId="053D0E6C" w14:textId="77777777">
        <w:trPr>
          <w:trHeight w:val="319"/>
        </w:trPr>
        <w:tc>
          <w:tcPr>
            <w:tcW w:w="2250" w:type="dxa"/>
            <w:tcBorders>
              <w:top w:val="single" w:sz="6" w:space="0" w:color="000000"/>
            </w:tcBorders>
          </w:tcPr>
          <w:p w14:paraId="3FEAB74D" w14:textId="77777777" w:rsidR="00350CFB" w:rsidRDefault="00283FFF">
            <w:pPr>
              <w:pStyle w:val="TableParagraph"/>
              <w:spacing w:before="52" w:line="247" w:lineRule="exact"/>
              <w:jc w:val="left"/>
            </w:pPr>
            <w:r>
              <w:t xml:space="preserve">EigenTrust </w:t>
            </w:r>
            <w:r>
              <w:rPr>
                <w:vertAlign w:val="superscript"/>
              </w:rPr>
              <w:t>[16]</w:t>
            </w:r>
          </w:p>
        </w:tc>
        <w:tc>
          <w:tcPr>
            <w:tcW w:w="2250" w:type="dxa"/>
            <w:tcBorders>
              <w:top w:val="single" w:sz="6" w:space="0" w:color="000000"/>
            </w:tcBorders>
          </w:tcPr>
          <w:p w14:paraId="2A86EDE0" w14:textId="77777777" w:rsidR="00350CFB" w:rsidRDefault="00283FFF">
            <w:pPr>
              <w:pStyle w:val="TableParagraph"/>
              <w:spacing w:before="52" w:line="247" w:lineRule="exact"/>
              <w:jc w:val="left"/>
            </w:pPr>
            <w:r>
              <w:t>Local trust ratings</w:t>
            </w:r>
          </w:p>
        </w:tc>
        <w:tc>
          <w:tcPr>
            <w:tcW w:w="2250" w:type="dxa"/>
            <w:tcBorders>
              <w:top w:val="single" w:sz="6" w:space="0" w:color="000000"/>
            </w:tcBorders>
          </w:tcPr>
          <w:p w14:paraId="1560693E" w14:textId="77777777" w:rsidR="00350CFB" w:rsidRDefault="00283FFF">
            <w:pPr>
              <w:pStyle w:val="TableParagraph"/>
              <w:spacing w:before="52" w:line="247" w:lineRule="exact"/>
              <w:jc w:val="left"/>
            </w:pPr>
            <w:r>
              <w:t>Iterative aggregation</w:t>
            </w:r>
          </w:p>
        </w:tc>
        <w:tc>
          <w:tcPr>
            <w:tcW w:w="2250" w:type="dxa"/>
            <w:tcBorders>
              <w:top w:val="single" w:sz="6" w:space="0" w:color="000000"/>
            </w:tcBorders>
          </w:tcPr>
          <w:p w14:paraId="2EB23236" w14:textId="77777777" w:rsidR="00350CFB" w:rsidRDefault="00283FFF">
            <w:pPr>
              <w:pStyle w:val="TableParagraph"/>
              <w:spacing w:before="52" w:line="247" w:lineRule="exact"/>
            </w:pPr>
            <w:r>
              <w:t>P2P file authenticity</w:t>
            </w:r>
          </w:p>
        </w:tc>
      </w:tr>
      <w:tr w:rsidR="00350CFB" w14:paraId="401CD29A" w14:textId="77777777">
        <w:trPr>
          <w:trHeight w:val="319"/>
        </w:trPr>
        <w:tc>
          <w:tcPr>
            <w:tcW w:w="2250" w:type="dxa"/>
            <w:tcBorders>
              <w:top w:val="single" w:sz="6" w:space="0" w:color="000000"/>
            </w:tcBorders>
          </w:tcPr>
          <w:p w14:paraId="125EFFAE" w14:textId="77777777" w:rsidR="00350CFB" w:rsidRDefault="00283FFF">
            <w:pPr>
              <w:pStyle w:val="TableParagraph"/>
              <w:spacing w:before="52" w:line="247" w:lineRule="exact"/>
              <w:jc w:val="left"/>
            </w:pPr>
            <w:r>
              <w:t xml:space="preserve">TrustRank </w:t>
            </w:r>
            <w:r>
              <w:rPr>
                <w:vertAlign w:val="superscript"/>
              </w:rPr>
              <w:t>[17]</w:t>
            </w:r>
          </w:p>
        </w:tc>
        <w:tc>
          <w:tcPr>
            <w:tcW w:w="2250" w:type="dxa"/>
            <w:tcBorders>
              <w:top w:val="single" w:sz="6" w:space="0" w:color="000000"/>
            </w:tcBorders>
          </w:tcPr>
          <w:p w14:paraId="618383C3" w14:textId="77777777" w:rsidR="00350CFB" w:rsidRDefault="00283FFF">
            <w:pPr>
              <w:pStyle w:val="TableParagraph"/>
              <w:spacing w:before="52" w:line="247" w:lineRule="exact"/>
              <w:jc w:val="left"/>
            </w:pPr>
            <w:r>
              <w:t>Links from seed goods</w:t>
            </w:r>
          </w:p>
        </w:tc>
        <w:tc>
          <w:tcPr>
            <w:tcW w:w="2250" w:type="dxa"/>
            <w:tcBorders>
              <w:top w:val="single" w:sz="6" w:space="0" w:color="000000"/>
            </w:tcBorders>
          </w:tcPr>
          <w:p w14:paraId="0D62A99B" w14:textId="77777777" w:rsidR="00350CFB" w:rsidRDefault="00283FFF">
            <w:pPr>
              <w:pStyle w:val="TableParagraph"/>
              <w:spacing w:before="52" w:line="247" w:lineRule="exact"/>
              <w:jc w:val="left"/>
            </w:pPr>
            <w:r>
              <w:t>Static / seeded</w:t>
            </w:r>
          </w:p>
        </w:tc>
        <w:tc>
          <w:tcPr>
            <w:tcW w:w="2250" w:type="dxa"/>
            <w:tcBorders>
              <w:top w:val="single" w:sz="6" w:space="0" w:color="000000"/>
            </w:tcBorders>
          </w:tcPr>
          <w:p w14:paraId="1D116A04" w14:textId="77777777" w:rsidR="00350CFB" w:rsidRDefault="00283FFF">
            <w:pPr>
              <w:pStyle w:val="TableParagraph"/>
              <w:spacing w:before="52" w:line="247" w:lineRule="exact"/>
            </w:pPr>
            <w:r>
              <w:t>Spam demotion</w:t>
            </w:r>
          </w:p>
        </w:tc>
      </w:tr>
      <w:tr w:rsidR="00350CFB" w14:paraId="4F551DC1" w14:textId="77777777">
        <w:trPr>
          <w:trHeight w:val="319"/>
        </w:trPr>
        <w:tc>
          <w:tcPr>
            <w:tcW w:w="2250" w:type="dxa"/>
            <w:tcBorders>
              <w:top w:val="single" w:sz="6" w:space="0" w:color="000000"/>
            </w:tcBorders>
          </w:tcPr>
          <w:p w14:paraId="2CC82BCC" w14:textId="77777777" w:rsidR="00350CFB" w:rsidRDefault="00283FFF">
            <w:pPr>
              <w:pStyle w:val="TableParagraph"/>
              <w:spacing w:before="52" w:line="247" w:lineRule="exact"/>
              <w:jc w:val="left"/>
            </w:pPr>
            <w:r>
              <w:t xml:space="preserve">PageRank/HodgeRank on Ethereum </w:t>
            </w:r>
            <w:r>
              <w:rPr>
                <w:vertAlign w:val="superscript"/>
              </w:rPr>
              <w:t>[4]</w:t>
            </w:r>
          </w:p>
        </w:tc>
        <w:tc>
          <w:tcPr>
            <w:tcW w:w="2250" w:type="dxa"/>
            <w:tcBorders>
              <w:top w:val="single" w:sz="6" w:space="0" w:color="000000"/>
            </w:tcBorders>
          </w:tcPr>
          <w:p w14:paraId="16450063" w14:textId="77777777" w:rsidR="00350CFB" w:rsidRDefault="00283FFF">
            <w:pPr>
              <w:pStyle w:val="TableParagraph"/>
              <w:spacing w:before="52" w:line="247" w:lineRule="exact"/>
              <w:jc w:val="left"/>
            </w:pPr>
            <w:r>
              <w:t>Token transfers</w:t>
            </w:r>
          </w:p>
        </w:tc>
        <w:tc>
          <w:tcPr>
            <w:tcW w:w="2250" w:type="dxa"/>
            <w:tcBorders>
              <w:top w:val="single" w:sz="6" w:space="0" w:color="000000"/>
            </w:tcBorders>
          </w:tcPr>
          <w:p w14:paraId="702C902E" w14:textId="77777777" w:rsidR="00350CFB" w:rsidRDefault="00283FFF">
            <w:pPr>
              <w:pStyle w:val="TableParagraph"/>
              <w:spacing w:before="52" w:line="247" w:lineRule="exact"/>
              <w:jc w:val="left"/>
            </w:pPr>
            <w:r>
              <w:t>Static window</w:t>
            </w:r>
          </w:p>
        </w:tc>
        <w:tc>
          <w:tcPr>
            <w:tcW w:w="2250" w:type="dxa"/>
            <w:tcBorders>
              <w:top w:val="single" w:sz="6" w:space="0" w:color="000000"/>
            </w:tcBorders>
          </w:tcPr>
          <w:p w14:paraId="78A43A15" w14:textId="77777777" w:rsidR="00350CFB" w:rsidRDefault="00283FFF">
            <w:pPr>
              <w:pStyle w:val="TableParagraph"/>
              <w:spacing w:before="52" w:line="247" w:lineRule="exact"/>
            </w:pPr>
            <w:r>
              <w:t>Not reproduced in this thesis</w:t>
            </w:r>
          </w:p>
        </w:tc>
      </w:tr>
      <w:tr w:rsidR="00350CFB" w14:paraId="07A7D500" w14:textId="77777777">
        <w:trPr>
          <w:trHeight w:val="319"/>
        </w:trPr>
        <w:tc>
          <w:tcPr>
            <w:tcW w:w="2250" w:type="dxa"/>
            <w:tcBorders>
              <w:top w:val="single" w:sz="6" w:space="0" w:color="000000"/>
            </w:tcBorders>
          </w:tcPr>
          <w:p w14:paraId="0F636522" w14:textId="77777777" w:rsidR="00350CFB" w:rsidRDefault="00283FFF">
            <w:pPr>
              <w:pStyle w:val="TableParagraph"/>
              <w:spacing w:before="52" w:line="247" w:lineRule="exact"/>
              <w:jc w:val="left"/>
            </w:pPr>
            <w:r>
              <w:t xml:space="preserve">AWP </w:t>
            </w:r>
            <w:r>
              <w:rPr>
                <w:vertAlign w:val="superscript"/>
              </w:rPr>
              <w:t>[3]</w:t>
            </w:r>
          </w:p>
        </w:tc>
        <w:tc>
          <w:tcPr>
            <w:tcW w:w="2250" w:type="dxa"/>
            <w:tcBorders>
              <w:top w:val="single" w:sz="6" w:space="0" w:color="000000"/>
            </w:tcBorders>
          </w:tcPr>
          <w:p w14:paraId="732B9207" w14:textId="77777777" w:rsidR="00350CFB" w:rsidRDefault="00283FFF">
            <w:pPr>
              <w:pStyle w:val="TableParagraph"/>
              <w:spacing w:before="52" w:line="247" w:lineRule="exact"/>
              <w:jc w:val="left"/>
            </w:pPr>
            <w:r>
              <w:t>Token transfers</w:t>
            </w:r>
          </w:p>
        </w:tc>
        <w:tc>
          <w:tcPr>
            <w:tcW w:w="2250" w:type="dxa"/>
            <w:tcBorders>
              <w:top w:val="single" w:sz="6" w:space="0" w:color="000000"/>
            </w:tcBorders>
          </w:tcPr>
          <w:p w14:paraId="698E1E16" w14:textId="77777777" w:rsidR="00350CFB" w:rsidRDefault="00283FFF">
            <w:pPr>
              <w:pStyle w:val="TableParagraph"/>
              <w:spacing w:before="52" w:line="247" w:lineRule="exact"/>
              <w:jc w:val="left"/>
            </w:pPr>
            <w:r>
              <w:t>Logistic decay</w:t>
            </w:r>
          </w:p>
        </w:tc>
        <w:tc>
          <w:tcPr>
            <w:tcW w:w="2250" w:type="dxa"/>
            <w:tcBorders>
              <w:top w:val="single" w:sz="6" w:space="0" w:color="000000"/>
            </w:tcBorders>
          </w:tcPr>
          <w:p w14:paraId="0C252277" w14:textId="77777777" w:rsidR="00350CFB" w:rsidRDefault="00283FFF">
            <w:pPr>
              <w:pStyle w:val="TableParagraph"/>
              <w:spacing w:before="52" w:line="247" w:lineRule="exact"/>
            </w:pPr>
            <w:r>
              <w:t>In-degree / in-value</w:t>
            </w:r>
          </w:p>
        </w:tc>
      </w:tr>
      <w:tr w:rsidR="00350CFB" w14:paraId="0931EEB2" w14:textId="77777777">
        <w:trPr>
          <w:trHeight w:val="319"/>
        </w:trPr>
        <w:tc>
          <w:tcPr>
            <w:tcW w:w="2250" w:type="dxa"/>
            <w:tcBorders>
              <w:top w:val="single" w:sz="6" w:space="0" w:color="000000"/>
            </w:tcBorders>
          </w:tcPr>
          <w:p w14:paraId="4CA30318" w14:textId="77777777" w:rsidR="00350CFB" w:rsidRDefault="00283FFF">
            <w:pPr>
              <w:pStyle w:val="TableParagraph"/>
              <w:spacing w:before="52" w:line="247" w:lineRule="exact"/>
              <w:jc w:val="left"/>
            </w:pPr>
            <w:r>
              <w:t xml:space="preserve">RiskProp </w:t>
            </w:r>
            <w:r>
              <w:rPr>
                <w:vertAlign w:val="superscript"/>
              </w:rPr>
              <w:t>[12]</w:t>
            </w:r>
          </w:p>
        </w:tc>
        <w:tc>
          <w:tcPr>
            <w:tcW w:w="2250" w:type="dxa"/>
            <w:tcBorders>
              <w:top w:val="single" w:sz="6" w:space="0" w:color="000000"/>
            </w:tcBorders>
          </w:tcPr>
          <w:p w14:paraId="24BA7BFF" w14:textId="77777777" w:rsidR="00350CFB" w:rsidRDefault="00283FFF">
            <w:pPr>
              <w:pStyle w:val="TableParagraph"/>
              <w:spacing w:before="52" w:line="247" w:lineRule="exact"/>
              <w:jc w:val="left"/>
            </w:pPr>
            <w:r>
              <w:t>Risk-bearing links</w:t>
            </w:r>
          </w:p>
        </w:tc>
        <w:tc>
          <w:tcPr>
            <w:tcW w:w="2250" w:type="dxa"/>
            <w:tcBorders>
              <w:top w:val="single" w:sz="6" w:space="0" w:color="000000"/>
            </w:tcBorders>
          </w:tcPr>
          <w:p w14:paraId="2133BC08" w14:textId="77777777" w:rsidR="00350CFB" w:rsidRDefault="00283FFF">
            <w:pPr>
              <w:pStyle w:val="TableParagraph"/>
              <w:spacing w:before="52" w:line="247" w:lineRule="exact"/>
              <w:jc w:val="left"/>
            </w:pPr>
            <w:r>
              <w:t>Propagation of risk</w:t>
            </w:r>
          </w:p>
        </w:tc>
        <w:tc>
          <w:tcPr>
            <w:tcW w:w="2250" w:type="dxa"/>
            <w:tcBorders>
              <w:top w:val="single" w:sz="6" w:space="0" w:color="000000"/>
            </w:tcBorders>
          </w:tcPr>
          <w:p w14:paraId="58C142F1" w14:textId="77777777" w:rsidR="00350CFB" w:rsidRDefault="00283FFF">
            <w:pPr>
              <w:pStyle w:val="TableParagraph"/>
              <w:spacing w:before="52" w:line="247" w:lineRule="exact"/>
            </w:pPr>
            <w:r>
              <w:t>Account risk labels</w:t>
            </w:r>
          </w:p>
        </w:tc>
      </w:tr>
      <w:tr w:rsidR="00350CFB" w14:paraId="6FDDD573" w14:textId="77777777">
        <w:trPr>
          <w:trHeight w:val="319"/>
        </w:trPr>
        <w:tc>
          <w:tcPr>
            <w:tcW w:w="2250" w:type="dxa"/>
            <w:tcBorders>
              <w:top w:val="single" w:sz="6" w:space="0" w:color="000000"/>
            </w:tcBorders>
          </w:tcPr>
          <w:p w14:paraId="5B9EDFA8" w14:textId="77777777" w:rsidR="00350CFB" w:rsidRDefault="00283FFF">
            <w:pPr>
              <w:pStyle w:val="TableParagraph"/>
              <w:spacing w:before="52" w:line="247" w:lineRule="exact"/>
              <w:jc w:val="left"/>
            </w:pPr>
            <w:r>
              <w:t>EndorseRank (this study)</w:t>
            </w:r>
          </w:p>
        </w:tc>
        <w:tc>
          <w:tcPr>
            <w:tcW w:w="2250" w:type="dxa"/>
            <w:tcBorders>
              <w:top w:val="single" w:sz="6" w:space="0" w:color="000000"/>
            </w:tcBorders>
          </w:tcPr>
          <w:p w14:paraId="78F70453" w14:textId="77777777" w:rsidR="00350CFB" w:rsidRDefault="00283FFF">
            <w:pPr>
              <w:pStyle w:val="TableParagraph"/>
              <w:spacing w:before="52" w:line="247" w:lineRule="exact"/>
              <w:jc w:val="left"/>
            </w:pPr>
            <w:r>
              <w:t>Latest allowances</w:t>
            </w:r>
          </w:p>
        </w:tc>
        <w:tc>
          <w:tcPr>
            <w:tcW w:w="2250" w:type="dxa"/>
            <w:tcBorders>
              <w:top w:val="single" w:sz="6" w:space="0" w:color="000000"/>
            </w:tcBorders>
          </w:tcPr>
          <w:p w14:paraId="376DCB41" w14:textId="77777777" w:rsidR="00350CFB" w:rsidRDefault="00283FFF">
            <w:pPr>
              <w:pStyle w:val="TableParagraph"/>
              <w:spacing w:before="52" w:line="247" w:lineRule="exact"/>
              <w:jc w:val="left"/>
            </w:pPr>
            <w:r>
              <w:t>Snapshot (override)</w:t>
            </w:r>
          </w:p>
        </w:tc>
        <w:tc>
          <w:tcPr>
            <w:tcW w:w="2250" w:type="dxa"/>
            <w:tcBorders>
              <w:top w:val="single" w:sz="6" w:space="0" w:color="000000"/>
            </w:tcBorders>
          </w:tcPr>
          <w:p w14:paraId="0A1B540F" w14:textId="77777777" w:rsidR="00350CFB" w:rsidRDefault="00283FFF">
            <w:pPr>
              <w:pStyle w:val="TableParagraph"/>
              <w:spacing w:before="52" w:line="247" w:lineRule="exact"/>
            </w:pPr>
            <w:r>
              <w:t>Allowance checks; t2 new approvals</w:t>
            </w:r>
            <w:commentRangeEnd w:id="167"/>
            <w:r>
              <w:rPr>
                <w:rStyle w:val="a5"/>
                <w:sz w:val="22"/>
                <w:szCs w:val="22"/>
              </w:rPr>
              <w:commentReference w:id="167"/>
            </w:r>
          </w:p>
        </w:tc>
      </w:tr>
    </w:tbl>
    <w:p w14:paraId="00DC1E29" w14:textId="77777777" w:rsidR="00350CFB" w:rsidRDefault="00350CFB">
      <w:pPr>
        <w:pStyle w:val="a3"/>
        <w:spacing w:before="180"/>
      </w:pPr>
    </w:p>
    <w:p w14:paraId="00DC1E2A" w14:textId="77777777" w:rsidR="00350CFB" w:rsidRDefault="00283FFF">
      <w:pPr>
        <w:pStyle w:val="a3"/>
        <w:spacing w:before="1" w:line="396" w:lineRule="auto"/>
        <w:ind w:left="282" w:right="563" w:hanging="8"/>
        <w:jc w:val="both"/>
      </w:pPr>
      <w:bookmarkStart w:id="168" w:name="Open_problems_motivating_this_dissertati"/>
      <w:bookmarkStart w:id="169" w:name="_bookmark47"/>
      <w:commentRangeStart w:id="170"/>
      <w:r>
        <w:t>Table 2.1 shows that EndorseRank’s novelty is the choice of latest-allowance endorsement edges as the primary social construct for DeFi wallets, not a new ranking algorithm.</w:t>
      </w:r>
      <w:bookmarkEnd w:id="168"/>
      <w:bookmarkEnd w:id="169"/>
      <w:commentRangeEnd w:id="170"/>
      <w:r>
        <w:rPr>
          <w:rStyle w:val="a5"/>
          <w:sz w:val="24"/>
          <w:szCs w:val="24"/>
        </w:rPr>
        <w:commentReference w:id="170"/>
      </w:r>
    </w:p>
    <w:p w14:paraId="00DC1E2B"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74D3A397" w14:textId="77777777" w:rsidR="00420150" w:rsidRDefault="00041D3C">
      <w:pPr>
        <w:pStyle w:val="2"/>
        <w:numPr>
          <w:ilvl w:val="1"/>
          <w:numId w:val="26"/>
        </w:numPr>
        <w:tabs>
          <w:tab w:val="left" w:pos="783"/>
        </w:tabs>
        <w:ind w:left="783" w:hanging="501"/>
      </w:pPr>
      <w:commentRangeStart w:id="171"/>
      <w:r>
        <w:t>Summary of the reviewed literature</w:t>
      </w:r>
    </w:p>
    <w:p w14:paraId="7637D163" w14:textId="77777777" w:rsidR="00420150" w:rsidRDefault="00041D3C">
      <w:pPr>
        <w:pStyle w:val="a3"/>
        <w:spacing w:line="359" w:lineRule="exact"/>
        <w:ind w:left="282"/>
        <w:jc w:val="both"/>
      </w:pPr>
      <w:r>
        <w:t>Table 2.2 consolidates the sources that shape the design of this study. For each source it records the methodology, the strengths that this thesis borrows, the limitations that it tries to address, and the relation to the present work. The table is the evidence base for the research gap stated in Section 2.21.</w:t>
      </w:r>
    </w:p>
    <w:p w14:paraId="5668B4C8" w14:textId="77777777" w:rsidR="00420150" w:rsidRDefault="00041D3C">
      <w:pPr>
        <w:pStyle w:val="a3"/>
        <w:spacing w:line="359" w:lineRule="exact"/>
        <w:ind w:left="282"/>
        <w:jc w:val="both"/>
      </w:pPr>
      <w:r>
        <w:t>Table 2.2: Summary of the reviewed literature: methodology, strengths, limitations, and relation to this study.</w:t>
      </w:r>
    </w:p>
    <w:tbl>
      <w:tblPr>
        <w:tblW w:w="0" w:type="auto"/>
        <w:tblInd w:w="2186" w:type="dxa"/>
        <w:tblLayout w:type="fixed"/>
        <w:tblCellMar>
          <w:left w:w="0" w:type="dxa"/>
          <w:right w:w="0" w:type="dxa"/>
        </w:tblCellMar>
        <w:tblLook w:val="01E0" w:firstRow="1" w:lastRow="1" w:firstColumn="1" w:lastColumn="1" w:noHBand="0" w:noVBand="0"/>
      </w:tblPr>
      <w:tblGrid>
        <w:gridCol w:w="1800"/>
        <w:gridCol w:w="1800"/>
        <w:gridCol w:w="1800"/>
        <w:gridCol w:w="1800"/>
        <w:gridCol w:w="1800"/>
      </w:tblGrid>
      <w:tr w:rsidR="00350CFB" w14:paraId="17D4E126" w14:textId="77777777">
        <w:trPr>
          <w:trHeight w:val="381"/>
        </w:trPr>
        <w:tc>
          <w:tcPr>
            <w:tcW w:w="1800" w:type="dxa"/>
            <w:tcBorders>
              <w:top w:val="single" w:sz="8" w:space="0" w:color="000000"/>
              <w:bottom w:val="single" w:sz="6" w:space="0" w:color="000000"/>
            </w:tcBorders>
          </w:tcPr>
          <w:p w14:paraId="09EC3334" w14:textId="77777777" w:rsidR="00350CFB" w:rsidRDefault="00283FFF">
            <w:pPr>
              <w:pStyle w:val="TableParagraph"/>
              <w:spacing w:before="53"/>
              <w:jc w:val="left"/>
            </w:pPr>
            <w:r>
              <w:rPr>
                <w:b/>
              </w:rPr>
              <w:t>Source (year)</w:t>
            </w:r>
          </w:p>
        </w:tc>
        <w:tc>
          <w:tcPr>
            <w:tcW w:w="1800" w:type="dxa"/>
            <w:tcBorders>
              <w:top w:val="single" w:sz="8" w:space="0" w:color="000000"/>
              <w:bottom w:val="single" w:sz="6" w:space="0" w:color="000000"/>
            </w:tcBorders>
          </w:tcPr>
          <w:p w14:paraId="4574FD80" w14:textId="77777777" w:rsidR="00350CFB" w:rsidRDefault="00283FFF">
            <w:pPr>
              <w:pStyle w:val="TableParagraph"/>
              <w:spacing w:before="53"/>
              <w:jc w:val="left"/>
            </w:pPr>
            <w:r>
              <w:rPr>
                <w:b/>
              </w:rPr>
              <w:t>Methodology</w:t>
            </w:r>
          </w:p>
        </w:tc>
        <w:tc>
          <w:tcPr>
            <w:tcW w:w="1800" w:type="dxa"/>
            <w:tcBorders>
              <w:top w:val="single" w:sz="8" w:space="0" w:color="000000"/>
              <w:bottom w:val="single" w:sz="6" w:space="0" w:color="000000"/>
            </w:tcBorders>
          </w:tcPr>
          <w:p w14:paraId="342DE667" w14:textId="77777777" w:rsidR="00350CFB" w:rsidRDefault="00283FFF">
            <w:pPr>
              <w:pStyle w:val="TableParagraph"/>
              <w:spacing w:before="53"/>
              <w:jc w:val="left"/>
            </w:pPr>
            <w:r>
              <w:rPr>
                <w:b/>
              </w:rPr>
              <w:t>Strengths</w:t>
            </w:r>
          </w:p>
        </w:tc>
        <w:tc>
          <w:tcPr>
            <w:tcW w:w="1800" w:type="dxa"/>
            <w:tcBorders>
              <w:top w:val="single" w:sz="8" w:space="0" w:color="000000"/>
              <w:bottom w:val="single" w:sz="6" w:space="0" w:color="000000"/>
            </w:tcBorders>
          </w:tcPr>
          <w:p w14:paraId="5FECBB28" w14:textId="77777777" w:rsidR="00350CFB" w:rsidRDefault="00283FFF">
            <w:pPr>
              <w:pStyle w:val="TableParagraph"/>
              <w:spacing w:before="53"/>
            </w:pPr>
            <w:r>
              <w:rPr>
                <w:b/>
              </w:rPr>
              <w:t>Limitations</w:t>
            </w:r>
          </w:p>
        </w:tc>
        <w:tc>
          <w:tcPr>
            <w:tcW w:w="1800" w:type="dxa"/>
            <w:tcBorders>
              <w:top w:val="single" w:sz="8" w:space="0" w:color="000000"/>
              <w:bottom w:val="single" w:sz="6" w:space="0" w:color="000000"/>
            </w:tcBorders>
          </w:tcPr>
          <w:p w14:paraId="00DC2097" w14:textId="77777777" w:rsidR="00350CFB" w:rsidRDefault="00283FFF">
            <w:pPr>
              <w:pStyle w:val="TableParagraph"/>
              <w:spacing w:before="53"/>
            </w:pPr>
            <w:r>
              <w:rPr>
                <w:b/>
              </w:rPr>
              <w:t>Relation to this study</w:t>
            </w:r>
          </w:p>
        </w:tc>
      </w:tr>
      <w:tr w:rsidR="00350CFB" w14:paraId="1ABE33C6" w14:textId="77777777">
        <w:trPr>
          <w:trHeight w:val="319"/>
        </w:trPr>
        <w:tc>
          <w:tcPr>
            <w:tcW w:w="1800" w:type="dxa"/>
            <w:tcBorders>
              <w:top w:val="single" w:sz="6" w:space="0" w:color="000000"/>
            </w:tcBorders>
          </w:tcPr>
          <w:p w14:paraId="5CCE2CB2" w14:textId="77777777" w:rsidR="00350CFB" w:rsidRDefault="00283FFF">
            <w:pPr>
              <w:pStyle w:val="TableParagraph"/>
              <w:spacing w:before="52" w:line="247" w:lineRule="exact"/>
              <w:jc w:val="left"/>
            </w:pPr>
            <w:r>
              <w:t xml:space="preserve">Page et al. (1998) </w:t>
            </w:r>
            <w:r>
              <w:rPr>
                <w:vertAlign w:val="superscript"/>
              </w:rPr>
              <w:t>[15]</w:t>
            </w:r>
            <w:r>
              <w:t xml:space="preserve">; Langville and Meyer (2006) </w:t>
            </w:r>
            <w:r>
              <w:rPr>
                <w:vertAlign w:val="superscript"/>
              </w:rPr>
              <w:t>[23]</w:t>
            </w:r>
          </w:p>
        </w:tc>
        <w:tc>
          <w:tcPr>
            <w:tcW w:w="1800" w:type="dxa"/>
            <w:tcBorders>
              <w:top w:val="single" w:sz="6" w:space="0" w:color="000000"/>
            </w:tcBorders>
          </w:tcPr>
          <w:p w14:paraId="6C9583D9" w14:textId="77777777" w:rsidR="00350CFB" w:rsidRDefault="00283FFF">
            <w:pPr>
              <w:pStyle w:val="TableParagraph"/>
              <w:spacing w:before="52" w:line="247" w:lineRule="exact"/>
              <w:jc w:val="left"/>
            </w:pPr>
            <w:r>
              <w:t>Eigenvector ranking of a hyperlink graph; power iteration</w:t>
            </w:r>
          </w:p>
        </w:tc>
        <w:tc>
          <w:tcPr>
            <w:tcW w:w="1800" w:type="dxa"/>
            <w:tcBorders>
              <w:top w:val="single" w:sz="6" w:space="0" w:color="000000"/>
            </w:tcBorders>
          </w:tcPr>
          <w:p w14:paraId="3EF01E35" w14:textId="77777777" w:rsidR="00350CFB" w:rsidRDefault="00283FFF">
            <w:pPr>
              <w:pStyle w:val="TableParagraph"/>
              <w:spacing w:before="52" w:line="247" w:lineRule="exact"/>
              <w:jc w:val="left"/>
            </w:pPr>
            <w:r>
              <w:t>Interpretable propagation; O(|E|) per iteration; unique Perron vector under damping</w:t>
            </w:r>
          </w:p>
        </w:tc>
        <w:tc>
          <w:tcPr>
            <w:tcW w:w="1800" w:type="dxa"/>
            <w:tcBorders>
              <w:top w:val="single" w:sz="6" w:space="0" w:color="000000"/>
            </w:tcBorders>
          </w:tcPr>
          <w:p w14:paraId="1CC3B332" w14:textId="77777777" w:rsidR="00350CFB" w:rsidRDefault="00283FFF">
            <w:pPr>
              <w:pStyle w:val="TableParagraph"/>
              <w:spacing w:before="52" w:line="247" w:lineRule="exact"/>
            </w:pPr>
            <w:r>
              <w:t>Edge semantics fixed to hyperlinks; no notion of time</w:t>
            </w:r>
          </w:p>
        </w:tc>
        <w:tc>
          <w:tcPr>
            <w:tcW w:w="1800" w:type="dxa"/>
            <w:tcBorders>
              <w:top w:val="single" w:sz="6" w:space="0" w:color="000000"/>
            </w:tcBorders>
          </w:tcPr>
          <w:p w14:paraId="00DC209D" w14:textId="77777777" w:rsidR="00350CFB" w:rsidRDefault="00283FFF">
            <w:pPr>
              <w:pStyle w:val="TableParagraph"/>
              <w:spacing w:before="52" w:line="247" w:lineRule="exact"/>
            </w:pPr>
            <w:r>
              <w:t>Solver and complexity argument reused unchanged for both compared methods</w:t>
            </w:r>
          </w:p>
        </w:tc>
      </w:tr>
      <w:tr w:rsidR="00350CFB" w14:paraId="335B11B9" w14:textId="77777777">
        <w:trPr>
          <w:trHeight w:val="319"/>
        </w:trPr>
        <w:tc>
          <w:tcPr>
            <w:tcW w:w="1800" w:type="dxa"/>
            <w:tcBorders>
              <w:top w:val="single" w:sz="6" w:space="0" w:color="000000"/>
            </w:tcBorders>
          </w:tcPr>
          <w:p w14:paraId="0DD4E5A9" w14:textId="77777777" w:rsidR="00350CFB" w:rsidRDefault="00283FFF">
            <w:pPr>
              <w:pStyle w:val="TableParagraph"/>
              <w:spacing w:before="52" w:line="247" w:lineRule="exact"/>
              <w:jc w:val="left"/>
            </w:pPr>
            <w:r>
              <w:t xml:space="preserve">Kamvar et al. (2003) </w:t>
            </w:r>
            <w:r>
              <w:rPr>
                <w:vertAlign w:val="superscript"/>
              </w:rPr>
              <w:t>[16]</w:t>
            </w:r>
            <w:r>
              <w:t xml:space="preserve">; Gyöngyi et al. (2004) </w:t>
            </w:r>
            <w:r>
              <w:rPr>
                <w:vertAlign w:val="superscript"/>
              </w:rPr>
              <w:t>[17]</w:t>
            </w:r>
          </w:p>
        </w:tc>
        <w:tc>
          <w:tcPr>
            <w:tcW w:w="1800" w:type="dxa"/>
            <w:tcBorders>
              <w:top w:val="single" w:sz="6" w:space="0" w:color="000000"/>
            </w:tcBorders>
          </w:tcPr>
          <w:p w14:paraId="3B7B36BF" w14:textId="77777777" w:rsidR="00350CFB" w:rsidRDefault="00283FFF">
            <w:pPr>
              <w:pStyle w:val="TableParagraph"/>
              <w:spacing w:before="52" w:line="247" w:lineRule="exact"/>
              <w:jc w:val="left"/>
            </w:pPr>
            <w:r>
              <w:t>Trust aggregation in P2P networks; seeded propagation against spam</w:t>
            </w:r>
          </w:p>
        </w:tc>
        <w:tc>
          <w:tcPr>
            <w:tcW w:w="1800" w:type="dxa"/>
            <w:tcBorders>
              <w:top w:val="single" w:sz="6" w:space="0" w:color="000000"/>
            </w:tcBorders>
          </w:tcPr>
          <w:p w14:paraId="00F019A1" w14:textId="77777777" w:rsidR="00350CFB" w:rsidRDefault="00283FFF">
            <w:pPr>
              <w:pStyle w:val="TableParagraph"/>
              <w:spacing w:before="52" w:line="247" w:lineRule="exact"/>
              <w:jc w:val="left"/>
            </w:pPr>
            <w:r>
              <w:t>Normalisation and seed sets limit inflation; explicit adversary model</w:t>
            </w:r>
          </w:p>
        </w:tc>
        <w:tc>
          <w:tcPr>
            <w:tcW w:w="1800" w:type="dxa"/>
            <w:tcBorders>
              <w:top w:val="single" w:sz="6" w:space="0" w:color="000000"/>
            </w:tcBorders>
          </w:tcPr>
          <w:p w14:paraId="1613D99B" w14:textId="77777777" w:rsidR="00350CFB" w:rsidRDefault="00283FFF">
            <w:pPr>
              <w:pStyle w:val="TableParagraph"/>
              <w:spacing w:before="52" w:line="247" w:lineRule="exact"/>
            </w:pPr>
            <w:r>
              <w:t>Requires explicit ratings or curated seeds; not on-chain</w:t>
            </w:r>
          </w:p>
        </w:tc>
        <w:tc>
          <w:tcPr>
            <w:tcW w:w="1800" w:type="dxa"/>
            <w:tcBorders>
              <w:top w:val="single" w:sz="6" w:space="0" w:color="000000"/>
            </w:tcBorders>
          </w:tcPr>
          <w:p w14:paraId="128FD7EB" w14:textId="77777777" w:rsidR="00350CFB" w:rsidRDefault="00283FFF">
            <w:pPr>
              <w:pStyle w:val="TableParagraph"/>
              <w:spacing w:before="52" w:line="247" w:lineRule="exact"/>
            </w:pPr>
            <w:r>
              <w:t>Motivates the Sybil-cost discussion and the uniform-teleportation baseline</w:t>
            </w:r>
          </w:p>
        </w:tc>
      </w:tr>
      <w:tr w:rsidR="00350CFB" w14:paraId="0CE6BAD2" w14:textId="77777777">
        <w:trPr>
          <w:trHeight w:val="319"/>
        </w:trPr>
        <w:tc>
          <w:tcPr>
            <w:tcW w:w="1800" w:type="dxa"/>
            <w:tcBorders>
              <w:top w:val="single" w:sz="6" w:space="0" w:color="000000"/>
            </w:tcBorders>
          </w:tcPr>
          <w:p w14:paraId="47C3C301" w14:textId="77777777" w:rsidR="00350CFB" w:rsidRDefault="00283FFF">
            <w:pPr>
              <w:pStyle w:val="TableParagraph"/>
              <w:spacing w:before="52" w:line="247" w:lineRule="exact"/>
              <w:jc w:val="left"/>
            </w:pPr>
            <w:r>
              <w:t xml:space="preserve">Do and Do (2023) </w:t>
            </w:r>
            <w:r>
              <w:rPr>
                <w:vertAlign w:val="superscript"/>
              </w:rPr>
              <w:t>[4]</w:t>
            </w:r>
          </w:p>
        </w:tc>
        <w:tc>
          <w:tcPr>
            <w:tcW w:w="1800" w:type="dxa"/>
            <w:tcBorders>
              <w:top w:val="single" w:sz="6" w:space="0" w:color="000000"/>
            </w:tcBorders>
          </w:tcPr>
          <w:p w14:paraId="3C1CE8EC" w14:textId="77777777" w:rsidR="00350CFB" w:rsidRDefault="00283FFF">
            <w:pPr>
              <w:pStyle w:val="TableParagraph"/>
              <w:spacing w:before="52" w:line="247" w:lineRule="exact"/>
              <w:jc w:val="left"/>
            </w:pPr>
            <w:r>
              <w:t>PageRank and HodgeRank on Ethereum transaction graphs as social credit</w:t>
            </w:r>
          </w:p>
        </w:tc>
        <w:tc>
          <w:tcPr>
            <w:tcW w:w="1800" w:type="dxa"/>
            <w:tcBorders>
              <w:top w:val="single" w:sz="6" w:space="0" w:color="000000"/>
            </w:tcBorders>
          </w:tcPr>
          <w:p w14:paraId="3C2088F1" w14:textId="77777777" w:rsidR="00350CFB" w:rsidRDefault="00283FFF">
            <w:pPr>
              <w:pStyle w:val="TableParagraph"/>
              <w:spacing w:before="52" w:line="247" w:lineRule="exact"/>
              <w:jc w:val="left"/>
            </w:pPr>
            <w:r>
              <w:t>Framing of transfer connectivity as credit-relevant; fully public data</w:t>
            </w:r>
          </w:p>
        </w:tc>
        <w:tc>
          <w:tcPr>
            <w:tcW w:w="1800" w:type="dxa"/>
            <w:tcBorders>
              <w:top w:val="single" w:sz="6" w:space="0" w:color="000000"/>
            </w:tcBorders>
          </w:tcPr>
          <w:p w14:paraId="47324BE9" w14:textId="77777777" w:rsidR="00350CFB" w:rsidRDefault="00283FFF">
            <w:pPr>
              <w:pStyle w:val="TableParagraph"/>
              <w:spacing w:before="52" w:line="247" w:lineRule="exact"/>
            </w:pPr>
            <w:r>
              <w:t>Transfers conflate payment and trust; no allowance semantics</w:t>
            </w:r>
          </w:p>
        </w:tc>
        <w:tc>
          <w:tcPr>
            <w:tcW w:w="1800" w:type="dxa"/>
            <w:tcBorders>
              <w:top w:val="single" w:sz="6" w:space="0" w:color="000000"/>
            </w:tcBorders>
          </w:tcPr>
          <w:p w14:paraId="6F96F29F" w14:textId="77777777" w:rsidR="00350CFB" w:rsidRDefault="00283FFF">
            <w:pPr>
              <w:pStyle w:val="TableParagraph"/>
              <w:spacing w:before="52" w:line="247" w:lineRule="exact"/>
            </w:pPr>
            <w:r>
              <w:t>Prior work on the transfer graph; distinguished from AWP in this thesis</w:t>
            </w:r>
          </w:p>
        </w:tc>
      </w:tr>
      <w:tr w:rsidR="00350CFB" w14:paraId="050601CA" w14:textId="77777777">
        <w:trPr>
          <w:trHeight w:val="319"/>
        </w:trPr>
        <w:tc>
          <w:tcPr>
            <w:tcW w:w="1800" w:type="dxa"/>
            <w:tcBorders>
              <w:top w:val="single" w:sz="6" w:space="0" w:color="000000"/>
            </w:tcBorders>
          </w:tcPr>
          <w:p w14:paraId="0A99C3EA" w14:textId="77777777" w:rsidR="00350CFB" w:rsidRDefault="00283FFF">
            <w:pPr>
              <w:pStyle w:val="TableParagraph"/>
              <w:spacing w:before="52" w:line="247" w:lineRule="exact"/>
              <w:jc w:val="left"/>
            </w:pPr>
            <w:r>
              <w:t xml:space="preserve">Do, Do, and Nguyen (2023), AWP </w:t>
            </w:r>
            <w:r>
              <w:rPr>
                <w:vertAlign w:val="superscript"/>
              </w:rPr>
              <w:t>[3]</w:t>
            </w:r>
          </w:p>
        </w:tc>
        <w:tc>
          <w:tcPr>
            <w:tcW w:w="1800" w:type="dxa"/>
            <w:tcBorders>
              <w:top w:val="single" w:sz="6" w:space="0" w:color="000000"/>
            </w:tcBorders>
          </w:tcPr>
          <w:p w14:paraId="47FD8F45" w14:textId="77777777" w:rsidR="00350CFB" w:rsidRDefault="00283FFF">
            <w:pPr>
              <w:pStyle w:val="TableParagraph"/>
              <w:spacing w:before="52" w:line="247" w:lineRule="exact"/>
              <w:jc w:val="left"/>
            </w:pPr>
            <w:r>
              <w:t>Value- and recency-weighted transfer PageRank with logistic decay; rank correlation against in-degree/in-value</w:t>
            </w:r>
          </w:p>
        </w:tc>
        <w:tc>
          <w:tcPr>
            <w:tcW w:w="1800" w:type="dxa"/>
            <w:tcBorders>
              <w:top w:val="single" w:sz="6" w:space="0" w:color="000000"/>
            </w:tcBorders>
          </w:tcPr>
          <w:p w14:paraId="656E2ACC" w14:textId="77777777" w:rsidR="00350CFB" w:rsidRDefault="00283FFF">
            <w:pPr>
              <w:pStyle w:val="TableParagraph"/>
              <w:spacing w:before="52" w:line="247" w:lineRule="exact"/>
              <w:jc w:val="left"/>
            </w:pPr>
            <w:r>
              <w:t>Rank-based validation without default labels; recency handled explicitly</w:t>
            </w:r>
          </w:p>
        </w:tc>
        <w:tc>
          <w:tcPr>
            <w:tcW w:w="1800" w:type="dxa"/>
            <w:tcBorders>
              <w:top w:val="single" w:sz="6" w:space="0" w:color="000000"/>
            </w:tcBorders>
          </w:tcPr>
          <w:p w14:paraId="4E6CC10E" w14:textId="77777777" w:rsidR="00350CFB" w:rsidRDefault="00283FFF">
            <w:pPr>
              <w:pStyle w:val="TableParagraph"/>
              <w:spacing w:before="52" w:line="247" w:lineRule="exact"/>
            </w:pPr>
            <w:r>
              <w:t>Proxies are computed from the same transfer data that builds the graph (mechanical alignment); dense graph</w:t>
            </w:r>
          </w:p>
        </w:tc>
        <w:tc>
          <w:tcPr>
            <w:tcW w:w="1800" w:type="dxa"/>
            <w:tcBorders>
              <w:top w:val="single" w:sz="6" w:space="0" w:color="000000"/>
            </w:tcBorders>
          </w:tcPr>
          <w:p w14:paraId="3D3713F9" w14:textId="77777777" w:rsidR="00350CFB" w:rsidRDefault="00283FFF">
            <w:pPr>
              <w:pStyle w:val="TableParagraph"/>
              <w:spacing w:before="52" w:line="247" w:lineRule="exact"/>
            </w:pPr>
            <w:r>
              <w:t>Baseline method, decay formula, and proxy protocol reproduced exactly on the same cohort</w:t>
            </w:r>
          </w:p>
        </w:tc>
      </w:tr>
      <w:tr w:rsidR="00350CFB" w14:paraId="0C738297" w14:textId="77777777">
        <w:trPr>
          <w:trHeight w:val="319"/>
        </w:trPr>
        <w:tc>
          <w:tcPr>
            <w:tcW w:w="1800" w:type="dxa"/>
            <w:tcBorders>
              <w:top w:val="single" w:sz="6" w:space="0" w:color="000000"/>
            </w:tcBorders>
          </w:tcPr>
          <w:p w14:paraId="527F5D0D" w14:textId="77777777" w:rsidR="00350CFB" w:rsidRDefault="00283FFF">
            <w:pPr>
              <w:pStyle w:val="TableParagraph"/>
              <w:spacing w:before="52" w:line="247" w:lineRule="exact"/>
              <w:jc w:val="left"/>
            </w:pPr>
            <w:r>
              <w:t xml:space="preserve">Lin et al. (2025), RiskProp </w:t>
            </w:r>
            <w:r>
              <w:rPr>
                <w:vertAlign w:val="superscript"/>
              </w:rPr>
              <w:t>[12]</w:t>
            </w:r>
          </w:p>
        </w:tc>
        <w:tc>
          <w:tcPr>
            <w:tcW w:w="1800" w:type="dxa"/>
            <w:tcBorders>
              <w:top w:val="single" w:sz="6" w:space="0" w:color="000000"/>
            </w:tcBorders>
          </w:tcPr>
          <w:p w14:paraId="7B219E2D" w14:textId="77777777" w:rsidR="00350CFB" w:rsidRDefault="00283FFF">
            <w:pPr>
              <w:pStyle w:val="TableParagraph"/>
              <w:spacing w:before="52" w:line="247" w:lineRule="exact"/>
              <w:jc w:val="left"/>
            </w:pPr>
            <w:r>
              <w:t>De-anonymisation score plus network propagation of account risk</w:t>
            </w:r>
          </w:p>
        </w:tc>
        <w:tc>
          <w:tcPr>
            <w:tcW w:w="1800" w:type="dxa"/>
            <w:tcBorders>
              <w:top w:val="single" w:sz="6" w:space="0" w:color="000000"/>
            </w:tcBorders>
          </w:tcPr>
          <w:p w14:paraId="53BE181C" w14:textId="77777777" w:rsidR="00350CFB" w:rsidRDefault="00283FFF">
            <w:pPr>
              <w:pStyle w:val="TableParagraph"/>
              <w:spacing w:before="52" w:line="247" w:lineRule="exact"/>
              <w:jc w:val="left"/>
            </w:pPr>
            <w:r>
              <w:t>Shows structure carries information beyond activity counts; labelled evaluation</w:t>
            </w:r>
          </w:p>
        </w:tc>
        <w:tc>
          <w:tcPr>
            <w:tcW w:w="1800" w:type="dxa"/>
            <w:tcBorders>
              <w:top w:val="single" w:sz="6" w:space="0" w:color="000000"/>
            </w:tcBorders>
          </w:tcPr>
          <w:p w14:paraId="3EAFDC70" w14:textId="77777777" w:rsidR="00350CFB" w:rsidRDefault="00283FFF">
            <w:pPr>
              <w:pStyle w:val="TableParagraph"/>
              <w:spacing w:before="52" w:line="247" w:lineRule="exact"/>
            </w:pPr>
            <w:r>
              <w:t>Needs risk labels; targets fraud, not trust or authorisation</w:t>
            </w:r>
          </w:p>
        </w:tc>
        <w:tc>
          <w:tcPr>
            <w:tcW w:w="1800" w:type="dxa"/>
            <w:tcBorders>
              <w:top w:val="single" w:sz="6" w:space="0" w:color="000000"/>
            </w:tcBorders>
          </w:tcPr>
          <w:p w14:paraId="7BA88E99" w14:textId="77777777" w:rsidR="00350CFB" w:rsidRDefault="00283FFF">
            <w:pPr>
              <w:pStyle w:val="TableParagraph"/>
              <w:spacing w:before="52" w:line="247" w:lineRule="exact"/>
            </w:pPr>
            <w:r>
              <w:t>Motivates refined edge semantics; RiskProp-style propagation kept as an archived extended baseline</w:t>
            </w:r>
          </w:p>
        </w:tc>
      </w:tr>
      <w:tr w:rsidR="00350CFB" w14:paraId="78B5774E" w14:textId="77777777">
        <w:trPr>
          <w:trHeight w:val="319"/>
        </w:trPr>
        <w:tc>
          <w:tcPr>
            <w:tcW w:w="1800" w:type="dxa"/>
            <w:tcBorders>
              <w:top w:val="single" w:sz="6" w:space="0" w:color="000000"/>
            </w:tcBorders>
          </w:tcPr>
          <w:p w14:paraId="466589D6" w14:textId="77777777" w:rsidR="00350CFB" w:rsidRDefault="00283FFF">
            <w:pPr>
              <w:pStyle w:val="TableParagraph"/>
              <w:spacing w:before="52" w:line="247" w:lineRule="exact"/>
              <w:jc w:val="left"/>
            </w:pPr>
            <w:r>
              <w:t xml:space="preserve">Wu et al. (2022) </w:t>
            </w:r>
            <w:r>
              <w:rPr>
                <w:vertAlign w:val="superscript"/>
              </w:rPr>
              <w:t>[24]</w:t>
            </w:r>
          </w:p>
        </w:tc>
        <w:tc>
          <w:tcPr>
            <w:tcW w:w="1800" w:type="dxa"/>
            <w:tcBorders>
              <w:top w:val="single" w:sz="6" w:space="0" w:color="000000"/>
            </w:tcBorders>
          </w:tcPr>
          <w:p w14:paraId="4065AC50" w14:textId="77777777" w:rsidR="00350CFB" w:rsidRDefault="00283FFF">
            <w:pPr>
              <w:pStyle w:val="TableParagraph"/>
              <w:spacing w:before="52" w:line="247" w:lineRule="exact"/>
              <w:jc w:val="left"/>
            </w:pPr>
            <w:r>
              <w:t>Network embedding of Ethereum transaction graphs for phishing detection</w:t>
            </w:r>
          </w:p>
        </w:tc>
        <w:tc>
          <w:tcPr>
            <w:tcW w:w="1800" w:type="dxa"/>
            <w:tcBorders>
              <w:top w:val="single" w:sz="6" w:space="0" w:color="000000"/>
            </w:tcBorders>
          </w:tcPr>
          <w:p w14:paraId="17903D2D" w14:textId="77777777" w:rsidR="00350CFB" w:rsidRDefault="00283FFF">
            <w:pPr>
              <w:pStyle w:val="TableParagraph"/>
              <w:spacing w:before="52" w:line="247" w:lineRule="exact"/>
              <w:jc w:val="left"/>
            </w:pPr>
            <w:r>
              <w:t>Graph features outperform per-account features; large labelled set</w:t>
            </w:r>
          </w:p>
        </w:tc>
        <w:tc>
          <w:tcPr>
            <w:tcW w:w="1800" w:type="dxa"/>
            <w:tcBorders>
              <w:top w:val="single" w:sz="6" w:space="0" w:color="000000"/>
            </w:tcBorders>
          </w:tcPr>
          <w:p w14:paraId="13879F19" w14:textId="77777777" w:rsidR="00350CFB" w:rsidRDefault="00283FFF">
            <w:pPr>
              <w:pStyle w:val="TableParagraph"/>
              <w:spacing w:before="52" w:line="247" w:lineRule="exact"/>
            </w:pPr>
            <w:r>
              <w:t>Supervised; labels are phishing, not creditworthiness</w:t>
            </w:r>
          </w:p>
        </w:tc>
        <w:tc>
          <w:tcPr>
            <w:tcW w:w="1800" w:type="dxa"/>
            <w:tcBorders>
              <w:top w:val="single" w:sz="6" w:space="0" w:color="000000"/>
            </w:tcBorders>
          </w:tcPr>
          <w:p w14:paraId="54EF3AF4" w14:textId="77777777" w:rsidR="00350CFB" w:rsidRDefault="00283FFF">
            <w:pPr>
              <w:pStyle w:val="TableParagraph"/>
              <w:spacing w:before="52" w:line="247" w:lineRule="exact"/>
            </w:pPr>
            <w:r>
              <w:t>Supports the premise that graph position is informative; not a competitor method</w:t>
            </w:r>
          </w:p>
        </w:tc>
      </w:tr>
      <w:tr w:rsidR="00350CFB" w14:paraId="74A30CD6" w14:textId="77777777">
        <w:trPr>
          <w:trHeight w:val="319"/>
        </w:trPr>
        <w:tc>
          <w:tcPr>
            <w:tcW w:w="1800" w:type="dxa"/>
            <w:tcBorders>
              <w:top w:val="single" w:sz="6" w:space="0" w:color="000000"/>
            </w:tcBorders>
          </w:tcPr>
          <w:p w14:paraId="64AEF547" w14:textId="77777777" w:rsidR="00350CFB" w:rsidRDefault="00283FFF">
            <w:pPr>
              <w:pStyle w:val="TableParagraph"/>
              <w:spacing w:before="52" w:line="247" w:lineRule="exact"/>
              <w:jc w:val="left"/>
            </w:pPr>
            <w:r>
              <w:t xml:space="preserve">Hassija et al. (2020) </w:t>
            </w:r>
            <w:r>
              <w:rPr>
                <w:vertAlign w:val="superscript"/>
              </w:rPr>
              <w:t>[13]</w:t>
            </w:r>
            <w:r>
              <w:t xml:space="preserve">; Kotb (2023) </w:t>
            </w:r>
            <w:r>
              <w:rPr>
                <w:vertAlign w:val="superscript"/>
              </w:rPr>
              <w:t>[14]</w:t>
            </w:r>
          </w:p>
        </w:tc>
        <w:tc>
          <w:tcPr>
            <w:tcW w:w="1800" w:type="dxa"/>
            <w:tcBorders>
              <w:top w:val="single" w:sz="6" w:space="0" w:color="000000"/>
            </w:tcBorders>
          </w:tcPr>
          <w:p w14:paraId="27048E12" w14:textId="77777777" w:rsidR="00350CFB" w:rsidRDefault="00283FFF">
            <w:pPr>
              <w:pStyle w:val="TableParagraph"/>
              <w:spacing w:before="52" w:line="247" w:lineRule="exact"/>
              <w:jc w:val="left"/>
            </w:pPr>
            <w:r>
              <w:t>Prospect-theory and machine-learning credit scoring on blockchain data</w:t>
            </w:r>
          </w:p>
        </w:tc>
        <w:tc>
          <w:tcPr>
            <w:tcW w:w="1800" w:type="dxa"/>
            <w:tcBorders>
              <w:top w:val="single" w:sz="6" w:space="0" w:color="000000"/>
            </w:tcBorders>
          </w:tcPr>
          <w:p w14:paraId="74CB03E1" w14:textId="77777777" w:rsidR="00350CFB" w:rsidRDefault="00283FFF">
            <w:pPr>
              <w:pStyle w:val="TableParagraph"/>
              <w:spacing w:before="52" w:line="247" w:lineRule="exact"/>
              <w:jc w:val="left"/>
            </w:pPr>
            <w:r>
              <w:t>Directly target lending decisions</w:t>
            </w:r>
          </w:p>
        </w:tc>
        <w:tc>
          <w:tcPr>
            <w:tcW w:w="1800" w:type="dxa"/>
            <w:tcBorders>
              <w:top w:val="single" w:sz="6" w:space="0" w:color="000000"/>
            </w:tcBorders>
          </w:tcPr>
          <w:p w14:paraId="2B60C98C" w14:textId="77777777" w:rsidR="00350CFB" w:rsidRDefault="00283FFF">
            <w:pPr>
              <w:pStyle w:val="TableParagraph"/>
              <w:spacing w:before="52" w:line="247" w:lineRule="exact"/>
            </w:pPr>
            <w:r>
              <w:t>Require labels or off-chain features; limited interpretability</w:t>
            </w:r>
          </w:p>
        </w:tc>
        <w:tc>
          <w:tcPr>
            <w:tcW w:w="1800" w:type="dxa"/>
            <w:tcBorders>
              <w:top w:val="single" w:sz="6" w:space="0" w:color="000000"/>
            </w:tcBorders>
          </w:tcPr>
          <w:p w14:paraId="3B20CE9C" w14:textId="77777777" w:rsidR="00350CFB" w:rsidRDefault="00283FFF">
            <w:pPr>
              <w:pStyle w:val="TableParagraph"/>
              <w:spacing w:before="52" w:line="247" w:lineRule="exact"/>
            </w:pPr>
            <w:r>
              <w:t>Contrast class: EndorseRank stays within auditable graph propagation</w:t>
            </w:r>
          </w:p>
        </w:tc>
      </w:tr>
      <w:tr w:rsidR="00350CFB" w14:paraId="7CE124D6" w14:textId="77777777">
        <w:trPr>
          <w:trHeight w:val="319"/>
        </w:trPr>
        <w:tc>
          <w:tcPr>
            <w:tcW w:w="1800" w:type="dxa"/>
            <w:tcBorders>
              <w:top w:val="single" w:sz="6" w:space="0" w:color="000000"/>
            </w:tcBorders>
          </w:tcPr>
          <w:p w14:paraId="2E30699A" w14:textId="77777777" w:rsidR="00350CFB" w:rsidRDefault="00283FFF">
            <w:pPr>
              <w:pStyle w:val="TableParagraph"/>
              <w:spacing w:before="52" w:line="247" w:lineRule="exact"/>
              <w:jc w:val="left"/>
            </w:pPr>
            <w:r>
              <w:t xml:space="preserve">Bellini et al. (2020) </w:t>
            </w:r>
            <w:r>
              <w:rPr>
                <w:vertAlign w:val="superscript"/>
              </w:rPr>
              <w:t>[25]</w:t>
            </w:r>
            <w:r>
              <w:t xml:space="preserve">; Almasoud et al. (2020) </w:t>
            </w:r>
            <w:r>
              <w:rPr>
                <w:vertAlign w:val="superscript"/>
              </w:rPr>
              <w:t>[26]</w:t>
            </w:r>
          </w:p>
        </w:tc>
        <w:tc>
          <w:tcPr>
            <w:tcW w:w="1800" w:type="dxa"/>
            <w:tcBorders>
              <w:top w:val="single" w:sz="6" w:space="0" w:color="000000"/>
            </w:tcBorders>
          </w:tcPr>
          <w:p w14:paraId="124FF62A" w14:textId="77777777" w:rsidR="00350CFB" w:rsidRDefault="00283FFF">
            <w:pPr>
              <w:pStyle w:val="TableParagraph"/>
              <w:spacing w:before="52" w:line="247" w:lineRule="exact"/>
              <w:jc w:val="left"/>
            </w:pPr>
            <w:r>
              <w:t>Surveys of blockchain-based trust and reputation systems</w:t>
            </w:r>
          </w:p>
        </w:tc>
        <w:tc>
          <w:tcPr>
            <w:tcW w:w="1800" w:type="dxa"/>
            <w:tcBorders>
              <w:top w:val="single" w:sz="6" w:space="0" w:color="000000"/>
            </w:tcBorders>
          </w:tcPr>
          <w:p w14:paraId="20A36C19" w14:textId="77777777" w:rsidR="00350CFB" w:rsidRDefault="00283FFF">
            <w:pPr>
              <w:pStyle w:val="TableParagraph"/>
              <w:spacing w:before="52" w:line="247" w:lineRule="exact"/>
              <w:jc w:val="left"/>
            </w:pPr>
            <w:r>
              <w:t>Map the design space; identify explicit-rating and volume-based signals as dominant</w:t>
            </w:r>
          </w:p>
        </w:tc>
        <w:tc>
          <w:tcPr>
            <w:tcW w:w="1800" w:type="dxa"/>
            <w:tcBorders>
              <w:top w:val="single" w:sz="6" w:space="0" w:color="000000"/>
            </w:tcBorders>
          </w:tcPr>
          <w:p w14:paraId="3876AF75" w14:textId="77777777" w:rsidR="00350CFB" w:rsidRDefault="00283FFF">
            <w:pPr>
              <w:pStyle w:val="TableParagraph"/>
              <w:spacing w:before="52" w:line="247" w:lineRule="exact"/>
            </w:pPr>
            <w:r>
              <w:t>Do not evaluate authorisation edges; no L2 measurement</w:t>
            </w:r>
          </w:p>
        </w:tc>
        <w:tc>
          <w:tcPr>
            <w:tcW w:w="1800" w:type="dxa"/>
            <w:tcBorders>
              <w:top w:val="single" w:sz="6" w:space="0" w:color="000000"/>
            </w:tcBorders>
          </w:tcPr>
          <w:p w14:paraId="3C35F412" w14:textId="77777777" w:rsidR="00350CFB" w:rsidRDefault="00283FFF">
            <w:pPr>
              <w:pStyle w:val="TableParagraph"/>
              <w:spacing w:before="52" w:line="247" w:lineRule="exact"/>
            </w:pPr>
            <w:r>
              <w:t>Establish that latest-allowance edges are absent from the surveyed designs</w:t>
            </w:r>
          </w:p>
        </w:tc>
      </w:tr>
      <w:tr w:rsidR="00350CFB" w14:paraId="3908F9EF" w14:textId="77777777">
        <w:trPr>
          <w:trHeight w:val="319"/>
        </w:trPr>
        <w:tc>
          <w:tcPr>
            <w:tcW w:w="1800" w:type="dxa"/>
            <w:tcBorders>
              <w:top w:val="single" w:sz="6" w:space="0" w:color="000000"/>
            </w:tcBorders>
          </w:tcPr>
          <w:p w14:paraId="644F1ED3" w14:textId="77777777" w:rsidR="00350CFB" w:rsidRDefault="00283FFF">
            <w:pPr>
              <w:pStyle w:val="TableParagraph"/>
              <w:spacing w:before="52" w:line="247" w:lineRule="exact"/>
              <w:jc w:val="left"/>
            </w:pPr>
            <w:r>
              <w:t xml:space="preserve">Victor (2020) </w:t>
            </w:r>
            <w:r>
              <w:rPr>
                <w:vertAlign w:val="superscript"/>
              </w:rPr>
              <w:t>[40]</w:t>
            </w:r>
            <w:r>
              <w:t xml:space="preserve">; Victor and Weintraud (2021) </w:t>
            </w:r>
            <w:r>
              <w:rPr>
                <w:vertAlign w:val="superscript"/>
              </w:rPr>
              <w:t>[28]</w:t>
            </w:r>
            <w:r>
              <w:t xml:space="preserve">; Cong et al. (2023) </w:t>
            </w:r>
            <w:r>
              <w:rPr>
                <w:vertAlign w:val="superscript"/>
              </w:rPr>
              <w:t>[29]</w:t>
            </w:r>
          </w:p>
        </w:tc>
        <w:tc>
          <w:tcPr>
            <w:tcW w:w="1800" w:type="dxa"/>
            <w:tcBorders>
              <w:top w:val="single" w:sz="6" w:space="0" w:color="000000"/>
            </w:tcBorders>
          </w:tcPr>
          <w:p w14:paraId="4A5E72DF" w14:textId="77777777" w:rsidR="00350CFB" w:rsidRDefault="00283FFF">
            <w:pPr>
              <w:pStyle w:val="TableParagraph"/>
              <w:spacing w:before="52" w:line="247" w:lineRule="exact"/>
              <w:jc w:val="left"/>
            </w:pPr>
            <w:r>
              <w:t>Address clustering heuristics; wash-trading detection on DEXs and exchanges</w:t>
            </w:r>
          </w:p>
        </w:tc>
        <w:tc>
          <w:tcPr>
            <w:tcW w:w="1800" w:type="dxa"/>
            <w:tcBorders>
              <w:top w:val="single" w:sz="6" w:space="0" w:color="000000"/>
            </w:tcBorders>
          </w:tcPr>
          <w:p w14:paraId="2469B645" w14:textId="77777777" w:rsidR="00350CFB" w:rsidRDefault="00283FFF">
            <w:pPr>
              <w:pStyle w:val="TableParagraph"/>
              <w:spacing w:before="52" w:line="247" w:lineRule="exact"/>
              <w:jc w:val="left"/>
            </w:pPr>
            <w:r>
              <w:t>Quantify how much on-chain activity is artificial or multi-address</w:t>
            </w:r>
          </w:p>
        </w:tc>
        <w:tc>
          <w:tcPr>
            <w:tcW w:w="1800" w:type="dxa"/>
            <w:tcBorders>
              <w:top w:val="single" w:sz="6" w:space="0" w:color="000000"/>
            </w:tcBorders>
          </w:tcPr>
          <w:p w14:paraId="06824611" w14:textId="77777777" w:rsidR="00350CFB" w:rsidRDefault="00283FFF">
            <w:pPr>
              <w:pStyle w:val="TableParagraph"/>
              <w:spacing w:before="52" w:line="247" w:lineRule="exact"/>
            </w:pPr>
            <w:r>
              <w:t>Do not propose a reputation score</w:t>
            </w:r>
          </w:p>
        </w:tc>
        <w:tc>
          <w:tcPr>
            <w:tcW w:w="1800" w:type="dxa"/>
            <w:tcBorders>
              <w:top w:val="single" w:sz="6" w:space="0" w:color="000000"/>
            </w:tcBorders>
          </w:tcPr>
          <w:p w14:paraId="4EC6BB37" w14:textId="77777777" w:rsidR="00350CFB" w:rsidRDefault="00283FFF">
            <w:pPr>
              <w:pStyle w:val="TableParagraph"/>
              <w:spacing w:before="52" w:line="247" w:lineRule="exact"/>
            </w:pPr>
            <w:r>
              <w:t>Explain why transfer-based signals are exposed to inflation; motivate the allowance construct</w:t>
            </w:r>
          </w:p>
        </w:tc>
      </w:tr>
      <w:tr w:rsidR="00350CFB" w14:paraId="44683830" w14:textId="77777777">
        <w:trPr>
          <w:trHeight w:val="319"/>
        </w:trPr>
        <w:tc>
          <w:tcPr>
            <w:tcW w:w="1800" w:type="dxa"/>
            <w:tcBorders>
              <w:top w:val="single" w:sz="6" w:space="0" w:color="000000"/>
            </w:tcBorders>
          </w:tcPr>
          <w:p w14:paraId="28690E35" w14:textId="77777777" w:rsidR="00350CFB" w:rsidRDefault="00283FFF">
            <w:pPr>
              <w:pStyle w:val="TableParagraph"/>
              <w:spacing w:before="52" w:line="247" w:lineRule="exact"/>
              <w:jc w:val="left"/>
            </w:pPr>
            <w:r>
              <w:t xml:space="preserve">Cronbach and Meehl (1955) </w:t>
            </w:r>
            <w:r>
              <w:rPr>
                <w:vertAlign w:val="superscript"/>
              </w:rPr>
              <w:t>[22]</w:t>
            </w:r>
            <w:r>
              <w:t xml:space="preserve">; Messick (1995) </w:t>
            </w:r>
            <w:r>
              <w:rPr>
                <w:vertAlign w:val="superscript"/>
              </w:rPr>
              <w:t>[33]</w:t>
            </w:r>
          </w:p>
        </w:tc>
        <w:tc>
          <w:tcPr>
            <w:tcW w:w="1800" w:type="dxa"/>
            <w:tcBorders>
              <w:top w:val="single" w:sz="6" w:space="0" w:color="000000"/>
            </w:tcBorders>
          </w:tcPr>
          <w:p w14:paraId="6152CC90" w14:textId="77777777" w:rsidR="00350CFB" w:rsidRDefault="00283FFF">
            <w:pPr>
              <w:pStyle w:val="TableParagraph"/>
              <w:spacing w:before="52" w:line="247" w:lineRule="exact"/>
              <w:jc w:val="left"/>
            </w:pPr>
            <w:r>
              <w:t>Construct validity in psychometrics</w:t>
            </w:r>
          </w:p>
        </w:tc>
        <w:tc>
          <w:tcPr>
            <w:tcW w:w="1800" w:type="dxa"/>
            <w:tcBorders>
              <w:top w:val="single" w:sz="6" w:space="0" w:color="000000"/>
            </w:tcBorders>
          </w:tcPr>
          <w:p w14:paraId="407E8AD4" w14:textId="77777777" w:rsidR="00350CFB" w:rsidRDefault="00283FFF">
            <w:pPr>
              <w:pStyle w:val="TableParagraph"/>
              <w:spacing w:before="52" w:line="247" w:lineRule="exact"/>
              <w:jc w:val="left"/>
            </w:pPr>
            <w:r>
              <w:t>Separate what a score is designed to measure from external criteria</w:t>
            </w:r>
          </w:p>
        </w:tc>
        <w:tc>
          <w:tcPr>
            <w:tcW w:w="1800" w:type="dxa"/>
            <w:tcBorders>
              <w:top w:val="single" w:sz="6" w:space="0" w:color="000000"/>
            </w:tcBorders>
          </w:tcPr>
          <w:p w14:paraId="51A0AAAD" w14:textId="77777777" w:rsidR="00350CFB" w:rsidRDefault="00283FFF">
            <w:pPr>
              <w:pStyle w:val="TableParagraph"/>
              <w:spacing w:before="52" w:line="247" w:lineRule="exact"/>
            </w:pPr>
            <w:r>
              <w:t>Not blockchain-specific</w:t>
            </w:r>
          </w:p>
        </w:tc>
        <w:tc>
          <w:tcPr>
            <w:tcW w:w="1800" w:type="dxa"/>
            <w:tcBorders>
              <w:top w:val="single" w:sz="6" w:space="0" w:color="000000"/>
            </w:tcBorders>
          </w:tcPr>
          <w:p w14:paraId="1BC08983" w14:textId="77777777" w:rsidR="00350CFB" w:rsidRDefault="00283FFF">
            <w:pPr>
              <w:pStyle w:val="TableParagraph"/>
              <w:spacing w:before="52" w:line="247" w:lineRule="exact"/>
            </w:pPr>
            <w:r>
              <w:t>Frame the contemporaneous checks as construct checks and the temporal holdout as external evidence</w:t>
            </w:r>
          </w:p>
        </w:tc>
      </w:tr>
      <w:tr w:rsidR="00350CFB" w14:paraId="4FE831F1" w14:textId="77777777">
        <w:trPr>
          <w:trHeight w:val="319"/>
        </w:trPr>
        <w:tc>
          <w:tcPr>
            <w:tcW w:w="1800" w:type="dxa"/>
            <w:tcBorders>
              <w:top w:val="single" w:sz="6" w:space="0" w:color="000000"/>
            </w:tcBorders>
          </w:tcPr>
          <w:p w14:paraId="6D405BDB" w14:textId="77777777" w:rsidR="00350CFB" w:rsidRDefault="00283FFF">
            <w:pPr>
              <w:pStyle w:val="TableParagraph"/>
              <w:spacing w:before="52" w:line="247" w:lineRule="exact"/>
              <w:jc w:val="left"/>
            </w:pPr>
            <w:r>
              <w:t xml:space="preserve">Efron (1979) </w:t>
            </w:r>
            <w:r>
              <w:rPr>
                <w:vertAlign w:val="superscript"/>
              </w:rPr>
              <w:t>[34]</w:t>
            </w:r>
            <w:r>
              <w:t xml:space="preserve">; DiCiccio and Efron (1996) </w:t>
            </w:r>
            <w:r>
              <w:rPr>
                <w:vertAlign w:val="superscript"/>
              </w:rPr>
              <w:t>[35]</w:t>
            </w:r>
          </w:p>
        </w:tc>
        <w:tc>
          <w:tcPr>
            <w:tcW w:w="1800" w:type="dxa"/>
            <w:tcBorders>
              <w:top w:val="single" w:sz="6" w:space="0" w:color="000000"/>
            </w:tcBorders>
          </w:tcPr>
          <w:p w14:paraId="5910D944" w14:textId="77777777" w:rsidR="00350CFB" w:rsidRDefault="00283FFF">
            <w:pPr>
              <w:pStyle w:val="TableParagraph"/>
              <w:spacing w:before="52" w:line="247" w:lineRule="exact"/>
              <w:jc w:val="left"/>
            </w:pPr>
            <w:r>
              <w:t>Bootstrap resampling and bootstrap confidence intervals</w:t>
            </w:r>
          </w:p>
        </w:tc>
        <w:tc>
          <w:tcPr>
            <w:tcW w:w="1800" w:type="dxa"/>
            <w:tcBorders>
              <w:top w:val="single" w:sz="6" w:space="0" w:color="000000"/>
            </w:tcBorders>
          </w:tcPr>
          <w:p w14:paraId="766BF784" w14:textId="77777777" w:rsidR="00350CFB" w:rsidRDefault="00283FFF">
            <w:pPr>
              <w:pStyle w:val="TableParagraph"/>
              <w:spacing w:before="52" w:line="247" w:lineRule="exact"/>
              <w:jc w:val="left"/>
            </w:pPr>
            <w:r>
              <w:t>Distribution-free uncertainty for rank statistics; paired contrasts</w:t>
            </w:r>
          </w:p>
        </w:tc>
        <w:tc>
          <w:tcPr>
            <w:tcW w:w="1800" w:type="dxa"/>
            <w:tcBorders>
              <w:top w:val="single" w:sz="6" w:space="0" w:color="000000"/>
            </w:tcBorders>
          </w:tcPr>
          <w:p w14:paraId="27037FC9" w14:textId="77777777" w:rsidR="00350CFB" w:rsidRDefault="00283FFF">
            <w:pPr>
              <w:pStyle w:val="TableParagraph"/>
              <w:spacing w:before="52" w:line="247" w:lineRule="exact"/>
            </w:pPr>
            <w:r>
              <w:t>Assumes exchangeable units</w:t>
            </w:r>
          </w:p>
        </w:tc>
        <w:tc>
          <w:tcPr>
            <w:tcW w:w="1800" w:type="dxa"/>
            <w:tcBorders>
              <w:top w:val="single" w:sz="6" w:space="0" w:color="000000"/>
            </w:tcBorders>
          </w:tcPr>
          <w:p w14:paraId="4C4A0D2C" w14:textId="77777777" w:rsidR="00350CFB" w:rsidRDefault="00283FFF">
            <w:pPr>
              <w:pStyle w:val="TableParagraph"/>
              <w:spacing w:before="52" w:line="247" w:lineRule="exact"/>
            </w:pPr>
            <w:r>
              <w:t>Provides the 95% intervals and Δτ contrasts reported in Chapter 4</w:t>
            </w:r>
          </w:p>
        </w:tc>
      </w:tr>
    </w:tbl>
    <w:p w14:paraId="19D0C60A" w14:textId="77777777" w:rsidR="00420150" w:rsidRDefault="00420150">
      <w:pPr>
        <w:pStyle w:val="a3"/>
        <w:spacing w:line="359" w:lineRule="exact"/>
        <w:ind w:left="282"/>
        <w:jc w:val="both"/>
      </w:pPr>
    </w:p>
    <w:p w14:paraId="794A3F27" w14:textId="77777777" w:rsidR="00420150" w:rsidRDefault="00420150">
      <w:pPr>
        <w:pStyle w:val="a3"/>
        <w:spacing w:line="359" w:lineRule="exact"/>
        <w:ind w:left="282"/>
        <w:jc w:val="both"/>
      </w:pPr>
    </w:p>
    <w:p w14:paraId="3065ACFC" w14:textId="77777777" w:rsidR="00420150" w:rsidRDefault="00041D3C">
      <w:pPr>
        <w:pStyle w:val="2"/>
        <w:numPr>
          <w:ilvl w:val="1"/>
          <w:numId w:val="26"/>
        </w:numPr>
        <w:tabs>
          <w:tab w:val="left" w:pos="783"/>
        </w:tabs>
        <w:ind w:left="783" w:hanging="501"/>
      </w:pPr>
      <w:r>
        <w:t>Research gap</w:t>
      </w:r>
    </w:p>
    <w:p w14:paraId="47AA1617" w14:textId="77777777" w:rsidR="00420150" w:rsidRDefault="00041D3C">
      <w:pPr>
        <w:pStyle w:val="a3"/>
        <w:spacing w:line="359" w:lineRule="exact"/>
        <w:ind w:left="282"/>
        <w:jc w:val="both"/>
      </w:pPr>
      <w:r>
        <w:t xml:space="preserve">Three gaps follow from Table 2.2. First, every on-chain reputation method reviewed—PageRank/HodgeRank </w:t>
      </w:r>
      <w:r>
        <w:rPr>
          <w:vertAlign w:val="superscript"/>
        </w:rPr>
        <w:t>[4]</w:t>
      </w:r>
      <w:r>
        <w:t xml:space="preserve">, AWP </w:t>
      </w:r>
      <w:r>
        <w:rPr>
          <w:vertAlign w:val="superscript"/>
        </w:rPr>
        <w:t>[3]</w:t>
      </w:r>
      <w:r>
        <w:t xml:space="preserve">, RiskProp </w:t>
      </w:r>
      <w:r>
        <w:rPr>
          <w:vertAlign w:val="superscript"/>
        </w:rPr>
        <w:t>[12]</w:t>
      </w:r>
      <w:r>
        <w:t xml:space="preserve">, and the systems catalogued in the surveys </w:t>
      </w:r>
      <w:r>
        <w:rPr>
          <w:vertAlign w:val="superscript"/>
        </w:rPr>
        <w:t>[25]</w:t>
      </w:r>
      <w:r>
        <w:t>—builds its graph from transfers or explicit ratings; none uses the ERC-20 allowance, the only on-chain event that records a deliberate delegation of spending authority. Whether a latest-allowance endorsement graph produces a different and useful ordering is therefore untested (addressed by O1 and RQ1). Second, the validation protocol of the transfer-graph baseline compares scores with in-degree and in-value computed from the same transfer data that builds the graph, so agreement is partly mechanical; no st</w:t>
      </w:r>
      <w:r>
        <w:t>udy reports the same protocol on an allowance construct alongside its transfer counterpart with confidence intervals and paired difference tests on one cohort (O2 and RQ2). Third, reported runtimes for blockchain PageRank are rarely accompanied by edge counts, memory, and iteration counts under a fixed protocol, which makes efficiency claims hard to attribute to sparsity versus implementation (O3 and RQ3). A fourth, methodological gap concerns time: same-window graph statistics are routinely presented as va</w:t>
      </w:r>
      <w:r>
        <w:t>lidation even though they cannot show that a score anticipates future behaviour; a temporal holdout on future new approvals is the out-of-window check adopted here (O4 and RQ4).</w:t>
      </w:r>
    </w:p>
    <w:commentRangeEnd w:id="171"/>
    <w:p w14:paraId="631E4253" w14:textId="77777777" w:rsidR="00420150" w:rsidRDefault="00041D3C">
      <w:pPr>
        <w:pStyle w:val="a3"/>
        <w:spacing w:line="359" w:lineRule="exact"/>
        <w:ind w:left="282"/>
        <w:jc w:val="both"/>
      </w:pPr>
      <w:r>
        <w:rPr>
          <w:rStyle w:val="a5"/>
          <w:sz w:val="24"/>
          <w:szCs w:val="24"/>
        </w:rPr>
        <w:commentReference w:id="171"/>
      </w:r>
    </w:p>
    <w:p w14:paraId="00DC1E2C" w14:textId="77777777" w:rsidR="00350CFB" w:rsidRDefault="00283FFF">
      <w:pPr>
        <w:pStyle w:val="2"/>
        <w:numPr>
          <w:ilvl w:val="1"/>
          <w:numId w:val="26"/>
        </w:numPr>
        <w:tabs>
          <w:tab w:val="left" w:pos="927"/>
        </w:tabs>
        <w:spacing w:before="112"/>
        <w:ind w:left="927" w:hanging="645"/>
      </w:pPr>
      <w:r>
        <w:t>Open problems motivating this research</w:t>
      </w:r>
    </w:p>
    <w:p w14:paraId="00DC1E2D" w14:textId="77777777" w:rsidR="00350CFB" w:rsidRDefault="00350CFB">
      <w:pPr>
        <w:pStyle w:val="a3"/>
        <w:spacing w:before="24"/>
        <w:rPr>
          <w:b/>
          <w:sz w:val="28"/>
        </w:rPr>
      </w:pPr>
    </w:p>
    <w:p w14:paraId="00DC1E2E" w14:textId="77777777" w:rsidR="00350CFB" w:rsidRDefault="00283FFF">
      <w:pPr>
        <w:pStyle w:val="a3"/>
        <w:spacing w:line="396" w:lineRule="auto"/>
        <w:ind w:left="282"/>
      </w:pPr>
      <w:commentRangeStart w:id="172"/>
      <w:r>
        <w:t>Several open problems in on-chain reputation remain unresolved in the literature and motivate the present study:</w:t>
      </w:r>
    </w:p>
    <w:p w14:paraId="00DC1E2F" w14:textId="77777777" w:rsidR="00350CFB" w:rsidRDefault="00283FFF">
      <w:pPr>
        <w:pStyle w:val="a4"/>
        <w:numPr>
          <w:ilvl w:val="0"/>
          <w:numId w:val="20"/>
        </w:numPr>
        <w:tabs>
          <w:tab w:val="left" w:pos="856"/>
          <w:tab w:val="left" w:pos="2803"/>
        </w:tabs>
        <w:spacing w:before="122" w:line="396" w:lineRule="auto"/>
        <w:ind w:right="560"/>
        <w:rPr>
          <w:sz w:val="24"/>
        </w:rPr>
      </w:pPr>
      <w:r>
        <w:rPr>
          <w:sz w:val="24"/>
        </w:rPr>
        <w:t xml:space="preserve">Edge semantics: Which on-chain relations best encode trust or authorization under pseudonymity </w:t>
      </w:r>
      <w:r>
        <w:rPr>
          <w:sz w:val="24"/>
          <w:vertAlign w:val="superscript"/>
        </w:rPr>
        <w:t>[2]</w:t>
      </w:r>
      <w:r>
        <w:rPr>
          <w:sz w:val="24"/>
        </w:rPr>
        <w:t>?</w:t>
      </w:r>
    </w:p>
    <w:p w14:paraId="00DC1E30" w14:textId="77777777" w:rsidR="00350CFB" w:rsidRDefault="00283FFF">
      <w:pPr>
        <w:pStyle w:val="a4"/>
        <w:numPr>
          <w:ilvl w:val="0"/>
          <w:numId w:val="20"/>
        </w:numPr>
        <w:tabs>
          <w:tab w:val="left" w:pos="846"/>
          <w:tab w:val="left" w:pos="856"/>
        </w:tabs>
        <w:spacing w:before="39" w:line="386" w:lineRule="auto"/>
        <w:ind w:right="564"/>
        <w:rPr>
          <w:position w:val="-8"/>
          <w:sz w:val="24"/>
        </w:rPr>
      </w:pPr>
      <w:r>
        <w:rPr>
          <w:sz w:val="24"/>
        </w:rPr>
        <w:t xml:space="preserve">Validation without defaults: How can methods be compared when loan-default labels are scarce </w:t>
      </w:r>
      <w:r>
        <w:rPr>
          <w:sz w:val="24"/>
          <w:vertAlign w:val="superscript"/>
        </w:rPr>
        <w:t>[4]</w:t>
      </w:r>
      <w:r>
        <w:rPr>
          <w:sz w:val="24"/>
        </w:rPr>
        <w:t>?</w:t>
      </w:r>
    </w:p>
    <w:p w14:paraId="00DC1E31" w14:textId="77777777" w:rsidR="00350CFB" w:rsidRDefault="00283FFF">
      <w:pPr>
        <w:pStyle w:val="a4"/>
        <w:numPr>
          <w:ilvl w:val="0"/>
          <w:numId w:val="20"/>
        </w:numPr>
        <w:tabs>
          <w:tab w:val="left" w:pos="855"/>
        </w:tabs>
        <w:spacing w:before="45"/>
        <w:ind w:left="855" w:hanging="310"/>
        <w:rPr>
          <w:sz w:val="24"/>
        </w:rPr>
      </w:pPr>
      <w:r>
        <w:rPr>
          <w:sz w:val="24"/>
        </w:rPr>
        <w:t xml:space="preserve">Computational cost: Can reputation scores refresh at interactive latencies as graphs grow </w:t>
      </w:r>
      <w:r>
        <w:rPr>
          <w:sz w:val="24"/>
          <w:vertAlign w:val="superscript"/>
        </w:rPr>
        <w:t>[23]</w:t>
      </w:r>
      <w:r>
        <w:rPr>
          <w:sz w:val="24"/>
        </w:rPr>
        <w:t>?</w:t>
      </w:r>
    </w:p>
    <w:p w14:paraId="00DC1E32" w14:textId="77777777" w:rsidR="00350CFB" w:rsidRDefault="0071403D">
      <w:pPr>
        <w:pStyle w:val="a4"/>
        <w:numPr>
          <w:ilvl w:val="0"/>
          <w:numId w:val="23"/>
        </w:numPr>
        <w:tabs>
          <w:tab w:val="left" w:pos="806"/>
          <w:tab w:val="left" w:pos="808"/>
        </w:tabs>
        <w:spacing w:before="62" w:line="388" w:lineRule="auto"/>
        <w:ind w:right="524"/>
        <w:jc w:val="both"/>
        <w:rPr>
          <w:sz w:val="24"/>
        </w:rPr>
      </w:pPr>
      <w:r>
        <w:rPr>
          <w:sz w:val="16"/>
        </w:rPr>
        <w:t xml:space="preserve">Time-split checks: How can evaluation avoid mistaking same-window graph statistics for out-of-window evidence </w:t>
      </w:r>
      <w:r>
        <w:rPr>
          <w:sz w:val="16"/>
          <w:vertAlign w:val="superscript"/>
        </w:rPr>
        <w:t>[22]</w:t>
      </w:r>
      <w:r>
        <w:rPr>
          <w:sz w:val="16"/>
        </w:rPr>
        <w:t>?</w:t>
      </w:r>
    </w:p>
    <w:p w14:paraId="00DC1E33" w14:textId="77777777" w:rsidR="00350CFB" w:rsidRDefault="00350CFB">
      <w:pPr>
        <w:pStyle w:val="a3"/>
        <w:spacing w:before="30"/>
        <w:rPr>
          <w:sz w:val="16"/>
        </w:rPr>
      </w:pPr>
    </w:p>
    <w:p w14:paraId="00DC1E34" w14:textId="77777777" w:rsidR="00350CFB" w:rsidRDefault="00283FFF">
      <w:pPr>
        <w:pStyle w:val="a4"/>
        <w:numPr>
          <w:ilvl w:val="0"/>
          <w:numId w:val="20"/>
        </w:numPr>
        <w:tabs>
          <w:tab w:val="left" w:pos="848"/>
          <w:tab w:val="left" w:pos="855"/>
        </w:tabs>
        <w:spacing w:line="396" w:lineRule="auto"/>
        <w:ind w:left="848" w:right="560" w:hanging="303"/>
        <w:rPr>
          <w:sz w:val="24"/>
        </w:rPr>
      </w:pPr>
      <w:r>
        <w:rPr>
          <w:sz w:val="24"/>
        </w:rPr>
        <w:t xml:space="preserve">Adversarial robustness: What is the cost of forging reputation under cheap identities </w:t>
      </w:r>
      <w:r>
        <w:rPr>
          <w:sz w:val="24"/>
          <w:vertAlign w:val="superscript"/>
        </w:rPr>
        <w:t>[11]</w:t>
      </w:r>
      <w:r>
        <w:rPr>
          <w:sz w:val="24"/>
        </w:rPr>
        <w:t>?</w:t>
      </w:r>
    </w:p>
    <w:p w14:paraId="00DC1E35" w14:textId="77777777" w:rsidR="00350CFB" w:rsidRDefault="00283FFF">
      <w:pPr>
        <w:pStyle w:val="a3"/>
        <w:spacing w:line="359" w:lineRule="exact"/>
        <w:ind w:left="282"/>
        <w:jc w:val="both"/>
      </w:pPr>
      <w:r>
        <w:t>EndorseRank addresses (1)–(4) with allowance edges, contemporaneous checks, runtime benchmarks, and a temporal holdout, and analyzes (5) at a model level in Chapter 5. Full empirical adversarial evaluation remains future work.</w:t>
      </w:r>
    </w:p>
    <w:p w14:paraId="00DC1E36" w14:textId="77777777" w:rsidR="00350CFB" w:rsidRDefault="00350CFB">
      <w:pPr>
        <w:pStyle w:val="a3"/>
        <w:spacing w:before="24"/>
      </w:pPr>
    </w:p>
    <w:p w14:paraId="00DC1E37" w14:textId="77777777" w:rsidR="00350CFB" w:rsidRDefault="00283FFF">
      <w:pPr>
        <w:pStyle w:val="a3"/>
        <w:ind w:left="282"/>
      </w:pPr>
      <w:r>
        <w:t>Chapter 3 turns the gap statement into an operational design: it fixes the data window and cohort, specifies how both graphs are constructed and solved with one shared PageRank implementation, defines the proxy families and the temporal holdout, and sets the timing and bootstrap protocols whose outputs Chapter 4 reports.</w:t>
      </w:r>
      <w:commentRangeEnd w:id="172"/>
      <w:r>
        <w:rPr>
          <w:rStyle w:val="a5"/>
          <w:sz w:val="24"/>
          <w:szCs w:val="24"/>
        </w:rPr>
        <w:commentReference w:id="172"/>
      </w:r>
    </w:p>
    <w:p w14:paraId="00DC1E39" w14:textId="77777777" w:rsidR="00350CFB" w:rsidRDefault="00350CFB">
      <w:pPr>
        <w:pStyle w:val="a3"/>
        <w:sectPr w:rsidR="00350CFB">
          <w:pgSz w:w="11910" w:h="16840"/>
          <w:pgMar w:top="1920" w:right="708" w:bottom="2300" w:left="992" w:header="0" w:footer="2115" w:gutter="0"/>
          <w:cols w:space="720"/>
        </w:sectPr>
      </w:pPr>
    </w:p>
    <w:p w14:paraId="00DC1E3A" w14:textId="77777777" w:rsidR="00350CFB" w:rsidRDefault="00350CFB">
      <w:pPr>
        <w:pStyle w:val="a3"/>
        <w:rPr>
          <w:sz w:val="34"/>
        </w:rPr>
      </w:pPr>
    </w:p>
    <w:p w14:paraId="00DC1E3B" w14:textId="77777777" w:rsidR="00350CFB" w:rsidRDefault="00350CFB">
      <w:pPr>
        <w:pStyle w:val="a3"/>
        <w:spacing w:before="197"/>
        <w:rPr>
          <w:sz w:val="34"/>
        </w:rPr>
      </w:pPr>
    </w:p>
    <w:p w14:paraId="00DC1E3C" w14:textId="77777777" w:rsidR="00350CFB" w:rsidRDefault="00283FFF">
      <w:pPr>
        <w:pStyle w:val="1"/>
        <w:numPr>
          <w:ilvl w:val="0"/>
          <w:numId w:val="26"/>
        </w:numPr>
        <w:tabs>
          <w:tab w:val="left" w:pos="625"/>
        </w:tabs>
        <w:ind w:left="625" w:hanging="343"/>
        <w:jc w:val="both"/>
      </w:pPr>
      <w:bookmarkStart w:id="173" w:name="Research_Methodology"/>
      <w:bookmarkStart w:id="174" w:name="_bookmark48"/>
      <w:bookmarkEnd w:id="173"/>
      <w:bookmarkEnd w:id="174"/>
      <w:r>
        <w:t>Research</w:t>
      </w:r>
      <w:r>
        <w:rPr>
          <w:spacing w:val="6"/>
        </w:rPr>
        <w:t xml:space="preserve"> </w:t>
      </w:r>
      <w:r>
        <w:rPr>
          <w:spacing w:val="-2"/>
        </w:rPr>
        <w:t>Methodology</w:t>
      </w:r>
    </w:p>
    <w:p w14:paraId="00DC1E3D" w14:textId="77777777" w:rsidR="00350CFB" w:rsidRDefault="00350CFB">
      <w:pPr>
        <w:pStyle w:val="a3"/>
        <w:spacing w:before="28"/>
        <w:rPr>
          <w:b/>
          <w:sz w:val="34"/>
        </w:rPr>
      </w:pPr>
    </w:p>
    <w:p w14:paraId="00DC1E3E" w14:textId="77777777" w:rsidR="00350CFB" w:rsidRDefault="00283FFF">
      <w:pPr>
        <w:pStyle w:val="a3"/>
        <w:spacing w:line="396" w:lineRule="auto"/>
        <w:ind w:left="274" w:right="558"/>
        <w:jc w:val="both"/>
      </w:pPr>
      <w:commentRangeStart w:id="175"/>
      <w:r>
        <w:t xml:space="preserve">Chapter 2 closed with the research gap: no reviewed method ranks wallets on allowance edges, the transfer-graph baseline validates against proxies drawn from its own input data, and efficiency claims are rarely tied to edge counts under a fixed protocol. This chapter specifies the empirical design used to compare EndorseRank and Adaptive Weighted PageRank (AWP) as social reputation scores on Arbitrum One so that each of those gaps is addressed by a measurable procedure. The design covers notation, data sources, a two-phase collection strategy, pipeline architecture, event decoding, graph construction algorithms, contemporaneous construct checks, a temporal holdout, statistical tests with bootstrap inference, computational benchmarks, scaling and sensitivity extensions, reproducibility, and ethics. The primary comparison is between EndorseRank on the ERC-20 allowance graph and AWP on the time-decayed transfer graph </w:t>
      </w:r>
      <w:r>
        <w:rPr>
          <w:vertAlign w:val="superscript"/>
        </w:rPr>
        <w:t>[3]</w:t>
      </w:r>
      <w:r>
        <w:t xml:space="preserve">, both solved with classical PageRank </w:t>
      </w:r>
      <w:r>
        <w:rPr>
          <w:vertAlign w:val="superscript"/>
        </w:rPr>
        <w:t>[15]</w:t>
      </w:r>
      <w:r>
        <w:t>.</w:t>
      </w:r>
    </w:p>
    <w:p w14:paraId="00DC1E3F" w14:textId="77777777" w:rsidR="00350CFB" w:rsidRDefault="00283FFF">
      <w:pPr>
        <w:pStyle w:val="a3"/>
        <w:spacing w:before="23" w:line="396" w:lineRule="auto"/>
        <w:ind w:left="282" w:right="523" w:hanging="8"/>
        <w:jc w:val="both"/>
      </w:pPr>
      <w:r>
        <w:t xml:space="preserve">The methodological stance follows construct (domain) alignment: reputation scores are continuous rankings, and checks use observable wallet-level statistics rather than binary default labels </w:t>
      </w:r>
      <w:r>
        <w:rPr>
          <w:vertAlign w:val="superscript"/>
        </w:rPr>
        <w:t>[22]</w:t>
      </w:r>
      <w:r>
        <w:t>. In measurement terms, each ranking method is an indicator of an unobserved reputation construct. Contemporaneous transfer and allowance statistics check graph coherence. A temporal holdout of future new owner–spender approvals is the out-of-window check. Alignment statistics ask whether the ordering induced by a method co-varies with the ordering induced by each check on the same wallets. This approach is appropriate when the scientific claim is comparative—EndorseRank versus AWP—rather than prediction of trading profit or credit default.</w:t>
      </w:r>
    </w:p>
    <w:p w14:paraId="00DC1E40" w14:textId="77777777" w:rsidR="00350CFB" w:rsidRDefault="0071403D">
      <w:pPr>
        <w:pStyle w:val="a3"/>
        <w:spacing w:before="2" w:line="396" w:lineRule="auto"/>
        <w:ind w:left="273" w:right="522" w:firstLine="8"/>
        <w:jc w:val="both"/>
      </w:pPr>
      <w:r>
        <w:t>All procedures operate on publicly available blockchain logs within a fixed observation window, with deterministic seeds and an open evaluation pipeline so that reported tables can be regenerated from cached parquet. The chapter is organized to move from symbols and data acquisition, through graph and proxy formalisms, to evaluation statistics, computational protocol, and research ethics. Readers primarily interested in empirical outcomes may skim Sections 3.1–3.5 and focus on Sections 3.6–3.10; readers implementing a replication should follow the full pipeline description and Section 3.13.</w:t>
      </w:r>
    </w:p>
    <w:p w14:paraId="00DC1E41" w14:textId="77777777" w:rsidR="00350CFB" w:rsidRDefault="00283FFF">
      <w:pPr>
        <w:pStyle w:val="a3"/>
        <w:spacing w:before="22" w:line="396" w:lineRule="auto"/>
        <w:ind w:left="273" w:right="522"/>
        <w:jc w:val="both"/>
      </w:pPr>
      <w:r>
        <w:t>Four principles govern every operational choice.</w:t>
      </w:r>
    </w:p>
    <w:p w14:paraId="00DC1E42"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E43"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Same-seed comparability: EndorseRank and AWP are always scored on identical wallet sets so that differences cannot be attributed to sampling inconsistency.</w:t>
      </w:r>
    </w:p>
    <w:p w14:paraId="00DC1E44"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Pre-registration by configuration: observation window, topic hashes, damping, decay parameters, bootstrap resamples and seed, and benchmark seeds are fixed in configuration before interpreting results.</w:t>
      </w:r>
    </w:p>
    <w:p w14:paraId="00DC1E45" w14:textId="77777777" w:rsidR="00350CFB" w:rsidRDefault="00283FFF">
      <w:pPr>
        <w:pStyle w:val="a4"/>
        <w:numPr>
          <w:ilvl w:val="0"/>
          <w:numId w:val="19"/>
        </w:numPr>
        <w:tabs>
          <w:tab w:val="left" w:pos="806"/>
          <w:tab w:val="left" w:pos="808"/>
        </w:tabs>
        <w:spacing w:before="240" w:line="396" w:lineRule="auto"/>
        <w:ind w:right="564"/>
        <w:jc w:val="both"/>
        <w:rPr>
          <w:sz w:val="24"/>
        </w:rPr>
      </w:pPr>
      <w:r>
        <w:rPr>
          <w:sz w:val="24"/>
        </w:rPr>
        <w:t>Separation of construction and timing: graph construction is performed once per cohort; computational benchmarks time only the PageRank solve.</w:t>
      </w:r>
    </w:p>
    <w:p w14:paraId="00DC1E46" w14:textId="77777777" w:rsidR="00350CFB" w:rsidRDefault="00283FFF">
      <w:pPr>
        <w:pStyle w:val="a4"/>
        <w:numPr>
          <w:ilvl w:val="0"/>
          <w:numId w:val="19"/>
        </w:numPr>
        <w:tabs>
          <w:tab w:val="left" w:pos="806"/>
          <w:tab w:val="left" w:pos="808"/>
        </w:tabs>
        <w:spacing w:before="39" w:line="396" w:lineRule="auto"/>
        <w:ind w:right="524"/>
        <w:jc w:val="both"/>
        <w:rPr>
          <w:sz w:val="24"/>
        </w:rPr>
      </w:pPr>
      <w:r>
        <w:rPr>
          <w:sz w:val="24"/>
        </w:rPr>
        <w:t>Primary scope: claims C1–C4 and hypotheses H1–H3 concern EndorseRank and AWP. RQ4 uses the spender holdout cohort.</w:t>
      </w:r>
      <w:commentRangeEnd w:id="175"/>
      <w:r>
        <w:rPr>
          <w:rStyle w:val="a5"/>
          <w:sz w:val="24"/>
          <w:szCs w:val="22"/>
        </w:rPr>
        <w:commentReference w:id="175"/>
      </w:r>
    </w:p>
    <w:p w14:paraId="00DC1E49" w14:textId="77777777" w:rsidR="00350CFB" w:rsidRDefault="00350CFB">
      <w:pPr>
        <w:pStyle w:val="a3"/>
        <w:spacing w:before="160"/>
      </w:pPr>
    </w:p>
    <w:p w14:paraId="00DC1E4A" w14:textId="77777777" w:rsidR="00350CFB" w:rsidRDefault="00283FFF">
      <w:pPr>
        <w:pStyle w:val="2"/>
        <w:numPr>
          <w:ilvl w:val="1"/>
          <w:numId w:val="26"/>
        </w:numPr>
        <w:tabs>
          <w:tab w:val="left" w:pos="783"/>
        </w:tabs>
        <w:ind w:left="783" w:hanging="501"/>
      </w:pPr>
      <w:bookmarkStart w:id="176" w:name="Notation"/>
      <w:bookmarkStart w:id="177" w:name="_bookmark49"/>
      <w:bookmarkEnd w:id="176"/>
      <w:bookmarkEnd w:id="177"/>
      <w:r>
        <w:rPr>
          <w:spacing w:val="-2"/>
        </w:rPr>
        <w:t>Notation</w:t>
      </w:r>
    </w:p>
    <w:p w14:paraId="00DC1E4B" w14:textId="77777777" w:rsidR="00350CFB" w:rsidRDefault="00350CFB">
      <w:pPr>
        <w:pStyle w:val="a3"/>
        <w:spacing w:before="24"/>
        <w:rPr>
          <w:b/>
          <w:sz w:val="28"/>
        </w:rPr>
      </w:pPr>
    </w:p>
    <w:p w14:paraId="00DC1E4C" w14:textId="77777777" w:rsidR="00350CFB" w:rsidRDefault="00283FFF">
      <w:pPr>
        <w:pStyle w:val="a3"/>
        <w:spacing w:line="396" w:lineRule="auto"/>
        <w:ind w:left="273" w:right="540" w:firstLine="1"/>
        <w:jc w:val="both"/>
      </w:pPr>
      <w:r>
        <w:t>Table</w:t>
      </w:r>
      <w:r>
        <w:rPr>
          <w:spacing w:val="18"/>
        </w:rPr>
        <w:t xml:space="preserve"> </w:t>
      </w:r>
      <w:hyperlink w:anchor="_bookmark51" w:history="1">
        <w:r>
          <w:t>3.1</w:t>
        </w:r>
      </w:hyperlink>
      <w:r>
        <w:rPr>
          <w:spacing w:val="18"/>
        </w:rPr>
        <w:t xml:space="preserve"> </w:t>
      </w:r>
      <w:r>
        <w:t>summarizes</w:t>
      </w:r>
      <w:r>
        <w:rPr>
          <w:spacing w:val="18"/>
        </w:rPr>
        <w:t xml:space="preserve"> </w:t>
      </w:r>
      <w:r>
        <w:t>the</w:t>
      </w:r>
      <w:r>
        <w:rPr>
          <w:spacing w:val="18"/>
        </w:rPr>
        <w:t xml:space="preserve"> </w:t>
      </w:r>
      <w:r>
        <w:t>operational</w:t>
      </w:r>
      <w:r>
        <w:rPr>
          <w:spacing w:val="18"/>
        </w:rPr>
        <w:t xml:space="preserve"> </w:t>
      </w:r>
      <w:r>
        <w:t>symbols</w:t>
      </w:r>
      <w:r>
        <w:rPr>
          <w:spacing w:val="18"/>
        </w:rPr>
        <w:t xml:space="preserve"> </w:t>
      </w:r>
      <w:r>
        <w:t>used</w:t>
      </w:r>
      <w:r>
        <w:rPr>
          <w:spacing w:val="18"/>
        </w:rPr>
        <w:t xml:space="preserve"> </w:t>
      </w:r>
      <w:r>
        <w:t>throughout</w:t>
      </w:r>
      <w:r>
        <w:rPr>
          <w:spacing w:val="18"/>
        </w:rPr>
        <w:t xml:space="preserve"> </w:t>
      </w:r>
      <w:r>
        <w:t>this</w:t>
      </w:r>
      <w:r>
        <w:rPr>
          <w:spacing w:val="18"/>
        </w:rPr>
        <w:t xml:space="preserve"> </w:t>
      </w:r>
      <w:r>
        <w:t>chapter</w:t>
      </w:r>
      <w:r>
        <w:rPr>
          <w:spacing w:val="18"/>
        </w:rPr>
        <w:t xml:space="preserve"> </w:t>
      </w:r>
      <w:r>
        <w:t>and</w:t>
      </w:r>
      <w:r>
        <w:rPr>
          <w:spacing w:val="18"/>
        </w:rPr>
        <w:t xml:space="preserve"> </w:t>
      </w:r>
      <w:r>
        <w:t>in</w:t>
      </w:r>
      <w:r>
        <w:rPr>
          <w:spacing w:val="18"/>
        </w:rPr>
        <w:t xml:space="preserve"> </w:t>
      </w:r>
      <w:r>
        <w:t>Chapters</w:t>
      </w:r>
      <w:r>
        <w:rPr>
          <w:spacing w:val="18"/>
        </w:rPr>
        <w:t xml:space="preserve"> </w:t>
      </w:r>
      <w:hyperlink w:anchor="_bookmark84" w:history="1">
        <w:r>
          <w:t>4</w:t>
        </w:r>
      </w:hyperlink>
      <w:r>
        <w:t>–</w:t>
      </w:r>
      <w:hyperlink w:anchor="_bookmark114" w:history="1">
        <w:r>
          <w:t>5</w:t>
        </w:r>
      </w:hyperlink>
      <w:r>
        <w:t xml:space="preserve"> (a compact front-matter summary appears in Table </w:t>
      </w:r>
      <w:hyperlink w:anchor="_bookmark3" w:history="1">
        <w:r>
          <w:t>2</w:t>
        </w:r>
      </w:hyperlink>
      <w:r>
        <w:t>).</w:t>
      </w:r>
      <w:r>
        <w:rPr>
          <w:spacing w:val="40"/>
        </w:rPr>
        <w:t xml:space="preserve"> </w:t>
      </w:r>
      <w:r>
        <w:t>Vectors are bold; sets are calligraphic when helpful.</w:t>
      </w:r>
      <w:r>
        <w:rPr>
          <w:spacing w:val="31"/>
        </w:rPr>
        <w:t xml:space="preserve"> </w:t>
      </w:r>
      <w:r>
        <w:t xml:space="preserve">Wallet addresses are treated as opaque identifiers and are never linked to off-chain </w:t>
      </w:r>
      <w:r>
        <w:rPr>
          <w:spacing w:val="-2"/>
        </w:rPr>
        <w:t>identities.</w:t>
      </w:r>
    </w:p>
    <w:p w14:paraId="00DC1E4D" w14:textId="77777777" w:rsidR="00350CFB" w:rsidRDefault="00283FFF">
      <w:pPr>
        <w:pStyle w:val="a3"/>
        <w:spacing w:before="18"/>
        <w:ind w:left="282"/>
        <w:jc w:val="both"/>
      </w:pPr>
      <w:r>
        <w:t>Unless</w:t>
      </w:r>
      <w:r>
        <w:rPr>
          <w:spacing w:val="-7"/>
        </w:rPr>
        <w:t xml:space="preserve"> </w:t>
      </w:r>
      <w:r>
        <w:t>otherwise</w:t>
      </w:r>
      <w:r>
        <w:rPr>
          <w:spacing w:val="-6"/>
        </w:rPr>
        <w:t xml:space="preserve"> </w:t>
      </w:r>
      <w:r>
        <w:t>stated,</w:t>
      </w:r>
      <w:r>
        <w:rPr>
          <w:spacing w:val="-7"/>
        </w:rPr>
        <w:t xml:space="preserve"> </w:t>
      </w:r>
      <w:r>
        <w:t>PageRank</w:t>
      </w:r>
      <w:r>
        <w:rPr>
          <w:spacing w:val="-6"/>
        </w:rPr>
        <w:t xml:space="preserve"> </w:t>
      </w:r>
      <w:r>
        <w:t>is</w:t>
      </w:r>
      <w:r>
        <w:rPr>
          <w:spacing w:val="-7"/>
        </w:rPr>
        <w:t xml:space="preserve"> </w:t>
      </w:r>
      <w:r>
        <w:t>the</w:t>
      </w:r>
      <w:r>
        <w:rPr>
          <w:spacing w:val="-6"/>
        </w:rPr>
        <w:t xml:space="preserve"> </w:t>
      </w:r>
      <w:r>
        <w:t>weighted</w:t>
      </w:r>
      <w:r>
        <w:rPr>
          <w:spacing w:val="-7"/>
        </w:rPr>
        <w:t xml:space="preserve"> </w:t>
      </w:r>
      <w:r>
        <w:t>formulation</w:t>
      </w:r>
      <w:r>
        <w:rPr>
          <w:spacing w:val="-6"/>
        </w:rPr>
        <w:t xml:space="preserve"> </w:t>
      </w:r>
      <w:r>
        <w:t>of</w:t>
      </w:r>
      <w:r>
        <w:rPr>
          <w:spacing w:val="-7"/>
        </w:rPr>
        <w:t xml:space="preserve"> </w:t>
      </w:r>
      <w:r>
        <w:t>Page</w:t>
      </w:r>
      <w:r>
        <w:rPr>
          <w:spacing w:val="-6"/>
        </w:rPr>
        <w:t xml:space="preserve"> </w:t>
      </w:r>
      <w:r>
        <w:t>et</w:t>
      </w:r>
      <w:r>
        <w:rPr>
          <w:spacing w:val="-7"/>
        </w:rPr>
        <w:t xml:space="preserve"> </w:t>
      </w:r>
      <w:r>
        <w:t>al.</w:t>
      </w:r>
      <w:hyperlink w:anchor="_bookmark182" w:history="1">
        <w:r>
          <w:rPr>
            <w:vertAlign w:val="superscript"/>
          </w:rPr>
          <w:t>[15]</w:t>
        </w:r>
      </w:hyperlink>
      <w:r>
        <w:t>:</w:t>
      </w:r>
      <w:r>
        <w:rPr>
          <w:spacing w:val="12"/>
        </w:rPr>
        <w:t xml:space="preserve"> </w:t>
      </w:r>
      <w:r>
        <w:t>at</w:t>
      </w:r>
      <w:r>
        <w:rPr>
          <w:spacing w:val="-6"/>
        </w:rPr>
        <w:t xml:space="preserve"> </w:t>
      </w:r>
      <w:r>
        <w:t>iteration</w:t>
      </w:r>
      <w:r>
        <w:rPr>
          <w:spacing w:val="-7"/>
        </w:rPr>
        <w:t xml:space="preserve"> </w:t>
      </w:r>
      <w:r>
        <w:rPr>
          <w:i/>
          <w:spacing w:val="-5"/>
        </w:rPr>
        <w:t>t</w:t>
      </w:r>
      <w:r>
        <w:rPr>
          <w:spacing w:val="-5"/>
        </w:rPr>
        <w:t>,</w:t>
      </w:r>
    </w:p>
    <w:p w14:paraId="00DC1E4E" w14:textId="77777777" w:rsidR="00350CFB" w:rsidRDefault="00350CFB">
      <w:pPr>
        <w:pStyle w:val="a3"/>
        <w:spacing w:before="92"/>
      </w:pPr>
    </w:p>
    <w:p w14:paraId="00DC1E4F" w14:textId="77777777" w:rsidR="00350CFB" w:rsidRPr="008D30C5" w:rsidRDefault="00283FFF">
      <w:pPr>
        <w:tabs>
          <w:tab w:val="left" w:pos="9196"/>
        </w:tabs>
        <w:spacing w:before="1"/>
        <w:ind w:left="273" w:firstLine="2349"/>
        <w:rPr>
          <w:sz w:val="24"/>
          <w:lang w:val="fr-CM"/>
        </w:rPr>
      </w:pPr>
      <w:bookmarkStart w:id="178" w:name="_bookmark50"/>
      <w:bookmarkEnd w:id="178"/>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+1)</w:t>
      </w:r>
      <w:r>
        <w:rPr>
          <w:spacing w:val="20"/>
          <w:w w:val="110"/>
          <w:sz w:val="24"/>
          <w:lang w:val="fr-CM"/>
        </w:rPr>
        <w:t xml:space="preserve"> </w:t>
      </w:r>
      <w:r>
        <w:rPr>
          <w:w w:val="110"/>
          <w:sz w:val="24"/>
          <w:lang w:val="fr-CM"/>
        </w:rPr>
        <w:t>=</w:t>
      </w:r>
      <w:r>
        <w:rPr>
          <w:spacing w:val="8"/>
          <w:w w:val="110"/>
          <w:sz w:val="24"/>
          <w:lang w:val="fr-CM"/>
        </w:rPr>
        <w:t xml:space="preserve"> </w:t>
      </w:r>
      <w:r>
        <w:rPr>
          <w:w w:val="110"/>
          <w:sz w:val="24"/>
          <w:lang w:val="fr-CM"/>
        </w:rPr>
        <w:t>(1</w:t>
      </w:r>
      <w:r>
        <w:rPr>
          <w:spacing w:val="-6"/>
          <w:w w:val="110"/>
          <w:sz w:val="24"/>
          <w:lang w:val="fr-CM"/>
        </w:rPr>
        <w:t xml:space="preserve"> </w:t>
      </w:r>
      <w:r>
        <w:rPr>
          <w:rFonts w:ascii="Arial Unicode MS" w:hAnsi="Arial Unicode MS"/>
          <w:w w:val="110"/>
          <w:sz w:val="24"/>
          <w:lang w:val="fr-CM"/>
        </w:rPr>
        <w:t>−</w:t>
      </w:r>
      <w:r>
        <w:rPr>
          <w:rFonts w:ascii="Arial Unicode MS" w:hAnsi="Arial Unicode MS"/>
          <w:spacing w:val="-14"/>
          <w:w w:val="110"/>
          <w:sz w:val="24"/>
          <w:lang w:val="fr-CM"/>
        </w:rPr>
        <w:t xml:space="preserve"> </w:t>
      </w:r>
      <w:r>
        <w:rPr>
          <w:i/>
          <w:w w:val="110"/>
          <w:sz w:val="24"/>
          <w:lang w:val="fr-CM"/>
        </w:rPr>
        <w:t>d</w:t>
      </w:r>
      <w:r>
        <w:rPr>
          <w:w w:val="110"/>
          <w:sz w:val="24"/>
          <w:lang w:val="fr-CM"/>
        </w:rPr>
        <w:t>)</w:t>
      </w:r>
      <w:r>
        <w:rPr>
          <w:spacing w:val="-20"/>
          <w:w w:val="110"/>
          <w:sz w:val="24"/>
          <w:lang w:val="fr-CM"/>
        </w:rPr>
        <w:t xml:space="preserve"> </w:t>
      </w:r>
      <w:r>
        <w:rPr>
          <w:b/>
          <w:i/>
          <w:w w:val="110"/>
          <w:sz w:val="24"/>
        </w:rPr>
        <w:t>π</w:t>
      </w:r>
      <w:r>
        <w:rPr>
          <w:b/>
          <w:i/>
          <w:spacing w:val="4"/>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2"/>
          <w:w w:val="110"/>
          <w:sz w:val="24"/>
          <w:lang w:val="fr-CM"/>
        </w:rPr>
        <w:t xml:space="preserve"> </w:t>
      </w:r>
      <w:r>
        <w:rPr>
          <w:i/>
          <w:w w:val="110"/>
          <w:sz w:val="24"/>
          <w:lang w:val="fr-CM"/>
        </w:rPr>
        <w:t>P</w:t>
      </w:r>
      <w:r>
        <w:rPr>
          <w:i/>
          <w:spacing w:val="-30"/>
          <w:w w:val="110"/>
          <w:sz w:val="24"/>
          <w:lang w:val="fr-CM"/>
        </w:rPr>
        <w:t xml:space="preserve"> </w:t>
      </w:r>
      <w:r>
        <w:rPr>
          <w:rFonts w:ascii="Apple Symbols" w:hAnsi="Apple Symbols"/>
          <w:w w:val="110"/>
          <w:sz w:val="24"/>
          <w:vertAlign w:val="superscript"/>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spacing w:val="6"/>
          <w:w w:val="110"/>
          <w:sz w:val="24"/>
          <w:lang w:val="fr-CM"/>
        </w:rPr>
        <w:t xml:space="preserve"> </w:t>
      </w:r>
      <w:r>
        <w:rPr>
          <w:w w:val="110"/>
          <w:sz w:val="24"/>
          <w:lang w:val="fr-CM"/>
        </w:rPr>
        <w:t>+</w:t>
      </w:r>
      <w:r>
        <w:rPr>
          <w:spacing w:val="-6"/>
          <w:w w:val="110"/>
          <w:sz w:val="24"/>
          <w:lang w:val="fr-CM"/>
        </w:rPr>
        <w:t xml:space="preserve"> </w:t>
      </w:r>
      <w:r>
        <w:rPr>
          <w:i/>
          <w:w w:val="110"/>
          <w:sz w:val="24"/>
          <w:lang w:val="fr-CM"/>
        </w:rPr>
        <w:t>d</w:t>
      </w:r>
      <w:r>
        <w:rPr>
          <w:i/>
          <w:spacing w:val="-21"/>
          <w:w w:val="110"/>
          <w:sz w:val="24"/>
          <w:lang w:val="fr-CM"/>
        </w:rPr>
        <w:t xml:space="preserve"> </w:t>
      </w:r>
      <w:r>
        <w:rPr>
          <w:w w:val="110"/>
          <w:position w:val="19"/>
          <w:sz w:val="24"/>
          <w:lang w:val="fr-CM"/>
        </w:rPr>
        <w:t>(</w:t>
      </w:r>
      <w:r>
        <w:rPr>
          <w:b/>
          <w:w w:val="110"/>
          <w:sz w:val="24"/>
          <w:lang w:val="fr-CM"/>
        </w:rPr>
        <w:t>r</w:t>
      </w:r>
      <w:r>
        <w:rPr>
          <w:w w:val="110"/>
          <w:sz w:val="24"/>
          <w:vertAlign w:val="superscript"/>
          <w:lang w:val="fr-CM"/>
        </w:rPr>
        <w:t>(</w:t>
      </w:r>
      <w:r>
        <w:rPr>
          <w:rFonts w:ascii="Menlo" w:hAnsi="Menlo"/>
          <w:i/>
          <w:w w:val="110"/>
          <w:sz w:val="24"/>
          <w:vertAlign w:val="superscript"/>
          <w:lang w:val="fr-CM"/>
        </w:rPr>
        <w:t>t</w:t>
      </w:r>
      <w:r>
        <w:rPr>
          <w:w w:val="110"/>
          <w:sz w:val="24"/>
          <w:vertAlign w:val="superscript"/>
          <w:lang w:val="fr-CM"/>
        </w:rPr>
        <w:t>)</w:t>
      </w:r>
      <w:r>
        <w:rPr>
          <w:rFonts w:ascii="Apple Symbols" w:hAnsi="Apple Symbols"/>
          <w:w w:val="110"/>
          <w:sz w:val="24"/>
          <w:vertAlign w:val="superscript"/>
          <w:lang w:val="fr-CM"/>
        </w:rPr>
        <w:t>⊤</w:t>
      </w:r>
      <w:r>
        <w:rPr>
          <w:b/>
          <w:w w:val="110"/>
          <w:sz w:val="24"/>
          <w:lang w:val="fr-CM"/>
        </w:rPr>
        <w:t>1</w:t>
      </w:r>
      <w:r>
        <w:rPr>
          <w:w w:val="110"/>
          <w:sz w:val="24"/>
          <w:vertAlign w:val="subscript"/>
          <w:lang w:val="fr-CM"/>
        </w:rPr>
        <w:t>dang</w:t>
      </w:r>
      <w:r>
        <w:rPr>
          <w:w w:val="110"/>
          <w:position w:val="19"/>
          <w:sz w:val="24"/>
          <w:lang w:val="fr-CM"/>
        </w:rPr>
        <w:t>)</w:t>
      </w:r>
      <w:r>
        <w:rPr>
          <w:spacing w:val="-22"/>
          <w:w w:val="110"/>
          <w:position w:val="19"/>
          <w:sz w:val="24"/>
          <w:lang w:val="fr-CM"/>
        </w:rPr>
        <w:t xml:space="preserve"> </w:t>
      </w:r>
      <w:r>
        <w:rPr>
          <w:b/>
          <w:i/>
          <w:spacing w:val="-5"/>
          <w:w w:val="110"/>
          <w:sz w:val="24"/>
        </w:rPr>
        <w:t>π</w:t>
      </w:r>
      <w:r>
        <w:rPr>
          <w:i/>
          <w:spacing w:val="-5"/>
          <w:w w:val="110"/>
          <w:sz w:val="24"/>
          <w:lang w:val="fr-CM"/>
        </w:rPr>
        <w:t>,</w:t>
      </w:r>
      <w:r>
        <w:rPr>
          <w:i/>
          <w:sz w:val="24"/>
          <w:lang w:val="fr-CM"/>
        </w:rPr>
        <w:tab/>
      </w:r>
      <w:r>
        <w:rPr>
          <w:spacing w:val="-2"/>
          <w:w w:val="115"/>
          <w:sz w:val="24"/>
          <w:lang w:val="fr-CM"/>
        </w:rPr>
        <w:t>(3.1)</w:t>
      </w:r>
    </w:p>
    <w:p w14:paraId="00DC1E50" w14:textId="77777777" w:rsidR="00350CFB" w:rsidRPr="008D30C5" w:rsidRDefault="00350CFB">
      <w:pPr>
        <w:pStyle w:val="a3"/>
        <w:spacing w:before="79"/>
        <w:rPr>
          <w:lang w:val="fr-CM"/>
        </w:rPr>
      </w:pPr>
    </w:p>
    <w:p w14:paraId="00DC1E51" w14:textId="77777777" w:rsidR="00350CFB" w:rsidRDefault="00283FFF">
      <w:pPr>
        <w:pStyle w:val="a3"/>
        <w:spacing w:line="456" w:lineRule="exact"/>
        <w:ind w:left="282" w:right="534" w:hanging="9"/>
        <w:jc w:val="both"/>
      </w:pPr>
      <w:r>
        <w:t>where</w:t>
      </w:r>
      <w:r>
        <w:rPr>
          <w:spacing w:val="-6"/>
        </w:rPr>
        <w:t xml:space="preserve"> </w:t>
      </w:r>
      <w:r>
        <w:rPr>
          <w:i/>
        </w:rPr>
        <w:t>P</w:t>
      </w:r>
      <w:r>
        <w:rPr>
          <w:i/>
          <w:spacing w:val="28"/>
        </w:rPr>
        <w:t xml:space="preserve"> </w:t>
      </w:r>
      <w:r>
        <w:t>is</w:t>
      </w:r>
      <w:r>
        <w:rPr>
          <w:spacing w:val="-6"/>
        </w:rPr>
        <w:t xml:space="preserve"> </w:t>
      </w:r>
      <w:r>
        <w:t>the</w:t>
      </w:r>
      <w:r>
        <w:rPr>
          <w:spacing w:val="-6"/>
        </w:rPr>
        <w:t xml:space="preserve"> </w:t>
      </w:r>
      <w:r>
        <w:t>row-stochastic</w:t>
      </w:r>
      <w:r>
        <w:rPr>
          <w:spacing w:val="-6"/>
        </w:rPr>
        <w:t xml:space="preserve"> </w:t>
      </w:r>
      <w:r>
        <w:t>transition</w:t>
      </w:r>
      <w:r>
        <w:rPr>
          <w:spacing w:val="-6"/>
        </w:rPr>
        <w:t xml:space="preserve"> </w:t>
      </w:r>
      <w:r>
        <w:t>matrix</w:t>
      </w:r>
      <w:r>
        <w:rPr>
          <w:spacing w:val="-6"/>
        </w:rPr>
        <w:t xml:space="preserve"> </w:t>
      </w:r>
      <w:r>
        <w:t>induced</w:t>
      </w:r>
      <w:r>
        <w:rPr>
          <w:spacing w:val="-6"/>
        </w:rPr>
        <w:t xml:space="preserve"> </w:t>
      </w:r>
      <w:r>
        <w:t>by</w:t>
      </w:r>
      <w:r>
        <w:rPr>
          <w:spacing w:val="-6"/>
        </w:rPr>
        <w:t xml:space="preserve"> </w:t>
      </w:r>
      <w:r>
        <w:t>positive</w:t>
      </w:r>
      <w:r>
        <w:rPr>
          <w:spacing w:val="-6"/>
        </w:rPr>
        <w:t xml:space="preserve"> </w:t>
      </w:r>
      <w:r>
        <w:t>edge</w:t>
      </w:r>
      <w:r>
        <w:rPr>
          <w:spacing w:val="-6"/>
        </w:rPr>
        <w:t xml:space="preserve"> </w:t>
      </w:r>
      <w:r>
        <w:t>weights,</w:t>
      </w:r>
      <w:r>
        <w:rPr>
          <w:spacing w:val="-6"/>
        </w:rPr>
        <w:t xml:space="preserve"> </w:t>
      </w:r>
      <w:r>
        <w:rPr>
          <w:i/>
        </w:rPr>
        <w:t xml:space="preserve">π </w:t>
      </w:r>
      <w:r>
        <w:t>is</w:t>
      </w:r>
      <w:r>
        <w:rPr>
          <w:spacing w:val="-6"/>
        </w:rPr>
        <w:t xml:space="preserve"> </w:t>
      </w:r>
      <w:r>
        <w:t>the</w:t>
      </w:r>
      <w:r>
        <w:rPr>
          <w:spacing w:val="-6"/>
        </w:rPr>
        <w:t xml:space="preserve"> </w:t>
      </w:r>
      <w:r>
        <w:t xml:space="preserve">uniform </w:t>
      </w:r>
      <w:r>
        <w:rPr>
          <w:spacing w:val="-2"/>
        </w:rPr>
        <w:t>teleportation</w:t>
      </w:r>
      <w:r>
        <w:rPr>
          <w:spacing w:val="-11"/>
        </w:rPr>
        <w:t xml:space="preserve"> </w:t>
      </w:r>
      <w:r>
        <w:rPr>
          <w:spacing w:val="-2"/>
        </w:rPr>
        <w:t>distribution</w:t>
      </w:r>
      <w:r>
        <w:rPr>
          <w:spacing w:val="-11"/>
        </w:rPr>
        <w:t xml:space="preserve"> </w:t>
      </w:r>
      <w:r>
        <w:rPr>
          <w:spacing w:val="-2"/>
        </w:rPr>
        <w:t>over</w:t>
      </w:r>
      <w:r>
        <w:rPr>
          <w:spacing w:val="-11"/>
        </w:rPr>
        <w:t xml:space="preserve"> </w:t>
      </w:r>
      <w:r>
        <w:rPr>
          <w:spacing w:val="-2"/>
        </w:rPr>
        <w:t>nodes,</w:t>
      </w:r>
      <w:r>
        <w:rPr>
          <w:spacing w:val="-6"/>
        </w:rPr>
        <w:t xml:space="preserve"> </w:t>
      </w:r>
      <w:r>
        <w:rPr>
          <w:spacing w:val="-2"/>
        </w:rPr>
        <w:t>and</w:t>
      </w:r>
      <w:r>
        <w:rPr>
          <w:spacing w:val="-11"/>
        </w:rPr>
        <w:t xml:space="preserve"> </w:t>
      </w:r>
      <w:r>
        <w:rPr>
          <w:spacing w:val="-2"/>
        </w:rPr>
        <w:t>1</w:t>
      </w:r>
      <w:r>
        <w:rPr>
          <w:spacing w:val="-2"/>
          <w:vertAlign w:val="subscript"/>
        </w:rPr>
        <w:t>dang</w:t>
      </w:r>
      <w:r>
        <w:rPr>
          <w:spacing w:val="-2"/>
        </w:rPr>
        <w:t xml:space="preserve"> marks</w:t>
      </w:r>
      <w:r>
        <w:rPr>
          <w:spacing w:val="-11"/>
        </w:rPr>
        <w:t xml:space="preserve"> </w:t>
      </w:r>
      <w:r>
        <w:rPr>
          <w:spacing w:val="-2"/>
        </w:rPr>
        <w:t>dangling</w:t>
      </w:r>
      <w:r>
        <w:rPr>
          <w:spacing w:val="-11"/>
        </w:rPr>
        <w:t xml:space="preserve"> </w:t>
      </w:r>
      <w:r>
        <w:rPr>
          <w:spacing w:val="-2"/>
        </w:rPr>
        <w:t>nodes</w:t>
      </w:r>
      <w:r>
        <w:rPr>
          <w:spacing w:val="-9"/>
        </w:rPr>
        <w:t xml:space="preserve"> </w:t>
      </w:r>
      <w:r>
        <w:rPr>
          <w:spacing w:val="-2"/>
        </w:rPr>
        <w:t>(zero</w:t>
      </w:r>
      <w:r>
        <w:rPr>
          <w:spacing w:val="-11"/>
        </w:rPr>
        <w:t xml:space="preserve"> </w:t>
      </w:r>
      <w:r>
        <w:rPr>
          <w:spacing w:val="-2"/>
        </w:rPr>
        <w:t>out-strength).</w:t>
      </w:r>
      <w:r>
        <w:rPr>
          <w:spacing w:val="28"/>
        </w:rPr>
        <w:t xml:space="preserve"> </w:t>
      </w:r>
      <w:r>
        <w:rPr>
          <w:spacing w:val="-2"/>
        </w:rPr>
        <w:t xml:space="preserve">Explicitly, </w:t>
      </w:r>
      <w:r>
        <w:rPr>
          <w:w w:val="105"/>
        </w:rPr>
        <w:t>if</w:t>
      </w:r>
      <w:r>
        <w:rPr>
          <w:spacing w:val="-17"/>
          <w:w w:val="105"/>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denotes</w:t>
      </w:r>
      <w:r>
        <w:rPr>
          <w:spacing w:val="-17"/>
          <w:w w:val="105"/>
        </w:rPr>
        <w:t xml:space="preserve"> </w:t>
      </w:r>
      <w:r>
        <w:rPr>
          <w:w w:val="105"/>
        </w:rPr>
        <w:t>the</w:t>
      </w:r>
      <w:r>
        <w:rPr>
          <w:spacing w:val="-17"/>
          <w:w w:val="105"/>
        </w:rPr>
        <w:t xml:space="preserve"> </w:t>
      </w:r>
      <w:r>
        <w:rPr>
          <w:w w:val="105"/>
        </w:rPr>
        <w:t>weight</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directed</w:t>
      </w:r>
      <w:r>
        <w:rPr>
          <w:spacing w:val="-17"/>
          <w:w w:val="105"/>
        </w:rPr>
        <w:t xml:space="preserve"> </w:t>
      </w:r>
      <w:r>
        <w:rPr>
          <w:w w:val="105"/>
        </w:rPr>
        <w:t>edge</w:t>
      </w:r>
      <w:r>
        <w:rPr>
          <w:spacing w:val="-17"/>
          <w:w w:val="105"/>
        </w:rPr>
        <w:t xml:space="preserve"> </w:t>
      </w:r>
      <w:r>
        <w:rPr>
          <w:i/>
          <w:w w:val="105"/>
        </w:rPr>
        <w:t>u</w:t>
      </w:r>
      <w:r>
        <w:rPr>
          <w:i/>
          <w:spacing w:val="-16"/>
          <w:w w:val="105"/>
        </w:rPr>
        <w:t xml:space="preserve"> </w:t>
      </w:r>
      <w:r>
        <w:rPr>
          <w:rFonts w:ascii="Arial Unicode MS" w:hAnsi="Arial Unicode MS"/>
          <w:w w:val="110"/>
        </w:rPr>
        <w:t>→</w:t>
      </w:r>
      <w:r>
        <w:rPr>
          <w:rFonts w:ascii="Arial Unicode MS" w:hAnsi="Arial Unicode MS"/>
          <w:spacing w:val="-18"/>
          <w:w w:val="110"/>
        </w:rPr>
        <w:t xml:space="preserve"> </w:t>
      </w:r>
      <w:r>
        <w:rPr>
          <w:i/>
          <w:w w:val="105"/>
        </w:rPr>
        <w:t>v</w:t>
      </w:r>
      <w:r>
        <w:rPr>
          <w:i/>
          <w:spacing w:val="-10"/>
          <w:w w:val="105"/>
        </w:rPr>
        <w:t xml:space="preserve"> </w:t>
      </w:r>
      <w:r>
        <w:rPr>
          <w:w w:val="105"/>
        </w:rPr>
        <w:t>and</w:t>
      </w:r>
      <w:r>
        <w:rPr>
          <w:spacing w:val="-17"/>
          <w:w w:val="105"/>
        </w:rPr>
        <w:t xml:space="preserve"> </w:t>
      </w:r>
      <w:r>
        <w:rPr>
          <w:i/>
          <w:w w:val="105"/>
        </w:rPr>
        <w:t>s</w:t>
      </w:r>
      <w:r>
        <w:rPr>
          <w:w w:val="105"/>
        </w:rPr>
        <w:t>(</w:t>
      </w:r>
      <w:r>
        <w:rPr>
          <w:i/>
          <w:w w:val="105"/>
        </w:rPr>
        <w:t>u</w:t>
      </w:r>
      <w:r>
        <w:rPr>
          <w:w w:val="105"/>
        </w:rPr>
        <w:t>)</w:t>
      </w:r>
      <w:r>
        <w:rPr>
          <w:spacing w:val="-2"/>
          <w:w w:val="110"/>
        </w:rPr>
        <w:t xml:space="preserve"> </w:t>
      </w:r>
      <w:r>
        <w:rPr>
          <w:w w:val="110"/>
        </w:rPr>
        <w:t>=</w:t>
      </w:r>
      <w:r>
        <w:rPr>
          <w:spacing w:val="-2"/>
          <w:w w:val="110"/>
        </w:rPr>
        <w:t xml:space="preserve"> </w:t>
      </w:r>
      <w:r>
        <w:rPr>
          <w:w w:val="110"/>
          <w:position w:val="18"/>
        </w:rPr>
        <w:t>L</w:t>
      </w:r>
      <w:r>
        <w:rPr>
          <w:rFonts w:ascii="Menlo" w:hAnsi="Menlo"/>
          <w:i/>
          <w:w w:val="110"/>
          <w:position w:val="-6"/>
          <w:sz w:val="16"/>
        </w:rPr>
        <w:t>v</w:t>
      </w:r>
      <w:r>
        <w:rPr>
          <w:rFonts w:ascii="Menlo" w:hAnsi="Menlo"/>
          <w:i/>
          <w:spacing w:val="-51"/>
          <w:w w:val="110"/>
          <w:position w:val="-6"/>
          <w:sz w:val="16"/>
        </w:rPr>
        <w:t xml:space="preserve"> </w:t>
      </w:r>
      <w:r>
        <w:rPr>
          <w:i/>
          <w:w w:val="105"/>
        </w:rPr>
        <w:t>w</w:t>
      </w:r>
      <w:r>
        <w:rPr>
          <w:w w:val="105"/>
        </w:rPr>
        <w:t>(</w:t>
      </w:r>
      <w:r>
        <w:rPr>
          <w:i/>
          <w:w w:val="105"/>
        </w:rPr>
        <w:t>u,</w:t>
      </w:r>
      <w:r>
        <w:rPr>
          <w:i/>
          <w:spacing w:val="-24"/>
          <w:w w:val="105"/>
        </w:rPr>
        <w:t xml:space="preserve"> </w:t>
      </w:r>
      <w:r>
        <w:rPr>
          <w:i/>
          <w:w w:val="105"/>
        </w:rPr>
        <w:t>v</w:t>
      </w:r>
      <w:r>
        <w:rPr>
          <w:w w:val="105"/>
        </w:rPr>
        <w:t>)</w:t>
      </w:r>
      <w:r>
        <w:rPr>
          <w:spacing w:val="-17"/>
          <w:w w:val="105"/>
        </w:rPr>
        <w:t xml:space="preserve"> </w:t>
      </w:r>
      <w:r>
        <w:rPr>
          <w:w w:val="105"/>
        </w:rPr>
        <w:t>is</w:t>
      </w:r>
      <w:r>
        <w:rPr>
          <w:spacing w:val="-17"/>
          <w:w w:val="105"/>
        </w:rPr>
        <w:t xml:space="preserve"> </w:t>
      </w:r>
      <w:r>
        <w:rPr>
          <w:w w:val="105"/>
        </w:rPr>
        <w:t>the</w:t>
      </w:r>
      <w:r>
        <w:rPr>
          <w:spacing w:val="-17"/>
          <w:w w:val="105"/>
        </w:rPr>
        <w:t xml:space="preserve"> </w:t>
      </w:r>
      <w:r>
        <w:rPr>
          <w:w w:val="105"/>
        </w:rPr>
        <w:t>out-</w:t>
      </w:r>
      <w:r>
        <w:rPr>
          <w:spacing w:val="-2"/>
          <w:w w:val="105"/>
        </w:rPr>
        <w:t>strength,</w:t>
      </w:r>
    </w:p>
    <w:p w14:paraId="00DC1E52" w14:textId="77777777" w:rsidR="00350CFB" w:rsidRDefault="00350CFB">
      <w:pPr>
        <w:pStyle w:val="a3"/>
        <w:spacing w:line="456" w:lineRule="exact"/>
        <w:jc w:val="both"/>
        <w:sectPr w:rsidR="00350CFB">
          <w:pgSz w:w="11910" w:h="16840"/>
          <w:pgMar w:top="1840" w:right="708" w:bottom="2300" w:left="992" w:header="0" w:footer="2115" w:gutter="0"/>
          <w:cols w:space="720"/>
        </w:sectPr>
      </w:pPr>
    </w:p>
    <w:p w14:paraId="00DC1E53" w14:textId="77777777" w:rsidR="00350CFB" w:rsidRDefault="00350CFB">
      <w:pPr>
        <w:pStyle w:val="a3"/>
      </w:pPr>
    </w:p>
    <w:p w14:paraId="00DC1E54" w14:textId="77777777" w:rsidR="00350CFB" w:rsidRDefault="00350CFB">
      <w:pPr>
        <w:pStyle w:val="a3"/>
      </w:pPr>
    </w:p>
    <w:p w14:paraId="00DC1E55" w14:textId="77777777" w:rsidR="00350CFB" w:rsidRDefault="00350CFB">
      <w:pPr>
        <w:pStyle w:val="a3"/>
      </w:pPr>
    </w:p>
    <w:p w14:paraId="00DC1E56" w14:textId="77777777" w:rsidR="00350CFB" w:rsidRDefault="00350CFB">
      <w:pPr>
        <w:pStyle w:val="a3"/>
      </w:pPr>
    </w:p>
    <w:p w14:paraId="00DC1E57" w14:textId="77777777" w:rsidR="00350CFB" w:rsidRDefault="00350CFB">
      <w:pPr>
        <w:pStyle w:val="a3"/>
      </w:pPr>
    </w:p>
    <w:p w14:paraId="00DC1E58" w14:textId="77777777" w:rsidR="00350CFB" w:rsidRDefault="00350CFB">
      <w:pPr>
        <w:pStyle w:val="a3"/>
      </w:pPr>
    </w:p>
    <w:p w14:paraId="00DC1E59" w14:textId="77777777" w:rsidR="00350CFB" w:rsidRDefault="00350CFB">
      <w:pPr>
        <w:pStyle w:val="a3"/>
      </w:pPr>
    </w:p>
    <w:p w14:paraId="00DC1E5A" w14:textId="77777777" w:rsidR="00350CFB" w:rsidRDefault="00350CFB">
      <w:pPr>
        <w:pStyle w:val="a3"/>
      </w:pPr>
    </w:p>
    <w:p w14:paraId="00DC1E5B" w14:textId="77777777" w:rsidR="00350CFB" w:rsidRDefault="00350CFB">
      <w:pPr>
        <w:pStyle w:val="a3"/>
      </w:pPr>
    </w:p>
    <w:p w14:paraId="00DC1E5C" w14:textId="77777777" w:rsidR="00350CFB" w:rsidRDefault="00350CFB">
      <w:pPr>
        <w:pStyle w:val="a3"/>
        <w:spacing w:before="215"/>
      </w:pPr>
    </w:p>
    <w:p w14:paraId="00DC1E5D" w14:textId="77777777" w:rsidR="00350CFB" w:rsidRDefault="00283FFF">
      <w:pPr>
        <w:pStyle w:val="a3"/>
        <w:ind w:right="290"/>
        <w:jc w:val="center"/>
      </w:pPr>
      <w:bookmarkStart w:id="179" w:name="_bookmark51"/>
      <w:bookmarkEnd w:id="179"/>
      <w:r>
        <w:t>Table</w:t>
      </w:r>
      <w:r>
        <w:rPr>
          <w:spacing w:val="-9"/>
        </w:rPr>
        <w:t xml:space="preserve"> </w:t>
      </w:r>
      <w:r>
        <w:t>3.1:</w:t>
      </w:r>
      <w:r>
        <w:rPr>
          <w:spacing w:val="9"/>
        </w:rPr>
        <w:t xml:space="preserve"> </w:t>
      </w:r>
      <w:r>
        <w:t>Notation</w:t>
      </w:r>
      <w:r>
        <w:rPr>
          <w:spacing w:val="-8"/>
        </w:rPr>
        <w:t xml:space="preserve"> </w:t>
      </w:r>
      <w:r>
        <w:t>for</w:t>
      </w:r>
      <w:r>
        <w:rPr>
          <w:spacing w:val="-9"/>
        </w:rPr>
        <w:t xml:space="preserve"> </w:t>
      </w:r>
      <w:r>
        <w:t>graphs,</w:t>
      </w:r>
      <w:r>
        <w:rPr>
          <w:spacing w:val="-8"/>
        </w:rPr>
        <w:t xml:space="preserve"> </w:t>
      </w:r>
      <w:r>
        <w:t>scores,</w:t>
      </w:r>
      <w:r>
        <w:rPr>
          <w:spacing w:val="-9"/>
        </w:rPr>
        <w:t xml:space="preserve"> </w:t>
      </w:r>
      <w:r>
        <w:t>proxies,</w:t>
      </w:r>
      <w:r>
        <w:rPr>
          <w:spacing w:val="-8"/>
        </w:rPr>
        <w:t xml:space="preserve"> </w:t>
      </w:r>
      <w:r>
        <w:t>and</w:t>
      </w:r>
      <w:r>
        <w:rPr>
          <w:spacing w:val="-9"/>
        </w:rPr>
        <w:t xml:space="preserve"> </w:t>
      </w:r>
      <w:r>
        <w:rPr>
          <w:spacing w:val="-2"/>
        </w:rPr>
        <w:t>parameters.</w:t>
      </w:r>
    </w:p>
    <w:p w14:paraId="00DC1E5E" w14:textId="77777777" w:rsidR="00350CFB" w:rsidRDefault="00283FFF">
      <w:pPr>
        <w:pStyle w:val="a3"/>
        <w:spacing w:before="1"/>
        <w:rPr>
          <w:sz w:val="19"/>
        </w:rPr>
      </w:pPr>
      <w:r>
        <w:rPr>
          <w:noProof/>
          <w:sz w:val="19"/>
        </w:rPr>
        <mc:AlternateContent>
          <mc:Choice Requires="wps">
            <w:drawing>
              <wp:anchor distT="0" distB="0" distL="0" distR="0" simplePos="0" relativeHeight="487604736" behindDoc="1" locked="0" layoutInCell="1" allowOverlap="1" wp14:anchorId="00DC271A" wp14:editId="00DC271B">
                <wp:simplePos x="0" y="0"/>
                <wp:positionH relativeFrom="page">
                  <wp:posOffset>852576</wp:posOffset>
                </wp:positionH>
                <wp:positionV relativeFrom="paragraph">
                  <wp:posOffset>155129</wp:posOffset>
                </wp:positionV>
                <wp:extent cx="585533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A3B40" id="Graphic 106" o:spid="_x0000_s1026" style="position:absolute;margin-left:67.15pt;margin-top:12.2pt;width:461.0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" path="m,l5854852,e" filled="f" strokeweight=".33739mm">
                <v:path arrowok="t"/>
                <w10:wrap type="topAndBottom" anchorx="page"/>
              </v:shape>
            </w:pict>
          </mc:Fallback>
        </mc:AlternateContent>
      </w:r>
    </w:p>
    <w:p w14:paraId="00DC1E5F" w14:textId="77777777" w:rsidR="00350CFB" w:rsidRDefault="00283FFF">
      <w:pPr>
        <w:tabs>
          <w:tab w:val="left" w:pos="2764"/>
        </w:tabs>
        <w:spacing w:before="54"/>
        <w:ind w:left="420"/>
      </w:pPr>
      <w:r>
        <w:rPr>
          <w:spacing w:val="-2"/>
        </w:rPr>
        <w:t>Symbol</w:t>
      </w:r>
      <w:r>
        <w:tab/>
      </w:r>
      <w:r>
        <w:rPr>
          <w:spacing w:val="-2"/>
        </w:rPr>
        <w:t>Meaning</w:t>
      </w:r>
    </w:p>
    <w:p w14:paraId="00DC1E60" w14:textId="77777777" w:rsidR="00350CFB" w:rsidRDefault="00283FFF">
      <w:pPr>
        <w:pStyle w:val="a3"/>
        <w:rPr>
          <w:sz w:val="5"/>
        </w:rPr>
      </w:pPr>
      <w:r>
        <w:rPr>
          <w:noProof/>
          <w:sz w:val="5"/>
        </w:rPr>
        <mc:AlternateContent>
          <mc:Choice Requires="wps">
            <w:drawing>
              <wp:anchor distT="0" distB="0" distL="0" distR="0" simplePos="0" relativeHeight="487605248" behindDoc="1" locked="0" layoutInCell="1" allowOverlap="1" wp14:anchorId="00DC271C" wp14:editId="00DC271D">
                <wp:simplePos x="0" y="0"/>
                <wp:positionH relativeFrom="page">
                  <wp:posOffset>852576</wp:posOffset>
                </wp:positionH>
                <wp:positionV relativeFrom="paragraph">
                  <wp:posOffset>52233</wp:posOffset>
                </wp:positionV>
                <wp:extent cx="585533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6445A" id="Graphic 107" o:spid="_x0000_s1026" style="position:absolute;margin-left:67.15pt;margin-top:4.1pt;width:461.0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" path="m,l5854852,e" filled="f" strokeweight=".21089mm">
                <v:path arrowok="t"/>
                <w10:wrap type="topAndBottom" anchorx="page"/>
              </v:shape>
            </w:pict>
          </mc:Fallback>
        </mc:AlternateContent>
      </w:r>
    </w:p>
    <w:p w14:paraId="00DC1E61" w14:textId="77777777" w:rsidR="00350CFB" w:rsidRDefault="00283FFF">
      <w:pPr>
        <w:tabs>
          <w:tab w:val="left" w:pos="2764"/>
        </w:tabs>
        <w:spacing w:line="307" w:lineRule="exact"/>
        <w:ind w:left="420"/>
      </w:pPr>
      <w:r>
        <w:rPr>
          <w:rFonts w:ascii="Arial Unicode MS"/>
          <w:spacing w:val="-10"/>
          <w:w w:val="105"/>
        </w:rPr>
        <w:t>W</w:t>
      </w:r>
      <w:r>
        <w:rPr>
          <w:rFonts w:ascii="Arial Unicode MS"/>
        </w:rPr>
        <w:tab/>
      </w:r>
      <w:r>
        <w:rPr>
          <w:w w:val="105"/>
        </w:rPr>
        <w:t>Matched</w:t>
      </w:r>
      <w:r>
        <w:rPr>
          <w:spacing w:val="-6"/>
          <w:w w:val="105"/>
        </w:rPr>
        <w:t xml:space="preserve"> </w:t>
      </w:r>
      <w:r>
        <w:rPr>
          <w:w w:val="105"/>
        </w:rPr>
        <w:t>wallet</w:t>
      </w:r>
      <w:r>
        <w:rPr>
          <w:spacing w:val="-5"/>
          <w:w w:val="105"/>
        </w:rPr>
        <w:t xml:space="preserve"> </w:t>
      </w:r>
      <w:r>
        <w:rPr>
          <w:w w:val="105"/>
        </w:rPr>
        <w:t>cohort</w:t>
      </w:r>
      <w:r>
        <w:rPr>
          <w:spacing w:val="-5"/>
          <w:w w:val="105"/>
        </w:rPr>
        <w:t xml:space="preserve"> </w:t>
      </w:r>
      <w:r>
        <w:rPr>
          <w:w w:val="105"/>
        </w:rPr>
        <w:t>(</w:t>
      </w:r>
      <w:r>
        <w:rPr>
          <w:rFonts w:ascii="Arial Unicode MS"/>
          <w:w w:val="105"/>
        </w:rPr>
        <w:t>|W|</w:t>
      </w:r>
      <w:r>
        <w:rPr>
          <w:rFonts w:ascii="Arial Unicode MS"/>
          <w:spacing w:val="-5"/>
          <w:w w:val="105"/>
        </w:rPr>
        <w:t xml:space="preserve"> </w:t>
      </w:r>
      <w:r>
        <w:rPr>
          <w:w w:val="105"/>
        </w:rPr>
        <w:t>=</w:t>
      </w:r>
      <w:r>
        <w:rPr>
          <w:spacing w:val="1"/>
          <w:w w:val="105"/>
        </w:rPr>
        <w:t xml:space="preserve"> </w:t>
      </w:r>
      <w:r>
        <w:rPr>
          <w:i/>
          <w:w w:val="105"/>
        </w:rPr>
        <w:t xml:space="preserve">n </w:t>
      </w:r>
      <w:r>
        <w:rPr>
          <w:w w:val="105"/>
        </w:rPr>
        <w:t>=</w:t>
      </w:r>
      <w:r>
        <w:rPr>
          <w:spacing w:val="1"/>
          <w:w w:val="105"/>
        </w:rPr>
        <w:t xml:space="preserve"> </w:t>
      </w:r>
      <w:r>
        <w:rPr>
          <w:spacing w:val="-2"/>
          <w:w w:val="105"/>
        </w:rPr>
        <w:t>5</w:t>
      </w:r>
      <w:r>
        <w:rPr>
          <w:i/>
          <w:spacing w:val="-2"/>
          <w:w w:val="105"/>
        </w:rPr>
        <w:t>,</w:t>
      </w:r>
      <w:r>
        <w:rPr>
          <w:spacing w:val="-2"/>
          <w:w w:val="105"/>
        </w:rPr>
        <w:t>521)</w:t>
      </w:r>
    </w:p>
    <w:p w14:paraId="00DC1E62" w14:textId="77777777" w:rsidR="00350CFB" w:rsidRDefault="00283FFF">
      <w:pPr>
        <w:tabs>
          <w:tab w:val="left" w:pos="2764"/>
        </w:tabs>
        <w:spacing w:line="308" w:lineRule="exact"/>
        <w:ind w:left="420"/>
      </w:pPr>
      <w:r>
        <w:rPr>
          <w:rFonts w:ascii="Arial Unicode MS"/>
          <w:spacing w:val="-2"/>
          <w:w w:val="110"/>
        </w:rPr>
        <w:t>W</w:t>
      </w:r>
      <w:r>
        <w:rPr>
          <w:spacing w:val="-2"/>
          <w:w w:val="110"/>
          <w:vertAlign w:val="subscript"/>
        </w:rPr>
        <w:t>pool</w:t>
      </w:r>
      <w:r>
        <w:tab/>
      </w:r>
      <w:r>
        <w:rPr>
          <w:w w:val="105"/>
        </w:rPr>
        <w:t>Expanded</w:t>
      </w:r>
      <w:r>
        <w:rPr>
          <w:spacing w:val="-3"/>
          <w:w w:val="105"/>
        </w:rPr>
        <w:t xml:space="preserve"> </w:t>
      </w:r>
      <w:r>
        <w:rPr>
          <w:w w:val="105"/>
        </w:rPr>
        <w:t>wallet</w:t>
      </w:r>
      <w:r>
        <w:rPr>
          <w:spacing w:val="-2"/>
          <w:w w:val="105"/>
        </w:rPr>
        <w:t xml:space="preserve"> </w:t>
      </w:r>
      <w:r>
        <w:rPr>
          <w:w w:val="105"/>
        </w:rPr>
        <w:t>pool</w:t>
      </w:r>
      <w:r>
        <w:rPr>
          <w:spacing w:val="-3"/>
          <w:w w:val="105"/>
        </w:rPr>
        <w:t xml:space="preserve"> </w:t>
      </w:r>
      <w:r>
        <w:rPr>
          <w:w w:val="105"/>
        </w:rPr>
        <w:t>(</w:t>
      </w:r>
      <w:r>
        <w:rPr>
          <w:rFonts w:ascii="Arial Unicode MS"/>
          <w:w w:val="105"/>
        </w:rPr>
        <w:t>|W</w:t>
      </w:r>
      <w:r>
        <w:rPr>
          <w:w w:val="105"/>
          <w:vertAlign w:val="subscript"/>
        </w:rPr>
        <w:t>pool</w:t>
      </w:r>
      <w:r>
        <w:rPr>
          <w:rFonts w:ascii="Arial Unicode MS"/>
          <w:w w:val="105"/>
        </w:rPr>
        <w:t>|</w:t>
      </w:r>
      <w:r>
        <w:rPr>
          <w:rFonts w:ascii="Arial Unicode MS"/>
          <w:spacing w:val="-3"/>
          <w:w w:val="105"/>
        </w:rPr>
        <w:t xml:space="preserve"> </w:t>
      </w:r>
      <w:r>
        <w:rPr>
          <w:w w:val="105"/>
        </w:rPr>
        <w:t>=</w:t>
      </w:r>
      <w:r>
        <w:rPr>
          <w:spacing w:val="4"/>
          <w:w w:val="105"/>
        </w:rPr>
        <w:t xml:space="preserve"> </w:t>
      </w:r>
      <w:r>
        <w:rPr>
          <w:i/>
          <w:w w:val="105"/>
        </w:rPr>
        <w:t>N</w:t>
      </w:r>
      <w:r>
        <w:rPr>
          <w:i/>
          <w:spacing w:val="28"/>
          <w:w w:val="105"/>
        </w:rPr>
        <w:t xml:space="preserve"> </w:t>
      </w:r>
      <w:r>
        <w:rPr>
          <w:w w:val="105"/>
        </w:rPr>
        <w:t>=</w:t>
      </w:r>
      <w:r>
        <w:rPr>
          <w:spacing w:val="4"/>
          <w:w w:val="105"/>
        </w:rPr>
        <w:t xml:space="preserve"> </w:t>
      </w:r>
      <w:r>
        <w:rPr>
          <w:spacing w:val="-2"/>
          <w:w w:val="105"/>
        </w:rPr>
        <w:t>99,080)</w:t>
      </w:r>
    </w:p>
    <w:p w14:paraId="00DC1E63" w14:textId="77777777" w:rsidR="00350CFB" w:rsidRDefault="00283FFF">
      <w:pPr>
        <w:spacing w:line="238" w:lineRule="exact"/>
        <w:ind w:left="420"/>
      </w:pPr>
      <w:r>
        <w:rPr>
          <w:i/>
        </w:rPr>
        <w:t>G</w:t>
      </w:r>
      <w:r>
        <w:rPr>
          <w:vertAlign w:val="subscript"/>
        </w:rPr>
        <w:t>approve</w:t>
      </w:r>
      <w:r>
        <w:rPr>
          <w:spacing w:val="59"/>
        </w:rPr>
        <w:t xml:space="preserve"> </w:t>
      </w:r>
      <w:r>
        <w:t>=</w:t>
      </w:r>
      <w:r>
        <w:rPr>
          <w:spacing w:val="44"/>
        </w:rPr>
        <w:t xml:space="preserve"> </w:t>
      </w:r>
      <w:r>
        <w:t>(</w:t>
      </w:r>
      <w:r>
        <w:rPr>
          <w:i/>
        </w:rPr>
        <w:t>V</w:t>
      </w:r>
      <w:r>
        <w:rPr>
          <w:rFonts w:ascii="Menlo"/>
          <w:i/>
          <w:vertAlign w:val="subscript"/>
        </w:rPr>
        <w:t>A</w:t>
      </w:r>
      <w:r>
        <w:rPr>
          <w:i/>
        </w:rPr>
        <w:t>,</w:t>
      </w:r>
      <w:r>
        <w:rPr>
          <w:i/>
          <w:spacing w:val="4"/>
        </w:rPr>
        <w:t xml:space="preserve"> </w:t>
      </w:r>
      <w:r>
        <w:rPr>
          <w:i/>
        </w:rPr>
        <w:t>E</w:t>
      </w:r>
      <w:r>
        <w:rPr>
          <w:rFonts w:ascii="Menlo"/>
          <w:i/>
          <w:vertAlign w:val="subscript"/>
        </w:rPr>
        <w:t>A</w:t>
      </w:r>
      <w:r>
        <w:rPr>
          <w:i/>
        </w:rPr>
        <w:t>,</w:t>
      </w:r>
      <w:r>
        <w:rPr>
          <w:i/>
          <w:spacing w:val="4"/>
        </w:rPr>
        <w:t xml:space="preserve"> </w:t>
      </w:r>
      <w:r>
        <w:rPr>
          <w:i/>
        </w:rPr>
        <w:t>w</w:t>
      </w:r>
      <w:r>
        <w:rPr>
          <w:rFonts w:ascii="Menlo"/>
          <w:i/>
          <w:vertAlign w:val="subscript"/>
        </w:rPr>
        <w:t>A</w:t>
      </w:r>
      <w:r>
        <w:t>)</w:t>
      </w:r>
      <w:r>
        <w:rPr>
          <w:spacing w:val="59"/>
        </w:rPr>
        <w:t xml:space="preserve">  </w:t>
      </w:r>
      <w:r>
        <w:t>EndorseRank</w:t>
      </w:r>
      <w:r>
        <w:rPr>
          <w:spacing w:val="33"/>
        </w:rPr>
        <w:t xml:space="preserve"> </w:t>
      </w:r>
      <w:r>
        <w:t>allowance</w:t>
      </w:r>
      <w:r>
        <w:rPr>
          <w:spacing w:val="34"/>
        </w:rPr>
        <w:t xml:space="preserve"> </w:t>
      </w:r>
      <w:r>
        <w:rPr>
          <w:spacing w:val="-4"/>
        </w:rPr>
        <w:t>graph</w:t>
      </w:r>
    </w:p>
    <w:p w14:paraId="00DC1E64" w14:textId="77777777" w:rsidR="00350CFB" w:rsidRDefault="00283FFF">
      <w:pPr>
        <w:spacing w:before="13"/>
        <w:ind w:left="420"/>
      </w:pPr>
      <w:r>
        <w:rPr>
          <w:i/>
          <w:spacing w:val="-2"/>
          <w:w w:val="110"/>
        </w:rPr>
        <w:t>G</w:t>
      </w:r>
      <w:r>
        <w:rPr>
          <w:spacing w:val="-2"/>
          <w:w w:val="110"/>
          <w:vertAlign w:val="subscript"/>
        </w:rPr>
        <w:t>transfer</w:t>
      </w:r>
      <w:r>
        <w:rPr>
          <w:spacing w:val="-14"/>
          <w:w w:val="110"/>
        </w:rPr>
        <w:t xml:space="preserve"> </w:t>
      </w:r>
      <w:r>
        <w:rPr>
          <w:spacing w:val="-2"/>
          <w:w w:val="110"/>
        </w:rPr>
        <w:t>=</w:t>
      </w:r>
      <w:r>
        <w:rPr>
          <w:spacing w:val="-8"/>
          <w:w w:val="110"/>
        </w:rPr>
        <w:t xml:space="preserve"> </w:t>
      </w:r>
      <w:r>
        <w:rPr>
          <w:spacing w:val="-2"/>
          <w:w w:val="110"/>
        </w:rPr>
        <w:t>(</w:t>
      </w:r>
      <w:r>
        <w:rPr>
          <w:i/>
          <w:spacing w:val="-2"/>
          <w:w w:val="110"/>
        </w:rPr>
        <w:t>V</w:t>
      </w:r>
      <w:r>
        <w:rPr>
          <w:rFonts w:ascii="Menlo"/>
          <w:i/>
          <w:spacing w:val="-2"/>
          <w:w w:val="110"/>
          <w:vertAlign w:val="subscript"/>
        </w:rPr>
        <w:t>T</w:t>
      </w:r>
      <w:r>
        <w:rPr>
          <w:rFonts w:ascii="Menlo"/>
          <w:i/>
          <w:spacing w:val="-112"/>
          <w:w w:val="110"/>
        </w:rPr>
        <w:t xml:space="preserve"> </w:t>
      </w:r>
      <w:r>
        <w:rPr>
          <w:i/>
          <w:spacing w:val="-2"/>
          <w:w w:val="110"/>
        </w:rPr>
        <w:t>,</w:t>
      </w:r>
      <w:r>
        <w:rPr>
          <w:i/>
          <w:spacing w:val="-24"/>
          <w:w w:val="110"/>
        </w:rPr>
        <w:t xml:space="preserve"> </w:t>
      </w:r>
      <w:r>
        <w:rPr>
          <w:i/>
          <w:spacing w:val="-2"/>
          <w:w w:val="110"/>
        </w:rPr>
        <w:t>E</w:t>
      </w:r>
      <w:r>
        <w:rPr>
          <w:rFonts w:ascii="Menlo"/>
          <w:i/>
          <w:spacing w:val="-2"/>
          <w:w w:val="110"/>
          <w:vertAlign w:val="subscript"/>
        </w:rPr>
        <w:t>T</w:t>
      </w:r>
      <w:r>
        <w:rPr>
          <w:rFonts w:ascii="Menlo"/>
          <w:i/>
          <w:spacing w:val="-113"/>
          <w:w w:val="110"/>
        </w:rPr>
        <w:t xml:space="preserve"> </w:t>
      </w:r>
      <w:r>
        <w:rPr>
          <w:i/>
          <w:spacing w:val="-2"/>
          <w:w w:val="110"/>
        </w:rPr>
        <w:t>,</w:t>
      </w:r>
      <w:r>
        <w:rPr>
          <w:i/>
          <w:spacing w:val="-24"/>
          <w:w w:val="110"/>
        </w:rPr>
        <w:t xml:space="preserve"> </w:t>
      </w:r>
      <w:r>
        <w:rPr>
          <w:i/>
          <w:spacing w:val="-2"/>
          <w:w w:val="110"/>
        </w:rPr>
        <w:t>w</w:t>
      </w:r>
      <w:r>
        <w:rPr>
          <w:rFonts w:ascii="Menlo"/>
          <w:i/>
          <w:spacing w:val="-2"/>
          <w:w w:val="110"/>
          <w:vertAlign w:val="subscript"/>
        </w:rPr>
        <w:t>T</w:t>
      </w:r>
      <w:r>
        <w:rPr>
          <w:rFonts w:ascii="Menlo"/>
          <w:i/>
          <w:spacing w:val="-112"/>
          <w:w w:val="110"/>
        </w:rPr>
        <w:t xml:space="preserve"> </w:t>
      </w:r>
      <w:r>
        <w:rPr>
          <w:spacing w:val="-2"/>
          <w:w w:val="110"/>
        </w:rPr>
        <w:t>)</w:t>
      </w:r>
      <w:r>
        <w:rPr>
          <w:spacing w:val="79"/>
          <w:w w:val="150"/>
        </w:rPr>
        <w:t xml:space="preserve"> </w:t>
      </w:r>
      <w:r>
        <w:rPr>
          <w:spacing w:val="-2"/>
          <w:w w:val="110"/>
        </w:rPr>
        <w:t>AWP</w:t>
      </w:r>
      <w:r>
        <w:rPr>
          <w:spacing w:val="-12"/>
          <w:w w:val="110"/>
        </w:rPr>
        <w:t xml:space="preserve"> </w:t>
      </w:r>
      <w:r>
        <w:rPr>
          <w:spacing w:val="-2"/>
          <w:w w:val="110"/>
        </w:rPr>
        <w:t>transfer</w:t>
      </w:r>
      <w:r>
        <w:rPr>
          <w:spacing w:val="-12"/>
          <w:w w:val="110"/>
        </w:rPr>
        <w:t xml:space="preserve"> </w:t>
      </w:r>
      <w:r>
        <w:rPr>
          <w:spacing w:val="-2"/>
          <w:w w:val="110"/>
        </w:rPr>
        <w:t>graph</w:t>
      </w:r>
    </w:p>
    <w:p w14:paraId="00DC1E65" w14:textId="77777777" w:rsidR="00350CFB" w:rsidRDefault="00283FFF">
      <w:pPr>
        <w:tabs>
          <w:tab w:val="left" w:pos="2764"/>
        </w:tabs>
        <w:spacing w:before="14" w:line="225" w:lineRule="exact"/>
        <w:ind w:left="420"/>
      </w:pPr>
      <w:r>
        <w:rPr>
          <w:i/>
        </w:rPr>
        <w:t>G</w:t>
      </w:r>
      <w:r>
        <w:rPr>
          <w:vertAlign w:val="subscript"/>
        </w:rPr>
        <w:t>GF-</w:t>
      </w:r>
      <w:r>
        <w:rPr>
          <w:spacing w:val="-5"/>
          <w:vertAlign w:val="subscript"/>
        </w:rPr>
        <w:t>PR</w:t>
      </w:r>
      <w:r>
        <w:tab/>
        <w:t>Supplementary</w:t>
      </w:r>
      <w:r>
        <w:rPr>
          <w:spacing w:val="-9"/>
        </w:rPr>
        <w:t xml:space="preserve"> </w:t>
      </w:r>
      <w:r>
        <w:t>GF-PR</w:t>
      </w:r>
      <w:r>
        <w:rPr>
          <w:spacing w:val="-9"/>
        </w:rPr>
        <w:t xml:space="preserve"> </w:t>
      </w:r>
      <w:r>
        <w:t>star</w:t>
      </w:r>
      <w:r>
        <w:rPr>
          <w:spacing w:val="-8"/>
        </w:rPr>
        <w:t xml:space="preserve"> </w:t>
      </w:r>
      <w:r>
        <w:rPr>
          <w:spacing w:val="-4"/>
        </w:rPr>
        <w:t>graph</w:t>
      </w:r>
    </w:p>
    <w:p w14:paraId="00DC1E66" w14:textId="77777777" w:rsidR="00350CFB" w:rsidRDefault="00283FFF">
      <w:pPr>
        <w:tabs>
          <w:tab w:val="left" w:pos="2764"/>
        </w:tabs>
        <w:spacing w:line="299" w:lineRule="exact"/>
        <w:ind w:left="420"/>
        <w:rPr>
          <w:i/>
        </w:rPr>
      </w:pPr>
      <w:r>
        <w:rPr>
          <w:i/>
          <w:spacing w:val="2"/>
          <w:w w:val="110"/>
        </w:rPr>
        <w:t>w</w:t>
      </w:r>
      <w:r>
        <w:rPr>
          <w:rFonts w:ascii="Menlo" w:hAnsi="Menlo"/>
          <w:i/>
          <w:spacing w:val="2"/>
          <w:w w:val="110"/>
          <w:vertAlign w:val="subscript"/>
        </w:rPr>
        <w:t>A</w:t>
      </w:r>
      <w:r>
        <w:rPr>
          <w:spacing w:val="2"/>
          <w:w w:val="110"/>
        </w:rPr>
        <w:t>(</w:t>
      </w:r>
      <w:r>
        <w:rPr>
          <w:i/>
          <w:spacing w:val="2"/>
          <w:w w:val="110"/>
        </w:rPr>
        <w:t xml:space="preserve">u, </w:t>
      </w:r>
      <w:r>
        <w:rPr>
          <w:i/>
          <w:spacing w:val="-5"/>
          <w:w w:val="105"/>
        </w:rPr>
        <w:t>v</w:t>
      </w:r>
      <w:r>
        <w:rPr>
          <w:spacing w:val="-5"/>
          <w:w w:val="105"/>
        </w:rPr>
        <w:t>)</w:t>
      </w:r>
      <w:r>
        <w:tab/>
        <w:t>Latest</w:t>
      </w:r>
      <w:r>
        <w:rPr>
          <w:spacing w:val="4"/>
        </w:rPr>
        <w:t xml:space="preserve"> </w:t>
      </w:r>
      <w:r>
        <w:t>allowance</w:t>
      </w:r>
      <w:r>
        <w:rPr>
          <w:spacing w:val="5"/>
        </w:rPr>
        <w:t xml:space="preserve"> </w:t>
      </w:r>
      <w:r>
        <w:t>weight,</w:t>
      </w:r>
      <w:r>
        <w:rPr>
          <w:spacing w:val="5"/>
        </w:rPr>
        <w:t xml:space="preserve"> </w:t>
      </w:r>
      <w:r>
        <w:t>owner</w:t>
      </w:r>
      <w:r>
        <w:rPr>
          <w:spacing w:val="5"/>
        </w:rPr>
        <w:t xml:space="preserve"> </w:t>
      </w:r>
      <w:r>
        <w:rPr>
          <w:i/>
        </w:rPr>
        <w:t>u</w:t>
      </w:r>
      <w:r>
        <w:rPr>
          <w:i/>
          <w:spacing w:val="12"/>
        </w:rPr>
        <w:t xml:space="preserve"> </w:t>
      </w:r>
      <w:r>
        <w:rPr>
          <w:rFonts w:ascii="Arial Unicode MS" w:hAnsi="Arial Unicode MS"/>
        </w:rPr>
        <w:t>→</w:t>
      </w:r>
      <w:r>
        <w:rPr>
          <w:rFonts w:ascii="Arial Unicode MS" w:hAnsi="Arial Unicode MS"/>
          <w:spacing w:val="-1"/>
        </w:rPr>
        <w:t xml:space="preserve"> </w:t>
      </w:r>
      <w:r>
        <w:t>spender</w:t>
      </w:r>
      <w:r>
        <w:rPr>
          <w:spacing w:val="5"/>
        </w:rPr>
        <w:t xml:space="preserve"> </w:t>
      </w:r>
      <w:r>
        <w:rPr>
          <w:i/>
          <w:spacing w:val="-10"/>
        </w:rPr>
        <w:t>v</w:t>
      </w:r>
    </w:p>
    <w:p w14:paraId="00DC1E67" w14:textId="77777777" w:rsidR="00350CFB" w:rsidRDefault="00283FFF">
      <w:pPr>
        <w:tabs>
          <w:tab w:val="left" w:pos="2764"/>
        </w:tabs>
        <w:spacing w:line="308" w:lineRule="exact"/>
        <w:ind w:left="420"/>
        <w:rPr>
          <w:i/>
        </w:rPr>
      </w:pPr>
      <w:r>
        <w:rPr>
          <w:i/>
        </w:rPr>
        <w:t>w</w:t>
      </w:r>
      <w:r>
        <w:rPr>
          <w:rFonts w:ascii="Menlo" w:hAnsi="Menlo"/>
          <w:i/>
          <w:vertAlign w:val="subscript"/>
        </w:rPr>
        <w:t>T</w:t>
      </w:r>
      <w:r>
        <w:rPr>
          <w:rFonts w:ascii="Menlo" w:hAnsi="Menlo"/>
          <w:i/>
          <w:spacing w:val="-77"/>
        </w:rPr>
        <w:t xml:space="preserve"> </w:t>
      </w:r>
      <w:r>
        <w:t>(</w:t>
      </w:r>
      <w:r>
        <w:rPr>
          <w:i/>
        </w:rPr>
        <w:t>u,</w:t>
      </w:r>
      <w:r>
        <w:rPr>
          <w:i/>
          <w:spacing w:val="5"/>
        </w:rPr>
        <w:t xml:space="preserve"> </w:t>
      </w:r>
      <w:r>
        <w:rPr>
          <w:i/>
          <w:spacing w:val="-5"/>
        </w:rPr>
        <w:t>v</w:t>
      </w:r>
      <w:r>
        <w:rPr>
          <w:spacing w:val="-5"/>
        </w:rPr>
        <w:t>)</w:t>
      </w:r>
      <w:r>
        <w:tab/>
        <w:t>Time-decayed</w:t>
      </w:r>
      <w:r>
        <w:rPr>
          <w:spacing w:val="3"/>
        </w:rPr>
        <w:t xml:space="preserve"> </w:t>
      </w:r>
      <w:r>
        <w:t>transfer</w:t>
      </w:r>
      <w:r>
        <w:rPr>
          <w:spacing w:val="3"/>
        </w:rPr>
        <w:t xml:space="preserve"> </w:t>
      </w:r>
      <w:r>
        <w:t>weight,</w:t>
      </w:r>
      <w:r>
        <w:rPr>
          <w:spacing w:val="3"/>
        </w:rPr>
        <w:t xml:space="preserve"> </w:t>
      </w:r>
      <w:r>
        <w:t>sender</w:t>
      </w:r>
      <w:r>
        <w:rPr>
          <w:spacing w:val="3"/>
        </w:rPr>
        <w:t xml:space="preserve"> </w:t>
      </w:r>
      <w:r>
        <w:rPr>
          <w:i/>
        </w:rPr>
        <w:t>u</w:t>
      </w:r>
      <w:r>
        <w:rPr>
          <w:i/>
          <w:spacing w:val="9"/>
        </w:rPr>
        <w:t xml:space="preserve"> </w:t>
      </w:r>
      <w:r>
        <w:rPr>
          <w:rFonts w:ascii="Arial Unicode MS" w:hAnsi="Arial Unicode MS"/>
        </w:rPr>
        <w:t>→</w:t>
      </w:r>
      <w:r>
        <w:rPr>
          <w:rFonts w:ascii="Arial Unicode MS" w:hAnsi="Arial Unicode MS"/>
          <w:spacing w:val="-3"/>
        </w:rPr>
        <w:t xml:space="preserve"> </w:t>
      </w:r>
      <w:r>
        <w:t>receiver</w:t>
      </w:r>
      <w:r>
        <w:rPr>
          <w:spacing w:val="3"/>
        </w:rPr>
        <w:t xml:space="preserve"> </w:t>
      </w:r>
      <w:r>
        <w:rPr>
          <w:i/>
          <w:spacing w:val="-10"/>
        </w:rPr>
        <w:t>v</w:t>
      </w:r>
    </w:p>
    <w:p w14:paraId="00DC1E68" w14:textId="77777777" w:rsidR="00350CFB" w:rsidRDefault="00283FFF">
      <w:pPr>
        <w:tabs>
          <w:tab w:val="left" w:pos="2764"/>
        </w:tabs>
        <w:spacing w:line="238" w:lineRule="exact"/>
        <w:ind w:left="420"/>
        <w:rPr>
          <w:i/>
        </w:rPr>
      </w:pPr>
      <w:r>
        <w:rPr>
          <w:b/>
          <w:spacing w:val="-5"/>
          <w:w w:val="110"/>
        </w:rPr>
        <w:t>s</w:t>
      </w:r>
      <w:r>
        <w:rPr>
          <w:rFonts w:ascii="Menlo"/>
          <w:i/>
          <w:spacing w:val="-5"/>
          <w:w w:val="110"/>
          <w:vertAlign w:val="subscript"/>
        </w:rPr>
        <w:t>M</w:t>
      </w:r>
      <w:r>
        <w:rPr>
          <w:rFonts w:ascii="Menlo"/>
          <w:i/>
        </w:rPr>
        <w:tab/>
      </w:r>
      <w:r>
        <w:t>Reputation</w:t>
      </w:r>
      <w:r>
        <w:rPr>
          <w:spacing w:val="-7"/>
        </w:rPr>
        <w:t xml:space="preserve"> </w:t>
      </w:r>
      <w:r>
        <w:t>score</w:t>
      </w:r>
      <w:r>
        <w:rPr>
          <w:spacing w:val="-7"/>
        </w:rPr>
        <w:t xml:space="preserve"> </w:t>
      </w:r>
      <w:r>
        <w:t>vector</w:t>
      </w:r>
      <w:r>
        <w:rPr>
          <w:spacing w:val="-7"/>
        </w:rPr>
        <w:t xml:space="preserve"> </w:t>
      </w:r>
      <w:r>
        <w:t>for</w:t>
      </w:r>
      <w:r>
        <w:rPr>
          <w:spacing w:val="-7"/>
        </w:rPr>
        <w:t xml:space="preserve"> </w:t>
      </w:r>
      <w:r>
        <w:t>method</w:t>
      </w:r>
      <w:r>
        <w:rPr>
          <w:spacing w:val="-6"/>
        </w:rPr>
        <w:t xml:space="preserve"> </w:t>
      </w:r>
      <w:r>
        <w:rPr>
          <w:i/>
          <w:spacing w:val="-10"/>
        </w:rPr>
        <w:t>M</w:t>
      </w:r>
    </w:p>
    <w:p w14:paraId="00DC1E69" w14:textId="77777777" w:rsidR="00350CFB" w:rsidRDefault="00283FFF">
      <w:pPr>
        <w:tabs>
          <w:tab w:val="left" w:pos="2764"/>
        </w:tabs>
        <w:spacing w:before="14"/>
        <w:ind w:left="420"/>
        <w:rPr>
          <w:i/>
        </w:rPr>
      </w:pPr>
      <w:r>
        <w:rPr>
          <w:b/>
          <w:spacing w:val="-5"/>
        </w:rPr>
        <w:t>p</w:t>
      </w:r>
      <w:r>
        <w:rPr>
          <w:rFonts w:ascii="Menlo"/>
          <w:i/>
          <w:spacing w:val="-5"/>
          <w:vertAlign w:val="subscript"/>
        </w:rPr>
        <w:t>P</w:t>
      </w:r>
      <w:r>
        <w:rPr>
          <w:rFonts w:ascii="Menlo"/>
          <w:i/>
        </w:rPr>
        <w:tab/>
      </w:r>
      <w:r>
        <w:t>Proxy</w:t>
      </w:r>
      <w:r>
        <w:rPr>
          <w:spacing w:val="-6"/>
        </w:rPr>
        <w:t xml:space="preserve"> </w:t>
      </w:r>
      <w:r>
        <w:t>value</w:t>
      </w:r>
      <w:r>
        <w:rPr>
          <w:spacing w:val="-6"/>
        </w:rPr>
        <w:t xml:space="preserve"> </w:t>
      </w:r>
      <w:r>
        <w:t>vector</w:t>
      </w:r>
      <w:r>
        <w:rPr>
          <w:spacing w:val="-5"/>
        </w:rPr>
        <w:t xml:space="preserve"> </w:t>
      </w:r>
      <w:r>
        <w:t>for</w:t>
      </w:r>
      <w:r>
        <w:rPr>
          <w:spacing w:val="-6"/>
        </w:rPr>
        <w:t xml:space="preserve"> </w:t>
      </w:r>
      <w:r>
        <w:t>proxy</w:t>
      </w:r>
      <w:r>
        <w:rPr>
          <w:spacing w:val="-6"/>
        </w:rPr>
        <w:t xml:space="preserve"> </w:t>
      </w:r>
      <w:r>
        <w:rPr>
          <w:i/>
          <w:spacing w:val="-10"/>
        </w:rPr>
        <w:t>P</w:t>
      </w:r>
    </w:p>
    <w:p w14:paraId="00DC1E6A" w14:textId="77777777" w:rsidR="00350CFB" w:rsidRDefault="00283FFF">
      <w:pPr>
        <w:tabs>
          <w:tab w:val="left" w:pos="2764"/>
        </w:tabs>
        <w:spacing w:before="14"/>
        <w:ind w:left="420"/>
      </w:pPr>
      <w:r>
        <w:rPr>
          <w:i/>
          <w:spacing w:val="-10"/>
        </w:rPr>
        <w:t>d</w:t>
      </w:r>
      <w:r>
        <w:rPr>
          <w:i/>
        </w:rPr>
        <w:tab/>
      </w:r>
      <w:r>
        <w:t>PageRank</w:t>
      </w:r>
      <w:r>
        <w:rPr>
          <w:spacing w:val="-9"/>
        </w:rPr>
        <w:t xml:space="preserve"> </w:t>
      </w:r>
      <w:r>
        <w:t>damping</w:t>
      </w:r>
      <w:r>
        <w:rPr>
          <w:spacing w:val="-8"/>
        </w:rPr>
        <w:t xml:space="preserve"> </w:t>
      </w:r>
      <w:r>
        <w:t>factor</w:t>
      </w:r>
      <w:r>
        <w:rPr>
          <w:spacing w:val="-8"/>
        </w:rPr>
        <w:t xml:space="preserve"> </w:t>
      </w:r>
      <w:r>
        <w:t>(default</w:t>
      </w:r>
      <w:r>
        <w:rPr>
          <w:spacing w:val="-8"/>
        </w:rPr>
        <w:t xml:space="preserve"> </w:t>
      </w:r>
      <w:r>
        <w:rPr>
          <w:spacing w:val="-2"/>
        </w:rPr>
        <w:t>0</w:t>
      </w:r>
      <w:r>
        <w:rPr>
          <w:i/>
          <w:spacing w:val="-2"/>
        </w:rPr>
        <w:t>.</w:t>
      </w:r>
      <w:r>
        <w:rPr>
          <w:spacing w:val="-2"/>
        </w:rPr>
        <w:t>85)</w:t>
      </w:r>
    </w:p>
    <w:p w14:paraId="00DC1E6B" w14:textId="77777777" w:rsidR="00350CFB" w:rsidRDefault="00283FFF">
      <w:pPr>
        <w:tabs>
          <w:tab w:val="left" w:pos="2764"/>
        </w:tabs>
        <w:spacing w:before="18"/>
        <w:ind w:left="420"/>
      </w:pPr>
      <w:r>
        <w:rPr>
          <w:i/>
          <w:spacing w:val="-4"/>
          <w:w w:val="110"/>
        </w:rPr>
        <w:t>τ</w:t>
      </w:r>
      <w:r>
        <w:rPr>
          <w:spacing w:val="-4"/>
          <w:w w:val="110"/>
          <w:vertAlign w:val="subscript"/>
        </w:rPr>
        <w:t>tol</w:t>
      </w:r>
      <w:r>
        <w:tab/>
        <w:t>PageRank</w:t>
      </w:r>
      <w:r>
        <w:rPr>
          <w:spacing w:val="-12"/>
        </w:rPr>
        <w:t xml:space="preserve"> </w:t>
      </w:r>
      <w:r>
        <w:t>convergence</w:t>
      </w:r>
      <w:r>
        <w:rPr>
          <w:spacing w:val="-12"/>
        </w:rPr>
        <w:t xml:space="preserve"> </w:t>
      </w:r>
      <w:r>
        <w:t>tolerance</w:t>
      </w:r>
      <w:r>
        <w:rPr>
          <w:spacing w:val="-12"/>
        </w:rPr>
        <w:t xml:space="preserve"> </w:t>
      </w:r>
      <w:r>
        <w:rPr>
          <w:spacing w:val="-2"/>
        </w:rPr>
        <w:t>(10</w:t>
      </w:r>
      <w:r>
        <w:rPr>
          <w:rFonts w:ascii="Apple Symbols" w:hAnsi="Apple Symbols"/>
          <w:spacing w:val="-2"/>
          <w:vertAlign w:val="superscript"/>
        </w:rPr>
        <w:t>−</w:t>
      </w:r>
      <w:r>
        <w:rPr>
          <w:spacing w:val="-2"/>
          <w:vertAlign w:val="superscript"/>
        </w:rPr>
        <w:t>8</w:t>
      </w:r>
      <w:r>
        <w:rPr>
          <w:spacing w:val="-2"/>
        </w:rPr>
        <w:t>)</w:t>
      </w:r>
    </w:p>
    <w:p w14:paraId="00DC1E6C" w14:textId="77777777" w:rsidR="00350CFB" w:rsidRDefault="00283FFF">
      <w:pPr>
        <w:tabs>
          <w:tab w:val="left" w:pos="2764"/>
        </w:tabs>
        <w:spacing w:before="10"/>
        <w:ind w:left="420"/>
      </w:pPr>
      <w:r>
        <w:rPr>
          <w:i/>
          <w:spacing w:val="-4"/>
        </w:rPr>
        <w:t>I</w:t>
      </w:r>
      <w:r>
        <w:rPr>
          <w:spacing w:val="-4"/>
          <w:vertAlign w:val="subscript"/>
        </w:rPr>
        <w:t>max</w:t>
      </w:r>
      <w:r>
        <w:tab/>
        <w:t>Maximum</w:t>
      </w:r>
      <w:r>
        <w:rPr>
          <w:spacing w:val="-13"/>
        </w:rPr>
        <w:t xml:space="preserve"> </w:t>
      </w:r>
      <w:r>
        <w:t>PageRank</w:t>
      </w:r>
      <w:r>
        <w:rPr>
          <w:spacing w:val="-13"/>
        </w:rPr>
        <w:t xml:space="preserve"> </w:t>
      </w:r>
      <w:r>
        <w:t>iterations</w:t>
      </w:r>
      <w:r>
        <w:rPr>
          <w:spacing w:val="-13"/>
        </w:rPr>
        <w:t xml:space="preserve"> </w:t>
      </w:r>
      <w:r>
        <w:rPr>
          <w:spacing w:val="-2"/>
        </w:rPr>
        <w:t>(300)</w:t>
      </w:r>
    </w:p>
    <w:p w14:paraId="00DC1E6D" w14:textId="77777777" w:rsidR="00350CFB" w:rsidRDefault="00283FFF">
      <w:pPr>
        <w:tabs>
          <w:tab w:val="left" w:pos="2764"/>
        </w:tabs>
        <w:spacing w:before="18"/>
        <w:ind w:left="420"/>
      </w:pPr>
      <w:r>
        <w:rPr>
          <w:i/>
          <w:spacing w:val="-2"/>
        </w:rPr>
        <w:t>σ</w:t>
      </w:r>
      <w:r>
        <w:rPr>
          <w:spacing w:val="-2"/>
        </w:rPr>
        <w:t>(∆</w:t>
      </w:r>
      <w:r>
        <w:rPr>
          <w:i/>
          <w:spacing w:val="-2"/>
        </w:rPr>
        <w:t>t</w:t>
      </w:r>
      <w:r>
        <w:rPr>
          <w:spacing w:val="-2"/>
        </w:rPr>
        <w:t>)</w:t>
      </w:r>
      <w:r>
        <w:tab/>
        <w:t>Logistic</w:t>
      </w:r>
      <w:r>
        <w:rPr>
          <w:spacing w:val="-8"/>
        </w:rPr>
        <w:t xml:space="preserve"> </w:t>
      </w:r>
      <w:r>
        <w:t>time-decay</w:t>
      </w:r>
      <w:r>
        <w:rPr>
          <w:spacing w:val="-7"/>
        </w:rPr>
        <w:t xml:space="preserve"> </w:t>
      </w:r>
      <w:r>
        <w:t>on</w:t>
      </w:r>
      <w:r>
        <w:rPr>
          <w:spacing w:val="-8"/>
        </w:rPr>
        <w:t xml:space="preserve"> </w:t>
      </w:r>
      <w:r>
        <w:t>transfer</w:t>
      </w:r>
      <w:r>
        <w:rPr>
          <w:spacing w:val="-7"/>
        </w:rPr>
        <w:t xml:space="preserve"> </w:t>
      </w:r>
      <w:r>
        <w:rPr>
          <w:spacing w:val="-5"/>
        </w:rPr>
        <w:t>age</w:t>
      </w:r>
    </w:p>
    <w:p w14:paraId="00DC1E6E" w14:textId="77777777" w:rsidR="00350CFB" w:rsidRDefault="00283FFF">
      <w:pPr>
        <w:tabs>
          <w:tab w:val="left" w:pos="2764"/>
        </w:tabs>
        <w:spacing w:before="18"/>
        <w:ind w:left="420"/>
      </w:pPr>
      <w:r>
        <w:rPr>
          <w:i/>
        </w:rPr>
        <w:t>k</w:t>
      </w:r>
      <w:r>
        <w:t>,</w:t>
      </w:r>
      <w:r>
        <w:rPr>
          <w:spacing w:val="20"/>
        </w:rPr>
        <w:t xml:space="preserve"> </w:t>
      </w:r>
      <w:r>
        <w:rPr>
          <w:i/>
          <w:spacing w:val="-7"/>
        </w:rPr>
        <w:t>t</w:t>
      </w:r>
      <w:r>
        <w:rPr>
          <w:spacing w:val="-7"/>
          <w:vertAlign w:val="subscript"/>
        </w:rPr>
        <w:t>0</w:t>
      </w:r>
      <w:r>
        <w:tab/>
        <w:t>Decay</w:t>
      </w:r>
      <w:r>
        <w:rPr>
          <w:spacing w:val="-8"/>
        </w:rPr>
        <w:t xml:space="preserve"> </w:t>
      </w:r>
      <w:r>
        <w:t>steepness</w:t>
      </w:r>
      <w:r>
        <w:rPr>
          <w:spacing w:val="-7"/>
        </w:rPr>
        <w:t xml:space="preserve"> </w:t>
      </w:r>
      <w:r>
        <w:t>(0</w:t>
      </w:r>
      <w:r>
        <w:rPr>
          <w:i/>
        </w:rPr>
        <w:t>.</w:t>
      </w:r>
      <w:r>
        <w:t>01)</w:t>
      </w:r>
      <w:r>
        <w:rPr>
          <w:spacing w:val="-7"/>
        </w:rPr>
        <w:t xml:space="preserve"> </w:t>
      </w:r>
      <w:r>
        <w:t>and</w:t>
      </w:r>
      <w:r>
        <w:rPr>
          <w:spacing w:val="-8"/>
        </w:rPr>
        <w:t xml:space="preserve"> </w:t>
      </w:r>
      <w:r>
        <w:t>midpoint</w:t>
      </w:r>
      <w:r>
        <w:rPr>
          <w:spacing w:val="-7"/>
        </w:rPr>
        <w:t xml:space="preserve"> </w:t>
      </w:r>
      <w:r>
        <w:t>(180</w:t>
      </w:r>
      <w:r>
        <w:rPr>
          <w:spacing w:val="-7"/>
        </w:rPr>
        <w:t xml:space="preserve"> </w:t>
      </w:r>
      <w:r>
        <w:rPr>
          <w:spacing w:val="-2"/>
        </w:rPr>
        <w:t>days)</w:t>
      </w:r>
    </w:p>
    <w:p w14:paraId="00DC1E6F" w14:textId="77777777" w:rsidR="00350CFB" w:rsidRDefault="00283FFF">
      <w:pPr>
        <w:tabs>
          <w:tab w:val="left" w:pos="2764"/>
        </w:tabs>
        <w:spacing w:before="18"/>
        <w:ind w:left="420"/>
      </w:pPr>
      <w:r>
        <w:rPr>
          <w:spacing w:val="-5"/>
        </w:rPr>
        <w:t>∆</w:t>
      </w:r>
      <w:r>
        <w:rPr>
          <w:i/>
          <w:spacing w:val="-5"/>
        </w:rPr>
        <w:t>t</w:t>
      </w:r>
      <w:r>
        <w:rPr>
          <w:i/>
        </w:rPr>
        <w:tab/>
      </w:r>
      <w:r>
        <w:t>Age</w:t>
      </w:r>
      <w:r>
        <w:rPr>
          <w:spacing w:val="-6"/>
        </w:rPr>
        <w:t xml:space="preserve"> </w:t>
      </w:r>
      <w:r>
        <w:t>of</w:t>
      </w:r>
      <w:r>
        <w:rPr>
          <w:spacing w:val="-6"/>
        </w:rPr>
        <w:t xml:space="preserve"> </w:t>
      </w:r>
      <w:r>
        <w:t>an</w:t>
      </w:r>
      <w:r>
        <w:rPr>
          <w:spacing w:val="-5"/>
        </w:rPr>
        <w:t xml:space="preserve"> </w:t>
      </w:r>
      <w:r>
        <w:t>event</w:t>
      </w:r>
      <w:r>
        <w:rPr>
          <w:spacing w:val="-6"/>
        </w:rPr>
        <w:t xml:space="preserve"> </w:t>
      </w:r>
      <w:r>
        <w:t>in</w:t>
      </w:r>
      <w:r>
        <w:rPr>
          <w:spacing w:val="-6"/>
        </w:rPr>
        <w:t xml:space="preserve"> </w:t>
      </w:r>
      <w:r>
        <w:t>days</w:t>
      </w:r>
      <w:r>
        <w:rPr>
          <w:spacing w:val="-5"/>
        </w:rPr>
        <w:t xml:space="preserve"> </w:t>
      </w:r>
      <w:r>
        <w:t>before</w:t>
      </w:r>
      <w:r>
        <w:rPr>
          <w:spacing w:val="-6"/>
        </w:rPr>
        <w:t xml:space="preserve"> </w:t>
      </w:r>
      <w:r>
        <w:t>observation</w:t>
      </w:r>
      <w:r>
        <w:rPr>
          <w:spacing w:val="-5"/>
        </w:rPr>
        <w:t xml:space="preserve"> end</w:t>
      </w:r>
    </w:p>
    <w:p w14:paraId="00DC1E70" w14:textId="77777777" w:rsidR="00350CFB" w:rsidRDefault="00283FFF">
      <w:pPr>
        <w:tabs>
          <w:tab w:val="left" w:pos="2764"/>
        </w:tabs>
        <w:spacing w:before="18"/>
        <w:ind w:left="420"/>
      </w:pPr>
      <w:r>
        <w:rPr>
          <w:i/>
        </w:rPr>
        <w:t>ε</w:t>
      </w:r>
      <w:r>
        <w:rPr>
          <w:vertAlign w:val="subscript"/>
        </w:rPr>
        <w:t>loss</w:t>
      </w:r>
      <w:r>
        <w:t>,</w:t>
      </w:r>
      <w:r>
        <w:rPr>
          <w:spacing w:val="48"/>
        </w:rPr>
        <w:t xml:space="preserve"> </w:t>
      </w:r>
      <w:r>
        <w:rPr>
          <w:i/>
          <w:spacing w:val="-4"/>
        </w:rPr>
        <w:t>ε</w:t>
      </w:r>
      <w:r>
        <w:rPr>
          <w:spacing w:val="-4"/>
          <w:vertAlign w:val="subscript"/>
        </w:rPr>
        <w:t>liq</w:t>
      </w:r>
      <w:r>
        <w:tab/>
        <w:t>GF-PR</w:t>
      </w:r>
      <w:r>
        <w:rPr>
          <w:spacing w:val="-8"/>
        </w:rPr>
        <w:t xml:space="preserve"> </w:t>
      </w:r>
      <w:r>
        <w:t>sink</w:t>
      </w:r>
      <w:r>
        <w:rPr>
          <w:spacing w:val="-7"/>
        </w:rPr>
        <w:t xml:space="preserve"> </w:t>
      </w:r>
      <w:r>
        <w:t>additives</w:t>
      </w:r>
      <w:r>
        <w:rPr>
          <w:spacing w:val="-7"/>
        </w:rPr>
        <w:t xml:space="preserve"> </w:t>
      </w:r>
      <w:r>
        <w:t>(0</w:t>
      </w:r>
      <w:r>
        <w:rPr>
          <w:i/>
        </w:rPr>
        <w:t>.</w:t>
      </w:r>
      <w:r>
        <w:t>1,</w:t>
      </w:r>
      <w:r>
        <w:rPr>
          <w:spacing w:val="-7"/>
        </w:rPr>
        <w:t xml:space="preserve"> </w:t>
      </w:r>
      <w:r>
        <w:rPr>
          <w:spacing w:val="-4"/>
        </w:rPr>
        <w:t>1</w:t>
      </w:r>
      <w:r>
        <w:rPr>
          <w:i/>
          <w:spacing w:val="-4"/>
        </w:rPr>
        <w:t>.</w:t>
      </w:r>
      <w:r>
        <w:rPr>
          <w:spacing w:val="-4"/>
        </w:rPr>
        <w:t>0)</w:t>
      </w:r>
    </w:p>
    <w:p w14:paraId="00DC1E71" w14:textId="77777777" w:rsidR="00350CFB" w:rsidRDefault="00283FFF">
      <w:pPr>
        <w:tabs>
          <w:tab w:val="left" w:pos="2764"/>
        </w:tabs>
        <w:spacing w:before="18"/>
        <w:ind w:left="420"/>
      </w:pPr>
      <w:r>
        <w:rPr>
          <w:i/>
          <w:spacing w:val="-10"/>
        </w:rPr>
        <w:t>ρ</w:t>
      </w:r>
      <w:r>
        <w:rPr>
          <w:i/>
        </w:rPr>
        <w:tab/>
      </w:r>
      <w:r>
        <w:rPr>
          <w:spacing w:val="-2"/>
        </w:rPr>
        <w:t>Spearman’s</w:t>
      </w:r>
      <w:r>
        <w:rPr>
          <w:spacing w:val="-1"/>
        </w:rPr>
        <w:t xml:space="preserve"> </w:t>
      </w:r>
      <w:r>
        <w:rPr>
          <w:spacing w:val="-2"/>
        </w:rPr>
        <w:t>rank</w:t>
      </w:r>
      <w:r>
        <w:t xml:space="preserve"> </w:t>
      </w:r>
      <w:r>
        <w:rPr>
          <w:spacing w:val="-2"/>
        </w:rPr>
        <w:t>correlation</w:t>
      </w:r>
    </w:p>
    <w:p w14:paraId="00DC1E72" w14:textId="77777777" w:rsidR="00350CFB" w:rsidRDefault="00283FFF">
      <w:pPr>
        <w:tabs>
          <w:tab w:val="left" w:pos="2764"/>
        </w:tabs>
        <w:spacing w:before="18"/>
        <w:ind w:left="420"/>
      </w:pPr>
      <w:r>
        <w:rPr>
          <w:i/>
          <w:spacing w:val="-10"/>
        </w:rPr>
        <w:t>τ</w:t>
      </w:r>
      <w:r>
        <w:rPr>
          <w:i/>
        </w:rPr>
        <w:tab/>
      </w:r>
      <w:r>
        <w:t>Kendall’s</w:t>
      </w:r>
      <w:r>
        <w:rPr>
          <w:spacing w:val="-14"/>
        </w:rPr>
        <w:t xml:space="preserve"> </w:t>
      </w:r>
      <w:r>
        <w:t>rank</w:t>
      </w:r>
      <w:r>
        <w:rPr>
          <w:spacing w:val="-13"/>
        </w:rPr>
        <w:t xml:space="preserve"> </w:t>
      </w:r>
      <w:r>
        <w:rPr>
          <w:spacing w:val="-2"/>
        </w:rPr>
        <w:t>correlation</w:t>
      </w:r>
    </w:p>
    <w:p w14:paraId="00DC1E73" w14:textId="77777777" w:rsidR="00350CFB" w:rsidRDefault="00283FFF">
      <w:pPr>
        <w:tabs>
          <w:tab w:val="left" w:pos="2764"/>
        </w:tabs>
        <w:spacing w:before="18"/>
        <w:ind w:left="420"/>
      </w:pPr>
      <w:r>
        <w:rPr>
          <w:i/>
          <w:spacing w:val="-4"/>
        </w:rPr>
        <w:t>T</w:t>
      </w:r>
      <w:r>
        <w:rPr>
          <w:spacing w:val="-4"/>
          <w:vertAlign w:val="subscript"/>
        </w:rPr>
        <w:t>obs</w:t>
      </w:r>
      <w:r>
        <w:tab/>
        <w:t>Observation</w:t>
      </w:r>
      <w:r>
        <w:rPr>
          <w:spacing w:val="-10"/>
        </w:rPr>
        <w:t xml:space="preserve"> </w:t>
      </w:r>
      <w:r>
        <w:t>end</w:t>
      </w:r>
      <w:r>
        <w:rPr>
          <w:spacing w:val="-10"/>
        </w:rPr>
        <w:t xml:space="preserve"> </w:t>
      </w:r>
      <w:r>
        <w:t>timestamp</w:t>
      </w:r>
      <w:r>
        <w:rPr>
          <w:spacing w:val="-9"/>
        </w:rPr>
        <w:t xml:space="preserve"> </w:t>
      </w:r>
      <w:r>
        <w:t>(2026-05-31</w:t>
      </w:r>
      <w:r>
        <w:rPr>
          <w:spacing w:val="-10"/>
        </w:rPr>
        <w:t xml:space="preserve"> </w:t>
      </w:r>
      <w:r>
        <w:rPr>
          <w:spacing w:val="-4"/>
        </w:rPr>
        <w:t>UTC)</w:t>
      </w:r>
    </w:p>
    <w:p w14:paraId="00DC1E74" w14:textId="77777777" w:rsidR="00350CFB" w:rsidRDefault="00283FFF">
      <w:pPr>
        <w:pStyle w:val="a3"/>
        <w:spacing w:before="5"/>
        <w:rPr>
          <w:sz w:val="5"/>
        </w:rPr>
      </w:pPr>
      <w:r>
        <w:rPr>
          <w:noProof/>
          <w:sz w:val="5"/>
        </w:rPr>
        <mc:AlternateContent>
          <mc:Choice Requires="wps">
            <w:drawing>
              <wp:anchor distT="0" distB="0" distL="0" distR="0" simplePos="0" relativeHeight="487605760" behindDoc="1" locked="0" layoutInCell="1" allowOverlap="1" wp14:anchorId="00DC271E" wp14:editId="00DC271F">
                <wp:simplePos x="0" y="0"/>
                <wp:positionH relativeFrom="page">
                  <wp:posOffset>852576</wp:posOffset>
                </wp:positionH>
                <wp:positionV relativeFrom="paragraph">
                  <wp:posOffset>54922</wp:posOffset>
                </wp:positionV>
                <wp:extent cx="585533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5335" cy="1270"/>
                        </a:xfrm>
                        <a:custGeom>
                          <a:avLst/>
                          <a:gdLst/>
                          <a:ahLst/>
                          <a:cxnLst/>
                          <a:rect l="l" t="t" r="r" b="b"/>
                          <a:pathLst>
                            <a:path w="5855335">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447003" id="Graphic 108" o:spid="_x0000_s1026" style="position:absolute;margin-left:67.15pt;margin-top:4.3pt;width:461.0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5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" path="m,l5854852,e" filled="f" strokeweight=".33739mm">
                <v:path arrowok="t"/>
                <w10:wrap type="topAndBottom" anchorx="page"/>
              </v:shape>
            </w:pict>
          </mc:Fallback>
        </mc:AlternateContent>
      </w:r>
    </w:p>
    <w:p w14:paraId="00DC1E75" w14:textId="77777777" w:rsidR="00350CFB" w:rsidRDefault="00350CFB">
      <w:pPr>
        <w:pStyle w:val="a3"/>
        <w:rPr>
          <w:sz w:val="5"/>
        </w:rPr>
        <w:sectPr w:rsidR="00350CFB">
          <w:pgSz w:w="11910" w:h="16840"/>
          <w:pgMar w:top="1920" w:right="708" w:bottom="2300" w:left="992" w:header="0" w:footer="2115" w:gutter="0"/>
          <w:cols w:space="720"/>
        </w:sectPr>
      </w:pPr>
    </w:p>
    <w:p w14:paraId="00DC1E76" w14:textId="77777777" w:rsidR="00350CFB" w:rsidRDefault="00283FFF">
      <w:pPr>
        <w:pStyle w:val="a3"/>
        <w:spacing w:before="72"/>
        <w:ind w:left="282"/>
      </w:pPr>
      <w:r>
        <w:rPr>
          <w:spacing w:val="-4"/>
        </w:rPr>
        <w:t>then</w:t>
      </w:r>
    </w:p>
    <w:p w14:paraId="00DC1E77" w14:textId="77777777" w:rsidR="00350CFB" w:rsidRDefault="00283FFF">
      <w:pPr>
        <w:pStyle w:val="a3"/>
        <w:rPr>
          <w:sz w:val="16"/>
        </w:rPr>
      </w:pPr>
      <w:r>
        <w:br w:type="column"/>
      </w:r>
    </w:p>
    <w:p w14:paraId="00DC1E78" w14:textId="77777777" w:rsidR="00350CFB" w:rsidRDefault="00350CFB">
      <w:pPr>
        <w:pStyle w:val="a3"/>
        <w:rPr>
          <w:sz w:val="16"/>
        </w:rPr>
      </w:pPr>
    </w:p>
    <w:p w14:paraId="00DC1E79" w14:textId="77777777" w:rsidR="00350CFB" w:rsidRDefault="00350CFB">
      <w:pPr>
        <w:pStyle w:val="a3"/>
        <w:spacing w:before="147"/>
        <w:rPr>
          <w:sz w:val="16"/>
        </w:rPr>
      </w:pPr>
    </w:p>
    <w:p w14:paraId="00DC1E7A" w14:textId="77777777" w:rsidR="00350CFB" w:rsidRDefault="00283FFF">
      <w:pPr>
        <w:ind w:left="282"/>
        <w:rPr>
          <w:rFonts w:ascii="Menlo"/>
          <w:i/>
          <w:sz w:val="16"/>
        </w:rPr>
      </w:pPr>
      <w:bookmarkStart w:id="180" w:name="_bookmark52"/>
      <w:bookmarkEnd w:id="180"/>
      <w:r>
        <w:rPr>
          <w:i/>
          <w:spacing w:val="-4"/>
          <w:w w:val="85"/>
          <w:position w:val="4"/>
          <w:sz w:val="24"/>
        </w:rPr>
        <w:t>P</w:t>
      </w:r>
      <w:r>
        <w:rPr>
          <w:rFonts w:ascii="Menlo"/>
          <w:i/>
          <w:spacing w:val="-4"/>
          <w:w w:val="85"/>
          <w:sz w:val="16"/>
        </w:rPr>
        <w:t>u,v</w:t>
      </w:r>
    </w:p>
    <w:p w14:paraId="00DC1E7B" w14:textId="77777777" w:rsidR="00350CFB" w:rsidRDefault="00283FFF">
      <w:pPr>
        <w:tabs>
          <w:tab w:val="left" w:pos="2000"/>
        </w:tabs>
        <w:spacing w:before="140" w:line="187" w:lineRule="auto"/>
        <w:ind w:left="42"/>
        <w:rPr>
          <w:i/>
          <w:sz w:val="24"/>
        </w:rPr>
      </w:pPr>
      <w:r>
        <w:br w:type="column"/>
      </w:r>
      <w:r>
        <w:rPr>
          <w:w w:val="110"/>
          <w:position w:val="-21"/>
          <w:sz w:val="24"/>
        </w:rPr>
        <w:t>=</w:t>
      </w:r>
      <w:r>
        <w:rPr>
          <w:spacing w:val="28"/>
          <w:w w:val="110"/>
          <w:position w:val="-21"/>
          <w:sz w:val="24"/>
        </w:rPr>
        <w:t xml:space="preserve"> </w:t>
      </w:r>
      <w:r>
        <w:rPr>
          <w:spacing w:val="-60"/>
          <w:w w:val="110"/>
          <w:position w:val="34"/>
          <w:sz w:val="24"/>
        </w:rPr>
        <w:t></w:t>
      </w:r>
      <w:r>
        <w:rPr>
          <w:spacing w:val="-60"/>
          <w:w w:val="110"/>
          <w:position w:val="12"/>
          <w:sz w:val="24"/>
        </w:rPr>
        <w:t></w:t>
      </w:r>
      <w:r>
        <w:rPr>
          <w:spacing w:val="-60"/>
          <w:w w:val="110"/>
          <w:position w:val="5"/>
          <w:sz w:val="24"/>
        </w:rPr>
        <w:t></w:t>
      </w:r>
      <w:r>
        <w:rPr>
          <w:i/>
          <w:spacing w:val="-60"/>
          <w:w w:val="110"/>
          <w:sz w:val="24"/>
        </w:rPr>
        <w:t>w</w:t>
      </w:r>
      <w:r>
        <w:rPr>
          <w:spacing w:val="-60"/>
          <w:w w:val="110"/>
          <w:sz w:val="24"/>
        </w:rPr>
        <w:t>(</w:t>
      </w:r>
      <w:r>
        <w:rPr>
          <w:i/>
          <w:spacing w:val="-60"/>
          <w:w w:val="110"/>
          <w:sz w:val="24"/>
        </w:rPr>
        <w:t>u,</w:t>
      </w:r>
      <w:r>
        <w:rPr>
          <w:i/>
          <w:spacing w:val="-10"/>
          <w:w w:val="110"/>
          <w:sz w:val="24"/>
        </w:rPr>
        <w:t xml:space="preserve"> </w:t>
      </w:r>
      <w:r>
        <w:rPr>
          <w:i/>
          <w:spacing w:val="-2"/>
          <w:w w:val="110"/>
          <w:sz w:val="24"/>
        </w:rPr>
        <w:t>v</w:t>
      </w:r>
      <w:r>
        <w:rPr>
          <w:spacing w:val="-2"/>
          <w:w w:val="110"/>
          <w:sz w:val="24"/>
        </w:rPr>
        <w:t>)/</w:t>
      </w:r>
      <w:r>
        <w:rPr>
          <w:i/>
          <w:spacing w:val="-2"/>
          <w:w w:val="110"/>
          <w:sz w:val="24"/>
        </w:rPr>
        <w:t>s</w:t>
      </w:r>
      <w:r>
        <w:rPr>
          <w:spacing w:val="-2"/>
          <w:w w:val="110"/>
          <w:sz w:val="24"/>
        </w:rPr>
        <w:t>(</w:t>
      </w:r>
      <w:r>
        <w:rPr>
          <w:i/>
          <w:spacing w:val="-2"/>
          <w:w w:val="110"/>
          <w:sz w:val="24"/>
        </w:rPr>
        <w:t>u</w:t>
      </w:r>
      <w:r>
        <w:rPr>
          <w:spacing w:val="-2"/>
          <w:w w:val="110"/>
          <w:sz w:val="24"/>
        </w:rPr>
        <w:t>)</w:t>
      </w:r>
      <w:r>
        <w:rPr>
          <w:sz w:val="24"/>
        </w:rPr>
        <w:tab/>
      </w:r>
      <w:r>
        <w:rPr>
          <w:w w:val="110"/>
          <w:sz w:val="24"/>
        </w:rPr>
        <w:t>if</w:t>
      </w:r>
      <w:r>
        <w:rPr>
          <w:spacing w:val="-8"/>
          <w:w w:val="110"/>
          <w:sz w:val="24"/>
        </w:rPr>
        <w:t xml:space="preserve"> </w:t>
      </w:r>
      <w:r>
        <w:rPr>
          <w:i/>
          <w:w w:val="110"/>
          <w:sz w:val="24"/>
        </w:rPr>
        <w:t>s</w:t>
      </w:r>
      <w:r>
        <w:rPr>
          <w:w w:val="110"/>
          <w:sz w:val="24"/>
        </w:rPr>
        <w:t>(</w:t>
      </w:r>
      <w:r>
        <w:rPr>
          <w:i/>
          <w:w w:val="110"/>
          <w:sz w:val="24"/>
        </w:rPr>
        <w:t>u</w:t>
      </w:r>
      <w:r>
        <w:rPr>
          <w:w w:val="110"/>
          <w:sz w:val="24"/>
        </w:rPr>
        <w:t xml:space="preserve">) </w:t>
      </w:r>
      <w:r>
        <w:rPr>
          <w:i/>
          <w:w w:val="110"/>
          <w:sz w:val="24"/>
        </w:rPr>
        <w:t xml:space="preserve">&gt; </w:t>
      </w:r>
      <w:r>
        <w:rPr>
          <w:spacing w:val="-5"/>
          <w:w w:val="110"/>
          <w:sz w:val="24"/>
        </w:rPr>
        <w:t>0</w:t>
      </w:r>
      <w:r>
        <w:rPr>
          <w:i/>
          <w:spacing w:val="-5"/>
          <w:w w:val="110"/>
          <w:sz w:val="24"/>
        </w:rPr>
        <w:t>,</w:t>
      </w:r>
    </w:p>
    <w:p w14:paraId="00DC1E7C" w14:textId="77777777" w:rsidR="00350CFB" w:rsidRDefault="00283FFF">
      <w:pPr>
        <w:pStyle w:val="a3"/>
        <w:tabs>
          <w:tab w:val="left" w:pos="2000"/>
        </w:tabs>
        <w:spacing w:line="388" w:lineRule="exact"/>
        <w:ind w:left="290"/>
      </w:pPr>
      <w:r>
        <w:rPr>
          <w:spacing w:val="-76"/>
          <w:position w:val="17"/>
        </w:rPr>
        <w:t></w:t>
      </w:r>
      <w:r>
        <w:rPr>
          <w:spacing w:val="-76"/>
          <w:position w:val="10"/>
        </w:rPr>
        <w:t></w:t>
      </w:r>
      <w:r>
        <w:rPr>
          <w:spacing w:val="-76"/>
        </w:rPr>
        <w:t>0</w:t>
      </w:r>
      <w:r>
        <w:tab/>
      </w:r>
      <w:r>
        <w:rPr>
          <w:spacing w:val="-2"/>
        </w:rPr>
        <w:t>otherwise.</w:t>
      </w:r>
    </w:p>
    <w:p w14:paraId="00DC1E7D" w14:textId="77777777" w:rsidR="00350CFB" w:rsidRDefault="00283FFF">
      <w:pPr>
        <w:pStyle w:val="a3"/>
      </w:pPr>
      <w:r>
        <w:br w:type="column"/>
      </w:r>
    </w:p>
    <w:p w14:paraId="00DC1E7E" w14:textId="77777777" w:rsidR="00350CFB" w:rsidRDefault="00350CFB">
      <w:pPr>
        <w:pStyle w:val="a3"/>
        <w:spacing w:before="151"/>
      </w:pPr>
    </w:p>
    <w:p w14:paraId="00DC1E7F" w14:textId="77777777" w:rsidR="00350CFB" w:rsidRDefault="00283FFF">
      <w:pPr>
        <w:pStyle w:val="a3"/>
        <w:ind w:left="282"/>
      </w:pPr>
      <w:r>
        <w:rPr>
          <w:spacing w:val="-2"/>
        </w:rPr>
        <w:t>(3.2)</w:t>
      </w:r>
    </w:p>
    <w:p w14:paraId="00DC1E80" w14:textId="77777777" w:rsidR="00350CFB" w:rsidRDefault="00350CFB">
      <w:pPr>
        <w:pStyle w:val="a3"/>
        <w:sectPr w:rsidR="00350CFB">
          <w:pgSz w:w="11910" w:h="16840"/>
          <w:pgMar w:top="1840" w:right="708" w:bottom="2300" w:left="992" w:header="0" w:footer="2115" w:gutter="0"/>
          <w:cols w:num="4" w:space="720" w:equalWidth="0">
            <w:col w:w="735" w:space="2158"/>
            <w:col w:w="661" w:space="39"/>
            <w:col w:w="3170" w:space="2152"/>
            <w:col w:w="1295"/>
          </w:cols>
        </w:sectPr>
      </w:pPr>
    </w:p>
    <w:p w14:paraId="00DC1E81" w14:textId="77777777" w:rsidR="00350CFB" w:rsidRDefault="00283FFF">
      <w:pPr>
        <w:pStyle w:val="a3"/>
        <w:spacing w:before="138" w:line="456" w:lineRule="exact"/>
        <w:ind w:left="282" w:right="560"/>
        <w:jc w:val="both"/>
      </w:pPr>
      <w:r>
        <w:rPr>
          <w:w w:val="105"/>
        </w:rPr>
        <w:t>Dangling</w:t>
      </w:r>
      <w:r>
        <w:rPr>
          <w:spacing w:val="-14"/>
          <w:w w:val="105"/>
        </w:rPr>
        <w:t xml:space="preserve"> </w:t>
      </w:r>
      <w:r>
        <w:rPr>
          <w:w w:val="105"/>
        </w:rPr>
        <w:t>mass</w:t>
      </w:r>
      <w:r>
        <w:rPr>
          <w:spacing w:val="-14"/>
          <w:w w:val="105"/>
        </w:rPr>
        <w:t xml:space="preserve"> </w:t>
      </w:r>
      <w:r>
        <w:rPr>
          <w:w w:val="105"/>
        </w:rPr>
        <w:t>is</w:t>
      </w:r>
      <w:r>
        <w:rPr>
          <w:spacing w:val="-14"/>
          <w:w w:val="105"/>
        </w:rPr>
        <w:t xml:space="preserve"> </w:t>
      </w:r>
      <w:r>
        <w:rPr>
          <w:w w:val="105"/>
        </w:rPr>
        <w:t>redistributed</w:t>
      </w:r>
      <w:r>
        <w:rPr>
          <w:spacing w:val="-14"/>
          <w:w w:val="105"/>
        </w:rPr>
        <w:t xml:space="preserve"> </w:t>
      </w:r>
      <w:r>
        <w:rPr>
          <w:w w:val="105"/>
        </w:rPr>
        <w:t>uniformly</w:t>
      </w:r>
      <w:r>
        <w:rPr>
          <w:spacing w:val="-14"/>
          <w:w w:val="105"/>
        </w:rPr>
        <w:t xml:space="preserve"> </w:t>
      </w:r>
      <w:r>
        <w:rPr>
          <w:w w:val="105"/>
        </w:rPr>
        <w:t>through</w:t>
      </w:r>
      <w:r>
        <w:rPr>
          <w:spacing w:val="-14"/>
          <w:w w:val="105"/>
        </w:rPr>
        <w:t xml:space="preserve"> </w:t>
      </w:r>
      <w:r>
        <w:rPr>
          <w:w w:val="105"/>
        </w:rPr>
        <w:t>the</w:t>
      </w:r>
      <w:r>
        <w:rPr>
          <w:spacing w:val="-14"/>
          <w:w w:val="105"/>
        </w:rPr>
        <w:t xml:space="preserve"> </w:t>
      </w:r>
      <w:r>
        <w:rPr>
          <w:w w:val="105"/>
        </w:rPr>
        <w:t>teleportation</w:t>
      </w:r>
      <w:r>
        <w:rPr>
          <w:spacing w:val="-14"/>
          <w:w w:val="105"/>
        </w:rPr>
        <w:t xml:space="preserve"> </w:t>
      </w:r>
      <w:r>
        <w:rPr>
          <w:w w:val="105"/>
        </w:rPr>
        <w:t>term,</w:t>
      </w:r>
      <w:r>
        <w:rPr>
          <w:spacing w:val="-10"/>
          <w:w w:val="105"/>
        </w:rPr>
        <w:t xml:space="preserve"> </w:t>
      </w:r>
      <w:r>
        <w:rPr>
          <w:w w:val="105"/>
        </w:rPr>
        <w:t>which</w:t>
      </w:r>
      <w:r>
        <w:rPr>
          <w:spacing w:val="-14"/>
          <w:w w:val="105"/>
        </w:rPr>
        <w:t xml:space="preserve"> </w:t>
      </w:r>
      <w:r>
        <w:rPr>
          <w:w w:val="105"/>
        </w:rPr>
        <w:t>is</w:t>
      </w:r>
      <w:r>
        <w:rPr>
          <w:spacing w:val="-14"/>
          <w:w w:val="105"/>
        </w:rPr>
        <w:t xml:space="preserve"> </w:t>
      </w:r>
      <w:r>
        <w:rPr>
          <w:w w:val="105"/>
        </w:rPr>
        <w:t>the</w:t>
      </w:r>
      <w:r>
        <w:rPr>
          <w:spacing w:val="-14"/>
          <w:w w:val="105"/>
        </w:rPr>
        <w:t xml:space="preserve"> </w:t>
      </w:r>
      <w:r>
        <w:rPr>
          <w:w w:val="105"/>
        </w:rPr>
        <w:t>standard treatment in sparse web and transaction graphs.</w:t>
      </w:r>
      <w:r>
        <w:rPr>
          <w:spacing w:val="40"/>
          <w:w w:val="105"/>
        </w:rPr>
        <w:t xml:space="preserve"> </w:t>
      </w:r>
      <w:r>
        <w:rPr>
          <w:w w:val="105"/>
        </w:rPr>
        <w:t xml:space="preserve">Iteration stops when </w:t>
      </w:r>
      <w:r>
        <w:rPr>
          <w:rFonts w:ascii="Arial Unicode MS" w:hAnsi="Arial Unicode MS"/>
          <w:w w:val="105"/>
        </w:rPr>
        <w:t>∥</w:t>
      </w:r>
      <w:r>
        <w:rPr>
          <w:w w:val="105"/>
        </w:rPr>
        <w:t>r</w:t>
      </w:r>
      <w:r>
        <w:rPr>
          <w:w w:val="105"/>
          <w:vertAlign w:val="superscript"/>
        </w:rPr>
        <w:t>(</w:t>
      </w:r>
      <w:r>
        <w:rPr>
          <w:rFonts w:ascii="Menlo" w:hAnsi="Menlo"/>
          <w:i/>
          <w:w w:val="105"/>
          <w:vertAlign w:val="superscript"/>
        </w:rPr>
        <w:t>t</w:t>
      </w:r>
      <w:r>
        <w:rPr>
          <w:w w:val="105"/>
          <w:vertAlign w:val="superscript"/>
        </w:rPr>
        <w:t>+1)</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r</w:t>
      </w:r>
      <w:r>
        <w:rPr>
          <w:w w:val="105"/>
          <w:vertAlign w:val="superscript"/>
        </w:rPr>
        <w:t>(</w:t>
      </w:r>
      <w:r>
        <w:rPr>
          <w:rFonts w:ascii="Menlo" w:hAnsi="Menlo"/>
          <w:i/>
          <w:w w:val="105"/>
          <w:vertAlign w:val="superscript"/>
        </w:rPr>
        <w:t>t</w:t>
      </w:r>
      <w:r>
        <w:rPr>
          <w:w w:val="105"/>
          <w:vertAlign w:val="superscript"/>
        </w:rPr>
        <w:t>)</w:t>
      </w:r>
      <w:r>
        <w:rPr>
          <w:rFonts w:ascii="Arial Unicode MS" w:hAnsi="Arial Unicode MS"/>
          <w:w w:val="105"/>
        </w:rPr>
        <w:t>∥</w:t>
      </w:r>
      <w:r>
        <w:rPr>
          <w:w w:val="105"/>
          <w:vertAlign w:val="subscript"/>
        </w:rPr>
        <w:t>1</w:t>
      </w:r>
      <w:r>
        <w:rPr>
          <w:spacing w:val="35"/>
          <w:w w:val="105"/>
        </w:rPr>
        <w:t xml:space="preserve"> </w:t>
      </w:r>
      <w:r>
        <w:rPr>
          <w:i/>
          <w:w w:val="105"/>
        </w:rPr>
        <w:t>&lt; τ</w:t>
      </w:r>
      <w:r>
        <w:rPr>
          <w:w w:val="105"/>
          <w:vertAlign w:val="subscript"/>
        </w:rPr>
        <w:t>tol</w:t>
      </w:r>
      <w:r>
        <w:rPr>
          <w:w w:val="105"/>
        </w:rPr>
        <w:t xml:space="preserve"> or </w:t>
      </w:r>
      <w:r>
        <w:t>after</w:t>
      </w:r>
      <w:r>
        <w:rPr>
          <w:spacing w:val="-4"/>
        </w:rPr>
        <w:t xml:space="preserve"> </w:t>
      </w:r>
      <w:r>
        <w:rPr>
          <w:i/>
        </w:rPr>
        <w:t>I</w:t>
      </w:r>
      <w:r>
        <w:rPr>
          <w:vertAlign w:val="subscript"/>
        </w:rPr>
        <w:t>max</w:t>
      </w:r>
      <w:r>
        <w:t xml:space="preserve"> iterations. Scores</w:t>
      </w:r>
      <w:r>
        <w:rPr>
          <w:spacing w:val="-4"/>
        </w:rPr>
        <w:t xml:space="preserve"> </w:t>
      </w:r>
      <w:r>
        <w:t>are</w:t>
      </w:r>
      <w:r>
        <w:rPr>
          <w:spacing w:val="-4"/>
        </w:rPr>
        <w:t xml:space="preserve"> </w:t>
      </w:r>
      <w:r>
        <w:t>renormalized</w:t>
      </w:r>
      <w:r>
        <w:rPr>
          <w:spacing w:val="-4"/>
        </w:rPr>
        <w:t xml:space="preserve"> </w:t>
      </w:r>
      <w:r>
        <w:t>to</w:t>
      </w:r>
      <w:r>
        <w:rPr>
          <w:spacing w:val="-4"/>
        </w:rPr>
        <w:t xml:space="preserve"> </w:t>
      </w:r>
      <w:r>
        <w:t>sum</w:t>
      </w:r>
      <w:r>
        <w:rPr>
          <w:spacing w:val="-4"/>
        </w:rPr>
        <w:t xml:space="preserve"> </w:t>
      </w:r>
      <w:r>
        <w:t>to</w:t>
      </w:r>
      <w:r>
        <w:rPr>
          <w:spacing w:val="-4"/>
        </w:rPr>
        <w:t xml:space="preserve"> </w:t>
      </w:r>
      <w:r>
        <w:t>one</w:t>
      </w:r>
      <w:r>
        <w:rPr>
          <w:spacing w:val="-4"/>
        </w:rPr>
        <w:t xml:space="preserve"> </w:t>
      </w:r>
      <w:r>
        <w:t>over</w:t>
      </w:r>
      <w:r>
        <w:rPr>
          <w:spacing w:val="-4"/>
        </w:rPr>
        <w:t xml:space="preserve"> </w:t>
      </w:r>
      <w:r>
        <w:t>reachable</w:t>
      </w:r>
      <w:r>
        <w:rPr>
          <w:spacing w:val="-4"/>
        </w:rPr>
        <w:t xml:space="preserve"> </w:t>
      </w:r>
      <w:r>
        <w:t>nodes. Dense</w:t>
      </w:r>
      <w:r>
        <w:rPr>
          <w:spacing w:val="-4"/>
        </w:rPr>
        <w:t xml:space="preserve"> </w:t>
      </w:r>
      <w:r>
        <w:t>ranks</w:t>
      </w:r>
      <w:r>
        <w:rPr>
          <w:spacing w:val="-4"/>
        </w:rPr>
        <w:t xml:space="preserve"> </w:t>
      </w:r>
      <w:r>
        <w:t>for alignment</w:t>
      </w:r>
      <w:r>
        <w:rPr>
          <w:spacing w:val="-1"/>
        </w:rPr>
        <w:t xml:space="preserve"> </w:t>
      </w:r>
      <w:r>
        <w:t>are</w:t>
      </w:r>
      <w:r>
        <w:rPr>
          <w:spacing w:val="-1"/>
        </w:rPr>
        <w:t xml:space="preserve"> </w:t>
      </w:r>
      <w:r>
        <w:t>assigned</w:t>
      </w:r>
      <w:r>
        <w:rPr>
          <w:spacing w:val="-1"/>
        </w:rPr>
        <w:t xml:space="preserve"> </w:t>
      </w:r>
      <w:r>
        <w:t>by</w:t>
      </w:r>
      <w:r>
        <w:rPr>
          <w:spacing w:val="-1"/>
        </w:rPr>
        <w:t xml:space="preserve"> </w:t>
      </w:r>
      <w:r>
        <w:t>sorting</w:t>
      </w:r>
      <w:r>
        <w:rPr>
          <w:spacing w:val="-1"/>
        </w:rPr>
        <w:t xml:space="preserve"> </w:t>
      </w:r>
      <w:r>
        <w:t>scores</w:t>
      </w:r>
      <w:r>
        <w:rPr>
          <w:spacing w:val="-1"/>
        </w:rPr>
        <w:t xml:space="preserve"> </w:t>
      </w:r>
      <w:r>
        <w:t>descending</w:t>
      </w:r>
      <w:r>
        <w:rPr>
          <w:spacing w:val="-1"/>
        </w:rPr>
        <w:t xml:space="preserve"> </w:t>
      </w:r>
      <w:r>
        <w:t>(rank</w:t>
      </w:r>
      <w:r>
        <w:rPr>
          <w:spacing w:val="-1"/>
        </w:rPr>
        <w:t xml:space="preserve"> </w:t>
      </w:r>
      <w:r>
        <w:t>1</w:t>
      </w:r>
      <w:r>
        <w:rPr>
          <w:spacing w:val="-1"/>
        </w:rPr>
        <w:t xml:space="preserve"> </w:t>
      </w:r>
      <w:r>
        <w:t>=</w:t>
      </w:r>
      <w:r>
        <w:rPr>
          <w:spacing w:val="-1"/>
        </w:rPr>
        <w:t xml:space="preserve"> </w:t>
      </w:r>
      <w:r>
        <w:t>highest</w:t>
      </w:r>
      <w:r>
        <w:rPr>
          <w:spacing w:val="-1"/>
        </w:rPr>
        <w:t xml:space="preserve"> </w:t>
      </w:r>
      <w:r>
        <w:t>score), with</w:t>
      </w:r>
      <w:r>
        <w:rPr>
          <w:spacing w:val="-1"/>
        </w:rPr>
        <w:t xml:space="preserve"> </w:t>
      </w:r>
      <w:r>
        <w:t>wallet</w:t>
      </w:r>
      <w:r>
        <w:rPr>
          <w:spacing w:val="-1"/>
        </w:rPr>
        <w:t xml:space="preserve"> </w:t>
      </w:r>
      <w:r>
        <w:t xml:space="preserve">address </w:t>
      </w:r>
      <w:r>
        <w:rPr>
          <w:w w:val="105"/>
        </w:rPr>
        <w:t>as</w:t>
      </w:r>
      <w:r>
        <w:rPr>
          <w:spacing w:val="-16"/>
          <w:w w:val="105"/>
        </w:rPr>
        <w:t xml:space="preserve"> </w:t>
      </w:r>
      <w:r>
        <w:rPr>
          <w:w w:val="105"/>
        </w:rPr>
        <w:t>a</w:t>
      </w:r>
      <w:r>
        <w:rPr>
          <w:spacing w:val="-16"/>
          <w:w w:val="105"/>
        </w:rPr>
        <w:t xml:space="preserve"> </w:t>
      </w:r>
      <w:r>
        <w:rPr>
          <w:w w:val="105"/>
        </w:rPr>
        <w:t>deterministic</w:t>
      </w:r>
      <w:r>
        <w:rPr>
          <w:spacing w:val="-16"/>
          <w:w w:val="105"/>
        </w:rPr>
        <w:t xml:space="preserve"> </w:t>
      </w:r>
      <w:r>
        <w:rPr>
          <w:w w:val="105"/>
        </w:rPr>
        <w:t>tie-break</w:t>
      </w:r>
      <w:r>
        <w:rPr>
          <w:spacing w:val="-15"/>
          <w:w w:val="105"/>
        </w:rPr>
        <w:t xml:space="preserve"> </w:t>
      </w:r>
      <w:r>
        <w:rPr>
          <w:w w:val="105"/>
        </w:rPr>
        <w:t>when</w:t>
      </w:r>
      <w:r>
        <w:rPr>
          <w:spacing w:val="-16"/>
          <w:w w:val="105"/>
        </w:rPr>
        <w:t xml:space="preserve"> </w:t>
      </w:r>
      <w:r>
        <w:rPr>
          <w:w w:val="105"/>
        </w:rPr>
        <w:t>scores</w:t>
      </w:r>
      <w:r>
        <w:rPr>
          <w:spacing w:val="-16"/>
          <w:w w:val="105"/>
        </w:rPr>
        <w:t xml:space="preserve"> </w:t>
      </w:r>
      <w:r>
        <w:rPr>
          <w:w w:val="105"/>
        </w:rPr>
        <w:t>are</w:t>
      </w:r>
      <w:r>
        <w:rPr>
          <w:spacing w:val="-16"/>
          <w:w w:val="105"/>
        </w:rPr>
        <w:t xml:space="preserve"> </w:t>
      </w:r>
      <w:r>
        <w:rPr>
          <w:w w:val="105"/>
        </w:rPr>
        <w:t>equal.</w:t>
      </w:r>
    </w:p>
    <w:p w14:paraId="00DC1E82" w14:textId="77777777" w:rsidR="00350CFB" w:rsidRDefault="00283FFF">
      <w:pPr>
        <w:pStyle w:val="a3"/>
        <w:spacing w:before="16" w:line="456" w:lineRule="exact"/>
        <w:ind w:left="274" w:right="563"/>
        <w:jc w:val="both"/>
      </w:pPr>
      <w:r>
        <w:t xml:space="preserve">The damping factor </w:t>
      </w:r>
      <w:r>
        <w:rPr>
          <w:i/>
        </w:rPr>
        <w:t xml:space="preserve">d </w:t>
      </w:r>
      <w:r>
        <w:t>interpolates between pure graph propagation (</w:t>
      </w:r>
      <w:r>
        <w:rPr>
          <w:i/>
        </w:rPr>
        <w:t>d</w:t>
      </w:r>
      <w:r>
        <w:rPr>
          <w:i/>
          <w:spacing w:val="29"/>
          <w:w w:val="115"/>
        </w:rPr>
        <w:t xml:space="preserve"> </w:t>
      </w:r>
      <w:r>
        <w:rPr>
          <w:rFonts w:ascii="Arial Unicode MS" w:hAnsi="Arial Unicode MS"/>
          <w:w w:val="115"/>
        </w:rPr>
        <w:t xml:space="preserve">→ </w:t>
      </w:r>
      <w:r>
        <w:t>1) and uniform scores</w:t>
      </w:r>
      <w:r>
        <w:rPr>
          <w:spacing w:val="40"/>
        </w:rPr>
        <w:t xml:space="preserve"> </w:t>
      </w:r>
      <w:r>
        <w:t>(</w:t>
      </w:r>
      <w:r>
        <w:rPr>
          <w:i/>
        </w:rPr>
        <w:t>d</w:t>
      </w:r>
      <w:r>
        <w:rPr>
          <w:i/>
          <w:spacing w:val="40"/>
          <w:w w:val="115"/>
        </w:rPr>
        <w:t xml:space="preserve"> </w:t>
      </w:r>
      <w:r>
        <w:rPr>
          <w:rFonts w:ascii="Arial Unicode MS" w:hAnsi="Arial Unicode MS"/>
          <w:w w:val="115"/>
        </w:rPr>
        <w:t>→</w:t>
      </w:r>
      <w:r>
        <w:rPr>
          <w:rFonts w:ascii="Arial Unicode MS" w:hAnsi="Arial Unicode MS"/>
          <w:spacing w:val="33"/>
          <w:w w:val="115"/>
        </w:rPr>
        <w:t xml:space="preserve"> </w:t>
      </w:r>
      <w:r>
        <w:t>0).</w:t>
      </w:r>
      <w:r>
        <w:rPr>
          <w:spacing w:val="80"/>
        </w:rPr>
        <w:t xml:space="preserve"> </w:t>
      </w:r>
      <w:r>
        <w:t>The</w:t>
      </w:r>
      <w:r>
        <w:rPr>
          <w:spacing w:val="19"/>
        </w:rPr>
        <w:t xml:space="preserve"> </w:t>
      </w:r>
      <w:r>
        <w:t>default</w:t>
      </w:r>
      <w:r>
        <w:rPr>
          <w:spacing w:val="18"/>
        </w:rPr>
        <w:t xml:space="preserve"> </w:t>
      </w:r>
      <w:r>
        <w:rPr>
          <w:i/>
        </w:rPr>
        <w:t>d</w:t>
      </w:r>
      <w:r>
        <w:rPr>
          <w:i/>
          <w:spacing w:val="40"/>
          <w:w w:val="115"/>
        </w:rPr>
        <w:t xml:space="preserve"> </w:t>
      </w:r>
      <w:r>
        <w:rPr>
          <w:w w:val="115"/>
        </w:rPr>
        <w:t>=</w:t>
      </w:r>
      <w:r>
        <w:rPr>
          <w:spacing w:val="40"/>
          <w:w w:val="115"/>
        </w:rPr>
        <w:t xml:space="preserve"> </w:t>
      </w:r>
      <w:r>
        <w:t>0</w:t>
      </w:r>
      <w:r>
        <w:rPr>
          <w:i/>
        </w:rPr>
        <w:t>.</w:t>
      </w:r>
      <w:r>
        <w:t>85</w:t>
      </w:r>
      <w:r>
        <w:rPr>
          <w:spacing w:val="19"/>
        </w:rPr>
        <w:t xml:space="preserve"> </w:t>
      </w:r>
      <w:r>
        <w:t>follows</w:t>
      </w:r>
      <w:r>
        <w:rPr>
          <w:spacing w:val="19"/>
        </w:rPr>
        <w:t xml:space="preserve"> </w:t>
      </w:r>
      <w:r>
        <w:t>the</w:t>
      </w:r>
      <w:r>
        <w:rPr>
          <w:spacing w:val="19"/>
        </w:rPr>
        <w:t xml:space="preserve"> </w:t>
      </w:r>
      <w:r>
        <w:t>classical</w:t>
      </w:r>
      <w:r>
        <w:rPr>
          <w:spacing w:val="19"/>
        </w:rPr>
        <w:t xml:space="preserve"> </w:t>
      </w:r>
      <w:r>
        <w:t>web</w:t>
      </w:r>
      <w:r>
        <w:rPr>
          <w:spacing w:val="19"/>
        </w:rPr>
        <w:t xml:space="preserve"> </w:t>
      </w:r>
      <w:r>
        <w:t>setting</w:t>
      </w:r>
      <w:r>
        <w:rPr>
          <w:spacing w:val="19"/>
        </w:rPr>
        <w:t xml:space="preserve"> </w:t>
      </w:r>
      <w:r>
        <w:t>and</w:t>
      </w:r>
      <w:r>
        <w:rPr>
          <w:spacing w:val="19"/>
        </w:rPr>
        <w:t xml:space="preserve"> </w:t>
      </w:r>
      <w:r>
        <w:t>the</w:t>
      </w:r>
      <w:r>
        <w:rPr>
          <w:spacing w:val="19"/>
        </w:rPr>
        <w:t xml:space="preserve"> </w:t>
      </w:r>
      <w:r>
        <w:t>AWP</w:t>
      </w:r>
      <w:r>
        <w:rPr>
          <w:spacing w:val="18"/>
        </w:rPr>
        <w:t xml:space="preserve"> </w:t>
      </w:r>
      <w:r>
        <w:t>baseline</w:t>
      </w:r>
      <w:r>
        <w:rPr>
          <w:spacing w:val="19"/>
        </w:rPr>
        <w:t xml:space="preserve"> </w:t>
      </w:r>
      <w:r>
        <w:t>of</w:t>
      </w:r>
      <w:r>
        <w:rPr>
          <w:spacing w:val="19"/>
        </w:rPr>
        <w:t xml:space="preserve"> </w:t>
      </w:r>
      <w:r>
        <w:t>Do et al.</w:t>
      </w:r>
      <w:hyperlink w:anchor="_bookmark149" w:history="1">
        <w:r>
          <w:rPr>
            <w:vertAlign w:val="superscript"/>
          </w:rPr>
          <w:t>[3]</w:t>
        </w:r>
      </w:hyperlink>
      <w:r>
        <w:t>.</w:t>
      </w:r>
      <w:r>
        <w:rPr>
          <w:spacing w:val="40"/>
        </w:rPr>
        <w:t xml:space="preserve"> </w:t>
      </w:r>
      <w:r>
        <w:t xml:space="preserve">Robustness sweeps vary </w:t>
      </w:r>
      <w:r>
        <w:rPr>
          <w:i/>
        </w:rPr>
        <w:t xml:space="preserve">d </w:t>
      </w:r>
      <w:r>
        <w:t xml:space="preserve">while holding edge weights fixed (Section </w:t>
      </w:r>
      <w:hyperlink w:anchor="_bookmark73" w:history="1">
        <w:r>
          <w:t>3.12</w:t>
        </w:r>
      </w:hyperlink>
      <w:r>
        <w:t>).</w:t>
      </w:r>
      <w:r>
        <w:rPr>
          <w:spacing w:val="40"/>
        </w:rPr>
        <w:t xml:space="preserve"> </w:t>
      </w:r>
      <w:r>
        <w:t xml:space="preserve">Tolerance </w:t>
      </w:r>
      <w:r>
        <w:rPr>
          <w:i/>
        </w:rPr>
        <w:t>τ</w:t>
      </w:r>
      <w:r>
        <w:rPr>
          <w:vertAlign w:val="subscript"/>
        </w:rPr>
        <w:t>tol</w:t>
      </w:r>
      <w:r>
        <w:t xml:space="preserve"> </w:t>
      </w:r>
      <w:r>
        <w:rPr>
          <w:w w:val="115"/>
        </w:rPr>
        <w:t>= 10</w:t>
      </w:r>
      <w:r>
        <w:rPr>
          <w:rFonts w:ascii="Apple Symbols" w:hAnsi="Apple Symbols"/>
          <w:w w:val="115"/>
          <w:vertAlign w:val="superscript"/>
        </w:rPr>
        <w:t>−</w:t>
      </w:r>
      <w:r>
        <w:rPr>
          <w:w w:val="115"/>
          <w:vertAlign w:val="superscript"/>
        </w:rPr>
        <w:t>8</w:t>
      </w:r>
      <w:r>
        <w:rPr>
          <w:w w:val="115"/>
        </w:rPr>
        <w:t xml:space="preserve"> </w:t>
      </w:r>
      <w:r>
        <w:t xml:space="preserve">and </w:t>
      </w:r>
      <w:r>
        <w:rPr>
          <w:i/>
        </w:rPr>
        <w:t>I</w:t>
      </w:r>
      <w:r>
        <w:rPr>
          <w:vertAlign w:val="subscript"/>
        </w:rPr>
        <w:t>max</w:t>
      </w:r>
      <w:r>
        <w:t xml:space="preserve"> </w:t>
      </w:r>
      <w:r>
        <w:rPr>
          <w:w w:val="115"/>
        </w:rPr>
        <w:t xml:space="preserve">= </w:t>
      </w:r>
      <w:r>
        <w:t xml:space="preserve">300 are intentionally strict relative to interactive analytics settings, so that </w:t>
      </w:r>
      <w:bookmarkStart w:id="181" w:name="Data_sources_and_sampling"/>
      <w:bookmarkStart w:id="182" w:name="_bookmark53"/>
      <w:bookmarkEnd w:id="181"/>
      <w:bookmarkEnd w:id="182"/>
      <w:r>
        <w:t>runtime differences reflect graph structure rather than early stopping.</w:t>
      </w:r>
    </w:p>
    <w:p w14:paraId="00DC1E83" w14:textId="77777777" w:rsidR="00350CFB" w:rsidRDefault="00350CFB">
      <w:pPr>
        <w:pStyle w:val="a3"/>
      </w:pPr>
    </w:p>
    <w:p w14:paraId="00DC1E84" w14:textId="77777777" w:rsidR="00350CFB" w:rsidRDefault="00350CFB">
      <w:pPr>
        <w:pStyle w:val="a3"/>
        <w:spacing w:before="25"/>
      </w:pPr>
    </w:p>
    <w:p w14:paraId="00DC1E85" w14:textId="77777777" w:rsidR="00350CFB" w:rsidRDefault="00283FFF">
      <w:pPr>
        <w:pStyle w:val="2"/>
        <w:numPr>
          <w:ilvl w:val="1"/>
          <w:numId w:val="26"/>
        </w:numPr>
        <w:tabs>
          <w:tab w:val="left" w:pos="783"/>
        </w:tabs>
        <w:ind w:left="783" w:hanging="501"/>
      </w:pPr>
      <w:r>
        <w:t>Data</w:t>
      </w:r>
      <w:r>
        <w:rPr>
          <w:spacing w:val="10"/>
        </w:rPr>
        <w:t xml:space="preserve"> </w:t>
      </w:r>
      <w:r>
        <w:t>sources</w:t>
      </w:r>
      <w:r>
        <w:rPr>
          <w:spacing w:val="10"/>
        </w:rPr>
        <w:t xml:space="preserve"> </w:t>
      </w:r>
      <w:r>
        <w:t>and</w:t>
      </w:r>
      <w:r>
        <w:rPr>
          <w:spacing w:val="11"/>
        </w:rPr>
        <w:t xml:space="preserve"> </w:t>
      </w:r>
      <w:r>
        <w:rPr>
          <w:spacing w:val="-2"/>
        </w:rPr>
        <w:t>sampling</w:t>
      </w:r>
    </w:p>
    <w:p w14:paraId="00DC1E86" w14:textId="77777777" w:rsidR="00350CFB" w:rsidRDefault="00350CFB">
      <w:pPr>
        <w:pStyle w:val="a3"/>
        <w:spacing w:before="24"/>
        <w:rPr>
          <w:b/>
          <w:sz w:val="28"/>
        </w:rPr>
      </w:pPr>
    </w:p>
    <w:p w14:paraId="00DC1E87" w14:textId="77777777" w:rsidR="00350CFB" w:rsidRDefault="00283FFF">
      <w:pPr>
        <w:pStyle w:val="a3"/>
        <w:spacing w:line="396" w:lineRule="auto"/>
        <w:ind w:left="273" w:right="534" w:firstLine="1"/>
        <w:jc w:val="both"/>
      </w:pPr>
      <w:commentRangeStart w:id="183"/>
      <w:r>
        <w:t>This section fixes the empirical universe: which chain, which time window, which public tables, which event types, and which wallets enter the primary sample. Downstream graph construction and proxy formulas never invent events outside this universe.</w:t>
      </w:r>
    </w:p>
    <w:p w14:paraId="00DC1E88" w14:textId="77777777" w:rsidR="00350CFB" w:rsidRDefault="00283FFF">
      <w:pPr>
        <w:pStyle w:val="a4"/>
        <w:numPr>
          <w:ilvl w:val="0"/>
          <w:numId w:val="18"/>
        </w:numPr>
        <w:tabs>
          <w:tab w:val="left" w:pos="806"/>
          <w:tab w:val="left" w:pos="808"/>
        </w:tabs>
        <w:spacing w:before="123" w:line="396" w:lineRule="auto"/>
        <w:ind w:right="523"/>
        <w:jc w:val="both"/>
        <w:rPr>
          <w:sz w:val="24"/>
        </w:rPr>
      </w:pPr>
      <w:r>
        <w:rPr>
          <w:sz w:val="24"/>
        </w:rPr>
        <w:t xml:space="preserve">Primary chain: All on-chain events are drawn from Arbitrum One (chain ID 42161), an Ethereum Layer-2 rollup with dense DeFi activity and public log availability </w:t>
      </w:r>
      <w:r>
        <w:rPr>
          <w:sz w:val="24"/>
          <w:vertAlign w:val="superscript"/>
        </w:rPr>
        <w:t>[1]</w:t>
      </w:r>
      <w:r>
        <w:rPr>
          <w:sz w:val="24"/>
        </w:rPr>
        <w:t>. Restricting to a single chain avoids cross-chain address aliasing—the same private key controlling addresses on multiple chains would otherwise appear as unrelated nodes—and keeps gas-cost and latency regimes comparable across wallets. The chain is the sole empirical venue for this comparison.</w:t>
      </w:r>
    </w:p>
    <w:p w14:paraId="00DC1E89" w14:textId="77777777" w:rsidR="00350CFB" w:rsidRDefault="00283FFF">
      <w:pPr>
        <w:pStyle w:val="a4"/>
        <w:numPr>
          <w:ilvl w:val="0"/>
          <w:numId w:val="18"/>
        </w:numPr>
        <w:tabs>
          <w:tab w:val="left" w:pos="807"/>
        </w:tabs>
        <w:spacing w:before="44"/>
        <w:ind w:left="807" w:hanging="214"/>
        <w:jc w:val="both"/>
        <w:rPr>
          <w:sz w:val="24"/>
        </w:rPr>
      </w:pPr>
      <w:r>
        <w:rPr>
          <w:sz w:val="24"/>
        </w:rPr>
        <w:t>Observation window: The study window is 2025-12-01 00:00:00 UTC through 2026-05-31 23:59:59 UTC (six calendar months). Exclusive end timestamps in SQL use 2026-06-01 00:00:00 UTC so that the inclusive calendar end is 2026-05-31. This window is long enough for monthly-batched reputation extracts under BigQuery byte budgets and short enough that latest-allowance snapshots remain contemporaneous with transfer histories. AWP time-decay is anchored at observation end T_obs = 2026-05-31 23:59:59 UTC, so Δ t = 0 for events at the window’s close and Δ t ≈ 181 days for events at the window’s open.</w:t>
      </w:r>
    </w:p>
    <w:p w14:paraId="00DC1E8A" w14:textId="77777777" w:rsidR="00350CFB" w:rsidRDefault="00350CFB">
      <w:pPr>
        <w:pStyle w:val="a4"/>
        <w:jc w:val="both"/>
        <w:rPr>
          <w:sz w:val="24"/>
        </w:rPr>
        <w:sectPr w:rsidR="00350CFB">
          <w:type w:val="continuous"/>
          <w:pgSz w:w="11910" w:h="16840"/>
          <w:pgMar w:top="1920" w:right="708" w:bottom="280" w:left="992" w:header="0" w:footer="2115" w:gutter="0"/>
          <w:cols w:space="720"/>
        </w:sectPr>
      </w:pPr>
    </w:p>
    <w:p w14:paraId="00DC1E8B"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BigQuery source: Event logs are read from the public dataset bigquery-public-data.goog_blockchain_arbitrum_one_us.logs. Each row corresponds to a contract log entry with block timestamp, emitting address, topics, and data. Queries filter on block_timestamp, contract address (when applicable), and event topic hashes. The public dataset removes the need for a private archive node while remaining auditable: any researcher with Google Cloud access can re-issue the same SQL against the same table. SQL templates, dry-run cost guardrails, and acquisition metadata are documented in Appendix 8.1.</w:t>
      </w:r>
    </w:p>
    <w:p w14:paraId="00DC1E8C"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 xml:space="preserve">Reputation events: EndorseRank uses ERC-20 Approval logs </w:t>
      </w:r>
      <w:r>
        <w:rPr>
          <w:sz w:val="24"/>
          <w:vertAlign w:val="superscript"/>
        </w:rPr>
        <w:t>[18]</w:t>
      </w:r>
      <w:r>
        <w:rPr>
          <w:sz w:val="24"/>
        </w:rPr>
        <w:t xml:space="preserve">, including allowances established via EIP-2612 permit flows that ultimately emit the same Approval event </w:t>
      </w:r>
      <w:r>
        <w:rPr>
          <w:sz w:val="24"/>
          <w:vertAlign w:val="superscript"/>
        </w:rPr>
        <w:t>[19]</w:t>
      </w:r>
      <w:r>
        <w:rPr>
          <w:sz w:val="24"/>
        </w:rPr>
        <w:t>. AWP uses ERC-20 Transfer logs. Both streams are wallet-filtered to the cohort under study: a log is retained if the owner or spender (approvals) or the sender or recipient (transfers) lies in the seed wallet set. Filtering at query time reduces scanned payload relative to full-chain extracts and focuses the reputation subgraph on economically relevant neighbors of the cohort. Extracts run in six monthly batches to respect per-query byte caps and to allow resumable checkpoints if a month fails.</w:t>
      </w:r>
    </w:p>
    <w:p w14:paraId="00DC1E8D" w14:textId="77777777" w:rsidR="00350CFB" w:rsidRDefault="00283FFF">
      <w:pPr>
        <w:pStyle w:val="a4"/>
        <w:numPr>
          <w:ilvl w:val="0"/>
          <w:numId w:val="18"/>
        </w:numPr>
        <w:tabs>
          <w:tab w:val="left" w:pos="807"/>
        </w:tabs>
        <w:spacing w:before="125"/>
        <w:ind w:left="807" w:hanging="214"/>
        <w:jc w:val="both"/>
        <w:rPr>
          <w:sz w:val="24"/>
        </w:rPr>
      </w:pPr>
      <w:r>
        <w:rPr>
          <w:sz w:val="24"/>
        </w:rPr>
        <w:t>Matched cohort definition: The primary alignment sample is wallets with non-zero connectivity in the reputation subgraph induced by approval or transfer edges in the observation window. After BigQuery extraction and preprocessing, this matched wallet cohort has size n = 5,521. Both EndorseRank and AWP are scored on the same seed set so that differences in alignment and runtime are attributable to ranking logic and graph structure, not to inconsistent sampling.</w:t>
      </w:r>
    </w:p>
    <w:p w14:paraId="00DC1E8E" w14:textId="77777777" w:rsidR="00350CFB" w:rsidRDefault="00350CFB">
      <w:pPr>
        <w:pStyle w:val="a3"/>
        <w:spacing w:before="58"/>
      </w:pPr>
    </w:p>
    <w:p w14:paraId="00DC1E8F" w14:textId="77777777" w:rsidR="00350CFB" w:rsidRDefault="00283FFF">
      <w:pPr>
        <w:pStyle w:val="a4"/>
        <w:numPr>
          <w:ilvl w:val="0"/>
          <w:numId w:val="23"/>
        </w:numPr>
        <w:tabs>
          <w:tab w:val="left" w:pos="806"/>
          <w:tab w:val="left" w:pos="808"/>
        </w:tabs>
        <w:spacing w:before="62" w:line="388" w:lineRule="auto"/>
        <w:ind w:right="524"/>
        <w:jc w:val="both"/>
        <w:rPr>
          <w:sz w:val="24"/>
        </w:rPr>
      </w:pPr>
      <w:r>
        <w:rPr>
          <w:rFonts w:ascii="Courier New"/>
        </w:rPr>
        <w:t>What is not in scope: The study does not ingest mempool data, off-chain order books, centralized-exchange account maps, or cross-chain bridges. It does not attempt entity resolution across multiple addresses controlled by one actor. The public log table is authoritative, and decoding is performed in the open pipeline.</w:t>
      </w:r>
      <w:commentRangeEnd w:id="183"/>
      <w:r>
        <w:rPr>
          <w:rStyle w:val="a5"/>
          <w:sz w:val="24"/>
          <w:szCs w:val="22"/>
        </w:rPr>
        <w:commentReference w:id="183"/>
      </w:r>
    </w:p>
    <w:p w14:paraId="00DC1E90" w14:textId="77777777" w:rsidR="00350CFB" w:rsidRDefault="00350CFB">
      <w:pPr>
        <w:pStyle w:val="a3"/>
        <w:spacing w:before="38"/>
      </w:pPr>
    </w:p>
    <w:p w14:paraId="00DC1E95" w14:textId="77777777" w:rsidR="00350CFB" w:rsidRDefault="00350CFB">
      <w:pPr>
        <w:pStyle w:val="a3"/>
        <w:jc w:val="center"/>
        <w:rPr>
          <w:rFonts w:ascii="Courier New"/>
        </w:rPr>
        <w:sectPr w:rsidR="00350CFB">
          <w:pgSz w:w="11910" w:h="16840"/>
          <w:pgMar w:top="1840" w:right="708" w:bottom="2300" w:left="992" w:header="0" w:footer="2115" w:gutter="0"/>
          <w:cols w:space="720"/>
        </w:sectPr>
      </w:pPr>
    </w:p>
    <w:p w14:paraId="00DC1E9A" w14:textId="77777777" w:rsidR="00350CFB" w:rsidRDefault="00350CFB">
      <w:pPr>
        <w:pStyle w:val="a4"/>
        <w:spacing w:line="396" w:lineRule="auto"/>
        <w:jc w:val="both"/>
        <w:rPr>
          <w:sz w:val="24"/>
        </w:rPr>
        <w:sectPr w:rsidR="00350CFB">
          <w:pgSz w:w="11910" w:h="16840"/>
          <w:pgMar w:top="1820" w:right="708" w:bottom="2300" w:left="992" w:header="0" w:footer="2115" w:gutter="0"/>
          <w:cols w:space="720"/>
        </w:sectPr>
      </w:pPr>
      <w:bookmarkStart w:id="184" w:name="Three-phase_collection_strategy"/>
      <w:bookmarkStart w:id="185" w:name="_bookmark54"/>
      <w:bookmarkEnd w:id="184"/>
      <w:bookmarkEnd w:id="185"/>
    </w:p>
    <w:p w14:paraId="00DC1E9B" w14:textId="77777777" w:rsidR="00350CFB" w:rsidRDefault="00283FFF">
      <w:pPr>
        <w:pStyle w:val="2"/>
        <w:numPr>
          <w:ilvl w:val="1"/>
          <w:numId w:val="26"/>
        </w:numPr>
        <w:tabs>
          <w:tab w:val="left" w:pos="783"/>
        </w:tabs>
        <w:spacing w:before="112"/>
        <w:ind w:left="783" w:hanging="501"/>
      </w:pPr>
      <w:r>
        <w:t>Two-phase collection strategy</w:t>
      </w:r>
    </w:p>
    <w:p w14:paraId="00DC1E9C" w14:textId="77777777" w:rsidR="00350CFB" w:rsidRDefault="00350CFB">
      <w:pPr>
        <w:pStyle w:val="a3"/>
        <w:spacing w:before="24"/>
        <w:rPr>
          <w:b/>
          <w:sz w:val="28"/>
        </w:rPr>
      </w:pPr>
    </w:p>
    <w:p w14:paraId="00DC1E9D" w14:textId="77777777" w:rsidR="00350CFB" w:rsidRDefault="00283FFF">
      <w:pPr>
        <w:pStyle w:val="a3"/>
        <w:spacing w:line="396" w:lineRule="auto"/>
        <w:ind w:left="282" w:right="563"/>
        <w:jc w:val="both"/>
      </w:pPr>
      <w:commentRangeStart w:id="186"/>
      <w:r>
        <w:t>Data acquisition and evaluation proceed in two phases that separate expensive remote scans from local, repeatable analysis. The separation is intentional: once parquet artifacts exist, alignment tables, benchmarks, and robustness sweeps can be regenerated without further cloud cost, which is essential for third-party replication and reanalysis.</w:t>
      </w:r>
    </w:p>
    <w:p w14:paraId="00DC1E9E" w14:textId="77777777" w:rsidR="00350CFB" w:rsidRDefault="00283FFF">
      <w:pPr>
        <w:pStyle w:val="a4"/>
        <w:numPr>
          <w:ilvl w:val="0"/>
          <w:numId w:val="17"/>
        </w:numPr>
        <w:tabs>
          <w:tab w:val="left" w:pos="806"/>
          <w:tab w:val="left" w:pos="808"/>
        </w:tabs>
        <w:spacing w:before="124" w:line="388" w:lineRule="auto"/>
        <w:ind w:right="523"/>
        <w:jc w:val="both"/>
        <w:rPr>
          <w:sz w:val="24"/>
        </w:rPr>
      </w:pPr>
      <w:r>
        <w:rPr>
          <w:sz w:val="24"/>
        </w:rPr>
        <w:t>Phase 1 (reputation streams): Extract wallet-filtered ERC-20 Approval and Transfer events in monthly batches. The matched wallet cohort is the subset with non-zero approval or transfer connectivity (n = 5,521). Each month is an independent query with its own dry-run estimate and checkpoint, so a failure in one month does not invalidate prior months. Preprocess approvals to latest allowances per owner–spender–token: given multiple approvals for the same triple, only the last timestamp in the window survives, and a final zero allowance removes the edge. Preprocess transfers to decimal-adjusted event tables with timestamps, preserving sender, recipient, value, token, and block time. These tables are the sole inputs to EndorseRank and AWP graph construction for the primary comparison.</w:t>
      </w:r>
    </w:p>
    <w:p w14:paraId="00DC1E9F" w14:textId="77777777" w:rsidR="00350CFB" w:rsidRDefault="00283FFF">
      <w:pPr>
        <w:pStyle w:val="a4"/>
        <w:numPr>
          <w:ilvl w:val="0"/>
          <w:numId w:val="17"/>
        </w:numPr>
        <w:tabs>
          <w:tab w:val="left" w:pos="799"/>
          <w:tab w:val="left" w:pos="806"/>
        </w:tabs>
        <w:spacing w:before="62" w:line="391" w:lineRule="auto"/>
        <w:ind w:left="799" w:right="557" w:hanging="207"/>
        <w:jc w:val="both"/>
        <w:rPr>
          <w:sz w:val="24"/>
        </w:rPr>
      </w:pPr>
      <w:r>
        <w:rPr>
          <w:sz w:val="24"/>
        </w:rPr>
        <w:t>Phase 2 (local evaluation): From cached parquet, compute reputation ranks, transfer and allowance checks, Spearman and Kendall alignment, computational benchmarks, and scaling/robustness extensions. Supplemental active wallets for the expanded pool are drawn from reputation-subgraph addresses (and optional supplemental parquet) without requiring a full-chain re-scan for every robustness experiment. No additional BigQuery scans are required once the Phase 1 extracts and any supplemental active-wallet parquet are available.</w:t>
      </w:r>
    </w:p>
    <w:p w14:paraId="00DC1EA0" w14:textId="77777777" w:rsidR="00350CFB" w:rsidRDefault="00283FFF">
      <w:pPr>
        <w:pStyle w:val="a4"/>
        <w:numPr>
          <w:ilvl w:val="0"/>
          <w:numId w:val="17"/>
        </w:numPr>
        <w:tabs>
          <w:tab w:val="left" w:pos="806"/>
          <w:tab w:val="left" w:pos="808"/>
        </w:tabs>
        <w:spacing w:before="56" w:line="396" w:lineRule="auto"/>
        <w:ind w:right="523"/>
        <w:jc w:val="both"/>
        <w:rPr>
          <w:sz w:val="24"/>
        </w:rPr>
      </w:pPr>
      <w:r>
        <w:rPr>
          <w:sz w:val="24"/>
        </w:rPr>
        <w:t>Cost guardrails: Every remote query begins with a mandatory dry-run estimate of bytes processed before extraction. Each query is aborted if the estimate exceeds a 150 GiB per-query cap. (The per-query byte cap is an operational policy of this study’s acquisition pipeline, not a property of BigQuery itself.) Operators must pass an explicit confirmation flag before paid scans proceed. Extraction metadata—wallet counts, row counts, bytes processed, and timestamps—is logged in the study’s acquisition record (Appendix 8.1). These controls implement responsible use of public cloud resources and make the acquisition cost of the study auditable.</w:t>
      </w:r>
      <w:commentRangeEnd w:id="186"/>
      <w:r>
        <w:rPr>
          <w:rStyle w:val="a5"/>
          <w:sz w:val="24"/>
          <w:szCs w:val="22"/>
        </w:rPr>
        <w:commentReference w:id="186"/>
      </w:r>
    </w:p>
    <w:p w14:paraId="00DC1EA1"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1EA4" w14:textId="77777777" w:rsidR="00350CFB" w:rsidRDefault="00350CFB">
      <w:pPr>
        <w:pStyle w:val="a3"/>
        <w:spacing w:before="165"/>
      </w:pPr>
    </w:p>
    <w:p w14:paraId="00DC1EA5" w14:textId="77777777" w:rsidR="00350CFB" w:rsidRDefault="00283FFF">
      <w:pPr>
        <w:pStyle w:val="2"/>
        <w:numPr>
          <w:ilvl w:val="1"/>
          <w:numId w:val="26"/>
        </w:numPr>
        <w:tabs>
          <w:tab w:val="left" w:pos="783"/>
        </w:tabs>
        <w:ind w:left="783" w:hanging="501"/>
      </w:pPr>
      <w:bookmarkStart w:id="187" w:name="Pipeline_architecture"/>
      <w:bookmarkStart w:id="188" w:name="_bookmark55"/>
      <w:bookmarkEnd w:id="187"/>
      <w:bookmarkEnd w:id="188"/>
      <w:r>
        <w:t>Pipeline</w:t>
      </w:r>
      <w:r>
        <w:rPr>
          <w:spacing w:val="20"/>
        </w:rPr>
        <w:t xml:space="preserve"> </w:t>
      </w:r>
      <w:r>
        <w:rPr>
          <w:spacing w:val="-2"/>
        </w:rPr>
        <w:t>architecture</w:t>
      </w:r>
    </w:p>
    <w:p w14:paraId="00DC1EA6" w14:textId="77777777" w:rsidR="00350CFB" w:rsidRDefault="00350CFB">
      <w:pPr>
        <w:pStyle w:val="a3"/>
        <w:spacing w:before="24"/>
        <w:rPr>
          <w:b/>
          <w:sz w:val="28"/>
        </w:rPr>
      </w:pPr>
    </w:p>
    <w:p w14:paraId="00DC1EA7" w14:textId="77777777" w:rsidR="00350CFB" w:rsidRDefault="00283FFF">
      <w:pPr>
        <w:pStyle w:val="a3"/>
        <w:spacing w:line="396" w:lineRule="auto"/>
        <w:ind w:left="273" w:right="563" w:firstLine="8"/>
        <w:jc w:val="both"/>
      </w:pPr>
      <w:r>
        <w:t>Figure</w:t>
      </w:r>
      <w:r>
        <w:rPr>
          <w:spacing w:val="-4"/>
        </w:rPr>
        <w:t xml:space="preserve"> </w:t>
      </w:r>
      <w:hyperlink w:anchor="_bookmark56" w:history="1">
        <w:r>
          <w:t>3.1</w:t>
        </w:r>
      </w:hyperlink>
      <w:r>
        <w:rPr>
          <w:spacing w:val="-3"/>
        </w:rPr>
        <w:t xml:space="preserve"> </w:t>
      </w:r>
      <w:r>
        <w:t>summarizes</w:t>
      </w:r>
      <w:r>
        <w:rPr>
          <w:spacing w:val="-4"/>
        </w:rPr>
        <w:t xml:space="preserve"> </w:t>
      </w:r>
      <w:r>
        <w:t>the</w:t>
      </w:r>
      <w:r>
        <w:rPr>
          <w:spacing w:val="-4"/>
        </w:rPr>
        <w:t xml:space="preserve"> </w:t>
      </w:r>
      <w:r>
        <w:t>end-to-end</w:t>
      </w:r>
      <w:r>
        <w:rPr>
          <w:spacing w:val="-3"/>
        </w:rPr>
        <w:t xml:space="preserve"> </w:t>
      </w:r>
      <w:r>
        <w:t>flow</w:t>
      </w:r>
      <w:r>
        <w:rPr>
          <w:spacing w:val="-4"/>
        </w:rPr>
        <w:t xml:space="preserve"> </w:t>
      </w:r>
      <w:r>
        <w:t>from</w:t>
      </w:r>
      <w:r>
        <w:rPr>
          <w:spacing w:val="-4"/>
        </w:rPr>
        <w:t xml:space="preserve"> </w:t>
      </w:r>
      <w:r>
        <w:t>public</w:t>
      </w:r>
      <w:r>
        <w:rPr>
          <w:spacing w:val="-3"/>
        </w:rPr>
        <w:t xml:space="preserve"> </w:t>
      </w:r>
      <w:r>
        <w:t>logs</w:t>
      </w:r>
      <w:r>
        <w:rPr>
          <w:spacing w:val="-4"/>
        </w:rPr>
        <w:t xml:space="preserve"> </w:t>
      </w:r>
      <w:r>
        <w:t>to</w:t>
      </w:r>
      <w:r>
        <w:rPr>
          <w:spacing w:val="-4"/>
        </w:rPr>
        <w:t xml:space="preserve"> </w:t>
      </w:r>
      <w:r>
        <w:t>dissertation</w:t>
      </w:r>
      <w:r>
        <w:rPr>
          <w:spacing w:val="-3"/>
        </w:rPr>
        <w:t xml:space="preserve"> </w:t>
      </w:r>
      <w:r>
        <w:t>tables.</w:t>
      </w:r>
      <w:r>
        <w:rPr>
          <w:spacing w:val="20"/>
        </w:rPr>
        <w:t xml:space="preserve"> </w:t>
      </w:r>
      <w:r>
        <w:t>Remote</w:t>
      </w:r>
      <w:r>
        <w:rPr>
          <w:spacing w:val="-3"/>
        </w:rPr>
        <w:t xml:space="preserve"> </w:t>
      </w:r>
      <w:r>
        <w:t>stages write immutable parquet; local stages are idempotent given those inputs and a single versioned configuration file.</w:t>
      </w:r>
    </w:p>
    <w:p w14:paraId="00DC1EA8" w14:textId="77777777" w:rsidR="00350CFB" w:rsidRDefault="00283FFF">
      <w:pPr>
        <w:spacing w:before="140"/>
        <w:ind w:left="2168"/>
        <w:rPr>
          <w:sz w:val="19"/>
        </w:rPr>
      </w:pPr>
      <w:bookmarkStart w:id="189" w:name="_bookmark56"/>
      <w:bookmarkEnd w:id="189"/>
      <w:r>
        <w:rPr>
          <w:w w:val="105"/>
          <w:sz w:val="19"/>
        </w:rPr>
        <w:t>Remote</w:t>
      </w:r>
      <w:r>
        <w:rPr>
          <w:spacing w:val="-8"/>
          <w:w w:val="105"/>
          <w:sz w:val="19"/>
        </w:rPr>
        <w:t xml:space="preserve"> </w:t>
      </w:r>
      <w:r>
        <w:rPr>
          <w:w w:val="105"/>
          <w:sz w:val="19"/>
        </w:rPr>
        <w:t>/</w:t>
      </w:r>
      <w:r>
        <w:rPr>
          <w:spacing w:val="-8"/>
          <w:w w:val="105"/>
          <w:sz w:val="19"/>
        </w:rPr>
        <w:t xml:space="preserve"> </w:t>
      </w:r>
      <w:r>
        <w:rPr>
          <w:spacing w:val="-2"/>
          <w:w w:val="105"/>
          <w:sz w:val="19"/>
        </w:rPr>
        <w:t>acquisition</w:t>
      </w:r>
    </w:p>
    <w:p w14:paraId="00DC1EA9" w14:textId="77777777" w:rsidR="00350CFB" w:rsidRDefault="00283FFF">
      <w:pPr>
        <w:pStyle w:val="a3"/>
        <w:spacing w:before="2"/>
        <w:rPr>
          <w:sz w:val="5"/>
        </w:rPr>
      </w:pPr>
      <w:r>
        <w:rPr>
          <w:noProof/>
          <w:sz w:val="5"/>
        </w:rPr>
        <mc:AlternateContent>
          <mc:Choice Requires="wpg">
            <w:drawing>
              <wp:anchor distT="0" distB="0" distL="0" distR="0" simplePos="0" relativeHeight="487606272" behindDoc="1" locked="0" layoutInCell="1" allowOverlap="1" wp14:anchorId="00DC2720" wp14:editId="00DC2721">
                <wp:simplePos x="0" y="0"/>
                <wp:positionH relativeFrom="page">
                  <wp:posOffset>809231</wp:posOffset>
                </wp:positionH>
                <wp:positionV relativeFrom="paragraph">
                  <wp:posOffset>53665</wp:posOffset>
                </wp:positionV>
                <wp:extent cx="5942330" cy="152463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635"/>
                          <a:chOff x="0" y="0"/>
                          <a:chExt cx="5942330" cy="1524635"/>
                        </a:xfrm>
                      </wpg:grpSpPr>
                      <wps:wsp>
                        <wps:cNvPr id="110" name="Graphic 110"/>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1" name="Graphic 111"/>
                        <wps:cNvSpPr/>
                        <wps:spPr>
                          <a:xfrm>
                            <a:off x="1035914"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2" name="Graphic 112"/>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4" name="Graphic 114"/>
                        <wps:cNvSpPr/>
                        <wps:spPr>
                          <a:xfrm>
                            <a:off x="2183118" y="290826"/>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5" name="Graphic 115"/>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7" name="Graphic 117"/>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0" name="Graphic 120"/>
                        <wps:cNvSpPr/>
                        <wps:spPr>
                          <a:xfrm>
                            <a:off x="96452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3" name="Graphic 123"/>
                        <wps:cNvSpPr/>
                        <wps:spPr>
                          <a:xfrm>
                            <a:off x="2111730"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6" name="Graphic 126"/>
                        <wps:cNvSpPr/>
                        <wps:spPr>
                          <a:xfrm>
                            <a:off x="3258934"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9" name="Graphic 129"/>
                        <wps:cNvSpPr/>
                        <wps:spPr>
                          <a:xfrm>
                            <a:off x="4548916" y="1235629"/>
                            <a:ext cx="300990" cy="1270"/>
                          </a:xfrm>
                          <a:custGeom>
                            <a:avLst/>
                            <a:gdLst/>
                            <a:ahLst/>
                            <a:cxnLst/>
                            <a:rect l="l" t="t" r="r" b="b"/>
                            <a:pathLst>
                              <a:path w="30099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2" name="Graphic 132"/>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3" name="Textbox 133"/>
                        <wps:cNvSpPr txBox="1"/>
                        <wps:spPr>
                          <a:xfrm>
                            <a:off x="266057" y="115988"/>
                            <a:ext cx="619760" cy="323215"/>
                          </a:xfrm>
                          <a:prstGeom prst="rect">
                            <a:avLst/>
                          </a:prstGeom>
                        </wps:spPr>
                        <wps:txbx>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wps:txbx>
                        <wps:bodyPr wrap="square" lIns="0" tIns="0" rIns="0" bIns="0" rtlCol="0">
                          <a:noAutofit/>
                        </wps:bodyPr>
                      </wps:wsp>
                      <wps:wsp>
                        <wps:cNvPr id="134" name="Textbox 134"/>
                        <wps:cNvSpPr txBox="1"/>
                        <wps:spPr>
                          <a:xfrm>
                            <a:off x="271849" y="1058575"/>
                            <a:ext cx="607695" cy="323215"/>
                          </a:xfrm>
                          <a:prstGeom prst="rect">
                            <a:avLst/>
                          </a:prstGeom>
                        </wps:spPr>
                        <wps:txbx>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wps:txbx>
                        <wps:bodyPr wrap="square" lIns="0" tIns="0" rIns="0" bIns="0" rtlCol="0">
                          <a:noAutofit/>
                        </wps:bodyPr>
                      </wps:wsp>
                      <wps:wsp>
                        <wps:cNvPr id="135" name="Textbox 135"/>
                        <wps:cNvSpPr txBox="1"/>
                        <wps:spPr>
                          <a:xfrm>
                            <a:off x="3679961" y="1074567"/>
                            <a:ext cx="817244" cy="323215"/>
                          </a:xfrm>
                          <a:prstGeom prst="rect">
                            <a:avLst/>
                          </a:prstGeom>
                        </wps:spPr>
                        <wps:txbx>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wps:txbx>
                        <wps:bodyPr wrap="square" lIns="0" tIns="0" rIns="0" bIns="0" rtlCol="0">
                          <a:noAutofit/>
                        </wps:bodyPr>
                      </wps:wsp>
                      <wps:wsp>
                        <wps:cNvPr id="136" name="Textbox 136"/>
                        <wps:cNvSpPr txBox="1"/>
                        <wps:spPr>
                          <a:xfrm>
                            <a:off x="5182688" y="1058714"/>
                            <a:ext cx="392430" cy="323215"/>
                          </a:xfrm>
                          <a:prstGeom prst="rect">
                            <a:avLst/>
                          </a:prstGeom>
                        </wps:spPr>
                        <wps:txbx>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wps:txbx>
                        <wps:bodyPr wrap="square" lIns="0" tIns="0" rIns="0" bIns="0" rtlCol="0">
                          <a:noAutofit/>
                        </wps:bodyPr>
                      </wps:wsp>
                      <wps:wsp>
                        <wps:cNvPr id="137" name="Textbox 137"/>
                        <wps:cNvSpPr txBox="1"/>
                        <wps:spPr>
                          <a:xfrm>
                            <a:off x="2546056" y="118353"/>
                            <a:ext cx="778510" cy="345440"/>
                          </a:xfrm>
                          <a:prstGeom prst="rect">
                            <a:avLst/>
                          </a:prstGeom>
                        </wps:spPr>
                        <wps:txbx>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wps:txbx>
                        <wps:bodyPr wrap="square" lIns="0" tIns="0" rIns="0" bIns="0" rtlCol="0">
                          <a:noAutofit/>
                        </wps:bodyPr>
                      </wps:wsp>
                      <wps:wsp>
                        <wps:cNvPr id="138" name="Textbox 138"/>
                        <wps:cNvSpPr txBox="1"/>
                        <wps:spPr>
                          <a:xfrm>
                            <a:off x="1398851" y="127224"/>
                            <a:ext cx="778510" cy="327660"/>
                          </a:xfrm>
                          <a:prstGeom prst="rect">
                            <a:avLst/>
                          </a:prstGeom>
                        </wps:spPr>
                        <wps:txbx>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wps:txbx>
                        <wps:bodyPr wrap="square" lIns="0" tIns="0" rIns="0" bIns="0" rtlCol="0">
                          <a:noAutofit/>
                        </wps:bodyPr>
                      </wps:wsp>
                      <wps:wsp>
                        <wps:cNvPr id="139" name="Textbox 139"/>
                        <wps:cNvSpPr txBox="1"/>
                        <wps:spPr>
                          <a:xfrm>
                            <a:off x="2471172" y="1066085"/>
                            <a:ext cx="785495" cy="339090"/>
                          </a:xfrm>
                          <a:prstGeom prst="rect">
                            <a:avLst/>
                          </a:prstGeom>
                          <a:ln w="6989">
                            <a:solidFill>
                              <a:srgbClr val="000000"/>
                            </a:solidFill>
                            <a:prstDash val="solid"/>
                          </a:ln>
                        </wps:spPr>
                        <wps:txbx>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wps:txbx>
                        <wps:bodyPr wrap="square" lIns="0" tIns="0" rIns="0" bIns="0" rtlCol="0">
                          <a:noAutofit/>
                        </wps:bodyPr>
                      </wps:wsp>
                      <wps:wsp>
                        <wps:cNvPr id="140" name="Textbox 140"/>
                        <wps:cNvSpPr txBox="1"/>
                        <wps:spPr>
                          <a:xfrm>
                            <a:off x="1323968" y="1064062"/>
                            <a:ext cx="785495" cy="343535"/>
                          </a:xfrm>
                          <a:prstGeom prst="rect">
                            <a:avLst/>
                          </a:prstGeom>
                          <a:ln w="6989">
                            <a:solidFill>
                              <a:srgbClr val="000000"/>
                            </a:solidFill>
                            <a:prstDash val="solid"/>
                          </a:ln>
                        </wps:spPr>
                        <wps:txbx>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wps:txbx>
                        <wps:bodyPr wrap="square" lIns="0" tIns="0" rIns="0" bIns="0" rtlCol="0">
                          <a:noAutofit/>
                        </wps:bodyPr>
                      </wps:wsp>
                    </wpg:wgp>
                  </a:graphicData>
                </a:graphic>
              </wp:anchor>
            </w:drawing>
          </mc:Choice>
          <mc:Fallback>
            <w:pict>
              <v:group w14:anchorId="00DC2720" id="Group 109" o:spid="_x0000_s1106" style="position:absolute;margin-left:63.7pt;margin-top:4.25pt;width:467.9pt;height:120.05pt;z-index:-15710208;mso-wrap-distance-left:0;mso-wrap-distance-right:0;mso-position-horizontal-relative:page;mso-position-vertical-relative:text" coordsize="59423,1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">
                <v:shape id="Graphic 110" o:spid="_x0000_s1107" style="position:absolute;left:1053;top:1053;width:57315;height:13138;visibility:visible;mso-wrap-style:square;v-text-anchor:top" coordsize="5731510,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" path="m902940,l25089,,15323,1971,7348,7348,1971,15323,,25089,,345811r1971,9766l7348,363552r7975,5377l25089,370901r877851,l912706,368929r7975,-5377l926058,355577r1971,-9766l928029,25089r-1971,-9766l920681,7348,912706,1971,902940,xem2050144,2213r-735074,l1305304,4184r-7975,5377l1291952,17536r-1971,9766l1289981,343598r1971,9766l1297329,361339r7975,5377l1315070,368687r735074,l2059910,366716r7975,-5377l2073262,353364r1972,-9766l2075234,27302r-1972,-9766l2067885,9561r-7975,-5377l2050144,2213xem3197348,13884r-735073,l2452509,15855r-7975,5377l2439157,29207r-1972,9766l2437185,331927r1972,9766l2444534,349668r7975,5377l2462275,357017r735073,l3207114,355045r7975,-5377l3220466,341693r1972,-9766l3222438,38973r-1972,-9766l3215089,21232r-7975,-5377l3197348,13884xem831551,947015r-735074,l86711,948987r-7975,5376l73360,962338r-1972,9767l71388,1288400r1972,9766l78736,1306141r7975,5377l96477,1313490r735074,l841317,1311518r7975,-5377l854669,1298166r1972,-9766l856641,972105r-1972,-9767l849292,954363r-7975,-5376l831551,947015xem4415941,958585r-877850,l3528324,960557r-7975,5376l3514973,973909r-1972,9766l3513001,1276830r1972,9766l3520349,1294571r7975,5377l3538091,1301920r877850,l4425707,1299948r7975,-5377l4439059,1286596r1972,-9766l4441031,983675r-1972,-9766l4433682,965933r-7975,-5376l4415941,958585xem5705923,947149r-877851,l4818306,949121r-7975,5377l4804954,962473r-1972,9766l4802982,1288266r1972,9766l4810331,1306007r7975,5377l4828072,1313356r877851,l5715689,1311384r7975,-5377l5729041,1298032r1971,-9766l5731012,972239r-1971,-9766l5723664,954498r-7975,-5377l5705923,947149xe" filled="f" strokeweight=".13936mm">
                  <v:path arrowok="t"/>
                </v:shape>
                <v:shape id="Graphic 111" o:spid="_x0000_s1108" style="position:absolute;left:10359;top:2908;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" path="m,l300831,e" filled="f" strokeweight=".27875mm">
                  <v:path arrowok="t"/>
                </v:shape>
                <v:shape id="Graphic 112" o:spid="_x0000_s1109" style="position:absolute;left:13198;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" path="m,l19435,22191,,44382,58737,22191,,xe" fillcolor="black" stroked="f">
                  <v:path arrowok="t"/>
                </v:shape>
                <v:shape id="Graphic 113" o:spid="_x0000_s1110" style="position:absolute;left:13198;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" path="m58737,22191l,,19435,22191,,44382,58737,22191xe" filled="f" strokeweight=".27875mm">
                  <v:path arrowok="t"/>
                </v:shape>
                <v:shape id="Graphic 114" o:spid="_x0000_s1111" style="position:absolute;left:21831;top:2908;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" path="m,l300831,e" filled="f" strokeweight=".27875mm">
                  <v:path arrowok="t"/>
                </v:shape>
                <v:shape id="Graphic 115" o:spid="_x0000_s1112" style="position:absolute;left:24670;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" path="m,l19435,22191,,44382,58737,22191,,xe" fillcolor="black" stroked="f">
                  <v:path arrowok="t"/>
                </v:shape>
                <v:shape id="Graphic 116" o:spid="_x0000_s1113" style="position:absolute;left:24670;top:2686;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" path="m58737,22191l,,19435,22191,,44382,58737,22191xe" filled="f" strokeweight=".27875mm">
                  <v:path arrowok="t"/>
                </v:shape>
                <v:shape id="Graphic 117" o:spid="_x0000_s1114" style="position:absolute;left:5693;top:4649;width:23661;height:5289;visibility:visible;mso-wrap-style:square;v-text-anchor:top" coordsize="2366010,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" path="m2365797,r,160618l,160618,,528878e" filled="f" strokeweight=".27875mm">
                  <v:path arrowok="t"/>
                </v:shape>
                <v:shape id="Graphic 118" o:spid="_x0000_s1115" style="position:absolute;left:5471;top:9768;width:445;height:591;visibility:visible;mso-wrap-style:square;v-text-anchor:top" coordsize="444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" path="m44382,l22191,19435,,,22191,58737,44382,xe" fillcolor="black" stroked="f">
                  <v:path arrowok="t"/>
                </v:shape>
                <v:shape id="Graphic 119" o:spid="_x0000_s1116" style="position:absolute;left:5471;top:9768;width:445;height:591;visibility:visible;mso-wrap-style:square;v-text-anchor:top" coordsize="444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" path="m22191,58737l44382,,22191,19435,,,22191,58737xe" filled="f" strokeweight=".27875mm">
                  <v:path arrowok="t"/>
                </v:shape>
                <v:shape id="Graphic 120" o:spid="_x0000_s1117" style="position:absolute;left:9645;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" path="m,l300831,e" filled="f" strokeweight=".27875mm">
                  <v:path arrowok="t"/>
                </v:shape>
                <v:shape id="Graphic 121" o:spid="_x0000_s1118" style="position:absolute;left:12484;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" path="m,l19435,22191,,44382,58737,22191,,xe" fillcolor="black" stroked="f">
                  <v:path arrowok="t"/>
                </v:shape>
                <v:shape id="Graphic 122" o:spid="_x0000_s1119" style="position:absolute;left:12484;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" path="m58737,22191l,,19435,22191,,44382,58737,22191xe" filled="f" strokeweight=".27875mm">
                  <v:path arrowok="t"/>
                </v:shape>
                <v:shape id="Graphic 123" o:spid="_x0000_s1120" style="position:absolute;left:21117;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" path="m,l300831,e" filled="f" strokeweight=".27875mm">
                  <v:path arrowok="t"/>
                </v:shape>
                <v:shape id="Graphic 124" o:spid="_x0000_s1121" style="position:absolute;left:23956;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" path="m,l19435,22191,,44382,58737,22191,,xe" fillcolor="black" stroked="f">
                  <v:path arrowok="t"/>
                </v:shape>
                <v:shape id="Graphic 125" o:spid="_x0000_s1122" style="position:absolute;left:23956;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" path="m58737,22191l,,19435,22191,,44382,58737,22191xe" filled="f" strokeweight=".27875mm">
                  <v:path arrowok="t"/>
                </v:shape>
                <v:shape id="Graphic 126" o:spid="_x0000_s1123" style="position:absolute;left:32589;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" path="m,l300831,e" filled="f" strokeweight=".27875mm">
                  <v:path arrowok="t"/>
                </v:shape>
                <v:shape id="Graphic 127" o:spid="_x0000_s1124" style="position:absolute;left:354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" path="m,l19435,22191,,44382,58737,22191,,xe" fillcolor="black" stroked="f">
                  <v:path arrowok="t"/>
                </v:shape>
                <v:shape id="Graphic 128" o:spid="_x0000_s1125" style="position:absolute;left:354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" path="m58737,22191l,,19435,22191,,44382,58737,22191xe" filled="f" strokeweight=".27875mm">
                  <v:path arrowok="t"/>
                </v:shape>
                <v:shape id="Graphic 129" o:spid="_x0000_s1126" style="position:absolute;left:45489;top:12356;width:3010;height:12;visibility:visible;mso-wrap-style:square;v-text-anchor:top" coordsize="30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" path="m,l300831,e" filled="f" strokeweight=".27875mm">
                  <v:path arrowok="t"/>
                </v:shape>
                <v:shape id="Graphic 130" o:spid="_x0000_s1127" style="position:absolute;left:483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" path="m,l19435,22191,,44382,58737,22191,,xe" fillcolor="black" stroked="f">
                  <v:path arrowok="t"/>
                </v:shape>
                <v:shape id="Graphic 131" o:spid="_x0000_s1128" style="position:absolute;left:48328;top:12134;width:590;height:444;visibility:visible;mso-wrap-style:square;v-text-anchor:top" coordsize="590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" path="m58737,22191l,,19435,22191,,44382,58737,22191xe" filled="f" strokeweight=".27875mm">
                  <v:path arrowok="t"/>
                </v:shape>
                <v:shape id="Graphic 132" o:spid="_x0000_s1129" style="position:absolute;left:25;top:25;width:59372;height:15195;visibility:visible;mso-wrap-style:square;v-text-anchor:top" coordsize="593725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" path="m3377993,l50179,,30646,3943,14696,14696,3943,30646,,50179,,526456r3943,19532l14696,561938r15950,10754l50179,576635r3327814,l3397525,572692r15950,-10754l3424229,545988r3943,-19532l3428172,50179r-3943,-19533l3413475,14696,3397525,3943,3377993,xem5886567,947015r-5765000,l102035,950958,86085,961712,75331,977662r-3943,19532l71388,1469045r3943,19532l86085,1504527r15950,10754l121567,1519224r5765000,l5906099,1515281r15951,-10754l5932803,1488577r3944,-19532l5936747,997194r-3944,-19532l5922050,961712r-15951,-10754l5886567,947015xe" filled="f" strokeweight=".13936mm">
                  <v:stroke dashstyle="dash"/>
                  <v:path arrowok="t"/>
                </v:shape>
                <v:shape id="Textbox 133" o:spid="_x0000_s1130" type="#_x0000_t202" style="position:absolute;left:2660;top:1159;width:6198;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0DC2825" w14:textId="77777777" w:rsidR="00350CFB" w:rsidRDefault="00283FFF">
                        <w:pPr>
                          <w:spacing w:line="266" w:lineRule="auto"/>
                          <w:ind w:right="18" w:firstLine="51"/>
                          <w:rPr>
                            <w:sz w:val="21"/>
                          </w:rPr>
                        </w:pPr>
                        <w:r>
                          <w:rPr>
                            <w:spacing w:val="-2"/>
                            <w:w w:val="105"/>
                            <w:sz w:val="21"/>
                          </w:rPr>
                          <w:t xml:space="preserve">BigQuery </w:t>
                        </w:r>
                        <w:r>
                          <w:rPr>
                            <w:w w:val="105"/>
                            <w:sz w:val="21"/>
                          </w:rPr>
                          <w:t>public</w:t>
                        </w:r>
                        <w:r>
                          <w:rPr>
                            <w:spacing w:val="-13"/>
                            <w:w w:val="105"/>
                            <w:sz w:val="21"/>
                          </w:rPr>
                          <w:t xml:space="preserve"> </w:t>
                        </w:r>
                        <w:r>
                          <w:rPr>
                            <w:spacing w:val="-5"/>
                            <w:w w:val="105"/>
                            <w:sz w:val="21"/>
                          </w:rPr>
                          <w:t>logs</w:t>
                        </w:r>
                      </w:p>
                    </w:txbxContent>
                  </v:textbox>
                </v:shape>
                <v:shape id="Textbox 134" o:spid="_x0000_s1131" type="#_x0000_t202" style="position:absolute;left:2718;top:10585;width:607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00DC2826" w14:textId="77777777" w:rsidR="00350CFB" w:rsidRDefault="00283FFF">
                        <w:pPr>
                          <w:spacing w:line="266" w:lineRule="auto"/>
                          <w:ind w:left="222" w:right="18" w:hanging="223"/>
                          <w:rPr>
                            <w:sz w:val="21"/>
                          </w:rPr>
                        </w:pPr>
                        <w:r>
                          <w:rPr>
                            <w:spacing w:val="-2"/>
                            <w:sz w:val="21"/>
                          </w:rPr>
                          <w:t xml:space="preserve">Preprocess </w:t>
                        </w:r>
                        <w:r>
                          <w:rPr>
                            <w:spacing w:val="-2"/>
                            <w:w w:val="105"/>
                            <w:sz w:val="21"/>
                          </w:rPr>
                          <w:t>edges</w:t>
                        </w:r>
                      </w:p>
                    </w:txbxContent>
                  </v:textbox>
                </v:shape>
                <v:shape id="Textbox 135" o:spid="_x0000_s1132" type="#_x0000_t202" style="position:absolute;left:36799;top:10745;width:817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0DC2827" w14:textId="77777777" w:rsidR="00350CFB" w:rsidRDefault="00283FFF">
                        <w:pPr>
                          <w:spacing w:line="266" w:lineRule="auto"/>
                          <w:ind w:right="18" w:firstLine="171"/>
                          <w:rPr>
                            <w:sz w:val="21"/>
                          </w:rPr>
                        </w:pPr>
                        <w:r>
                          <w:rPr>
                            <w:spacing w:val="-2"/>
                            <w:w w:val="105"/>
                            <w:sz w:val="21"/>
                          </w:rPr>
                          <w:t>Alignment &amp;</w:t>
                        </w:r>
                        <w:r>
                          <w:rPr>
                            <w:spacing w:val="-12"/>
                            <w:w w:val="105"/>
                            <w:sz w:val="21"/>
                          </w:rPr>
                          <w:t xml:space="preserve"> </w:t>
                        </w:r>
                        <w:r>
                          <w:rPr>
                            <w:spacing w:val="-2"/>
                            <w:w w:val="105"/>
                            <w:sz w:val="21"/>
                          </w:rPr>
                          <w:t>benchmarks</w:t>
                        </w:r>
                      </w:p>
                    </w:txbxContent>
                  </v:textbox>
                </v:shape>
                <v:shape id="Textbox 136" o:spid="_x0000_s1133" type="#_x0000_t202" style="position:absolute;left:51826;top:10587;width:3925;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0DC2828" w14:textId="77777777" w:rsidR="00350CFB" w:rsidRDefault="00283FFF">
                        <w:pPr>
                          <w:spacing w:line="266" w:lineRule="auto"/>
                          <w:ind w:left="22" w:right="18" w:hanging="23"/>
                          <w:rPr>
                            <w:sz w:val="21"/>
                          </w:rPr>
                        </w:pPr>
                        <w:r>
                          <w:rPr>
                            <w:spacing w:val="-4"/>
                            <w:sz w:val="21"/>
                          </w:rPr>
                          <w:t xml:space="preserve">LaTeX </w:t>
                        </w:r>
                        <w:r>
                          <w:rPr>
                            <w:spacing w:val="-2"/>
                            <w:w w:val="105"/>
                            <w:sz w:val="21"/>
                          </w:rPr>
                          <w:t>export</w:t>
                        </w:r>
                      </w:p>
                    </w:txbxContent>
                  </v:textbox>
                </v:shape>
                <v:shape id="Textbox 137" o:spid="_x0000_s1134" type="#_x0000_t202" style="position:absolute;left:25460;top:1183;width:7785;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00DC2829" w14:textId="77777777" w:rsidR="00350CFB" w:rsidRDefault="00283FFF">
                        <w:pPr>
                          <w:spacing w:before="7" w:line="266" w:lineRule="auto"/>
                          <w:ind w:left="336" w:hanging="54"/>
                          <w:rPr>
                            <w:sz w:val="21"/>
                          </w:rPr>
                        </w:pPr>
                        <w:r>
                          <w:rPr>
                            <w:spacing w:val="-2"/>
                            <w:sz w:val="21"/>
                          </w:rPr>
                          <w:t xml:space="preserve">Decode </w:t>
                        </w:r>
                        <w:r>
                          <w:rPr>
                            <w:spacing w:val="-2"/>
                            <w:w w:val="105"/>
                            <w:sz w:val="21"/>
                          </w:rPr>
                          <w:t>events</w:t>
                        </w:r>
                      </w:p>
                    </w:txbxContent>
                  </v:textbox>
                </v:shape>
                <v:shape id="Textbox 138" o:spid="_x0000_s1135" type="#_x0000_t202" style="position:absolute;left:13988;top:1272;width:7785;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00DC282A" w14:textId="77777777" w:rsidR="00350CFB" w:rsidRDefault="00283FFF">
                        <w:pPr>
                          <w:spacing w:line="217" w:lineRule="exact"/>
                          <w:jc w:val="center"/>
                          <w:rPr>
                            <w:sz w:val="21"/>
                          </w:rPr>
                        </w:pPr>
                        <w:r>
                          <w:rPr>
                            <w:spacing w:val="-2"/>
                            <w:w w:val="105"/>
                            <w:sz w:val="21"/>
                          </w:rPr>
                          <w:t>Extract</w:t>
                        </w:r>
                      </w:p>
                      <w:p w14:paraId="00DC282B" w14:textId="77777777" w:rsidR="00350CFB" w:rsidRDefault="00283FFF">
                        <w:pPr>
                          <w:spacing w:before="27"/>
                          <w:jc w:val="center"/>
                          <w:rPr>
                            <w:sz w:val="21"/>
                          </w:rPr>
                        </w:pPr>
                        <w:r>
                          <w:rPr>
                            <w:spacing w:val="-2"/>
                            <w:w w:val="105"/>
                            <w:sz w:val="21"/>
                          </w:rPr>
                          <w:t>(monthly)</w:t>
                        </w:r>
                      </w:p>
                    </w:txbxContent>
                  </v:textbox>
                </v:shape>
                <v:shape id="Textbox 139" o:spid="_x0000_s1136" type="#_x0000_t202" style="position:absolute;left:24711;top:10660;width:785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" filled="f" strokeweight=".19414mm">
                  <v:textbox inset="0,0,0,0">
                    <w:txbxContent>
                      <w:p w14:paraId="00DC282C" w14:textId="77777777" w:rsidR="00350CFB" w:rsidRDefault="00283FFF">
                        <w:pPr>
                          <w:spacing w:line="266" w:lineRule="auto"/>
                          <w:ind w:left="294" w:right="292" w:firstLine="59"/>
                          <w:rPr>
                            <w:sz w:val="21"/>
                          </w:rPr>
                        </w:pPr>
                        <w:r>
                          <w:rPr>
                            <w:spacing w:val="-4"/>
                            <w:w w:val="105"/>
                            <w:sz w:val="21"/>
                          </w:rPr>
                          <w:t xml:space="preserve">Proxy </w:t>
                        </w:r>
                        <w:r>
                          <w:rPr>
                            <w:spacing w:val="-2"/>
                            <w:sz w:val="21"/>
                          </w:rPr>
                          <w:t>metrics</w:t>
                        </w:r>
                      </w:p>
                    </w:txbxContent>
                  </v:textbox>
                </v:shape>
                <v:shape id="Textbox 140" o:spid="_x0000_s1137" type="#_x0000_t202" style="position:absolute;left:13239;top:10640;width:7855;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" filled="f" strokeweight=".19414mm">
                  <v:textbox inset="0,0,0,0">
                    <w:txbxContent>
                      <w:p w14:paraId="00DC282D" w14:textId="77777777" w:rsidR="00350CFB" w:rsidRDefault="00283FFF">
                        <w:pPr>
                          <w:spacing w:line="266" w:lineRule="auto"/>
                          <w:ind w:left="342" w:right="172" w:hanging="169"/>
                          <w:rPr>
                            <w:sz w:val="21"/>
                          </w:rPr>
                        </w:pPr>
                        <w:r>
                          <w:rPr>
                            <w:spacing w:val="-2"/>
                            <w:sz w:val="21"/>
                          </w:rPr>
                          <w:t xml:space="preserve">PageRank </w:t>
                        </w:r>
                        <w:r>
                          <w:rPr>
                            <w:spacing w:val="-2"/>
                            <w:w w:val="105"/>
                            <w:sz w:val="21"/>
                          </w:rPr>
                          <w:t>scores</w:t>
                        </w:r>
                      </w:p>
                    </w:txbxContent>
                  </v:textbox>
                </v:shape>
                <w10:wrap type="topAndBottom" anchorx="page"/>
              </v:group>
            </w:pict>
          </mc:Fallback>
        </mc:AlternateContent>
      </w:r>
    </w:p>
    <w:p w14:paraId="00DC1EAA" w14:textId="77777777" w:rsidR="00350CFB" w:rsidRDefault="00283FFF">
      <w:pPr>
        <w:spacing w:before="42"/>
        <w:ind w:left="-1" w:right="168"/>
        <w:jc w:val="center"/>
        <w:rPr>
          <w:sz w:val="19"/>
        </w:rPr>
      </w:pPr>
      <w:r>
        <w:rPr>
          <w:w w:val="105"/>
          <w:sz w:val="19"/>
        </w:rPr>
        <w:t>Local</w:t>
      </w:r>
      <w:r>
        <w:rPr>
          <w:spacing w:val="-7"/>
          <w:w w:val="105"/>
          <w:sz w:val="19"/>
        </w:rPr>
        <w:t xml:space="preserve"> </w:t>
      </w:r>
      <w:r>
        <w:rPr>
          <w:w w:val="105"/>
          <w:sz w:val="19"/>
        </w:rPr>
        <w:t>/</w:t>
      </w:r>
      <w:r>
        <w:rPr>
          <w:spacing w:val="-6"/>
          <w:w w:val="105"/>
          <w:sz w:val="19"/>
        </w:rPr>
        <w:t xml:space="preserve"> </w:t>
      </w:r>
      <w:r>
        <w:rPr>
          <w:spacing w:val="-2"/>
          <w:w w:val="105"/>
          <w:sz w:val="19"/>
        </w:rPr>
        <w:t>reproducible</w:t>
      </w:r>
    </w:p>
    <w:p w14:paraId="00DC1EAB" w14:textId="77777777" w:rsidR="00350CFB" w:rsidRDefault="00350CFB">
      <w:pPr>
        <w:pStyle w:val="a3"/>
        <w:spacing w:before="39"/>
        <w:rPr>
          <w:sz w:val="19"/>
        </w:rPr>
      </w:pPr>
    </w:p>
    <w:p w14:paraId="00DC1EAC" w14:textId="77777777" w:rsidR="00350CFB" w:rsidRDefault="00283FFF">
      <w:pPr>
        <w:pStyle w:val="a3"/>
        <w:spacing w:before="1" w:line="252" w:lineRule="auto"/>
        <w:ind w:left="282" w:right="563"/>
        <w:jc w:val="both"/>
      </w:pPr>
      <w:r>
        <w:t>Figure</w:t>
      </w:r>
      <w:r>
        <w:rPr>
          <w:spacing w:val="-9"/>
        </w:rPr>
        <w:t xml:space="preserve"> </w:t>
      </w:r>
      <w:r>
        <w:t>3.1: Evaluation</w:t>
      </w:r>
      <w:r>
        <w:rPr>
          <w:spacing w:val="-9"/>
        </w:rPr>
        <w:t xml:space="preserve"> </w:t>
      </w:r>
      <w:r>
        <w:t>pipeline: public</w:t>
      </w:r>
      <w:r>
        <w:rPr>
          <w:spacing w:val="-9"/>
        </w:rPr>
        <w:t xml:space="preserve"> </w:t>
      </w:r>
      <w:r>
        <w:t>Arbitrum</w:t>
      </w:r>
      <w:r>
        <w:rPr>
          <w:spacing w:val="-9"/>
        </w:rPr>
        <w:t xml:space="preserve"> </w:t>
      </w:r>
      <w:r>
        <w:t>logs</w:t>
      </w:r>
      <w:r>
        <w:rPr>
          <w:spacing w:val="-9"/>
        </w:rPr>
        <w:t xml:space="preserve"> </w:t>
      </w:r>
      <w:r>
        <w:t>are</w:t>
      </w:r>
      <w:r>
        <w:rPr>
          <w:spacing w:val="-9"/>
        </w:rPr>
        <w:t xml:space="preserve"> </w:t>
      </w:r>
      <w:r>
        <w:t>extracted</w:t>
      </w:r>
      <w:r>
        <w:rPr>
          <w:spacing w:val="-9"/>
        </w:rPr>
        <w:t xml:space="preserve"> </w:t>
      </w:r>
      <w:r>
        <w:t>and</w:t>
      </w:r>
      <w:r>
        <w:rPr>
          <w:spacing w:val="-9"/>
        </w:rPr>
        <w:t xml:space="preserve"> </w:t>
      </w:r>
      <w:r>
        <w:t>decoded,</w:t>
      </w:r>
      <w:r>
        <w:rPr>
          <w:spacing w:val="-8"/>
        </w:rPr>
        <w:t xml:space="preserve"> </w:t>
      </w:r>
      <w:r>
        <w:t>reputation</w:t>
      </w:r>
      <w:r>
        <w:rPr>
          <w:spacing w:val="-9"/>
        </w:rPr>
        <w:t xml:space="preserve"> </w:t>
      </w:r>
      <w:r>
        <w:t>edges and GMX outcomes are preprocessed, EndorseRank and AWP ranks are computed, proxies and alignment statistics are evaluated, and LaTeX result fragments are exported.</w:t>
      </w:r>
    </w:p>
    <w:p w14:paraId="00DC1EAD" w14:textId="77777777" w:rsidR="00350CFB" w:rsidRDefault="00350CFB">
      <w:pPr>
        <w:pStyle w:val="a3"/>
        <w:spacing w:before="202"/>
      </w:pPr>
    </w:p>
    <w:p w14:paraId="00DC1EAE" w14:textId="77777777" w:rsidR="00350CFB" w:rsidRDefault="00283FFF">
      <w:pPr>
        <w:pStyle w:val="a3"/>
        <w:spacing w:before="1" w:line="396" w:lineRule="auto"/>
        <w:ind w:left="282" w:right="543"/>
        <w:jc w:val="both"/>
      </w:pPr>
      <w:r>
        <w:t>Operationally, Phase 1 scripts write GMX raw logs and decoded events; Phase 2 scripts write monthly</w:t>
      </w:r>
      <w:r>
        <w:rPr>
          <w:spacing w:val="44"/>
        </w:rPr>
        <w:t xml:space="preserve"> </w:t>
      </w:r>
      <w:r>
        <w:t>approval/transfer</w:t>
      </w:r>
      <w:r>
        <w:rPr>
          <w:spacing w:val="45"/>
        </w:rPr>
        <w:t xml:space="preserve"> </w:t>
      </w:r>
      <w:r>
        <w:t>shards</w:t>
      </w:r>
      <w:r>
        <w:rPr>
          <w:spacing w:val="46"/>
        </w:rPr>
        <w:t xml:space="preserve"> </w:t>
      </w:r>
      <w:r>
        <w:t>and</w:t>
      </w:r>
      <w:r>
        <w:rPr>
          <w:spacing w:val="45"/>
        </w:rPr>
        <w:t xml:space="preserve"> </w:t>
      </w:r>
      <w:r>
        <w:t>consolidated</w:t>
      </w:r>
      <w:r>
        <w:rPr>
          <w:spacing w:val="46"/>
        </w:rPr>
        <w:t xml:space="preserve"> </w:t>
      </w:r>
      <w:r>
        <w:t>latest-allowance</w:t>
      </w:r>
      <w:r>
        <w:rPr>
          <w:spacing w:val="45"/>
        </w:rPr>
        <w:t xml:space="preserve"> </w:t>
      </w:r>
      <w:r>
        <w:t>and</w:t>
      </w:r>
      <w:r>
        <w:rPr>
          <w:spacing w:val="46"/>
        </w:rPr>
        <w:t xml:space="preserve"> </w:t>
      </w:r>
      <w:r>
        <w:t>transfer-event</w:t>
      </w:r>
      <w:r>
        <w:rPr>
          <w:spacing w:val="45"/>
        </w:rPr>
        <w:t xml:space="preserve"> </w:t>
      </w:r>
      <w:r>
        <w:rPr>
          <w:spacing w:val="-2"/>
        </w:rPr>
        <w:t>tables;</w:t>
      </w:r>
    </w:p>
    <w:p w14:paraId="00DC1EAF" w14:textId="77777777" w:rsidR="00350CFB" w:rsidRDefault="00283FFF">
      <w:pPr>
        <w:pStyle w:val="a3"/>
        <w:spacing w:before="9"/>
        <w:rPr>
          <w:sz w:val="15"/>
        </w:rPr>
      </w:pPr>
      <w:r>
        <w:rPr>
          <w:noProof/>
          <w:sz w:val="15"/>
        </w:rPr>
        <mc:AlternateContent>
          <mc:Choice Requires="wps">
            <w:drawing>
              <wp:anchor distT="0" distB="0" distL="0" distR="0" simplePos="0" relativeHeight="487606784" behindDoc="1" locked="0" layoutInCell="1" allowOverlap="1" wp14:anchorId="00DC2722" wp14:editId="00DC2723">
                <wp:simplePos x="0" y="0"/>
                <wp:positionH relativeFrom="page">
                  <wp:posOffset>809244</wp:posOffset>
                </wp:positionH>
                <wp:positionV relativeFrom="paragraph">
                  <wp:posOffset>131050</wp:posOffset>
                </wp:positionV>
                <wp:extent cx="237680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11AB74" id="Graphic 141" o:spid="_x0000_s1026" style="position:absolute;margin-left:63.7pt;margin-top:10.3pt;width:187.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" path="m,l2376563,e" filled="f" strokeweight=".14056mm">
                <v:path arrowok="t"/>
                <w10:wrap type="topAndBottom" anchorx="page"/>
              </v:shape>
            </w:pict>
          </mc:Fallback>
        </mc:AlternateContent>
      </w:r>
    </w:p>
    <w:p w14:paraId="00DC1EB0" w14:textId="77777777" w:rsidR="00350CFB" w:rsidRDefault="00283FFF">
      <w:pPr>
        <w:spacing w:before="32"/>
        <w:ind w:left="282"/>
        <w:rPr>
          <w:sz w:val="20"/>
        </w:rPr>
      </w:pPr>
      <w:r>
        <w:rPr>
          <w:sz w:val="20"/>
          <w:vertAlign w:val="superscript"/>
        </w:rPr>
        <w:t>1</w:t>
      </w:r>
      <w:bookmarkStart w:id="190" w:name="_bookmark57"/>
      <w:bookmarkEnd w:id="190"/>
      <w:r>
        <w:rPr>
          <w:sz w:val="20"/>
        </w:rPr>
        <w:t>The</w:t>
      </w:r>
      <w:r>
        <w:rPr>
          <w:spacing w:val="-8"/>
          <w:sz w:val="20"/>
        </w:rPr>
        <w:t xml:space="preserve"> </w:t>
      </w:r>
      <w:r>
        <w:rPr>
          <w:sz w:val="20"/>
        </w:rPr>
        <w:t>per-query</w:t>
      </w:r>
      <w:r>
        <w:rPr>
          <w:spacing w:val="-8"/>
          <w:sz w:val="20"/>
        </w:rPr>
        <w:t xml:space="preserve"> </w:t>
      </w:r>
      <w:r>
        <w:rPr>
          <w:sz w:val="20"/>
        </w:rPr>
        <w:t>byte</w:t>
      </w:r>
      <w:r>
        <w:rPr>
          <w:spacing w:val="-7"/>
          <w:sz w:val="20"/>
        </w:rPr>
        <w:t xml:space="preserve"> </w:t>
      </w:r>
      <w:r>
        <w:rPr>
          <w:sz w:val="20"/>
        </w:rPr>
        <w:t>cap</w:t>
      </w:r>
      <w:r>
        <w:rPr>
          <w:spacing w:val="-7"/>
          <w:sz w:val="20"/>
        </w:rPr>
        <w:t xml:space="preserve"> </w:t>
      </w:r>
      <w:r>
        <w:rPr>
          <w:sz w:val="20"/>
        </w:rPr>
        <w:t>is</w:t>
      </w:r>
      <w:r>
        <w:rPr>
          <w:spacing w:val="-7"/>
          <w:sz w:val="20"/>
        </w:rPr>
        <w:t xml:space="preserve"> </w:t>
      </w:r>
      <w:r>
        <w:rPr>
          <w:sz w:val="20"/>
        </w:rPr>
        <w:t>an</w:t>
      </w:r>
      <w:r>
        <w:rPr>
          <w:spacing w:val="-7"/>
          <w:sz w:val="20"/>
        </w:rPr>
        <w:t xml:space="preserve"> </w:t>
      </w:r>
      <w:r>
        <w:rPr>
          <w:sz w:val="20"/>
        </w:rPr>
        <w:t>operational</w:t>
      </w:r>
      <w:r>
        <w:rPr>
          <w:spacing w:val="-7"/>
          <w:sz w:val="20"/>
        </w:rPr>
        <w:t xml:space="preserve"> </w:t>
      </w:r>
      <w:r>
        <w:rPr>
          <w:sz w:val="20"/>
        </w:rPr>
        <w:t>policy</w:t>
      </w:r>
      <w:r>
        <w:rPr>
          <w:spacing w:val="-8"/>
          <w:sz w:val="20"/>
        </w:rPr>
        <w:t xml:space="preserve"> </w:t>
      </w:r>
      <w:r>
        <w:rPr>
          <w:sz w:val="20"/>
        </w:rPr>
        <w:t>of</w:t>
      </w:r>
      <w:r>
        <w:rPr>
          <w:spacing w:val="-7"/>
          <w:sz w:val="20"/>
        </w:rPr>
        <w:t xml:space="preserve"> </w:t>
      </w:r>
      <w:r>
        <w:rPr>
          <w:sz w:val="20"/>
        </w:rPr>
        <w:t>this</w:t>
      </w:r>
      <w:r>
        <w:rPr>
          <w:spacing w:val="-8"/>
          <w:sz w:val="20"/>
        </w:rPr>
        <w:t xml:space="preserve"> </w:t>
      </w:r>
      <w:r>
        <w:rPr>
          <w:sz w:val="20"/>
        </w:rPr>
        <w:t>study’s</w:t>
      </w:r>
      <w:r>
        <w:rPr>
          <w:spacing w:val="-8"/>
          <w:sz w:val="20"/>
        </w:rPr>
        <w:t xml:space="preserve"> </w:t>
      </w:r>
      <w:r>
        <w:rPr>
          <w:sz w:val="20"/>
        </w:rPr>
        <w:t>acquisition</w:t>
      </w:r>
      <w:r>
        <w:rPr>
          <w:spacing w:val="-7"/>
          <w:sz w:val="20"/>
        </w:rPr>
        <w:t xml:space="preserve"> </w:t>
      </w:r>
      <w:r>
        <w:rPr>
          <w:sz w:val="20"/>
        </w:rPr>
        <w:t>pipeline,</w:t>
      </w:r>
      <w:r>
        <w:rPr>
          <w:spacing w:val="-7"/>
          <w:sz w:val="20"/>
        </w:rPr>
        <w:t xml:space="preserve"> </w:t>
      </w:r>
      <w:r>
        <w:rPr>
          <w:sz w:val="20"/>
        </w:rPr>
        <w:t>not</w:t>
      </w:r>
      <w:r>
        <w:rPr>
          <w:spacing w:val="-7"/>
          <w:sz w:val="20"/>
        </w:rPr>
        <w:t xml:space="preserve"> </w:t>
      </w:r>
      <w:r>
        <w:rPr>
          <w:sz w:val="20"/>
        </w:rPr>
        <w:t>a</w:t>
      </w:r>
      <w:r>
        <w:rPr>
          <w:spacing w:val="-7"/>
          <w:sz w:val="20"/>
        </w:rPr>
        <w:t xml:space="preserve"> </w:t>
      </w:r>
      <w:r>
        <w:rPr>
          <w:sz w:val="20"/>
        </w:rPr>
        <w:t>property</w:t>
      </w:r>
      <w:r>
        <w:rPr>
          <w:spacing w:val="-7"/>
          <w:sz w:val="20"/>
        </w:rPr>
        <w:t xml:space="preserve"> </w:t>
      </w:r>
      <w:r>
        <w:rPr>
          <w:sz w:val="20"/>
        </w:rPr>
        <w:t>of</w:t>
      </w:r>
      <w:r>
        <w:rPr>
          <w:spacing w:val="-8"/>
          <w:sz w:val="20"/>
        </w:rPr>
        <w:t xml:space="preserve"> </w:t>
      </w:r>
      <w:r>
        <w:rPr>
          <w:sz w:val="20"/>
        </w:rPr>
        <w:t>BigQuery</w:t>
      </w:r>
      <w:r>
        <w:rPr>
          <w:spacing w:val="-7"/>
          <w:sz w:val="20"/>
        </w:rPr>
        <w:t xml:space="preserve"> </w:t>
      </w:r>
      <w:r>
        <w:rPr>
          <w:spacing w:val="-2"/>
          <w:sz w:val="20"/>
        </w:rPr>
        <w:t>itself.</w:t>
      </w:r>
    </w:p>
    <w:p w14:paraId="00DC1EB1" w14:textId="77777777" w:rsidR="00350CFB" w:rsidRDefault="00350CFB">
      <w:pPr>
        <w:rPr>
          <w:sz w:val="20"/>
        </w:rPr>
        <w:sectPr w:rsidR="00350CFB">
          <w:pgSz w:w="11910" w:h="16840"/>
          <w:pgMar w:top="1840" w:right="708" w:bottom="2300" w:left="992" w:header="0" w:footer="2115" w:gutter="0"/>
          <w:cols w:space="720"/>
        </w:sectPr>
      </w:pPr>
    </w:p>
    <w:p w14:paraId="00DC1EB2" w14:textId="77777777" w:rsidR="00350CFB" w:rsidRDefault="00283FFF">
      <w:pPr>
        <w:pStyle w:val="a3"/>
        <w:spacing w:before="72" w:line="396" w:lineRule="auto"/>
        <w:ind w:left="282" w:right="563"/>
        <w:jc w:val="both"/>
      </w:pPr>
      <w:r>
        <w:t xml:space="preserve">Phase 3 scripts read those tables, build graphs, run PageRank, compute proxies, and export the result tables reported in Chapter </w:t>
      </w:r>
      <w:hyperlink w:anchor="_bookmark84" w:history="1">
        <w:r>
          <w:t>4</w:t>
        </w:r>
      </w:hyperlink>
      <w:r>
        <w:t>.</w:t>
      </w:r>
      <w:r>
        <w:rPr>
          <w:spacing w:val="40"/>
        </w:rPr>
        <w:t xml:space="preserve"> </w:t>
      </w:r>
      <w:r>
        <w:t xml:space="preserve">The same pipeline supports offline verification on synthetic </w:t>
      </w:r>
      <w:bookmarkStart w:id="191" w:name="Event_decoding"/>
      <w:bookmarkStart w:id="192" w:name="_bookmark58"/>
      <w:bookmarkEnd w:id="191"/>
      <w:bookmarkEnd w:id="192"/>
      <w:r>
        <w:t>fixtures without cloud credentials.</w:t>
      </w:r>
    </w:p>
    <w:p w14:paraId="00DC1EB3" w14:textId="77777777" w:rsidR="00350CFB" w:rsidRDefault="00350CFB">
      <w:pPr>
        <w:pStyle w:val="a3"/>
        <w:spacing w:before="149"/>
      </w:pPr>
    </w:p>
    <w:p w14:paraId="00DC1EB4" w14:textId="77777777" w:rsidR="00350CFB" w:rsidRDefault="00283FFF">
      <w:pPr>
        <w:pStyle w:val="2"/>
        <w:numPr>
          <w:ilvl w:val="1"/>
          <w:numId w:val="26"/>
        </w:numPr>
        <w:tabs>
          <w:tab w:val="left" w:pos="783"/>
        </w:tabs>
        <w:ind w:left="783" w:hanging="501"/>
      </w:pPr>
      <w:r>
        <w:t>Event</w:t>
      </w:r>
      <w:r>
        <w:rPr>
          <w:spacing w:val="15"/>
        </w:rPr>
        <w:t xml:space="preserve"> </w:t>
      </w:r>
      <w:r>
        <w:rPr>
          <w:spacing w:val="-2"/>
        </w:rPr>
        <w:t>decoding</w:t>
      </w:r>
    </w:p>
    <w:p w14:paraId="00DC1EB5" w14:textId="77777777" w:rsidR="00350CFB" w:rsidRDefault="00350CFB">
      <w:pPr>
        <w:pStyle w:val="a3"/>
        <w:spacing w:before="24"/>
        <w:rPr>
          <w:b/>
          <w:sz w:val="28"/>
        </w:rPr>
      </w:pPr>
    </w:p>
    <w:p w14:paraId="00DC1EB6" w14:textId="77777777" w:rsidR="00350CFB" w:rsidRDefault="00283FFF">
      <w:pPr>
        <w:pStyle w:val="a3"/>
        <w:spacing w:line="396" w:lineRule="auto"/>
        <w:ind w:left="282" w:right="564"/>
        <w:jc w:val="both"/>
      </w:pPr>
      <w:r>
        <w:t>Blockchain logs store events as topics and a data payload rather than as named fields.</w:t>
      </w:r>
      <w:r>
        <w:rPr>
          <w:spacing w:val="40"/>
        </w:rPr>
        <w:t xml:space="preserve"> </w:t>
      </w:r>
      <w:r>
        <w:t>Decoding maps</w:t>
      </w:r>
      <w:r>
        <w:rPr>
          <w:spacing w:val="-8"/>
        </w:rPr>
        <w:t xml:space="preserve"> </w:t>
      </w:r>
      <w:r>
        <w:t>each</w:t>
      </w:r>
      <w:r>
        <w:rPr>
          <w:spacing w:val="-7"/>
        </w:rPr>
        <w:t xml:space="preserve"> </w:t>
      </w:r>
      <w:r>
        <w:t>log</w:t>
      </w:r>
      <w:r>
        <w:rPr>
          <w:spacing w:val="-7"/>
        </w:rPr>
        <w:t xml:space="preserve"> </w:t>
      </w:r>
      <w:r>
        <w:t>row</w:t>
      </w:r>
      <w:r>
        <w:rPr>
          <w:spacing w:val="-7"/>
        </w:rPr>
        <w:t xml:space="preserve"> </w:t>
      </w:r>
      <w:r>
        <w:t>to</w:t>
      </w:r>
      <w:r>
        <w:rPr>
          <w:spacing w:val="-8"/>
        </w:rPr>
        <w:t xml:space="preserve"> </w:t>
      </w:r>
      <w:r>
        <w:t>a</w:t>
      </w:r>
      <w:r>
        <w:rPr>
          <w:spacing w:val="-7"/>
        </w:rPr>
        <w:t xml:space="preserve"> </w:t>
      </w:r>
      <w:r>
        <w:t>typed</w:t>
      </w:r>
      <w:r>
        <w:rPr>
          <w:spacing w:val="-7"/>
        </w:rPr>
        <w:t xml:space="preserve"> </w:t>
      </w:r>
      <w:r>
        <w:t>record</w:t>
      </w:r>
      <w:r>
        <w:rPr>
          <w:spacing w:val="-7"/>
        </w:rPr>
        <w:t xml:space="preserve"> </w:t>
      </w:r>
      <w:r>
        <w:t>used</w:t>
      </w:r>
      <w:r>
        <w:rPr>
          <w:spacing w:val="-7"/>
        </w:rPr>
        <w:t xml:space="preserve"> </w:t>
      </w:r>
      <w:r>
        <w:t>by</w:t>
      </w:r>
      <w:r>
        <w:rPr>
          <w:spacing w:val="-8"/>
        </w:rPr>
        <w:t xml:space="preserve"> </w:t>
      </w:r>
      <w:r>
        <w:t>graph</w:t>
      </w:r>
      <w:r>
        <w:rPr>
          <w:spacing w:val="-7"/>
        </w:rPr>
        <w:t xml:space="preserve"> </w:t>
      </w:r>
      <w:r>
        <w:t>construction</w:t>
      </w:r>
      <w:r>
        <w:rPr>
          <w:spacing w:val="-7"/>
        </w:rPr>
        <w:t xml:space="preserve"> </w:t>
      </w:r>
      <w:r>
        <w:t>and</w:t>
      </w:r>
      <w:r>
        <w:rPr>
          <w:spacing w:val="-7"/>
        </w:rPr>
        <w:t xml:space="preserve"> </w:t>
      </w:r>
      <w:r>
        <w:t>proxy</w:t>
      </w:r>
      <w:r>
        <w:rPr>
          <w:spacing w:val="-8"/>
        </w:rPr>
        <w:t xml:space="preserve"> </w:t>
      </w:r>
      <w:r>
        <w:t>computation.</w:t>
      </w:r>
      <w:r>
        <w:rPr>
          <w:spacing w:val="12"/>
        </w:rPr>
        <w:t xml:space="preserve"> </w:t>
      </w:r>
      <w:r>
        <w:t>Incorrect decoding</w:t>
      </w:r>
      <w:r>
        <w:rPr>
          <w:spacing w:val="-12"/>
        </w:rPr>
        <w:t xml:space="preserve"> </w:t>
      </w:r>
      <w:r>
        <w:t>would</w:t>
      </w:r>
      <w:r>
        <w:rPr>
          <w:spacing w:val="-12"/>
        </w:rPr>
        <w:t xml:space="preserve"> </w:t>
      </w:r>
      <w:r>
        <w:t>silently</w:t>
      </w:r>
      <w:r>
        <w:rPr>
          <w:spacing w:val="-12"/>
        </w:rPr>
        <w:t xml:space="preserve"> </w:t>
      </w:r>
      <w:r>
        <w:t>corrupt</w:t>
      </w:r>
      <w:r>
        <w:rPr>
          <w:spacing w:val="-12"/>
        </w:rPr>
        <w:t xml:space="preserve"> </w:t>
      </w:r>
      <w:r>
        <w:t>both</w:t>
      </w:r>
      <w:r>
        <w:rPr>
          <w:spacing w:val="-12"/>
        </w:rPr>
        <w:t xml:space="preserve"> </w:t>
      </w:r>
      <w:r>
        <w:t>reputation</w:t>
      </w:r>
      <w:r>
        <w:rPr>
          <w:spacing w:val="-12"/>
        </w:rPr>
        <w:t xml:space="preserve"> </w:t>
      </w:r>
      <w:r>
        <w:t>graphs</w:t>
      </w:r>
      <w:r>
        <w:rPr>
          <w:spacing w:val="-12"/>
        </w:rPr>
        <w:t xml:space="preserve"> </w:t>
      </w:r>
      <w:r>
        <w:t>and</w:t>
      </w:r>
      <w:r>
        <w:rPr>
          <w:spacing w:val="-12"/>
        </w:rPr>
        <w:t xml:space="preserve"> </w:t>
      </w:r>
      <w:r>
        <w:t>validation</w:t>
      </w:r>
      <w:r>
        <w:rPr>
          <w:spacing w:val="-12"/>
        </w:rPr>
        <w:t xml:space="preserve"> </w:t>
      </w:r>
      <w:r>
        <w:t>labels;</w:t>
      </w:r>
      <w:r>
        <w:rPr>
          <w:spacing w:val="-11"/>
        </w:rPr>
        <w:t xml:space="preserve"> </w:t>
      </w:r>
      <w:r>
        <w:t>this</w:t>
      </w:r>
      <w:r>
        <w:rPr>
          <w:spacing w:val="-12"/>
        </w:rPr>
        <w:t xml:space="preserve"> </w:t>
      </w:r>
      <w:r>
        <w:t>section</w:t>
      </w:r>
      <w:r>
        <w:rPr>
          <w:spacing w:val="-12"/>
        </w:rPr>
        <w:t xml:space="preserve"> </w:t>
      </w:r>
      <w:r>
        <w:t>therefore records the exact topic hashes and field mappings used in the pipeline.</w:t>
      </w:r>
    </w:p>
    <w:p w14:paraId="00DC1EB7" w14:textId="77777777" w:rsidR="00350CFB" w:rsidRDefault="00283FFF">
      <w:pPr>
        <w:pStyle w:val="a4"/>
        <w:numPr>
          <w:ilvl w:val="0"/>
          <w:numId w:val="16"/>
        </w:numPr>
        <w:tabs>
          <w:tab w:val="left" w:pos="806"/>
          <w:tab w:val="left" w:pos="808"/>
        </w:tabs>
        <w:spacing w:before="101" w:line="396" w:lineRule="auto"/>
        <w:ind w:right="522"/>
        <w:jc w:val="both"/>
        <w:rPr>
          <w:sz w:val="24"/>
        </w:rPr>
      </w:pPr>
      <w:r>
        <w:rPr>
          <w:sz w:val="24"/>
        </w:rPr>
        <w:t>Log anatomy:</w:t>
      </w:r>
      <w:r>
        <w:rPr>
          <w:spacing w:val="40"/>
          <w:sz w:val="24"/>
        </w:rPr>
        <w:t xml:space="preserve"> </w:t>
      </w:r>
      <w:r>
        <w:rPr>
          <w:sz w:val="24"/>
        </w:rPr>
        <w:t>An Ethereum-compatible log contains an emitting contract address, an or-dered list of topics, and an ABI-encoded data blob.</w:t>
      </w:r>
      <w:r>
        <w:rPr>
          <w:spacing w:val="40"/>
          <w:sz w:val="24"/>
        </w:rPr>
        <w:t xml:space="preserve"> </w:t>
      </w:r>
      <w:r>
        <w:rPr>
          <w:sz w:val="24"/>
        </w:rPr>
        <w:t>Topic 0 is the keccak-256 hash of the event</w:t>
      </w:r>
      <w:r>
        <w:rPr>
          <w:spacing w:val="-13"/>
          <w:sz w:val="24"/>
        </w:rPr>
        <w:t xml:space="preserve"> </w:t>
      </w:r>
      <w:r>
        <w:rPr>
          <w:sz w:val="24"/>
        </w:rPr>
        <w:t>signature</w:t>
      </w:r>
      <w:r>
        <w:rPr>
          <w:spacing w:val="-13"/>
          <w:sz w:val="24"/>
        </w:rPr>
        <w:t xml:space="preserve"> </w:t>
      </w:r>
      <w:r>
        <w:rPr>
          <w:sz w:val="24"/>
        </w:rPr>
        <w:t>string,</w:t>
      </w:r>
      <w:r>
        <w:rPr>
          <w:spacing w:val="-12"/>
          <w:sz w:val="24"/>
        </w:rPr>
        <w:t xml:space="preserve"> </w:t>
      </w:r>
      <w:r>
        <w:rPr>
          <w:sz w:val="24"/>
        </w:rPr>
        <w:t>which</w:t>
      </w:r>
      <w:r>
        <w:rPr>
          <w:spacing w:val="-13"/>
          <w:sz w:val="24"/>
        </w:rPr>
        <w:t xml:space="preserve"> </w:t>
      </w:r>
      <w:r>
        <w:rPr>
          <w:sz w:val="24"/>
        </w:rPr>
        <w:t>uniquely</w:t>
      </w:r>
      <w:r>
        <w:rPr>
          <w:spacing w:val="-13"/>
          <w:sz w:val="24"/>
        </w:rPr>
        <w:t xml:space="preserve"> </w:t>
      </w:r>
      <w:r>
        <w:rPr>
          <w:sz w:val="24"/>
        </w:rPr>
        <w:t>identifies</w:t>
      </w:r>
      <w:r>
        <w:rPr>
          <w:spacing w:val="-13"/>
          <w:sz w:val="24"/>
        </w:rPr>
        <w:t xml:space="preserve"> </w:t>
      </w:r>
      <w:r>
        <w:rPr>
          <w:sz w:val="24"/>
        </w:rPr>
        <w:t>the</w:t>
      </w:r>
      <w:r>
        <w:rPr>
          <w:spacing w:val="-13"/>
          <w:sz w:val="24"/>
        </w:rPr>
        <w:t xml:space="preserve"> </w:t>
      </w:r>
      <w:r>
        <w:rPr>
          <w:sz w:val="24"/>
        </w:rPr>
        <w:t>event</w:t>
      </w:r>
      <w:r>
        <w:rPr>
          <w:spacing w:val="-13"/>
          <w:sz w:val="24"/>
        </w:rPr>
        <w:t xml:space="preserve"> </w:t>
      </w:r>
      <w:r>
        <w:rPr>
          <w:sz w:val="24"/>
        </w:rPr>
        <w:t>type</w:t>
      </w:r>
      <w:r>
        <w:rPr>
          <w:spacing w:val="-13"/>
          <w:sz w:val="24"/>
        </w:rPr>
        <w:t xml:space="preserve"> </w:t>
      </w:r>
      <w:r>
        <w:rPr>
          <w:sz w:val="24"/>
        </w:rPr>
        <w:t>among</w:t>
      </w:r>
      <w:r>
        <w:rPr>
          <w:spacing w:val="-13"/>
          <w:sz w:val="24"/>
        </w:rPr>
        <w:t xml:space="preserve"> </w:t>
      </w:r>
      <w:r>
        <w:rPr>
          <w:sz w:val="24"/>
        </w:rPr>
        <w:t>well-known</w:t>
      </w:r>
      <w:r>
        <w:rPr>
          <w:spacing w:val="-13"/>
          <w:sz w:val="24"/>
        </w:rPr>
        <w:t xml:space="preserve"> </w:t>
      </w:r>
      <w:r>
        <w:rPr>
          <w:sz w:val="24"/>
        </w:rPr>
        <w:t>standards. Indexed parameters occupy subsequent topics as 32-byte words (addresses are left-padded); non-indexed</w:t>
      </w:r>
      <w:r>
        <w:rPr>
          <w:spacing w:val="-15"/>
          <w:sz w:val="24"/>
        </w:rPr>
        <w:t xml:space="preserve"> </w:t>
      </w:r>
      <w:r>
        <w:rPr>
          <w:sz w:val="24"/>
        </w:rPr>
        <w:t>parameters</w:t>
      </w:r>
      <w:r>
        <w:rPr>
          <w:spacing w:val="-15"/>
          <w:sz w:val="24"/>
        </w:rPr>
        <w:t xml:space="preserve"> </w:t>
      </w:r>
      <w:r>
        <w:rPr>
          <w:sz w:val="24"/>
        </w:rPr>
        <w:t>occupy</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field</w:t>
      </w:r>
      <w:r>
        <w:rPr>
          <w:spacing w:val="-15"/>
          <w:sz w:val="24"/>
        </w:rPr>
        <w:t xml:space="preserve"> </w:t>
      </w:r>
      <w:r>
        <w:rPr>
          <w:sz w:val="24"/>
        </w:rPr>
        <w:t>in</w:t>
      </w:r>
      <w:r>
        <w:rPr>
          <w:spacing w:val="-15"/>
          <w:sz w:val="24"/>
        </w:rPr>
        <w:t xml:space="preserve"> </w:t>
      </w:r>
      <w:r>
        <w:rPr>
          <w:sz w:val="24"/>
        </w:rPr>
        <w:t>ABI</w:t>
      </w:r>
      <w:r>
        <w:rPr>
          <w:spacing w:val="-15"/>
          <w:sz w:val="24"/>
        </w:rPr>
        <w:t xml:space="preserve"> </w:t>
      </w:r>
      <w:r>
        <w:rPr>
          <w:sz w:val="24"/>
        </w:rPr>
        <w:t>order</w:t>
      </w:r>
      <w:r>
        <w:rPr>
          <w:spacing w:val="-15"/>
          <w:sz w:val="24"/>
        </w:rPr>
        <w:t xml:space="preserve"> </w:t>
      </w:r>
      <w:hyperlink w:anchor="_bookmark151" w:history="1">
        <w:r>
          <w:rPr>
            <w:sz w:val="24"/>
            <w:vertAlign w:val="superscript"/>
          </w:rPr>
          <w:t>[18]</w:t>
        </w:r>
      </w:hyperlink>
      <w:r>
        <w:rPr>
          <w:sz w:val="24"/>
        </w:rPr>
        <w:t>.</w:t>
      </w:r>
      <w:r>
        <w:rPr>
          <w:spacing w:val="-4"/>
          <w:sz w:val="24"/>
        </w:rPr>
        <w:t xml:space="preserve"> </w:t>
      </w:r>
      <w:r>
        <w:rPr>
          <w:sz w:val="24"/>
        </w:rPr>
        <w:t>BigQuery</w:t>
      </w:r>
      <w:r>
        <w:rPr>
          <w:spacing w:val="-15"/>
          <w:sz w:val="24"/>
        </w:rPr>
        <w:t xml:space="preserve"> </w:t>
      </w:r>
      <w:r>
        <w:rPr>
          <w:sz w:val="24"/>
        </w:rPr>
        <w:t>exposes</w:t>
      </w:r>
      <w:r>
        <w:rPr>
          <w:spacing w:val="-15"/>
          <w:sz w:val="24"/>
        </w:rPr>
        <w:t xml:space="preserve"> </w:t>
      </w:r>
      <w:r>
        <w:rPr>
          <w:sz w:val="24"/>
        </w:rPr>
        <w:t>these</w:t>
      </w:r>
      <w:r>
        <w:rPr>
          <w:spacing w:val="-15"/>
          <w:sz w:val="24"/>
        </w:rPr>
        <w:t xml:space="preserve"> </w:t>
      </w:r>
      <w:r>
        <w:rPr>
          <w:sz w:val="24"/>
        </w:rPr>
        <w:t>fields as columns; the pipeline applies topic filters in SQL and performs ABI decoding in Python for fields that require numeric interpretation.</w:t>
      </w:r>
    </w:p>
    <w:p w14:paraId="00DC1EB8" w14:textId="77777777" w:rsidR="00350CFB" w:rsidRDefault="00283FFF">
      <w:pPr>
        <w:pStyle w:val="a4"/>
        <w:numPr>
          <w:ilvl w:val="0"/>
          <w:numId w:val="16"/>
        </w:numPr>
        <w:tabs>
          <w:tab w:val="left" w:pos="807"/>
        </w:tabs>
        <w:spacing w:before="45"/>
        <w:ind w:left="807" w:hanging="214"/>
        <w:jc w:val="both"/>
        <w:rPr>
          <w:sz w:val="24"/>
        </w:rPr>
      </w:pPr>
      <w:r>
        <w:rPr>
          <w:spacing w:val="-8"/>
          <w:sz w:val="24"/>
        </w:rPr>
        <w:t>ERC-20</w:t>
      </w:r>
      <w:r>
        <w:rPr>
          <w:spacing w:val="-5"/>
          <w:sz w:val="24"/>
        </w:rPr>
        <w:t xml:space="preserve"> </w:t>
      </w:r>
      <w:r>
        <w:rPr>
          <w:rFonts w:ascii="Courier New" w:hAnsi="Courier New"/>
          <w:spacing w:val="-8"/>
          <w:sz w:val="24"/>
        </w:rPr>
        <w:t>Approval</w:t>
      </w:r>
      <w:r>
        <w:rPr>
          <w:spacing w:val="-8"/>
          <w:sz w:val="24"/>
        </w:rPr>
        <w:t>:</w:t>
      </w:r>
      <w:r>
        <w:rPr>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9" w14:textId="77777777" w:rsidR="00350CFB" w:rsidRDefault="00350CFB">
      <w:pPr>
        <w:pStyle w:val="a3"/>
        <w:spacing w:before="15"/>
      </w:pPr>
    </w:p>
    <w:p w14:paraId="00DC1EBA" w14:textId="77777777" w:rsidR="00350CFB" w:rsidRDefault="00283FFF">
      <w:pPr>
        <w:pStyle w:val="a3"/>
        <w:ind w:left="1145"/>
      </w:pPr>
      <w:r>
        <w:rPr>
          <w:rFonts w:ascii="Courier New"/>
          <w:spacing w:val="-2"/>
          <w:w w:val="85"/>
        </w:rPr>
        <w:t>0x8c5be1e5ebec7d5bd14f71427d1e84f3dd0314c0f7b2291e5b200ac8c7c3b925</w:t>
      </w:r>
      <w:r>
        <w:rPr>
          <w:spacing w:val="-2"/>
          <w:w w:val="85"/>
        </w:rPr>
        <w:t>,</w:t>
      </w:r>
    </w:p>
    <w:p w14:paraId="00DC1EBB" w14:textId="77777777" w:rsidR="00350CFB" w:rsidRDefault="00350CFB">
      <w:pPr>
        <w:pStyle w:val="a3"/>
        <w:spacing w:before="15"/>
      </w:pPr>
    </w:p>
    <w:p w14:paraId="00DC1EBC" w14:textId="77777777" w:rsidR="00350CFB" w:rsidRDefault="00283FFF">
      <w:pPr>
        <w:pStyle w:val="a3"/>
        <w:spacing w:line="376" w:lineRule="auto"/>
        <w:ind w:left="799" w:right="533" w:firstLine="8"/>
        <w:jc w:val="both"/>
      </w:pPr>
      <w:r>
        <w:rPr>
          <w:spacing w:val="-6"/>
        </w:rPr>
        <w:t>the</w:t>
      </w:r>
      <w:r>
        <w:rPr>
          <w:spacing w:val="-9"/>
        </w:rPr>
        <w:t xml:space="preserve"> </w:t>
      </w:r>
      <w:r>
        <w:rPr>
          <w:spacing w:val="-6"/>
        </w:rPr>
        <w:t>hash</w:t>
      </w:r>
      <w:r>
        <w:rPr>
          <w:spacing w:val="-9"/>
        </w:rPr>
        <w:t xml:space="preserve"> </w:t>
      </w:r>
      <w:r>
        <w:rPr>
          <w:spacing w:val="-6"/>
        </w:rPr>
        <w:t>of</w:t>
      </w:r>
      <w:r>
        <w:rPr>
          <w:spacing w:val="-9"/>
        </w:rPr>
        <w:t xml:space="preserve"> </w:t>
      </w:r>
      <w:r>
        <w:rPr>
          <w:rFonts w:ascii="Courier New" w:hAnsi="Courier New"/>
          <w:spacing w:val="-6"/>
        </w:rPr>
        <w:t>Approval(address,address,uint256)</w:t>
      </w:r>
      <w:r>
        <w:rPr>
          <w:spacing w:val="-6"/>
        </w:rPr>
        <w:t>.</w:t>
      </w:r>
      <w:r>
        <w:rPr>
          <w:spacing w:val="22"/>
        </w:rPr>
        <w:t xml:space="preserve"> </w:t>
      </w:r>
      <w:r>
        <w:rPr>
          <w:spacing w:val="-6"/>
        </w:rPr>
        <w:t>Topics</w:t>
      </w:r>
      <w:r>
        <w:rPr>
          <w:spacing w:val="-9"/>
        </w:rPr>
        <w:t xml:space="preserve"> </w:t>
      </w:r>
      <w:r>
        <w:rPr>
          <w:spacing w:val="-6"/>
        </w:rPr>
        <w:t>1</w:t>
      </w:r>
      <w:r>
        <w:rPr>
          <w:spacing w:val="-9"/>
        </w:rPr>
        <w:t xml:space="preserve"> </w:t>
      </w:r>
      <w:r>
        <w:rPr>
          <w:spacing w:val="-6"/>
        </w:rPr>
        <w:t>and</w:t>
      </w:r>
      <w:r>
        <w:rPr>
          <w:spacing w:val="-9"/>
        </w:rPr>
        <w:t xml:space="preserve"> </w:t>
      </w:r>
      <w:r>
        <w:rPr>
          <w:spacing w:val="-6"/>
        </w:rPr>
        <w:t>2</w:t>
      </w:r>
      <w:r>
        <w:rPr>
          <w:spacing w:val="-9"/>
        </w:rPr>
        <w:t xml:space="preserve"> </w:t>
      </w:r>
      <w:r>
        <w:rPr>
          <w:spacing w:val="-6"/>
        </w:rPr>
        <w:t>hold</w:t>
      </w:r>
      <w:r>
        <w:rPr>
          <w:spacing w:val="-9"/>
        </w:rPr>
        <w:t xml:space="preserve"> </w:t>
      </w:r>
      <w:r>
        <w:rPr>
          <w:spacing w:val="-6"/>
        </w:rPr>
        <w:t>the</w:t>
      </w:r>
      <w:r>
        <w:rPr>
          <w:spacing w:val="-9"/>
        </w:rPr>
        <w:t xml:space="preserve"> </w:t>
      </w:r>
      <w:r>
        <w:rPr>
          <w:spacing w:val="-6"/>
        </w:rPr>
        <w:t>owner</w:t>
      </w:r>
      <w:r>
        <w:rPr>
          <w:spacing w:val="-9"/>
        </w:rPr>
        <w:t xml:space="preserve"> </w:t>
      </w:r>
      <w:r>
        <w:rPr>
          <w:spacing w:val="-6"/>
        </w:rPr>
        <w:t xml:space="preserve">and </w:t>
      </w:r>
      <w:r>
        <w:t xml:space="preserve">spender addresses (left-padded); the allowance amount is ABI-decoded from the data field </w:t>
      </w:r>
      <w:r>
        <w:rPr>
          <w:spacing w:val="-4"/>
        </w:rPr>
        <w:t>and</w:t>
      </w:r>
      <w:r>
        <w:rPr>
          <w:spacing w:val="-11"/>
        </w:rPr>
        <w:t xml:space="preserve"> </w:t>
      </w:r>
      <w:r>
        <w:rPr>
          <w:spacing w:val="-4"/>
        </w:rPr>
        <w:t>scaled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token’s</w:t>
      </w:r>
      <w:r>
        <w:rPr>
          <w:spacing w:val="-11"/>
        </w:rPr>
        <w:t xml:space="preserve"> </w:t>
      </w:r>
      <w:r>
        <w:rPr>
          <w:spacing w:val="-4"/>
        </w:rPr>
        <w:t>decimals.</w:t>
      </w:r>
      <w:r>
        <w:rPr>
          <w:spacing w:val="-11"/>
        </w:rPr>
        <w:t xml:space="preserve"> </w:t>
      </w:r>
      <w:r>
        <w:rPr>
          <w:spacing w:val="-4"/>
        </w:rPr>
        <w:t>Unlimited</w:t>
      </w:r>
      <w:r>
        <w:rPr>
          <w:spacing w:val="-11"/>
        </w:rPr>
        <w:t xml:space="preserve"> </w:t>
      </w:r>
      <w:r>
        <w:rPr>
          <w:spacing w:val="-4"/>
        </w:rPr>
        <w:t>approvals</w:t>
      </w:r>
      <w:r>
        <w:rPr>
          <w:spacing w:val="-11"/>
        </w:rPr>
        <w:t xml:space="preserve"> </w:t>
      </w:r>
      <w:r>
        <w:rPr>
          <w:spacing w:val="-4"/>
        </w:rPr>
        <w:t>(</w:t>
      </w:r>
      <w:r>
        <w:rPr>
          <w:rFonts w:ascii="Courier New" w:hAnsi="Courier New"/>
          <w:spacing w:val="-4"/>
        </w:rPr>
        <w:t>type(uint256).max</w:t>
      </w:r>
      <w:r>
        <w:rPr>
          <w:spacing w:val="-4"/>
        </w:rPr>
        <w:t>)</w:t>
      </w:r>
      <w:r>
        <w:rPr>
          <w:spacing w:val="-11"/>
        </w:rPr>
        <w:t xml:space="preserve"> </w:t>
      </w:r>
      <w:r>
        <w:rPr>
          <w:spacing w:val="-4"/>
        </w:rPr>
        <w:t>are</w:t>
      </w:r>
      <w:r>
        <w:rPr>
          <w:spacing w:val="-11"/>
        </w:rPr>
        <w:t xml:space="preserve"> </w:t>
      </w:r>
      <w:r>
        <w:rPr>
          <w:spacing w:val="-4"/>
        </w:rPr>
        <w:t xml:space="preserve">retained </w:t>
      </w:r>
      <w:r>
        <w:t>as large finite weights after decimal adjustment; they contribute strong endorsement edges, which</w:t>
      </w:r>
      <w:r>
        <w:rPr>
          <w:spacing w:val="-1"/>
        </w:rPr>
        <w:t xml:space="preserve"> </w:t>
      </w:r>
      <w:r>
        <w:t>is</w:t>
      </w:r>
      <w:r>
        <w:rPr>
          <w:spacing w:val="-1"/>
        </w:rPr>
        <w:t xml:space="preserve"> </w:t>
      </w:r>
      <w:r>
        <w:t>intentional: an</w:t>
      </w:r>
      <w:r>
        <w:rPr>
          <w:spacing w:val="-1"/>
        </w:rPr>
        <w:t xml:space="preserve"> </w:t>
      </w:r>
      <w:r>
        <w:t>unlimited</w:t>
      </w:r>
      <w:r>
        <w:rPr>
          <w:spacing w:val="-1"/>
        </w:rPr>
        <w:t xml:space="preserve"> </w:t>
      </w:r>
      <w:r>
        <w:t>approval</w:t>
      </w:r>
      <w:r>
        <w:rPr>
          <w:spacing w:val="-1"/>
        </w:rPr>
        <w:t xml:space="preserve"> </w:t>
      </w:r>
      <w:r>
        <w:t>is</w:t>
      </w:r>
      <w:r>
        <w:rPr>
          <w:spacing w:val="-1"/>
        </w:rPr>
        <w:t xml:space="preserve"> </w:t>
      </w:r>
      <w:r>
        <w:t>a</w:t>
      </w:r>
      <w:r>
        <w:rPr>
          <w:spacing w:val="-1"/>
        </w:rPr>
        <w:t xml:space="preserve"> </w:t>
      </w:r>
      <w:r>
        <w:t>strong</w:t>
      </w:r>
      <w:r>
        <w:rPr>
          <w:spacing w:val="-1"/>
        </w:rPr>
        <w:t xml:space="preserve"> </w:t>
      </w:r>
      <w:r>
        <w:t>on-chain</w:t>
      </w:r>
      <w:r>
        <w:rPr>
          <w:spacing w:val="-1"/>
        </w:rPr>
        <w:t xml:space="preserve"> </w:t>
      </w:r>
      <w:r>
        <w:t>authorization.</w:t>
      </w:r>
      <w:r>
        <w:rPr>
          <w:spacing w:val="28"/>
        </w:rPr>
        <w:t xml:space="preserve"> </w:t>
      </w:r>
      <w:r>
        <w:t>EIP-2612</w:t>
      </w:r>
      <w:r>
        <w:rPr>
          <w:spacing w:val="-1"/>
        </w:rPr>
        <w:t xml:space="preserve"> </w:t>
      </w:r>
      <w:r>
        <w:rPr>
          <w:rFonts w:ascii="Courier New" w:hAnsi="Courier New"/>
        </w:rPr>
        <w:t>pe rmit</w:t>
      </w:r>
      <w:r>
        <w:rPr>
          <w:rFonts w:ascii="Courier New" w:hAnsi="Courier New"/>
          <w:spacing w:val="-36"/>
        </w:rPr>
        <w:t xml:space="preserve"> </w:t>
      </w:r>
      <w:r>
        <w:t>does</w:t>
      </w:r>
      <w:r>
        <w:rPr>
          <w:spacing w:val="-15"/>
        </w:rPr>
        <w:t xml:space="preserve"> </w:t>
      </w:r>
      <w:r>
        <w:t>not</w:t>
      </w:r>
      <w:r>
        <w:rPr>
          <w:spacing w:val="-15"/>
        </w:rPr>
        <w:t xml:space="preserve"> </w:t>
      </w:r>
      <w:r>
        <w:t>introduce</w:t>
      </w:r>
      <w:r>
        <w:rPr>
          <w:spacing w:val="-15"/>
        </w:rPr>
        <w:t xml:space="preserve"> </w:t>
      </w:r>
      <w:r>
        <w:t>a</w:t>
      </w:r>
      <w:r>
        <w:rPr>
          <w:spacing w:val="-15"/>
        </w:rPr>
        <w:t xml:space="preserve"> </w:t>
      </w:r>
      <w:r>
        <w:t>separate</w:t>
      </w:r>
      <w:r>
        <w:rPr>
          <w:spacing w:val="-15"/>
        </w:rPr>
        <w:t xml:space="preserve"> </w:t>
      </w:r>
      <w:r>
        <w:t>reputation</w:t>
      </w:r>
      <w:r>
        <w:rPr>
          <w:spacing w:val="-15"/>
        </w:rPr>
        <w:t xml:space="preserve"> </w:t>
      </w:r>
      <w:r>
        <w:t>event:</w:t>
      </w:r>
      <w:r>
        <w:rPr>
          <w:spacing w:val="-15"/>
        </w:rPr>
        <w:t xml:space="preserve"> </w:t>
      </w:r>
      <w:r>
        <w:t>successful</w:t>
      </w:r>
      <w:r>
        <w:rPr>
          <w:spacing w:val="-15"/>
        </w:rPr>
        <w:t xml:space="preserve"> </w:t>
      </w:r>
      <w:r>
        <w:t>permits</w:t>
      </w:r>
      <w:r>
        <w:rPr>
          <w:spacing w:val="-15"/>
        </w:rPr>
        <w:t xml:space="preserve"> </w:t>
      </w:r>
      <w:r>
        <w:t>emit</w:t>
      </w:r>
      <w:r>
        <w:rPr>
          <w:spacing w:val="-10"/>
        </w:rPr>
        <w:t xml:space="preserve"> </w:t>
      </w:r>
      <w:r>
        <w:t>the</w:t>
      </w:r>
      <w:r>
        <w:rPr>
          <w:spacing w:val="-11"/>
        </w:rPr>
        <w:t xml:space="preserve"> </w:t>
      </w:r>
      <w:r>
        <w:t>same</w:t>
      </w:r>
      <w:r>
        <w:rPr>
          <w:spacing w:val="-12"/>
        </w:rPr>
        <w:t xml:space="preserve"> </w:t>
      </w:r>
      <w:r>
        <w:rPr>
          <w:rFonts w:ascii="Courier New" w:hAnsi="Courier New"/>
        </w:rPr>
        <w:t>Appr oval</w:t>
      </w:r>
      <w:r>
        <w:rPr>
          <w:rFonts w:ascii="Courier New" w:hAnsi="Courier New"/>
          <w:spacing w:val="-36"/>
        </w:rPr>
        <w:t xml:space="preserve"> </w:t>
      </w:r>
      <w:r>
        <w:t>log,</w:t>
      </w:r>
      <w:r>
        <w:rPr>
          <w:spacing w:val="-15"/>
        </w:rPr>
        <w:t xml:space="preserve"> </w:t>
      </w:r>
      <w:r>
        <w:t>so</w:t>
      </w:r>
      <w:r>
        <w:rPr>
          <w:spacing w:val="-15"/>
        </w:rPr>
        <w:t xml:space="preserve"> </w:t>
      </w:r>
      <w:r>
        <w:t>EndorseRank</w:t>
      </w:r>
      <w:r>
        <w:rPr>
          <w:spacing w:val="-15"/>
        </w:rPr>
        <w:t xml:space="preserve"> </w:t>
      </w:r>
      <w:r>
        <w:t>observes</w:t>
      </w:r>
      <w:r>
        <w:rPr>
          <w:spacing w:val="-4"/>
        </w:rPr>
        <w:t xml:space="preserve"> </w:t>
      </w:r>
      <w:r>
        <w:t>the</w:t>
      </w:r>
      <w:r>
        <w:rPr>
          <w:spacing w:val="-1"/>
        </w:rPr>
        <w:t xml:space="preserve"> </w:t>
      </w:r>
      <w:r>
        <w:t>resulting</w:t>
      </w:r>
      <w:r>
        <w:rPr>
          <w:spacing w:val="-2"/>
        </w:rPr>
        <w:t xml:space="preserve"> </w:t>
      </w:r>
      <w:r>
        <w:t>allowance</w:t>
      </w:r>
      <w:r>
        <w:rPr>
          <w:spacing w:val="-1"/>
        </w:rPr>
        <w:t xml:space="preserve"> </w:t>
      </w:r>
      <w:r>
        <w:t>snapshot</w:t>
      </w:r>
      <w:r>
        <w:rPr>
          <w:spacing w:val="-1"/>
        </w:rPr>
        <w:t xml:space="preserve"> </w:t>
      </w:r>
      <w:r>
        <w:t>regardless</w:t>
      </w:r>
      <w:r>
        <w:rPr>
          <w:spacing w:val="-1"/>
        </w:rPr>
        <w:t xml:space="preserve"> </w:t>
      </w:r>
      <w:r>
        <w:t>of</w:t>
      </w:r>
      <w:r>
        <w:rPr>
          <w:spacing w:val="-2"/>
        </w:rPr>
        <w:t xml:space="preserve"> </w:t>
      </w:r>
      <w:r>
        <w:t>whether authorization</w:t>
      </w:r>
      <w:r>
        <w:rPr>
          <w:spacing w:val="-3"/>
        </w:rPr>
        <w:t xml:space="preserve"> </w:t>
      </w:r>
      <w:r>
        <w:t>was</w:t>
      </w:r>
      <w:r>
        <w:rPr>
          <w:spacing w:val="-2"/>
        </w:rPr>
        <w:t xml:space="preserve"> </w:t>
      </w:r>
      <w:r>
        <w:t>set</w:t>
      </w:r>
      <w:r>
        <w:rPr>
          <w:spacing w:val="-2"/>
        </w:rPr>
        <w:t xml:space="preserve"> </w:t>
      </w:r>
      <w:r>
        <w:t>by</w:t>
      </w:r>
      <w:r>
        <w:rPr>
          <w:spacing w:val="-2"/>
        </w:rPr>
        <w:t xml:space="preserve"> </w:t>
      </w:r>
      <w:r>
        <w:t>an</w:t>
      </w:r>
      <w:r>
        <w:rPr>
          <w:spacing w:val="-2"/>
        </w:rPr>
        <w:t xml:space="preserve"> </w:t>
      </w:r>
      <w:r>
        <w:t>on-chain</w:t>
      </w:r>
      <w:r>
        <w:rPr>
          <w:spacing w:val="-1"/>
        </w:rPr>
        <w:t xml:space="preserve"> </w:t>
      </w:r>
      <w:r>
        <w:rPr>
          <w:rFonts w:ascii="Courier New" w:hAnsi="Courier New"/>
        </w:rPr>
        <w:t>approve</w:t>
      </w:r>
      <w:r>
        <w:rPr>
          <w:rFonts w:ascii="Courier New" w:hAnsi="Courier New"/>
          <w:spacing w:val="-85"/>
        </w:rPr>
        <w:t xml:space="preserve"> </w:t>
      </w:r>
      <w:r>
        <w:t>call</w:t>
      </w:r>
      <w:r>
        <w:rPr>
          <w:spacing w:val="-2"/>
        </w:rPr>
        <w:t xml:space="preserve"> </w:t>
      </w:r>
      <w:r>
        <w:t>or</w:t>
      </w:r>
      <w:r>
        <w:rPr>
          <w:spacing w:val="-2"/>
        </w:rPr>
        <w:t xml:space="preserve"> </w:t>
      </w:r>
      <w:r>
        <w:t>an</w:t>
      </w:r>
      <w:r>
        <w:rPr>
          <w:spacing w:val="-2"/>
        </w:rPr>
        <w:t xml:space="preserve"> </w:t>
      </w:r>
      <w:r>
        <w:t>off-chain</w:t>
      </w:r>
      <w:r>
        <w:rPr>
          <w:spacing w:val="-2"/>
        </w:rPr>
        <w:t xml:space="preserve"> </w:t>
      </w:r>
      <w:r>
        <w:t>signature</w:t>
      </w:r>
      <w:r>
        <w:rPr>
          <w:spacing w:val="-2"/>
        </w:rPr>
        <w:t xml:space="preserve"> </w:t>
      </w:r>
      <w:hyperlink w:anchor="_bookmark152" w:history="1">
        <w:r>
          <w:rPr>
            <w:vertAlign w:val="superscript"/>
          </w:rPr>
          <w:t>[19]</w:t>
        </w:r>
      </w:hyperlink>
      <w:r>
        <w:t>.</w:t>
      </w:r>
    </w:p>
    <w:p w14:paraId="00DC1EBD" w14:textId="77777777" w:rsidR="00350CFB" w:rsidRDefault="00350CFB">
      <w:pPr>
        <w:pStyle w:val="a3"/>
        <w:spacing w:line="376" w:lineRule="auto"/>
        <w:jc w:val="both"/>
        <w:sectPr w:rsidR="00350CFB">
          <w:pgSz w:w="11910" w:h="16840"/>
          <w:pgMar w:top="1840" w:right="708" w:bottom="2300" w:left="992" w:header="0" w:footer="2115" w:gutter="0"/>
          <w:cols w:space="720"/>
        </w:sectPr>
      </w:pPr>
    </w:p>
    <w:p w14:paraId="00DC1EBE" w14:textId="77777777" w:rsidR="00350CFB" w:rsidRDefault="00283FFF">
      <w:pPr>
        <w:pStyle w:val="a4"/>
        <w:numPr>
          <w:ilvl w:val="0"/>
          <w:numId w:val="16"/>
        </w:numPr>
        <w:tabs>
          <w:tab w:val="left" w:pos="807"/>
        </w:tabs>
        <w:spacing w:before="112"/>
        <w:ind w:left="807" w:hanging="214"/>
        <w:rPr>
          <w:sz w:val="24"/>
        </w:rPr>
      </w:pPr>
      <w:r>
        <w:rPr>
          <w:spacing w:val="-8"/>
          <w:sz w:val="24"/>
        </w:rPr>
        <w:t>ERC-20</w:t>
      </w:r>
      <w:r>
        <w:rPr>
          <w:spacing w:val="-5"/>
          <w:sz w:val="24"/>
        </w:rPr>
        <w:t xml:space="preserve"> </w:t>
      </w:r>
      <w:r>
        <w:rPr>
          <w:rFonts w:ascii="Courier New" w:hAnsi="Courier New"/>
          <w:spacing w:val="-8"/>
          <w:sz w:val="24"/>
        </w:rPr>
        <w:t>Transfer</w:t>
      </w:r>
      <w:r>
        <w:rPr>
          <w:spacing w:val="-8"/>
          <w:sz w:val="24"/>
        </w:rPr>
        <w:t>:</w:t>
      </w:r>
      <w:r>
        <w:rPr>
          <w:spacing w:val="13"/>
          <w:sz w:val="24"/>
        </w:rPr>
        <w:t xml:space="preserve"> </w:t>
      </w:r>
      <w:r>
        <w:rPr>
          <w:spacing w:val="-8"/>
          <w:sz w:val="24"/>
        </w:rPr>
        <w:t>Topic</w:t>
      </w:r>
      <w:r>
        <w:rPr>
          <w:spacing w:val="-5"/>
          <w:sz w:val="24"/>
        </w:rPr>
        <w:t xml:space="preserve"> </w:t>
      </w:r>
      <w:r>
        <w:rPr>
          <w:spacing w:val="-8"/>
          <w:sz w:val="24"/>
        </w:rPr>
        <w:t>0</w:t>
      </w:r>
      <w:r>
        <w:rPr>
          <w:spacing w:val="-5"/>
          <w:sz w:val="24"/>
        </w:rPr>
        <w:t xml:space="preserve"> </w:t>
      </w:r>
      <w:r>
        <w:rPr>
          <w:spacing w:val="-8"/>
          <w:sz w:val="24"/>
        </w:rPr>
        <w:t>is</w:t>
      </w:r>
    </w:p>
    <w:p w14:paraId="00DC1EBF" w14:textId="77777777" w:rsidR="00350CFB" w:rsidRDefault="00350CFB">
      <w:pPr>
        <w:pStyle w:val="a3"/>
        <w:spacing w:before="43"/>
      </w:pPr>
    </w:p>
    <w:p w14:paraId="00DC1EC0" w14:textId="77777777" w:rsidR="00350CFB" w:rsidRDefault="00283FFF">
      <w:pPr>
        <w:pStyle w:val="a3"/>
        <w:ind w:left="1146"/>
      </w:pPr>
      <w:r>
        <w:rPr>
          <w:rFonts w:ascii="Courier New"/>
          <w:spacing w:val="-2"/>
          <w:w w:val="85"/>
        </w:rPr>
        <w:t>0xddf252ad1be2c89b69c2b068fc378daa952ba7f163c4a11628f55a4df523b3ef</w:t>
      </w:r>
      <w:r>
        <w:rPr>
          <w:spacing w:val="-2"/>
          <w:w w:val="85"/>
        </w:rPr>
        <w:t>,</w:t>
      </w:r>
    </w:p>
    <w:p w14:paraId="00DC1EC1" w14:textId="77777777" w:rsidR="00350CFB" w:rsidRDefault="00350CFB">
      <w:pPr>
        <w:pStyle w:val="a3"/>
        <w:spacing w:before="42"/>
      </w:pPr>
    </w:p>
    <w:p w14:paraId="00DC1EC2" w14:textId="77777777" w:rsidR="00350CFB" w:rsidRDefault="00283FFF">
      <w:pPr>
        <w:pStyle w:val="a3"/>
        <w:spacing w:line="391" w:lineRule="auto"/>
        <w:ind w:left="802" w:right="523" w:firstLine="5"/>
        <w:jc w:val="both"/>
      </w:pPr>
      <w:r>
        <w:rPr>
          <w:spacing w:val="-4"/>
        </w:rPr>
        <w:t>the</w:t>
      </w:r>
      <w:r>
        <w:rPr>
          <w:spacing w:val="-11"/>
        </w:rPr>
        <w:t xml:space="preserve"> </w:t>
      </w:r>
      <w:r>
        <w:rPr>
          <w:spacing w:val="-4"/>
        </w:rPr>
        <w:t>hash</w:t>
      </w:r>
      <w:r>
        <w:rPr>
          <w:spacing w:val="-11"/>
        </w:rPr>
        <w:t xml:space="preserve"> </w:t>
      </w:r>
      <w:r>
        <w:rPr>
          <w:spacing w:val="-4"/>
        </w:rPr>
        <w:t>of</w:t>
      </w:r>
      <w:r>
        <w:rPr>
          <w:spacing w:val="-11"/>
        </w:rPr>
        <w:t xml:space="preserve"> </w:t>
      </w:r>
      <w:r>
        <w:rPr>
          <w:rFonts w:ascii="Courier New" w:hAnsi="Courier New"/>
          <w:spacing w:val="-4"/>
        </w:rPr>
        <w:t>Transfer(address,address,uint256)</w:t>
      </w:r>
      <w:r>
        <w:rPr>
          <w:spacing w:val="-4"/>
        </w:rPr>
        <w:t>.</w:t>
      </w:r>
      <w:r>
        <w:rPr>
          <w:spacing w:val="7"/>
        </w:rPr>
        <w:t xml:space="preserve"> </w:t>
      </w:r>
      <w:r>
        <w:rPr>
          <w:spacing w:val="-4"/>
        </w:rPr>
        <w:t>Sender</w:t>
      </w:r>
      <w:r>
        <w:rPr>
          <w:spacing w:val="-11"/>
        </w:rPr>
        <w:t xml:space="preserve"> </w:t>
      </w:r>
      <w:r>
        <w:rPr>
          <w:spacing w:val="-4"/>
        </w:rPr>
        <w:t>and</w:t>
      </w:r>
      <w:r>
        <w:rPr>
          <w:spacing w:val="-11"/>
        </w:rPr>
        <w:t xml:space="preserve"> </w:t>
      </w:r>
      <w:r>
        <w:rPr>
          <w:spacing w:val="-4"/>
        </w:rPr>
        <w:t>recipient</w:t>
      </w:r>
      <w:r>
        <w:rPr>
          <w:spacing w:val="-11"/>
        </w:rPr>
        <w:t xml:space="preserve"> </w:t>
      </w:r>
      <w:r>
        <w:rPr>
          <w:spacing w:val="-4"/>
        </w:rPr>
        <w:t>are</w:t>
      </w:r>
      <w:r>
        <w:rPr>
          <w:spacing w:val="-11"/>
        </w:rPr>
        <w:t xml:space="preserve"> </w:t>
      </w:r>
      <w:r>
        <w:rPr>
          <w:spacing w:val="-4"/>
        </w:rPr>
        <w:t xml:space="preserve">indexed; </w:t>
      </w:r>
      <w:r>
        <w:t>value is decimal-adjusted.</w:t>
      </w:r>
      <w:r>
        <w:rPr>
          <w:spacing w:val="40"/>
        </w:rPr>
        <w:t xml:space="preserve"> </w:t>
      </w:r>
      <w:r>
        <w:t>Mint and burn patterns that use the zero address are retained if they touch cohort wallets, but they are rare relative to wallet-to-wallet transfers in the fil-tered extract.</w:t>
      </w:r>
      <w:r>
        <w:rPr>
          <w:spacing w:val="40"/>
        </w:rPr>
        <w:t xml:space="preserve"> </w:t>
      </w:r>
      <w:r>
        <w:t xml:space="preserve">Self-transfers are retained in the event table but excluded from Sybil-stability inbound-counterparty calculations (Section </w:t>
      </w:r>
      <w:hyperlink w:anchor="_bookmark66" w:history="1">
        <w:r>
          <w:t>3.9</w:t>
        </w:r>
      </w:hyperlink>
      <w:r>
        <w:t>), because a wallet transferring to itself does not evidence an external counterparty relationship.</w:t>
      </w:r>
    </w:p>
    <w:p w14:paraId="00DC1EC3" w14:textId="77777777" w:rsidR="00350CFB" w:rsidRDefault="00283FFF">
      <w:pPr>
        <w:pStyle w:val="a4"/>
        <w:numPr>
          <w:ilvl w:val="0"/>
          <w:numId w:val="16"/>
        </w:numPr>
        <w:tabs>
          <w:tab w:val="left" w:pos="802"/>
          <w:tab w:val="left" w:pos="806"/>
        </w:tabs>
        <w:spacing w:before="56" w:line="386" w:lineRule="auto"/>
        <w:ind w:left="802" w:right="524" w:hanging="210"/>
        <w:jc w:val="both"/>
        <w:rPr>
          <w:sz w:val="24"/>
        </w:rPr>
      </w:pPr>
      <w:r>
        <w:rPr>
          <w:w w:val="90"/>
          <w:sz w:val="24"/>
        </w:rPr>
        <w:t xml:space="preserve">GMX </w:t>
      </w:r>
      <w:r>
        <w:rPr>
          <w:rFonts w:ascii="Courier New" w:hAnsi="Courier New"/>
          <w:w w:val="90"/>
          <w:sz w:val="24"/>
        </w:rPr>
        <w:t>PositionDecrease</w:t>
      </w:r>
      <w:r>
        <w:rPr>
          <w:w w:val="90"/>
          <w:sz w:val="24"/>
        </w:rPr>
        <w:t>:</w:t>
      </w:r>
      <w:r>
        <w:rPr>
          <w:spacing w:val="40"/>
          <w:sz w:val="24"/>
        </w:rPr>
        <w:t xml:space="preserve"> </w:t>
      </w:r>
      <w:r>
        <w:rPr>
          <w:w w:val="90"/>
          <w:sz w:val="24"/>
        </w:rPr>
        <w:t xml:space="preserve">GMX V2 emits structured events through </w:t>
      </w:r>
      <w:r>
        <w:rPr>
          <w:rFonts w:ascii="Courier New" w:hAnsi="Courier New"/>
          <w:w w:val="90"/>
          <w:sz w:val="24"/>
        </w:rPr>
        <w:t>EventEmitter</w:t>
      </w:r>
      <w:r>
        <w:rPr>
          <w:rFonts w:ascii="Courier New" w:hAnsi="Courier New"/>
          <w:spacing w:val="-22"/>
          <w:w w:val="90"/>
          <w:sz w:val="24"/>
        </w:rPr>
        <w:t xml:space="preserve"> </w:t>
      </w:r>
      <w:r>
        <w:rPr>
          <w:w w:val="90"/>
          <w:sz w:val="24"/>
        </w:rPr>
        <w:t xml:space="preserve">rather </w:t>
      </w:r>
      <w:r>
        <w:rPr>
          <w:sz w:val="24"/>
        </w:rPr>
        <w:t xml:space="preserve">than a minimal ERC-20-style signature </w:t>
      </w:r>
      <w:hyperlink w:anchor="_bookmark156" w:history="1">
        <w:r>
          <w:rPr>
            <w:sz w:val="24"/>
            <w:vertAlign w:val="superscript"/>
          </w:rPr>
          <w:t>[46]</w:t>
        </w:r>
      </w:hyperlink>
      <w:r>
        <w:rPr>
          <w:sz w:val="24"/>
        </w:rPr>
        <w:t>.</w:t>
      </w:r>
      <w:r>
        <w:rPr>
          <w:spacing w:val="34"/>
          <w:sz w:val="24"/>
        </w:rPr>
        <w:t xml:space="preserve"> </w:t>
      </w:r>
      <w:r>
        <w:rPr>
          <w:sz w:val="24"/>
        </w:rPr>
        <w:t xml:space="preserve">Extraction filters on the emitter address and the </w:t>
      </w:r>
      <w:r>
        <w:rPr>
          <w:spacing w:val="-2"/>
          <w:sz w:val="24"/>
        </w:rPr>
        <w:t>verified</w:t>
      </w:r>
      <w:r>
        <w:rPr>
          <w:spacing w:val="-15"/>
          <w:sz w:val="24"/>
        </w:rPr>
        <w:t xml:space="preserve"> </w:t>
      </w:r>
      <w:r>
        <w:rPr>
          <w:rFonts w:ascii="Courier New" w:hAnsi="Courier New"/>
          <w:spacing w:val="-2"/>
          <w:sz w:val="24"/>
        </w:rPr>
        <w:t>EventLog1</w:t>
      </w:r>
      <w:r>
        <w:rPr>
          <w:rFonts w:ascii="Courier New" w:hAnsi="Courier New"/>
          <w:spacing w:val="-34"/>
          <w:sz w:val="24"/>
        </w:rPr>
        <w:t xml:space="preserve"> </w:t>
      </w:r>
      <w:r>
        <w:rPr>
          <w:spacing w:val="-2"/>
          <w:sz w:val="24"/>
        </w:rPr>
        <w:t>topic</w:t>
      </w:r>
      <w:r>
        <w:rPr>
          <w:spacing w:val="-13"/>
          <w:sz w:val="24"/>
        </w:rPr>
        <w:t xml:space="preserve"> </w:t>
      </w:r>
      <w:r>
        <w:rPr>
          <w:spacing w:val="-2"/>
          <w:sz w:val="24"/>
        </w:rPr>
        <w:t>0,</w:t>
      </w:r>
      <w:r>
        <w:rPr>
          <w:spacing w:val="-13"/>
          <w:sz w:val="24"/>
        </w:rPr>
        <w:t xml:space="preserve"> </w:t>
      </w:r>
      <w:r>
        <w:rPr>
          <w:spacing w:val="-2"/>
          <w:sz w:val="24"/>
        </w:rPr>
        <w:t>then</w:t>
      </w:r>
      <w:r>
        <w:rPr>
          <w:spacing w:val="-13"/>
          <w:sz w:val="24"/>
        </w:rPr>
        <w:t xml:space="preserve"> </w:t>
      </w:r>
      <w:r>
        <w:rPr>
          <w:spacing w:val="-2"/>
          <w:sz w:val="24"/>
        </w:rPr>
        <w:t>decodes</w:t>
      </w:r>
      <w:r>
        <w:rPr>
          <w:spacing w:val="-13"/>
          <w:sz w:val="24"/>
        </w:rPr>
        <w:t xml:space="preserve"> </w:t>
      </w:r>
      <w:r>
        <w:rPr>
          <w:spacing w:val="-2"/>
          <w:sz w:val="24"/>
        </w:rPr>
        <w:t>key–value</w:t>
      </w:r>
      <w:r>
        <w:rPr>
          <w:spacing w:val="-13"/>
          <w:sz w:val="24"/>
        </w:rPr>
        <w:t xml:space="preserve"> </w:t>
      </w:r>
      <w:r>
        <w:rPr>
          <w:spacing w:val="-2"/>
          <w:sz w:val="24"/>
        </w:rPr>
        <w:t>fields</w:t>
      </w:r>
      <w:r>
        <w:rPr>
          <w:spacing w:val="-13"/>
          <w:sz w:val="24"/>
        </w:rPr>
        <w:t xml:space="preserve"> </w:t>
      </w:r>
      <w:r>
        <w:rPr>
          <w:spacing w:val="-2"/>
          <w:sz w:val="24"/>
        </w:rPr>
        <w:t>from</w:t>
      </w:r>
      <w:r>
        <w:rPr>
          <w:spacing w:val="-13"/>
          <w:sz w:val="24"/>
        </w:rPr>
        <w:t xml:space="preserve"> </w:t>
      </w:r>
      <w:r>
        <w:rPr>
          <w:spacing w:val="-2"/>
          <w:sz w:val="24"/>
        </w:rPr>
        <w:t>the</w:t>
      </w:r>
      <w:r>
        <w:rPr>
          <w:spacing w:val="-13"/>
          <w:sz w:val="24"/>
        </w:rPr>
        <w:t xml:space="preserve"> </w:t>
      </w:r>
      <w:r>
        <w:rPr>
          <w:spacing w:val="-2"/>
          <w:sz w:val="24"/>
        </w:rPr>
        <w:t>event</w:t>
      </w:r>
      <w:r>
        <w:rPr>
          <w:spacing w:val="-13"/>
          <w:sz w:val="24"/>
        </w:rPr>
        <w:t xml:space="preserve"> </w:t>
      </w:r>
      <w:r>
        <w:rPr>
          <w:spacing w:val="-2"/>
          <w:sz w:val="24"/>
        </w:rPr>
        <w:t>payload</w:t>
      </w:r>
      <w:r>
        <w:rPr>
          <w:spacing w:val="-13"/>
          <w:sz w:val="24"/>
        </w:rPr>
        <w:t xml:space="preserve"> </w:t>
      </w:r>
      <w:r>
        <w:rPr>
          <w:spacing w:val="-2"/>
          <w:sz w:val="24"/>
        </w:rPr>
        <w:t>to</w:t>
      </w:r>
      <w:r>
        <w:rPr>
          <w:spacing w:val="-13"/>
          <w:sz w:val="24"/>
        </w:rPr>
        <w:t xml:space="preserve"> </w:t>
      </w:r>
      <w:r>
        <w:rPr>
          <w:spacing w:val="-2"/>
          <w:sz w:val="24"/>
        </w:rPr>
        <w:t xml:space="preserve">recover </w:t>
      </w:r>
      <w:r>
        <w:rPr>
          <w:rFonts w:ascii="Courier New" w:hAnsi="Courier New"/>
          <w:spacing w:val="-6"/>
          <w:sz w:val="24"/>
        </w:rPr>
        <w:t>account</w:t>
      </w:r>
      <w:r>
        <w:rPr>
          <w:spacing w:val="-6"/>
          <w:sz w:val="24"/>
        </w:rPr>
        <w:t>,</w:t>
      </w:r>
      <w:r>
        <w:rPr>
          <w:spacing w:val="-9"/>
          <w:sz w:val="24"/>
        </w:rPr>
        <w:t xml:space="preserve"> </w:t>
      </w:r>
      <w:r>
        <w:rPr>
          <w:rFonts w:ascii="Courier New" w:hAnsi="Courier New"/>
          <w:spacing w:val="-6"/>
          <w:sz w:val="24"/>
        </w:rPr>
        <w:t>basePnlUsd</w:t>
      </w:r>
      <w:r>
        <w:rPr>
          <w:spacing w:val="-6"/>
          <w:sz w:val="24"/>
        </w:rPr>
        <w:t>,</w:t>
      </w:r>
      <w:r>
        <w:rPr>
          <w:spacing w:val="-8"/>
          <w:sz w:val="24"/>
        </w:rPr>
        <w:t xml:space="preserve"> </w:t>
      </w:r>
      <w:r>
        <w:rPr>
          <w:rFonts w:ascii="Courier New" w:hAnsi="Courier New"/>
          <w:spacing w:val="-6"/>
          <w:sz w:val="24"/>
        </w:rPr>
        <w:t>sizeDeltaUsd</w:t>
      </w:r>
      <w:r>
        <w:rPr>
          <w:spacing w:val="-6"/>
          <w:sz w:val="24"/>
        </w:rPr>
        <w:t>,</w:t>
      </w:r>
      <w:r>
        <w:rPr>
          <w:spacing w:val="-9"/>
          <w:sz w:val="24"/>
        </w:rPr>
        <w:t xml:space="preserve"> </w:t>
      </w:r>
      <w:r>
        <w:rPr>
          <w:spacing w:val="-6"/>
          <w:sz w:val="24"/>
        </w:rPr>
        <w:t>and</w:t>
      </w:r>
      <w:r>
        <w:rPr>
          <w:spacing w:val="-9"/>
          <w:sz w:val="24"/>
        </w:rPr>
        <w:t xml:space="preserve"> </w:t>
      </w:r>
      <w:r>
        <w:rPr>
          <w:spacing w:val="-6"/>
          <w:sz w:val="24"/>
        </w:rPr>
        <w:t>liquidation</w:t>
      </w:r>
      <w:r>
        <w:rPr>
          <w:spacing w:val="-9"/>
          <w:sz w:val="24"/>
        </w:rPr>
        <w:t xml:space="preserve"> </w:t>
      </w:r>
      <w:r>
        <w:rPr>
          <w:spacing w:val="-6"/>
          <w:sz w:val="24"/>
        </w:rPr>
        <w:t>indicators.</w:t>
      </w:r>
      <w:r>
        <w:rPr>
          <w:spacing w:val="16"/>
          <w:sz w:val="24"/>
        </w:rPr>
        <w:t xml:space="preserve"> </w:t>
      </w:r>
      <w:r>
        <w:rPr>
          <w:spacing w:val="-6"/>
          <w:sz w:val="24"/>
        </w:rPr>
        <w:t>Only</w:t>
      </w:r>
      <w:r>
        <w:rPr>
          <w:spacing w:val="-9"/>
          <w:sz w:val="24"/>
        </w:rPr>
        <w:t xml:space="preserve"> </w:t>
      </w:r>
      <w:r>
        <w:rPr>
          <w:spacing w:val="-6"/>
          <w:sz w:val="24"/>
        </w:rPr>
        <w:t>decreases</w:t>
      </w:r>
      <w:r>
        <w:rPr>
          <w:spacing w:val="-9"/>
          <w:sz w:val="24"/>
        </w:rPr>
        <w:t xml:space="preserve"> </w:t>
      </w:r>
      <w:r>
        <w:rPr>
          <w:spacing w:val="-6"/>
          <w:sz w:val="24"/>
        </w:rPr>
        <w:t xml:space="preserve">(closes, </w:t>
      </w:r>
      <w:r>
        <w:rPr>
          <w:sz w:val="24"/>
        </w:rPr>
        <w:t>partial closes, and liquidations) enter the validation frame; increases open or enlarge posi-tions and do not realize PnL for the success proxies used here.</w:t>
      </w:r>
      <w:r>
        <w:rPr>
          <w:spacing w:val="27"/>
          <w:sz w:val="24"/>
        </w:rPr>
        <w:t xml:space="preserve"> </w:t>
      </w:r>
      <w:r>
        <w:rPr>
          <w:sz w:val="24"/>
        </w:rPr>
        <w:t>Liquidation flags distinguish forced closes from voluntary ones, which matters for both inverse-risk proxies and GF-PR sink weights.</w:t>
      </w:r>
    </w:p>
    <w:p w14:paraId="00DC1EC4" w14:textId="77777777" w:rsidR="00350CFB" w:rsidRDefault="00283FFF">
      <w:pPr>
        <w:pStyle w:val="a4"/>
        <w:numPr>
          <w:ilvl w:val="0"/>
          <w:numId w:val="16"/>
        </w:numPr>
        <w:tabs>
          <w:tab w:val="left" w:pos="797"/>
          <w:tab w:val="left" w:pos="808"/>
        </w:tabs>
        <w:spacing w:before="74" w:line="396" w:lineRule="auto"/>
        <w:ind w:right="524"/>
        <w:jc w:val="both"/>
        <w:rPr>
          <w:sz w:val="24"/>
        </w:rPr>
      </w:pPr>
      <w:r>
        <w:rPr>
          <w:sz w:val="24"/>
        </w:rPr>
        <w:t>Address</w:t>
      </w:r>
      <w:r>
        <w:rPr>
          <w:spacing w:val="-10"/>
          <w:sz w:val="24"/>
        </w:rPr>
        <w:t xml:space="preserve"> </w:t>
      </w:r>
      <w:r>
        <w:rPr>
          <w:sz w:val="24"/>
        </w:rPr>
        <w:t>normalization</w:t>
      </w:r>
      <w:r>
        <w:rPr>
          <w:spacing w:val="-10"/>
          <w:sz w:val="24"/>
        </w:rPr>
        <w:t xml:space="preserve"> </w:t>
      </w:r>
      <w:r>
        <w:rPr>
          <w:sz w:val="24"/>
        </w:rPr>
        <w:t>and</w:t>
      </w:r>
      <w:r>
        <w:rPr>
          <w:spacing w:val="-10"/>
          <w:sz w:val="24"/>
        </w:rPr>
        <w:t xml:space="preserve"> </w:t>
      </w:r>
      <w:r>
        <w:rPr>
          <w:sz w:val="24"/>
        </w:rPr>
        <w:t>units:</w:t>
      </w:r>
      <w:r>
        <w:rPr>
          <w:spacing w:val="10"/>
          <w:sz w:val="24"/>
        </w:rPr>
        <w:t xml:space="preserve"> </w:t>
      </w:r>
      <w:r>
        <w:rPr>
          <w:sz w:val="24"/>
        </w:rPr>
        <w:t>All</w:t>
      </w:r>
      <w:r>
        <w:rPr>
          <w:spacing w:val="-10"/>
          <w:sz w:val="24"/>
        </w:rPr>
        <w:t xml:space="preserve"> </w:t>
      </w:r>
      <w:r>
        <w:rPr>
          <w:sz w:val="24"/>
        </w:rPr>
        <w:t>addresses</w:t>
      </w:r>
      <w:r>
        <w:rPr>
          <w:spacing w:val="-10"/>
          <w:sz w:val="24"/>
        </w:rPr>
        <w:t xml:space="preserve"> </w:t>
      </w:r>
      <w:r>
        <w:rPr>
          <w:sz w:val="24"/>
        </w:rPr>
        <w:t>are</w:t>
      </w:r>
      <w:r>
        <w:rPr>
          <w:spacing w:val="-10"/>
          <w:sz w:val="24"/>
        </w:rPr>
        <w:t xml:space="preserve"> </w:t>
      </w:r>
      <w:r>
        <w:rPr>
          <w:sz w:val="24"/>
        </w:rPr>
        <w:t>lower-cased</w:t>
      </w:r>
      <w:r>
        <w:rPr>
          <w:spacing w:val="-10"/>
          <w:sz w:val="24"/>
        </w:rPr>
        <w:t xml:space="preserve"> </w:t>
      </w:r>
      <w:r>
        <w:rPr>
          <w:sz w:val="24"/>
        </w:rPr>
        <w:t>before</w:t>
      </w:r>
      <w:r>
        <w:rPr>
          <w:spacing w:val="-10"/>
          <w:sz w:val="24"/>
        </w:rPr>
        <w:t xml:space="preserve"> </w:t>
      </w:r>
      <w:r>
        <w:rPr>
          <w:sz w:val="24"/>
        </w:rPr>
        <w:t>joins</w:t>
      </w:r>
      <w:r>
        <w:rPr>
          <w:spacing w:val="-10"/>
          <w:sz w:val="24"/>
        </w:rPr>
        <w:t xml:space="preserve"> </w:t>
      </w:r>
      <w:r>
        <w:rPr>
          <w:sz w:val="24"/>
        </w:rPr>
        <w:t>so</w:t>
      </w:r>
      <w:r>
        <w:rPr>
          <w:spacing w:val="-10"/>
          <w:sz w:val="24"/>
        </w:rPr>
        <w:t xml:space="preserve"> </w:t>
      </w:r>
      <w:r>
        <w:rPr>
          <w:sz w:val="24"/>
        </w:rPr>
        <w:t>that</w:t>
      </w:r>
      <w:r>
        <w:rPr>
          <w:spacing w:val="-10"/>
          <w:sz w:val="24"/>
        </w:rPr>
        <w:t xml:space="preserve"> </w:t>
      </w:r>
      <w:r>
        <w:rPr>
          <w:sz w:val="24"/>
        </w:rPr>
        <w:t>check-summed and non-checksummed hex forms collide correctly.</w:t>
      </w:r>
      <w:r>
        <w:rPr>
          <w:spacing w:val="40"/>
          <w:sz w:val="24"/>
        </w:rPr>
        <w:t xml:space="preserve"> </w:t>
      </w:r>
      <w:r>
        <w:rPr>
          <w:sz w:val="24"/>
        </w:rPr>
        <w:t xml:space="preserve">Token amounts are stored as </w:t>
      </w:r>
      <w:r>
        <w:rPr>
          <w:spacing w:val="-2"/>
          <w:sz w:val="24"/>
        </w:rPr>
        <w:t xml:space="preserve">floating-point decimal-adjusted values for weighting; ranking uses relative magnitudes within </w:t>
      </w:r>
      <w:r>
        <w:rPr>
          <w:sz w:val="24"/>
        </w:rPr>
        <w:t>a cohort rather than absolute USD conversion for allowance and transfer edges.</w:t>
      </w:r>
      <w:r>
        <w:rPr>
          <w:spacing w:val="40"/>
          <w:sz w:val="24"/>
        </w:rPr>
        <w:t xml:space="preserve"> </w:t>
      </w:r>
      <w:r>
        <w:rPr>
          <w:sz w:val="24"/>
        </w:rPr>
        <w:t>GMX PnL fields are already denominated in USD units in the protocol’s event schema and are used directly for trading-success and risk proxies.</w:t>
      </w:r>
    </w:p>
    <w:p w14:paraId="00DC1EC5" w14:textId="77777777" w:rsidR="00350CFB" w:rsidRDefault="00350CFB">
      <w:pPr>
        <w:pStyle w:val="a3"/>
        <w:spacing w:before="157"/>
      </w:pPr>
    </w:p>
    <w:p w14:paraId="00DC1EC6" w14:textId="77777777" w:rsidR="00350CFB" w:rsidRDefault="00283FFF">
      <w:pPr>
        <w:pStyle w:val="2"/>
        <w:numPr>
          <w:ilvl w:val="1"/>
          <w:numId w:val="26"/>
        </w:numPr>
        <w:tabs>
          <w:tab w:val="left" w:pos="783"/>
        </w:tabs>
        <w:ind w:left="783" w:hanging="501"/>
      </w:pPr>
      <w:bookmarkStart w:id="193" w:name="Graph_construction"/>
      <w:bookmarkStart w:id="194" w:name="_bookmark59"/>
      <w:bookmarkEnd w:id="193"/>
      <w:bookmarkEnd w:id="194"/>
      <w:r>
        <w:t>Graph</w:t>
      </w:r>
      <w:r>
        <w:rPr>
          <w:spacing w:val="12"/>
        </w:rPr>
        <w:t xml:space="preserve"> </w:t>
      </w:r>
      <w:r>
        <w:rPr>
          <w:spacing w:val="-2"/>
        </w:rPr>
        <w:t>construction</w:t>
      </w:r>
    </w:p>
    <w:p w14:paraId="00DC1EC7" w14:textId="77777777" w:rsidR="00350CFB" w:rsidRDefault="00350CFB">
      <w:pPr>
        <w:pStyle w:val="a3"/>
        <w:spacing w:before="24"/>
        <w:rPr>
          <w:b/>
          <w:sz w:val="28"/>
        </w:rPr>
      </w:pPr>
    </w:p>
    <w:p w14:paraId="00DC1EC8" w14:textId="77777777" w:rsidR="00350CFB" w:rsidRDefault="00283FFF">
      <w:pPr>
        <w:pStyle w:val="a3"/>
        <w:spacing w:line="396" w:lineRule="auto"/>
        <w:ind w:left="282" w:right="521"/>
      </w:pPr>
      <w:r>
        <w:t>EndorseRank</w:t>
      </w:r>
      <w:r>
        <w:rPr>
          <w:spacing w:val="-1"/>
        </w:rPr>
        <w:t xml:space="preserve"> </w:t>
      </w:r>
      <w:r>
        <w:t>and AWP</w:t>
      </w:r>
      <w:r>
        <w:rPr>
          <w:spacing w:val="-1"/>
        </w:rPr>
        <w:t xml:space="preserve"> </w:t>
      </w:r>
      <w:r>
        <w:t>share</w:t>
      </w:r>
      <w:r>
        <w:rPr>
          <w:spacing w:val="-1"/>
        </w:rPr>
        <w:t xml:space="preserve"> </w:t>
      </w:r>
      <w:r>
        <w:t>the PageRank solver in</w:t>
      </w:r>
      <w:r>
        <w:rPr>
          <w:spacing w:val="-1"/>
        </w:rPr>
        <w:t xml:space="preserve"> </w:t>
      </w:r>
      <w:r>
        <w:t>Equation (</w:t>
      </w:r>
      <w:hyperlink w:anchor="_bookmark50" w:history="1">
        <w:r>
          <w:t>3.1</w:t>
        </w:r>
      </w:hyperlink>
      <w:r>
        <w:t>)</w:t>
      </w:r>
      <w:r>
        <w:rPr>
          <w:spacing w:val="-1"/>
        </w:rPr>
        <w:t xml:space="preserve"> </w:t>
      </w:r>
      <w:r>
        <w:t>but differ</w:t>
      </w:r>
      <w:r>
        <w:rPr>
          <w:spacing w:val="-1"/>
        </w:rPr>
        <w:t xml:space="preserve"> </w:t>
      </w:r>
      <w:r>
        <w:t>in</w:t>
      </w:r>
      <w:r>
        <w:rPr>
          <w:spacing w:val="-1"/>
        </w:rPr>
        <w:t xml:space="preserve"> </w:t>
      </w:r>
      <w:r>
        <w:t>edge semantics. Both</w:t>
      </w:r>
      <w:r>
        <w:rPr>
          <w:spacing w:val="-6"/>
        </w:rPr>
        <w:t xml:space="preserve"> </w:t>
      </w:r>
      <w:r>
        <w:t>methods</w:t>
      </w:r>
      <w:r>
        <w:rPr>
          <w:spacing w:val="-6"/>
        </w:rPr>
        <w:t xml:space="preserve"> </w:t>
      </w:r>
      <w:r>
        <w:t>induce</w:t>
      </w:r>
      <w:r>
        <w:rPr>
          <w:spacing w:val="-6"/>
        </w:rPr>
        <w:t xml:space="preserve"> </w:t>
      </w:r>
      <w:r>
        <w:t>a</w:t>
      </w:r>
      <w:r>
        <w:rPr>
          <w:spacing w:val="-6"/>
        </w:rPr>
        <w:t xml:space="preserve"> </w:t>
      </w:r>
      <w:r>
        <w:t>directed,</w:t>
      </w:r>
      <w:r>
        <w:rPr>
          <w:spacing w:val="-6"/>
        </w:rPr>
        <w:t xml:space="preserve"> </w:t>
      </w:r>
      <w:r>
        <w:t>weighted</w:t>
      </w:r>
      <w:r>
        <w:rPr>
          <w:spacing w:val="-6"/>
        </w:rPr>
        <w:t xml:space="preserve"> </w:t>
      </w:r>
      <w:r>
        <w:t>graph</w:t>
      </w:r>
      <w:r>
        <w:rPr>
          <w:spacing w:val="-6"/>
        </w:rPr>
        <w:t xml:space="preserve"> </w:t>
      </w:r>
      <w:r>
        <w:t>on</w:t>
      </w:r>
      <w:r>
        <w:rPr>
          <w:spacing w:val="-6"/>
        </w:rPr>
        <w:t xml:space="preserve"> </w:t>
      </w:r>
      <w:r>
        <w:t>wallet</w:t>
      </w:r>
      <w:r>
        <w:rPr>
          <w:spacing w:val="-6"/>
        </w:rPr>
        <w:t xml:space="preserve"> </w:t>
      </w:r>
      <w:r>
        <w:t>nodes,</w:t>
      </w:r>
      <w:r>
        <w:rPr>
          <w:spacing w:val="-5"/>
        </w:rPr>
        <w:t xml:space="preserve"> </w:t>
      </w:r>
      <w:r>
        <w:t>restrict</w:t>
      </w:r>
      <w:r>
        <w:rPr>
          <w:spacing w:val="-6"/>
        </w:rPr>
        <w:t xml:space="preserve"> </w:t>
      </w:r>
      <w:r>
        <w:t>attention</w:t>
      </w:r>
      <w:r>
        <w:rPr>
          <w:spacing w:val="-6"/>
        </w:rPr>
        <w:t xml:space="preserve"> </w:t>
      </w:r>
      <w:r>
        <w:t>to</w:t>
      </w:r>
      <w:r>
        <w:rPr>
          <w:spacing w:val="-6"/>
        </w:rPr>
        <w:t xml:space="preserve"> </w:t>
      </w:r>
      <w:r>
        <w:t>the</w:t>
      </w:r>
      <w:r>
        <w:rPr>
          <w:spacing w:val="-6"/>
        </w:rPr>
        <w:t xml:space="preserve"> </w:t>
      </w:r>
      <w:r>
        <w:t>subgraph</w:t>
      </w:r>
    </w:p>
    <w:p w14:paraId="00DC1EC9" w14:textId="77777777" w:rsidR="00350CFB" w:rsidRDefault="00350CFB">
      <w:pPr>
        <w:pStyle w:val="a3"/>
        <w:spacing w:line="396" w:lineRule="auto"/>
        <w:sectPr w:rsidR="00350CFB">
          <w:pgSz w:w="11910" w:h="16840"/>
          <w:pgMar w:top="1800" w:right="708" w:bottom="2300" w:left="992" w:header="0" w:footer="2115" w:gutter="0"/>
          <w:cols w:space="720"/>
        </w:sectPr>
      </w:pPr>
    </w:p>
    <w:p w14:paraId="00DC1ECA" w14:textId="77777777" w:rsidR="00350CFB" w:rsidRDefault="00283FFF">
      <w:pPr>
        <w:pStyle w:val="a3"/>
        <w:spacing w:before="72" w:line="396" w:lineRule="auto"/>
        <w:ind w:left="282" w:right="522"/>
        <w:jc w:val="both"/>
      </w:pPr>
      <w:r>
        <w:t>touching the seed wallet set (edges with at least one endpoint in the cohort, including one-hop neighbors),</w:t>
      </w:r>
      <w:r>
        <w:rPr>
          <w:spacing w:val="-13"/>
        </w:rPr>
        <w:t xml:space="preserve"> </w:t>
      </w:r>
      <w:r>
        <w:t>and</w:t>
      </w:r>
      <w:r>
        <w:rPr>
          <w:spacing w:val="-15"/>
        </w:rPr>
        <w:t xml:space="preserve"> </w:t>
      </w:r>
      <w:r>
        <w:t>emit</w:t>
      </w:r>
      <w:r>
        <w:rPr>
          <w:spacing w:val="-15"/>
        </w:rPr>
        <w:t xml:space="preserve"> </w:t>
      </w:r>
      <w:r>
        <w:t>a</w:t>
      </w:r>
      <w:r>
        <w:rPr>
          <w:spacing w:val="-15"/>
        </w:rPr>
        <w:t xml:space="preserve"> </w:t>
      </w:r>
      <w:r>
        <w:t>score</w:t>
      </w:r>
      <w:r>
        <w:rPr>
          <w:spacing w:val="-15"/>
        </w:rPr>
        <w:t xml:space="preserve"> </w:t>
      </w:r>
      <w:r>
        <w:t>for</w:t>
      </w:r>
      <w:r>
        <w:rPr>
          <w:spacing w:val="-15"/>
        </w:rPr>
        <w:t xml:space="preserve"> </w:t>
      </w:r>
      <w:r>
        <w:t>every</w:t>
      </w:r>
      <w:r>
        <w:rPr>
          <w:spacing w:val="-15"/>
        </w:rPr>
        <w:t xml:space="preserve"> </w:t>
      </w:r>
      <w:r>
        <w:t>cohort</w:t>
      </w:r>
      <w:r>
        <w:rPr>
          <w:spacing w:val="-15"/>
        </w:rPr>
        <w:t xml:space="preserve"> </w:t>
      </w:r>
      <w:r>
        <w:t>wallet</w:t>
      </w:r>
      <w:r>
        <w:rPr>
          <w:spacing w:val="-15"/>
        </w:rPr>
        <w:t xml:space="preserve"> </w:t>
      </w:r>
      <w:r>
        <w:t>(missing</w:t>
      </w:r>
      <w:r>
        <w:rPr>
          <w:spacing w:val="-15"/>
        </w:rPr>
        <w:t xml:space="preserve"> </w:t>
      </w:r>
      <w:r>
        <w:t>nodes</w:t>
      </w:r>
      <w:r>
        <w:rPr>
          <w:spacing w:val="-15"/>
        </w:rPr>
        <w:t xml:space="preserve"> </w:t>
      </w:r>
      <w:r>
        <w:t>receive</w:t>
      </w:r>
      <w:r>
        <w:rPr>
          <w:spacing w:val="-15"/>
        </w:rPr>
        <w:t xml:space="preserve"> </w:t>
      </w:r>
      <w:r>
        <w:t>score</w:t>
      </w:r>
      <w:r>
        <w:rPr>
          <w:spacing w:val="-15"/>
        </w:rPr>
        <w:t xml:space="preserve"> </w:t>
      </w:r>
      <w:r>
        <w:t>0</w:t>
      </w:r>
      <w:r>
        <w:rPr>
          <w:spacing w:val="-15"/>
        </w:rPr>
        <w:t xml:space="preserve"> </w:t>
      </w:r>
      <w:r>
        <w:t>before</w:t>
      </w:r>
      <w:r>
        <w:rPr>
          <w:spacing w:val="-15"/>
        </w:rPr>
        <w:t xml:space="preserve"> </w:t>
      </w:r>
      <w:r>
        <w:t xml:space="preserve">ranking). </w:t>
      </w:r>
      <w:r>
        <w:rPr>
          <w:spacing w:val="-2"/>
        </w:rPr>
        <w:t>Subgraph</w:t>
      </w:r>
      <w:r>
        <w:rPr>
          <w:spacing w:val="-6"/>
        </w:rPr>
        <w:t xml:space="preserve"> </w:t>
      </w:r>
      <w:r>
        <w:rPr>
          <w:spacing w:val="-2"/>
        </w:rPr>
        <w:t>restriction</w:t>
      </w:r>
      <w:r>
        <w:rPr>
          <w:spacing w:val="-5"/>
        </w:rPr>
        <w:t xml:space="preserve"> </w:t>
      </w:r>
      <w:r>
        <w:rPr>
          <w:spacing w:val="-2"/>
        </w:rPr>
        <w:t>is</w:t>
      </w:r>
      <w:r>
        <w:rPr>
          <w:spacing w:val="-6"/>
        </w:rPr>
        <w:t xml:space="preserve"> </w:t>
      </w:r>
      <w:r>
        <w:rPr>
          <w:spacing w:val="-2"/>
        </w:rPr>
        <w:t>important</w:t>
      </w:r>
      <w:r>
        <w:rPr>
          <w:spacing w:val="-5"/>
        </w:rPr>
        <w:t xml:space="preserve"> </w:t>
      </w:r>
      <w:r>
        <w:rPr>
          <w:spacing w:val="-2"/>
        </w:rPr>
        <w:t>for</w:t>
      </w:r>
      <w:r>
        <w:rPr>
          <w:spacing w:val="-5"/>
        </w:rPr>
        <w:t xml:space="preserve"> </w:t>
      </w:r>
      <w:r>
        <w:rPr>
          <w:spacing w:val="-2"/>
        </w:rPr>
        <w:t>scalability</w:t>
      </w:r>
      <w:r>
        <w:rPr>
          <w:spacing w:val="-5"/>
        </w:rPr>
        <w:t xml:space="preserve"> </w:t>
      </w:r>
      <w:r>
        <w:rPr>
          <w:spacing w:val="-2"/>
        </w:rPr>
        <w:t>and</w:t>
      </w:r>
      <w:r>
        <w:rPr>
          <w:spacing w:val="-5"/>
        </w:rPr>
        <w:t xml:space="preserve"> </w:t>
      </w:r>
      <w:r>
        <w:rPr>
          <w:spacing w:val="-2"/>
        </w:rPr>
        <w:t>for</w:t>
      </w:r>
      <w:r>
        <w:rPr>
          <w:spacing w:val="-5"/>
        </w:rPr>
        <w:t xml:space="preserve"> </w:t>
      </w:r>
      <w:r>
        <w:rPr>
          <w:spacing w:val="-2"/>
        </w:rPr>
        <w:t>interpretability:</w:t>
      </w:r>
      <w:r>
        <w:rPr>
          <w:spacing w:val="23"/>
        </w:rPr>
        <w:t xml:space="preserve"> </w:t>
      </w:r>
      <w:r>
        <w:rPr>
          <w:spacing w:val="-2"/>
        </w:rPr>
        <w:t>the</w:t>
      </w:r>
      <w:r>
        <w:rPr>
          <w:spacing w:val="-5"/>
        </w:rPr>
        <w:t xml:space="preserve"> </w:t>
      </w:r>
      <w:r>
        <w:rPr>
          <w:spacing w:val="-2"/>
        </w:rPr>
        <w:t>score</w:t>
      </w:r>
      <w:r>
        <w:rPr>
          <w:spacing w:val="-5"/>
        </w:rPr>
        <w:t xml:space="preserve"> </w:t>
      </w:r>
      <w:r>
        <w:rPr>
          <w:spacing w:val="-2"/>
        </w:rPr>
        <w:t>of</w:t>
      </w:r>
      <w:r>
        <w:rPr>
          <w:spacing w:val="-5"/>
        </w:rPr>
        <w:t xml:space="preserve"> </w:t>
      </w:r>
      <w:r>
        <w:rPr>
          <w:spacing w:val="-2"/>
        </w:rPr>
        <w:t>a</w:t>
      </w:r>
      <w:r>
        <w:rPr>
          <w:spacing w:val="-5"/>
        </w:rPr>
        <w:t xml:space="preserve"> </w:t>
      </w:r>
      <w:r>
        <w:rPr>
          <w:spacing w:val="-2"/>
        </w:rPr>
        <w:t>cohort</w:t>
      </w:r>
      <w:r>
        <w:rPr>
          <w:spacing w:val="-5"/>
        </w:rPr>
        <w:t xml:space="preserve"> </w:t>
      </w:r>
      <w:r>
        <w:rPr>
          <w:spacing w:val="-2"/>
        </w:rPr>
        <w:t>wallet</w:t>
      </w:r>
    </w:p>
    <w:p w14:paraId="00DC1ECB" w14:textId="77777777" w:rsidR="00350CFB" w:rsidRDefault="00283FFF">
      <w:pPr>
        <w:pStyle w:val="a3"/>
        <w:spacing w:before="4" w:line="326" w:lineRule="auto"/>
        <w:ind w:left="282" w:right="563"/>
        <w:jc w:val="both"/>
      </w:pPr>
      <w:r>
        <w:rPr>
          <w:spacing w:val="-2"/>
        </w:rPr>
        <w:t>may</w:t>
      </w:r>
      <w:r>
        <w:rPr>
          <w:spacing w:val="-10"/>
        </w:rPr>
        <w:t xml:space="preserve"> </w:t>
      </w:r>
      <w:r>
        <w:rPr>
          <w:spacing w:val="-2"/>
        </w:rPr>
        <w:t>receive</w:t>
      </w:r>
      <w:r>
        <w:rPr>
          <w:spacing w:val="-10"/>
        </w:rPr>
        <w:t xml:space="preserve"> </w:t>
      </w:r>
      <w:r>
        <w:rPr>
          <w:spacing w:val="-2"/>
        </w:rPr>
        <w:t>mass</w:t>
      </w:r>
      <w:r>
        <w:rPr>
          <w:spacing w:val="-10"/>
        </w:rPr>
        <w:t xml:space="preserve"> </w:t>
      </w:r>
      <w:r>
        <w:rPr>
          <w:spacing w:val="-2"/>
        </w:rPr>
        <w:t>from</w:t>
      </w:r>
      <w:r>
        <w:rPr>
          <w:spacing w:val="-10"/>
        </w:rPr>
        <w:t xml:space="preserve"> </w:t>
      </w:r>
      <w:r>
        <w:rPr>
          <w:spacing w:val="-2"/>
        </w:rPr>
        <w:t>non-cohort</w:t>
      </w:r>
      <w:r>
        <w:rPr>
          <w:spacing w:val="-10"/>
        </w:rPr>
        <w:t xml:space="preserve"> </w:t>
      </w:r>
      <w:r>
        <w:rPr>
          <w:spacing w:val="-2"/>
        </w:rPr>
        <w:t>neighbors</w:t>
      </w:r>
      <w:r>
        <w:rPr>
          <w:spacing w:val="-10"/>
        </w:rPr>
        <w:t xml:space="preserve"> </w:t>
      </w:r>
      <w:r>
        <w:rPr>
          <w:spacing w:val="-2"/>
        </w:rPr>
        <w:t>that</w:t>
      </w:r>
      <w:r>
        <w:rPr>
          <w:spacing w:val="-10"/>
        </w:rPr>
        <w:t xml:space="preserve"> </w:t>
      </w:r>
      <w:r>
        <w:rPr>
          <w:spacing w:val="-2"/>
        </w:rPr>
        <w:t>endorse</w:t>
      </w:r>
      <w:r>
        <w:rPr>
          <w:spacing w:val="-10"/>
        </w:rPr>
        <w:t xml:space="preserve"> </w:t>
      </w:r>
      <w:r>
        <w:rPr>
          <w:spacing w:val="-2"/>
        </w:rPr>
        <w:t>or</w:t>
      </w:r>
      <w:r>
        <w:rPr>
          <w:spacing w:val="-10"/>
        </w:rPr>
        <w:t xml:space="preserve"> </w:t>
      </w:r>
      <w:r>
        <w:rPr>
          <w:spacing w:val="-2"/>
        </w:rPr>
        <w:t>transfer</w:t>
      </w:r>
      <w:r>
        <w:rPr>
          <w:spacing w:val="-10"/>
        </w:rPr>
        <w:t xml:space="preserve"> </w:t>
      </w:r>
      <w:r>
        <w:rPr>
          <w:spacing w:val="-2"/>
        </w:rPr>
        <w:t>to</w:t>
      </w:r>
      <w:r>
        <w:rPr>
          <w:spacing w:val="-10"/>
        </w:rPr>
        <w:t xml:space="preserve"> </w:t>
      </w:r>
      <w:r>
        <w:rPr>
          <w:spacing w:val="-2"/>
        </w:rPr>
        <w:t>it,</w:t>
      </w:r>
      <w:r>
        <w:rPr>
          <w:spacing w:val="-7"/>
        </w:rPr>
        <w:t xml:space="preserve"> </w:t>
      </w:r>
      <w:r>
        <w:rPr>
          <w:spacing w:val="-2"/>
        </w:rPr>
        <w:t>but</w:t>
      </w:r>
      <w:r>
        <w:rPr>
          <w:spacing w:val="-10"/>
        </w:rPr>
        <w:t xml:space="preserve"> </w:t>
      </w:r>
      <w:r>
        <w:rPr>
          <w:spacing w:val="-2"/>
        </w:rPr>
        <w:t>the</w:t>
      </w:r>
      <w:r>
        <w:rPr>
          <w:spacing w:val="-10"/>
        </w:rPr>
        <w:t xml:space="preserve"> </w:t>
      </w:r>
      <w:r>
        <w:rPr>
          <w:spacing w:val="-2"/>
        </w:rPr>
        <w:t>evaluation</w:t>
      </w:r>
      <w:r>
        <w:rPr>
          <w:spacing w:val="-10"/>
        </w:rPr>
        <w:t xml:space="preserve"> </w:t>
      </w:r>
      <w:r>
        <w:rPr>
          <w:spacing w:val="-2"/>
        </w:rPr>
        <w:t xml:space="preserve">reports </w:t>
      </w:r>
      <w:r>
        <w:t xml:space="preserve">scores only on </w:t>
      </w:r>
      <w:r>
        <w:rPr>
          <w:rFonts w:ascii="Arial Unicode MS"/>
          <w:spacing w:val="9"/>
        </w:rPr>
        <w:t>W</w:t>
      </w:r>
      <w:r>
        <w:rPr>
          <w:spacing w:val="9"/>
        </w:rPr>
        <w:t>.</w:t>
      </w:r>
    </w:p>
    <w:p w14:paraId="00DC1ECC" w14:textId="77777777" w:rsidR="00350CFB" w:rsidRDefault="00283FFF">
      <w:pPr>
        <w:pStyle w:val="a3"/>
        <w:spacing w:line="259" w:lineRule="exact"/>
        <w:ind w:left="274"/>
        <w:jc w:val="both"/>
      </w:pPr>
      <w:r>
        <w:t>The</w:t>
      </w:r>
      <w:r>
        <w:rPr>
          <w:spacing w:val="18"/>
        </w:rPr>
        <w:t xml:space="preserve"> </w:t>
      </w:r>
      <w:r>
        <w:t>conceptual</w:t>
      </w:r>
      <w:r>
        <w:rPr>
          <w:spacing w:val="18"/>
        </w:rPr>
        <w:t xml:space="preserve"> </w:t>
      </w:r>
      <w:r>
        <w:t>distinction</w:t>
      </w:r>
      <w:r>
        <w:rPr>
          <w:spacing w:val="18"/>
        </w:rPr>
        <w:t xml:space="preserve"> </w:t>
      </w:r>
      <w:r>
        <w:t>is</w:t>
      </w:r>
      <w:r>
        <w:rPr>
          <w:spacing w:val="19"/>
        </w:rPr>
        <w:t xml:space="preserve"> </w:t>
      </w:r>
      <w:r>
        <w:t>endorsement</w:t>
      </w:r>
      <w:r>
        <w:rPr>
          <w:spacing w:val="18"/>
        </w:rPr>
        <w:t xml:space="preserve"> </w:t>
      </w:r>
      <w:r>
        <w:t>versus</w:t>
      </w:r>
      <w:r>
        <w:rPr>
          <w:spacing w:val="18"/>
        </w:rPr>
        <w:t xml:space="preserve"> </w:t>
      </w:r>
      <w:r>
        <w:t>flow.</w:t>
      </w:r>
      <w:r>
        <w:rPr>
          <w:spacing w:val="55"/>
          <w:w w:val="150"/>
        </w:rPr>
        <w:t xml:space="preserve"> </w:t>
      </w:r>
      <w:r>
        <w:t>An</w:t>
      </w:r>
      <w:r>
        <w:rPr>
          <w:spacing w:val="18"/>
        </w:rPr>
        <w:t xml:space="preserve"> </w:t>
      </w:r>
      <w:r>
        <w:t>allowance</w:t>
      </w:r>
      <w:r>
        <w:rPr>
          <w:spacing w:val="19"/>
        </w:rPr>
        <w:t xml:space="preserve"> </w:t>
      </w:r>
      <w:r>
        <w:t>is</w:t>
      </w:r>
      <w:r>
        <w:rPr>
          <w:spacing w:val="18"/>
        </w:rPr>
        <w:t xml:space="preserve"> </w:t>
      </w:r>
      <w:r>
        <w:t>an</w:t>
      </w:r>
      <w:r>
        <w:rPr>
          <w:spacing w:val="18"/>
        </w:rPr>
        <w:t xml:space="preserve"> </w:t>
      </w:r>
      <w:r>
        <w:t>explicit,</w:t>
      </w:r>
      <w:r>
        <w:rPr>
          <w:spacing w:val="25"/>
        </w:rPr>
        <w:t xml:space="preserve"> </w:t>
      </w:r>
      <w:r>
        <w:rPr>
          <w:spacing w:val="-2"/>
        </w:rPr>
        <w:t>revocable</w:t>
      </w:r>
    </w:p>
    <w:p w14:paraId="00DC1ECD" w14:textId="77777777" w:rsidR="00350CFB" w:rsidRDefault="00283FFF">
      <w:pPr>
        <w:pStyle w:val="a3"/>
        <w:spacing w:before="180" w:line="396" w:lineRule="auto"/>
        <w:ind w:left="282" w:right="523"/>
        <w:jc w:val="both"/>
      </w:pPr>
      <w:r>
        <w:t>authorization</w:t>
      </w:r>
      <w:r>
        <w:rPr>
          <w:spacing w:val="-14"/>
        </w:rPr>
        <w:t xml:space="preserve"> </w:t>
      </w:r>
      <w:r>
        <w:t>to</w:t>
      </w:r>
      <w:r>
        <w:rPr>
          <w:spacing w:val="-14"/>
        </w:rPr>
        <w:t xml:space="preserve"> </w:t>
      </w:r>
      <w:r>
        <w:t>spend;</w:t>
      </w:r>
      <w:r>
        <w:rPr>
          <w:spacing w:val="-11"/>
        </w:rPr>
        <w:t xml:space="preserve"> </w:t>
      </w:r>
      <w:r>
        <w:t>a</w:t>
      </w:r>
      <w:r>
        <w:rPr>
          <w:spacing w:val="-14"/>
        </w:rPr>
        <w:t xml:space="preserve"> </w:t>
      </w:r>
      <w:r>
        <w:t>transfer</w:t>
      </w:r>
      <w:r>
        <w:rPr>
          <w:spacing w:val="-14"/>
        </w:rPr>
        <w:t xml:space="preserve"> </w:t>
      </w:r>
      <w:r>
        <w:t>is</w:t>
      </w:r>
      <w:r>
        <w:rPr>
          <w:spacing w:val="-14"/>
        </w:rPr>
        <w:t xml:space="preserve"> </w:t>
      </w:r>
      <w:r>
        <w:t>a</w:t>
      </w:r>
      <w:r>
        <w:rPr>
          <w:spacing w:val="-14"/>
        </w:rPr>
        <w:t xml:space="preserve"> </w:t>
      </w:r>
      <w:r>
        <w:t>completed</w:t>
      </w:r>
      <w:r>
        <w:rPr>
          <w:spacing w:val="-14"/>
        </w:rPr>
        <w:t xml:space="preserve"> </w:t>
      </w:r>
      <w:r>
        <w:t>movement</w:t>
      </w:r>
      <w:r>
        <w:rPr>
          <w:spacing w:val="-14"/>
        </w:rPr>
        <w:t xml:space="preserve"> </w:t>
      </w:r>
      <w:r>
        <w:t>of</w:t>
      </w:r>
      <w:r>
        <w:rPr>
          <w:spacing w:val="-14"/>
        </w:rPr>
        <w:t xml:space="preserve"> </w:t>
      </w:r>
      <w:r>
        <w:t>value</w:t>
      </w:r>
      <w:r>
        <w:rPr>
          <w:spacing w:val="-14"/>
        </w:rPr>
        <w:t xml:space="preserve"> </w:t>
      </w:r>
      <w:r>
        <w:t>that</w:t>
      </w:r>
      <w:r>
        <w:rPr>
          <w:spacing w:val="-14"/>
        </w:rPr>
        <w:t xml:space="preserve"> </w:t>
      </w:r>
      <w:r>
        <w:t>may</w:t>
      </w:r>
      <w:r>
        <w:rPr>
          <w:spacing w:val="-14"/>
        </w:rPr>
        <w:t xml:space="preserve"> </w:t>
      </w:r>
      <w:r>
        <w:t>reflect</w:t>
      </w:r>
      <w:r>
        <w:rPr>
          <w:spacing w:val="-14"/>
        </w:rPr>
        <w:t xml:space="preserve"> </w:t>
      </w:r>
      <w:r>
        <w:t>payment,</w:t>
      </w:r>
      <w:r>
        <w:rPr>
          <w:spacing w:val="-12"/>
        </w:rPr>
        <w:t xml:space="preserve"> </w:t>
      </w:r>
      <w:r>
        <w:t xml:space="preserve">rout-ing, market-making, or wash activity without a trust commitment </w:t>
      </w:r>
      <w:hyperlink w:anchor="_bookmark149" w:history="1">
        <w:r>
          <w:rPr>
            <w:vertAlign w:val="superscript"/>
          </w:rPr>
          <w:t>[3]</w:t>
        </w:r>
      </w:hyperlink>
      <w:r>
        <w:rPr>
          <w:vertAlign w:val="superscript"/>
        </w:rPr>
        <w:t>,</w:t>
      </w:r>
      <w:hyperlink w:anchor="_bookmark151" w:history="1">
        <w:r>
          <w:rPr>
            <w:vertAlign w:val="superscript"/>
          </w:rPr>
          <w:t>[18]</w:t>
        </w:r>
      </w:hyperlink>
      <w:r>
        <w:t>.</w:t>
      </w:r>
      <w:r>
        <w:rPr>
          <w:spacing w:val="40"/>
        </w:rPr>
        <w:t xml:space="preserve"> </w:t>
      </w:r>
      <w:r>
        <w:t>EndorseRank therefore treats the latest allowance snapshot as a citation-like endorsement graph in the sense of Page et al.</w:t>
      </w:r>
      <w:hyperlink w:anchor="_bookmark182" w:history="1">
        <w:r>
          <w:rPr>
            <w:vertAlign w:val="superscript"/>
          </w:rPr>
          <w:t>[15]</w:t>
        </w:r>
      </w:hyperlink>
      <w:r>
        <w:t>.</w:t>
      </w:r>
      <w:r>
        <w:rPr>
          <w:spacing w:val="40"/>
        </w:rPr>
        <w:t xml:space="preserve"> </w:t>
      </w:r>
      <w:r>
        <w:t xml:space="preserve">AWP treats historical transfers as time-decayed citations, down-weighting older flows so </w:t>
      </w:r>
      <w:bookmarkStart w:id="195" w:name="EndorseRank_allowance_graph"/>
      <w:bookmarkEnd w:id="195"/>
      <w:r>
        <w:t>that recent economic activity dominates.</w:t>
      </w:r>
    </w:p>
    <w:p w14:paraId="00DC1ECE" w14:textId="77777777" w:rsidR="00350CFB" w:rsidRDefault="00350CFB">
      <w:pPr>
        <w:pStyle w:val="a3"/>
        <w:spacing w:before="11"/>
      </w:pPr>
    </w:p>
    <w:p w14:paraId="00DC1ECF" w14:textId="77777777" w:rsidR="00350CFB" w:rsidRDefault="00283FFF">
      <w:pPr>
        <w:pStyle w:val="3"/>
        <w:numPr>
          <w:ilvl w:val="2"/>
          <w:numId w:val="26"/>
        </w:numPr>
        <w:tabs>
          <w:tab w:val="left" w:pos="879"/>
        </w:tabs>
        <w:ind w:left="879" w:hanging="597"/>
        <w:jc w:val="both"/>
      </w:pPr>
      <w:r>
        <w:rPr>
          <w:spacing w:val="-2"/>
        </w:rPr>
        <w:t>EndorseRank</w:t>
      </w:r>
      <w:r>
        <w:rPr>
          <w:spacing w:val="1"/>
        </w:rPr>
        <w:t xml:space="preserve"> </w:t>
      </w:r>
      <w:r>
        <w:rPr>
          <w:spacing w:val="-2"/>
        </w:rPr>
        <w:t>allowance</w:t>
      </w:r>
      <w:r>
        <w:rPr>
          <w:spacing w:val="2"/>
        </w:rPr>
        <w:t xml:space="preserve"> </w:t>
      </w:r>
      <w:r>
        <w:rPr>
          <w:spacing w:val="-2"/>
        </w:rPr>
        <w:t>graph</w:t>
      </w:r>
    </w:p>
    <w:p w14:paraId="00DC1ED0" w14:textId="77777777" w:rsidR="00350CFB" w:rsidRDefault="00283FFF">
      <w:pPr>
        <w:pStyle w:val="a3"/>
        <w:spacing w:before="182" w:line="456" w:lineRule="exact"/>
        <w:ind w:left="282" w:right="559"/>
        <w:jc w:val="both"/>
      </w:pPr>
      <w:r>
        <w:t>Let</w:t>
      </w:r>
      <w:r>
        <w:rPr>
          <w:spacing w:val="-10"/>
        </w:rPr>
        <w:t xml:space="preserve"> </w:t>
      </w:r>
      <w:r>
        <w:rPr>
          <w:rFonts w:ascii="Arial Unicode MS" w:hAnsi="Arial Unicode MS"/>
        </w:rPr>
        <w:t>A</w:t>
      </w:r>
      <w:r>
        <w:rPr>
          <w:rFonts w:ascii="Arial Unicode MS" w:hAnsi="Arial Unicode MS"/>
          <w:spacing w:val="-17"/>
        </w:rPr>
        <w:t xml:space="preserve"> </w:t>
      </w:r>
      <w:r>
        <w:t>be</w:t>
      </w:r>
      <w:r>
        <w:rPr>
          <w:spacing w:val="-11"/>
        </w:rPr>
        <w:t xml:space="preserve"> </w:t>
      </w:r>
      <w:r>
        <w:t>the</w:t>
      </w:r>
      <w:r>
        <w:rPr>
          <w:spacing w:val="-10"/>
        </w:rPr>
        <w:t xml:space="preserve"> </w:t>
      </w:r>
      <w:r>
        <w:t>set</w:t>
      </w:r>
      <w:r>
        <w:rPr>
          <w:spacing w:val="-10"/>
        </w:rPr>
        <w:t xml:space="preserve"> </w:t>
      </w:r>
      <w:r>
        <w:t>of</w:t>
      </w:r>
      <w:r>
        <w:rPr>
          <w:spacing w:val="-10"/>
        </w:rPr>
        <w:t xml:space="preserve"> </w:t>
      </w:r>
      <w:r>
        <w:t>latest</w:t>
      </w:r>
      <w:r>
        <w:rPr>
          <w:spacing w:val="-10"/>
        </w:rPr>
        <w:t xml:space="preserve"> </w:t>
      </w:r>
      <w:r>
        <w:t>allowance</w:t>
      </w:r>
      <w:r>
        <w:rPr>
          <w:spacing w:val="-10"/>
        </w:rPr>
        <w:t xml:space="preserve"> </w:t>
      </w:r>
      <w:r>
        <w:t>records</w:t>
      </w:r>
      <w:r>
        <w:rPr>
          <w:spacing w:val="-10"/>
        </w:rPr>
        <w:t xml:space="preserve"> </w:t>
      </w:r>
      <w:r>
        <w:t>after</w:t>
      </w:r>
      <w:r>
        <w:rPr>
          <w:spacing w:val="-10"/>
        </w:rPr>
        <w:t xml:space="preserve"> </w:t>
      </w:r>
      <w:r>
        <w:t>preprocessing:</w:t>
      </w:r>
      <w:r>
        <w:rPr>
          <w:spacing w:val="12"/>
        </w:rPr>
        <w:t xml:space="preserve"> </w:t>
      </w:r>
      <w:r>
        <w:t>for</w:t>
      </w:r>
      <w:r>
        <w:rPr>
          <w:spacing w:val="-10"/>
        </w:rPr>
        <w:t xml:space="preserve"> </w:t>
      </w:r>
      <w:r>
        <w:t>each</w:t>
      </w:r>
      <w:r>
        <w:rPr>
          <w:spacing w:val="-10"/>
        </w:rPr>
        <w:t xml:space="preserve"> </w:t>
      </w:r>
      <w:r>
        <w:t>token</w:t>
      </w:r>
      <w:r>
        <w:rPr>
          <w:spacing w:val="-10"/>
        </w:rPr>
        <w:t xml:space="preserve"> </w:t>
      </w:r>
      <w:r>
        <w:t>and</w:t>
      </w:r>
      <w:r>
        <w:rPr>
          <w:spacing w:val="-11"/>
        </w:rPr>
        <w:t xml:space="preserve"> </w:t>
      </w:r>
      <w:r>
        <w:t xml:space="preserve">owner–spender </w:t>
      </w:r>
      <w:r>
        <w:rPr>
          <w:spacing w:val="-6"/>
        </w:rPr>
        <w:t>pair,</w:t>
      </w:r>
      <w:r>
        <w:rPr>
          <w:spacing w:val="-9"/>
        </w:rPr>
        <w:t xml:space="preserve"> </w:t>
      </w:r>
      <w:r>
        <w:rPr>
          <w:spacing w:val="-6"/>
        </w:rPr>
        <w:t>only</w:t>
      </w:r>
      <w:r>
        <w:rPr>
          <w:spacing w:val="-9"/>
        </w:rPr>
        <w:t xml:space="preserve"> </w:t>
      </w:r>
      <w:r>
        <w:rPr>
          <w:spacing w:val="-6"/>
        </w:rPr>
        <w:t>the</w:t>
      </w:r>
      <w:r>
        <w:rPr>
          <w:spacing w:val="-9"/>
        </w:rPr>
        <w:t xml:space="preserve"> </w:t>
      </w:r>
      <w:r>
        <w:rPr>
          <w:spacing w:val="-6"/>
        </w:rPr>
        <w:t>chronologically</w:t>
      </w:r>
      <w:r>
        <w:rPr>
          <w:spacing w:val="-3"/>
        </w:rPr>
        <w:t xml:space="preserve"> </w:t>
      </w:r>
      <w:r>
        <w:rPr>
          <w:spacing w:val="-6"/>
        </w:rPr>
        <w:t>last</w:t>
      </w:r>
      <w:r>
        <w:t xml:space="preserve"> </w:t>
      </w:r>
      <w:r>
        <w:rPr>
          <w:rFonts w:ascii="Courier New" w:hAnsi="Courier New"/>
          <w:spacing w:val="-6"/>
        </w:rPr>
        <w:t>Approval</w:t>
      </w:r>
      <w:r>
        <w:rPr>
          <w:rFonts w:ascii="Courier New" w:hAnsi="Courier New"/>
          <w:spacing w:val="-30"/>
        </w:rPr>
        <w:t xml:space="preserve"> </w:t>
      </w:r>
      <w:r>
        <w:rPr>
          <w:spacing w:val="-6"/>
        </w:rPr>
        <w:t>in</w:t>
      </w:r>
      <w:r>
        <w:t xml:space="preserve"> </w:t>
      </w:r>
      <w:r>
        <w:rPr>
          <w:spacing w:val="-6"/>
        </w:rPr>
        <w:t>the</w:t>
      </w:r>
      <w:r>
        <w:t xml:space="preserve"> </w:t>
      </w:r>
      <w:r>
        <w:rPr>
          <w:spacing w:val="-6"/>
        </w:rPr>
        <w:t>observation</w:t>
      </w:r>
      <w:r>
        <w:t xml:space="preserve"> </w:t>
      </w:r>
      <w:r>
        <w:rPr>
          <w:spacing w:val="-6"/>
        </w:rPr>
        <w:t>window</w:t>
      </w:r>
      <w:r>
        <w:t xml:space="preserve"> </w:t>
      </w:r>
      <w:r>
        <w:rPr>
          <w:spacing w:val="-6"/>
        </w:rPr>
        <w:t>is</w:t>
      </w:r>
      <w:r>
        <w:t xml:space="preserve"> </w:t>
      </w:r>
      <w:r>
        <w:rPr>
          <w:spacing w:val="-6"/>
        </w:rPr>
        <w:t>retained</w:t>
      </w:r>
      <w:r>
        <w:t xml:space="preserve"> </w:t>
      </w:r>
      <w:r>
        <w:rPr>
          <w:spacing w:val="-6"/>
        </w:rPr>
        <w:t>(zero</w:t>
      </w:r>
      <w:r>
        <w:t xml:space="preserve"> </w:t>
      </w:r>
      <w:r>
        <w:rPr>
          <w:spacing w:val="-6"/>
        </w:rPr>
        <w:t xml:space="preserve">allowances </w:t>
      </w:r>
      <w:r>
        <w:t>remove the edge). Across tokens, weights are summed:</w:t>
      </w:r>
    </w:p>
    <w:p w14:paraId="00DC1ED1" w14:textId="77777777" w:rsidR="00350CFB" w:rsidRDefault="00350CFB">
      <w:pPr>
        <w:pStyle w:val="a3"/>
        <w:spacing w:before="243"/>
      </w:pPr>
    </w:p>
    <w:p w14:paraId="00DC1ED2" w14:textId="77777777" w:rsidR="00350CFB" w:rsidRDefault="00283FFF">
      <w:pPr>
        <w:tabs>
          <w:tab w:val="left" w:pos="5007"/>
          <w:tab w:val="left" w:pos="9196"/>
        </w:tabs>
        <w:spacing w:before="1"/>
        <w:ind w:left="3452"/>
        <w:rPr>
          <w:sz w:val="24"/>
        </w:rPr>
      </w:pPr>
      <w:r>
        <w:rPr>
          <w:noProof/>
          <w:sz w:val="24"/>
        </w:rPr>
        <mc:AlternateContent>
          <mc:Choice Requires="wps">
            <w:drawing>
              <wp:anchor distT="0" distB="0" distL="0" distR="0" simplePos="0" relativeHeight="484020224" behindDoc="1" locked="0" layoutInCell="1" allowOverlap="1" wp14:anchorId="00DC2724" wp14:editId="00DC2725">
                <wp:simplePos x="0" y="0"/>
                <wp:positionH relativeFrom="page">
                  <wp:posOffset>3562578</wp:posOffset>
                </wp:positionH>
                <wp:positionV relativeFrom="paragraph">
                  <wp:posOffset>-115281</wp:posOffset>
                </wp:positionV>
                <wp:extent cx="219710" cy="5632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2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24" id="Textbox 142" o:spid="_x0000_s1138" type="#_x0000_t202" style="position:absolute;left:0;text-align:left;margin-left:280.5pt;margin-top:-9.1pt;width:17.3pt;height:44.35pt;z-index:-1929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" filled="f" stroked="f">
                <v:textbox inset="0,0,0,0">
                  <w:txbxContent>
                    <w:p w14:paraId="00DC282E" w14:textId="77777777" w:rsidR="00350CFB" w:rsidRDefault="00283FFF">
                      <w:pPr>
                        <w:pStyle w:val="a3"/>
                        <w:spacing w:line="231" w:lineRule="exact"/>
                      </w:pPr>
                      <w:r>
                        <w:rPr>
                          <w:spacing w:val="-10"/>
                          <w:w w:val="235"/>
                        </w:rPr>
                        <w:t>L</w:t>
                      </w:r>
                    </w:p>
                  </w:txbxContent>
                </v:textbox>
                <w10:wrap anchorx="page"/>
              </v:shape>
            </w:pict>
          </mc:Fallback>
        </mc:AlternateContent>
      </w:r>
      <w:r>
        <w:rPr>
          <w:i/>
          <w:sz w:val="24"/>
        </w:rPr>
        <w:t>w</w:t>
      </w:r>
      <w:r>
        <w:rPr>
          <w:rFonts w:ascii="Menlo" w:hAnsi="Menlo"/>
          <w:i/>
          <w:sz w:val="24"/>
          <w:vertAlign w:val="subscript"/>
        </w:rPr>
        <w:t>A</w:t>
      </w:r>
      <w:r>
        <w:rPr>
          <w:sz w:val="24"/>
        </w:rPr>
        <w:t>(</w:t>
      </w:r>
      <w:r>
        <w:rPr>
          <w:i/>
          <w:sz w:val="24"/>
        </w:rPr>
        <w:t>u,</w:t>
      </w:r>
      <w:r>
        <w:rPr>
          <w:i/>
          <w:spacing w:val="13"/>
          <w:sz w:val="24"/>
        </w:rPr>
        <w:t xml:space="preserve"> </w:t>
      </w:r>
      <w:r>
        <w:rPr>
          <w:i/>
          <w:sz w:val="24"/>
        </w:rPr>
        <w:t>v</w:t>
      </w:r>
      <w:r>
        <w:rPr>
          <w:sz w:val="24"/>
        </w:rPr>
        <w:t>)</w:t>
      </w:r>
      <w:r>
        <w:rPr>
          <w:spacing w:val="64"/>
          <w:sz w:val="24"/>
        </w:rPr>
        <w:t xml:space="preserve"> </w:t>
      </w:r>
      <w:r>
        <w:rPr>
          <w:spacing w:val="-10"/>
          <w:sz w:val="24"/>
        </w:rPr>
        <w:t>=</w:t>
      </w:r>
      <w:r>
        <w:rPr>
          <w:sz w:val="24"/>
        </w:rPr>
        <w:tab/>
      </w:r>
      <w:r>
        <w:rPr>
          <w:i/>
          <w:sz w:val="24"/>
        </w:rPr>
        <w:t>a</w:t>
      </w:r>
      <w:r>
        <w:rPr>
          <w:rFonts w:ascii="Menlo" w:hAnsi="Menlo"/>
          <w:i/>
          <w:sz w:val="24"/>
          <w:vertAlign w:val="superscript"/>
        </w:rPr>
        <w:t>⋆</w:t>
      </w:r>
      <w:r>
        <w:rPr>
          <w:sz w:val="24"/>
        </w:rPr>
        <w:t>(</w:t>
      </w:r>
      <w:r>
        <w:rPr>
          <w:i/>
          <w:sz w:val="24"/>
        </w:rPr>
        <w:t>u,</w:t>
      </w:r>
      <w:r>
        <w:rPr>
          <w:i/>
          <w:spacing w:val="-2"/>
          <w:sz w:val="24"/>
        </w:rPr>
        <w:t xml:space="preserve"> </w:t>
      </w:r>
      <w:r>
        <w:rPr>
          <w:i/>
          <w:sz w:val="24"/>
        </w:rPr>
        <w:t xml:space="preserve">v, </w:t>
      </w:r>
      <w:r>
        <w:rPr>
          <w:spacing w:val="-2"/>
          <w:sz w:val="24"/>
        </w:rPr>
        <w:t>token)</w:t>
      </w:r>
      <w:r>
        <w:rPr>
          <w:i/>
          <w:spacing w:val="-2"/>
          <w:sz w:val="24"/>
        </w:rPr>
        <w:t>,</w:t>
      </w:r>
      <w:r>
        <w:rPr>
          <w:i/>
          <w:sz w:val="24"/>
        </w:rPr>
        <w:tab/>
      </w:r>
      <w:r>
        <w:rPr>
          <w:spacing w:val="-2"/>
          <w:sz w:val="24"/>
        </w:rPr>
        <w:t>(3.3)</w:t>
      </w:r>
    </w:p>
    <w:p w14:paraId="00DC1ED3" w14:textId="77777777" w:rsidR="00350CFB" w:rsidRDefault="00283FFF">
      <w:pPr>
        <w:spacing w:before="76"/>
        <w:ind w:left="-1" w:right="621"/>
        <w:jc w:val="center"/>
        <w:rPr>
          <w:sz w:val="16"/>
        </w:rPr>
      </w:pPr>
      <w:r>
        <w:rPr>
          <w:spacing w:val="-2"/>
          <w:sz w:val="16"/>
        </w:rPr>
        <w:t>token</w:t>
      </w:r>
    </w:p>
    <w:p w14:paraId="00DC1ED4" w14:textId="77777777" w:rsidR="00350CFB" w:rsidRDefault="00283FFF">
      <w:pPr>
        <w:pStyle w:val="a3"/>
        <w:spacing w:before="190" w:line="456" w:lineRule="exact"/>
        <w:ind w:left="282" w:right="560" w:hanging="9"/>
        <w:jc w:val="both"/>
      </w:pPr>
      <w:r>
        <w:t xml:space="preserve">where </w:t>
      </w:r>
      <w:r>
        <w:rPr>
          <w:i/>
        </w:rPr>
        <w:t>a</w:t>
      </w:r>
      <w:r>
        <w:rPr>
          <w:rFonts w:ascii="Menlo" w:hAnsi="Menlo"/>
          <w:i/>
          <w:vertAlign w:val="superscript"/>
        </w:rPr>
        <w:t>⋆</w:t>
      </w:r>
      <w:r>
        <w:rPr>
          <w:rFonts w:ascii="Menlo" w:hAnsi="Menlo"/>
          <w:i/>
          <w:spacing w:val="-37"/>
        </w:rPr>
        <w:t xml:space="preserve"> </w:t>
      </w:r>
      <w:r>
        <w:t>is the latest decimal-adjusted allowance.</w:t>
      </w:r>
      <w:r>
        <w:rPr>
          <w:spacing w:val="40"/>
        </w:rPr>
        <w:t xml:space="preserve"> </w:t>
      </w:r>
      <w:r>
        <w:t xml:space="preserve">The directed edge </w:t>
      </w:r>
      <w:r>
        <w:rPr>
          <w:i/>
        </w:rPr>
        <w:t>u</w:t>
      </w:r>
      <w:r>
        <w:rPr>
          <w:i/>
          <w:w w:val="110"/>
        </w:rPr>
        <w:t xml:space="preserve"> </w:t>
      </w:r>
      <w:r>
        <w:rPr>
          <w:rFonts w:ascii="Arial Unicode MS" w:hAnsi="Arial Unicode MS"/>
          <w:w w:val="110"/>
        </w:rPr>
        <w:t xml:space="preserve">→ </w:t>
      </w:r>
      <w:r>
        <w:rPr>
          <w:i/>
        </w:rPr>
        <w:t xml:space="preserve">v </w:t>
      </w:r>
      <w:r>
        <w:t xml:space="preserve">encodes owner </w:t>
      </w:r>
      <w:r>
        <w:rPr>
          <w:i/>
        </w:rPr>
        <w:t xml:space="preserve">u </w:t>
      </w:r>
      <w:r>
        <w:t xml:space="preserve">endorsing spender </w:t>
      </w:r>
      <w:r>
        <w:rPr>
          <w:i/>
        </w:rPr>
        <w:t>v</w:t>
      </w:r>
      <w:r>
        <w:t>.</w:t>
      </w:r>
      <w:r>
        <w:rPr>
          <w:spacing w:val="40"/>
        </w:rPr>
        <w:t xml:space="preserve"> </w:t>
      </w:r>
      <w:r>
        <w:t xml:space="preserve">PageRank damping is </w:t>
      </w:r>
      <w:r>
        <w:rPr>
          <w:i/>
        </w:rPr>
        <w:t xml:space="preserve">d </w:t>
      </w:r>
      <w:r>
        <w:rPr>
          <w:w w:val="110"/>
        </w:rPr>
        <w:t xml:space="preserve">= </w:t>
      </w:r>
      <w:r>
        <w:t>0</w:t>
      </w:r>
      <w:r>
        <w:rPr>
          <w:i/>
        </w:rPr>
        <w:t>.</w:t>
      </w:r>
      <w:r>
        <w:t>85.</w:t>
      </w:r>
      <w:r>
        <w:rPr>
          <w:spacing w:val="40"/>
        </w:rPr>
        <w:t xml:space="preserve"> </w:t>
      </w:r>
      <w:r>
        <w:t xml:space="preserve">No temporal decay is applied: allowance override semantics replace time-based weighting, because a newer approval supersedes an older one for the same pair </w:t>
      </w:r>
      <w:hyperlink w:anchor="_bookmark151" w:history="1">
        <w:r>
          <w:rPr>
            <w:vertAlign w:val="superscript"/>
          </w:rPr>
          <w:t>[18]</w:t>
        </w:r>
      </w:hyperlink>
      <w:r>
        <w:t>.</w:t>
      </w:r>
    </w:p>
    <w:p w14:paraId="00DC1ED5" w14:textId="77777777" w:rsidR="00350CFB" w:rsidRDefault="00283FFF">
      <w:pPr>
        <w:pStyle w:val="a3"/>
        <w:spacing w:before="157"/>
        <w:ind w:left="273"/>
        <w:jc w:val="both"/>
      </w:pPr>
      <w:bookmarkStart w:id="196" w:name="AWP_transfer_graph"/>
      <w:bookmarkEnd w:id="196"/>
      <w:r>
        <w:t>Algorithm</w:t>
      </w:r>
      <w:r>
        <w:rPr>
          <w:spacing w:val="-11"/>
        </w:rPr>
        <w:t xml:space="preserve"> </w:t>
      </w:r>
      <w:hyperlink w:anchor="_bookmark60" w:history="1">
        <w:r>
          <w:t>1</w:t>
        </w:r>
      </w:hyperlink>
      <w:r>
        <w:rPr>
          <w:spacing w:val="-10"/>
        </w:rPr>
        <w:t xml:space="preserve"> </w:t>
      </w:r>
      <w:r>
        <w:t>formalizes</w:t>
      </w:r>
      <w:r>
        <w:rPr>
          <w:spacing w:val="-10"/>
        </w:rPr>
        <w:t xml:space="preserve"> </w:t>
      </w:r>
      <w:r>
        <w:t>construction</w:t>
      </w:r>
      <w:r>
        <w:rPr>
          <w:spacing w:val="-10"/>
        </w:rPr>
        <w:t xml:space="preserve"> </w:t>
      </w:r>
      <w:r>
        <w:t>and</w:t>
      </w:r>
      <w:r>
        <w:rPr>
          <w:spacing w:val="-10"/>
        </w:rPr>
        <w:t xml:space="preserve"> </w:t>
      </w:r>
      <w:r>
        <w:rPr>
          <w:spacing w:val="-2"/>
        </w:rPr>
        <w:t>scoring.</w:t>
      </w:r>
    </w:p>
    <w:p w14:paraId="00DC1ED6" w14:textId="77777777" w:rsidR="00350CFB" w:rsidRDefault="00350CFB">
      <w:pPr>
        <w:pStyle w:val="a3"/>
        <w:jc w:val="both"/>
        <w:sectPr w:rsidR="00350CFB">
          <w:pgSz w:w="11910" w:h="16840"/>
          <w:pgMar w:top="1840" w:right="708" w:bottom="2300" w:left="992" w:header="0" w:footer="2115" w:gutter="0"/>
          <w:cols w:space="720"/>
        </w:sectPr>
      </w:pPr>
    </w:p>
    <w:p w14:paraId="00DC1ED7" w14:textId="77777777" w:rsidR="00350CFB" w:rsidRDefault="00350CFB">
      <w:pPr>
        <w:pStyle w:val="a3"/>
        <w:spacing w:before="4" w:after="1"/>
        <w:rPr>
          <w:sz w:val="7"/>
        </w:rPr>
      </w:pPr>
    </w:p>
    <w:p w14:paraId="00DC1ED8" w14:textId="77777777" w:rsidR="00350CFB" w:rsidRDefault="00283FFF">
      <w:pPr>
        <w:spacing w:line="20" w:lineRule="exact"/>
        <w:ind w:left="282"/>
        <w:rPr>
          <w:sz w:val="2"/>
        </w:rPr>
      </w:pPr>
      <w:r>
        <w:rPr>
          <w:noProof/>
          <w:sz w:val="2"/>
        </w:rPr>
        <mc:AlternateContent>
          <mc:Choice Requires="wpg">
            <w:drawing>
              <wp:inline distT="0" distB="0" distL="0" distR="0" wp14:anchorId="00DC2726" wp14:editId="00DC2727">
                <wp:extent cx="5941695" cy="10160"/>
                <wp:effectExtent l="9525" t="0" r="1904" b="889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10160"/>
                          <a:chOff x="0" y="0"/>
                          <a:chExt cx="5941695" cy="10160"/>
                        </a:xfrm>
                      </wpg:grpSpPr>
                      <wps:wsp>
                        <wps:cNvPr id="144" name="Graphic 144"/>
                        <wps:cNvSpPr/>
                        <wps:spPr>
                          <a:xfrm>
                            <a:off x="0" y="506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9A04D" id="Group 143" o:spid="_x0000_s1026" style="width:467.85pt;height:.8pt;mso-position-horizontal-relative:char;mso-position-vertical-relative:line" coordsize="594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">
                <v:shape id="Graphic 144" o:spid="_x0000_s1027" style="position:absolute;top:50;width:59416;height:13;visibility:visible;mso-wrap-style:square;v-text-anchor:top" coordsize="5941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" path="m,l5941517,e" filled="f" strokeweight=".28114mm">
                  <v:path arrowok="t"/>
                </v:shape>
                <w10:anchorlock/>
              </v:group>
            </w:pict>
          </mc:Fallback>
        </mc:AlternateContent>
      </w:r>
    </w:p>
    <w:p w14:paraId="00DC1ED9" w14:textId="77777777" w:rsidR="00350CFB" w:rsidRDefault="00283FFF">
      <w:pPr>
        <w:spacing w:line="243" w:lineRule="exact"/>
        <w:ind w:left="273"/>
        <w:rPr>
          <w:sz w:val="24"/>
        </w:rPr>
      </w:pPr>
      <w:bookmarkStart w:id="197" w:name="_bookmark60"/>
      <w:bookmarkEnd w:id="197"/>
      <w:r>
        <w:rPr>
          <w:b/>
          <w:sz w:val="24"/>
        </w:rPr>
        <w:t>Algorithm</w:t>
      </w:r>
      <w:r>
        <w:rPr>
          <w:b/>
          <w:spacing w:val="-9"/>
          <w:sz w:val="24"/>
        </w:rPr>
        <w:t xml:space="preserve"> </w:t>
      </w:r>
      <w:r>
        <w:rPr>
          <w:b/>
          <w:sz w:val="24"/>
        </w:rPr>
        <w:t>1</w:t>
      </w:r>
      <w:r>
        <w:rPr>
          <w:b/>
          <w:spacing w:val="-9"/>
          <w:sz w:val="24"/>
        </w:rPr>
        <w:t xml:space="preserve"> </w:t>
      </w:r>
      <w:r>
        <w:rPr>
          <w:sz w:val="24"/>
        </w:rPr>
        <w:t>EndorseRank</w:t>
      </w:r>
      <w:r>
        <w:rPr>
          <w:spacing w:val="-8"/>
          <w:sz w:val="24"/>
        </w:rPr>
        <w:t xml:space="preserve"> </w:t>
      </w:r>
      <w:r>
        <w:rPr>
          <w:sz w:val="24"/>
        </w:rPr>
        <w:t>graph</w:t>
      </w:r>
      <w:r>
        <w:rPr>
          <w:spacing w:val="-9"/>
          <w:sz w:val="24"/>
        </w:rPr>
        <w:t xml:space="preserve"> </w:t>
      </w:r>
      <w:r>
        <w:rPr>
          <w:sz w:val="24"/>
        </w:rPr>
        <w:t>construction</w:t>
      </w:r>
      <w:r>
        <w:rPr>
          <w:spacing w:val="-8"/>
          <w:sz w:val="24"/>
        </w:rPr>
        <w:t xml:space="preserve"> </w:t>
      </w:r>
      <w:r>
        <w:rPr>
          <w:sz w:val="24"/>
        </w:rPr>
        <w:t>and</w:t>
      </w:r>
      <w:r>
        <w:rPr>
          <w:spacing w:val="-9"/>
          <w:sz w:val="24"/>
        </w:rPr>
        <w:t xml:space="preserve"> </w:t>
      </w:r>
      <w:r>
        <w:rPr>
          <w:spacing w:val="-2"/>
          <w:sz w:val="24"/>
        </w:rPr>
        <w:t>scoring</w:t>
      </w:r>
    </w:p>
    <w:p w14:paraId="00DC1EDA" w14:textId="77777777" w:rsidR="00350CFB" w:rsidRDefault="00283FFF">
      <w:pPr>
        <w:pStyle w:val="a3"/>
        <w:spacing w:line="352" w:lineRule="exact"/>
        <w:ind w:left="282"/>
      </w:pPr>
      <w:r>
        <w:rPr>
          <w:noProof/>
        </w:rPr>
        <mc:AlternateContent>
          <mc:Choice Requires="wps">
            <w:drawing>
              <wp:anchor distT="0" distB="0" distL="0" distR="0" simplePos="0" relativeHeight="484021760" behindDoc="1" locked="0" layoutInCell="1" allowOverlap="1" wp14:anchorId="00DC2728" wp14:editId="00DC2729">
                <wp:simplePos x="0" y="0"/>
                <wp:positionH relativeFrom="page">
                  <wp:posOffset>809244</wp:posOffset>
                </wp:positionH>
                <wp:positionV relativeFrom="paragraph">
                  <wp:posOffset>28627</wp:posOffset>
                </wp:positionV>
                <wp:extent cx="594169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B96E68" id="Graphic 145" o:spid="_x0000_s1026" style="position:absolute;margin-left:63.7pt;margin-top:2.25pt;width:467.85pt;height:.1pt;z-index:-1929472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" path="m,l5941517,e" filled="f" strokeweight=".14056mm">
                <v:path arrowok="t"/>
                <w10:wrap anchorx="page"/>
              </v:shape>
            </w:pict>
          </mc:Fallback>
        </mc:AlternateContent>
      </w:r>
      <w:r>
        <w:t>Require:</w:t>
      </w:r>
      <w:r>
        <w:rPr>
          <w:spacing w:val="54"/>
        </w:rPr>
        <w:t xml:space="preserve"> </w:t>
      </w:r>
      <w:r>
        <w:t>Latest</w:t>
      </w:r>
      <w:r>
        <w:rPr>
          <w:spacing w:val="-4"/>
        </w:rPr>
        <w:t xml:space="preserve"> </w:t>
      </w:r>
      <w:r>
        <w:t>allowances</w:t>
      </w:r>
      <w:r>
        <w:rPr>
          <w:spacing w:val="-3"/>
        </w:rPr>
        <w:t xml:space="preserve"> </w:t>
      </w:r>
      <w:r>
        <w:rPr>
          <w:rFonts w:ascii="Arial Unicode MS" w:hAnsi="Arial Unicode MS"/>
        </w:rPr>
        <w:t>A</w:t>
      </w:r>
      <w:r>
        <w:t>,</w:t>
      </w:r>
      <w:r>
        <w:rPr>
          <w:spacing w:val="-4"/>
        </w:rPr>
        <w:t xml:space="preserve"> </w:t>
      </w:r>
      <w:r>
        <w:t>seed</w:t>
      </w:r>
      <w:r>
        <w:rPr>
          <w:spacing w:val="-3"/>
        </w:rPr>
        <w:t xml:space="preserve"> </w:t>
      </w:r>
      <w:r>
        <w:t>wallets</w:t>
      </w:r>
      <w:r>
        <w:rPr>
          <w:spacing w:val="-2"/>
        </w:rPr>
        <w:t xml:space="preserve"> </w:t>
      </w:r>
      <w:r>
        <w:rPr>
          <w:rFonts w:ascii="Arial Unicode MS" w:hAnsi="Arial Unicode MS"/>
          <w:spacing w:val="9"/>
        </w:rPr>
        <w:t>W</w:t>
      </w:r>
      <w:r>
        <w:rPr>
          <w:spacing w:val="9"/>
        </w:rPr>
        <w:t>,</w:t>
      </w:r>
      <w:r>
        <w:rPr>
          <w:spacing w:val="-4"/>
        </w:rPr>
        <w:t xml:space="preserve"> </w:t>
      </w:r>
      <w:r>
        <w:t>damping</w:t>
      </w:r>
      <w:r>
        <w:rPr>
          <w:spacing w:val="-2"/>
        </w:rPr>
        <w:t xml:space="preserve"> </w:t>
      </w:r>
      <w:r>
        <w:rPr>
          <w:i/>
        </w:rPr>
        <w:t>d</w:t>
      </w:r>
      <w:r>
        <w:t>,</w:t>
      </w:r>
      <w:r>
        <w:rPr>
          <w:spacing w:val="-4"/>
        </w:rPr>
        <w:t xml:space="preserve"> </w:t>
      </w:r>
      <w:r>
        <w:t>tolerance</w:t>
      </w:r>
      <w:r>
        <w:rPr>
          <w:spacing w:val="-3"/>
        </w:rPr>
        <w:t xml:space="preserve"> </w:t>
      </w:r>
      <w:r>
        <w:rPr>
          <w:i/>
        </w:rPr>
        <w:t>τ</w:t>
      </w:r>
      <w:r>
        <w:rPr>
          <w:vertAlign w:val="subscript"/>
        </w:rPr>
        <w:t>tol</w:t>
      </w:r>
      <w:r>
        <w:t>,</w:t>
      </w:r>
      <w:r>
        <w:rPr>
          <w:spacing w:val="-3"/>
        </w:rPr>
        <w:t xml:space="preserve"> </w:t>
      </w:r>
      <w:r>
        <w:t>max</w:t>
      </w:r>
      <w:r>
        <w:rPr>
          <w:spacing w:val="-4"/>
        </w:rPr>
        <w:t xml:space="preserve"> </w:t>
      </w:r>
      <w:r>
        <w:t>iterations</w:t>
      </w:r>
      <w:r>
        <w:rPr>
          <w:spacing w:val="-2"/>
        </w:rPr>
        <w:t xml:space="preserve"> </w:t>
      </w:r>
      <w:r>
        <w:rPr>
          <w:i/>
          <w:spacing w:val="-4"/>
        </w:rPr>
        <w:t>I</w:t>
      </w:r>
      <w:r>
        <w:rPr>
          <w:spacing w:val="-4"/>
          <w:vertAlign w:val="subscript"/>
        </w:rPr>
        <w:t>max</w:t>
      </w:r>
    </w:p>
    <w:p w14:paraId="00DC1EDB" w14:textId="77777777" w:rsidR="00350CFB" w:rsidRDefault="00283FFF">
      <w:pPr>
        <w:spacing w:line="289" w:lineRule="exact"/>
        <w:ind w:left="282"/>
        <w:rPr>
          <w:rFonts w:ascii="Arial Unicode MS"/>
          <w:sz w:val="24"/>
        </w:rPr>
      </w:pPr>
      <w:r>
        <w:rPr>
          <w:b/>
          <w:sz w:val="24"/>
        </w:rPr>
        <w:t>Ensure:</w:t>
      </w:r>
      <w:r>
        <w:rPr>
          <w:b/>
          <w:spacing w:val="47"/>
          <w:sz w:val="24"/>
        </w:rPr>
        <w:t xml:space="preserve"> </w:t>
      </w:r>
      <w:r>
        <w:rPr>
          <w:sz w:val="24"/>
        </w:rPr>
        <w:t>Scores</w:t>
      </w:r>
      <w:r>
        <w:rPr>
          <w:spacing w:val="-7"/>
          <w:sz w:val="24"/>
        </w:rPr>
        <w:t xml:space="preserve"> </w:t>
      </w:r>
      <w:r>
        <w:rPr>
          <w:b/>
          <w:sz w:val="24"/>
        </w:rPr>
        <w:t>s</w:t>
      </w:r>
      <w:r>
        <w:rPr>
          <w:sz w:val="24"/>
          <w:vertAlign w:val="subscript"/>
        </w:rPr>
        <w:t>ER</w:t>
      </w:r>
      <w:r>
        <w:rPr>
          <w:spacing w:val="2"/>
          <w:sz w:val="24"/>
        </w:rPr>
        <w:t xml:space="preserve"> </w:t>
      </w:r>
      <w:r>
        <w:rPr>
          <w:sz w:val="24"/>
        </w:rPr>
        <w:t>on</w:t>
      </w:r>
      <w:r>
        <w:rPr>
          <w:spacing w:val="-6"/>
          <w:sz w:val="24"/>
        </w:rPr>
        <w:t xml:space="preserve"> </w:t>
      </w:r>
      <w:r>
        <w:rPr>
          <w:rFonts w:ascii="Arial Unicode MS"/>
          <w:spacing w:val="-10"/>
          <w:sz w:val="24"/>
        </w:rPr>
        <w:t>W</w:t>
      </w:r>
    </w:p>
    <w:p w14:paraId="00DC1EDC"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EDD" w14:textId="77777777" w:rsidR="00350CFB" w:rsidRDefault="00283FFF">
      <w:pPr>
        <w:spacing w:line="289" w:lineRule="exact"/>
        <w:ind w:left="414"/>
        <w:rPr>
          <w:b/>
          <w:sz w:val="24"/>
        </w:rPr>
      </w:pPr>
      <w:r>
        <w:rPr>
          <w:b/>
          <w:noProof/>
          <w:sz w:val="24"/>
        </w:rPr>
        <mc:AlternateContent>
          <mc:Choice Requires="wps">
            <w:drawing>
              <wp:anchor distT="0" distB="0" distL="0" distR="0" simplePos="0" relativeHeight="484022784" behindDoc="1" locked="0" layoutInCell="1" allowOverlap="1" wp14:anchorId="00DC272A" wp14:editId="00DC272B">
                <wp:simplePos x="0" y="0"/>
                <wp:positionH relativeFrom="page">
                  <wp:posOffset>1641627</wp:posOffset>
                </wp:positionH>
                <wp:positionV relativeFrom="paragraph">
                  <wp:posOffset>107944</wp:posOffset>
                </wp:positionV>
                <wp:extent cx="160655" cy="5632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2F"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2A" id="Textbox 146" o:spid="_x0000_s1139" type="#_x0000_t202" style="position:absolute;left:0;text-align:left;margin-left:129.25pt;margin-top:8.5pt;width:12.65pt;height:44.35pt;z-index:-1929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" filled="f" stroked="f">
                <v:textbox inset="0,0,0,0">
                  <w:txbxContent>
                    <w:p w14:paraId="00DC282F" w14:textId="77777777" w:rsidR="00350CFB" w:rsidRDefault="00283FFF">
                      <w:pPr>
                        <w:pStyle w:val="a3"/>
                        <w:spacing w:line="231" w:lineRule="exact"/>
                      </w:pPr>
                      <w:r>
                        <w:rPr>
                          <w:spacing w:val="-10"/>
                          <w:w w:val="170"/>
                        </w:rPr>
                        <w:t>L</w:t>
                      </w:r>
                    </w:p>
                  </w:txbxContent>
                </v:textbox>
                <w10:wrap anchorx="page"/>
              </v:shape>
            </w:pict>
          </mc:Fallback>
        </mc:AlternateContent>
      </w:r>
      <w:r>
        <w:rPr>
          <w:sz w:val="20"/>
        </w:rPr>
        <w:t>2:</w:t>
      </w:r>
      <w:r>
        <w:rPr>
          <w:spacing w:val="75"/>
          <w:sz w:val="20"/>
        </w:rPr>
        <w:t xml:space="preserve"> </w:t>
      </w:r>
      <w:r>
        <w:rPr>
          <w:b/>
          <w:sz w:val="24"/>
        </w:rPr>
        <w:t>for</w:t>
      </w:r>
      <w:r>
        <w:rPr>
          <w:b/>
          <w:spacing w:val="3"/>
          <w:sz w:val="24"/>
        </w:rPr>
        <w:t xml:space="preserve"> </w:t>
      </w:r>
      <w:r>
        <w:rPr>
          <w:sz w:val="24"/>
        </w:rPr>
        <w:t>each</w:t>
      </w:r>
      <w:r>
        <w:rPr>
          <w:spacing w:val="2"/>
          <w:sz w:val="24"/>
        </w:rPr>
        <w:t xml:space="preserve"> </w:t>
      </w:r>
      <w:r>
        <w:rPr>
          <w:sz w:val="24"/>
        </w:rPr>
        <w:t>(</w:t>
      </w:r>
      <w:r>
        <w:rPr>
          <w:i/>
          <w:sz w:val="24"/>
        </w:rPr>
        <w:t>u,</w:t>
      </w:r>
      <w:r>
        <w:rPr>
          <w:i/>
          <w:spacing w:val="-18"/>
          <w:sz w:val="24"/>
        </w:rPr>
        <w:t xml:space="preserve"> </w:t>
      </w:r>
      <w:r>
        <w:rPr>
          <w:i/>
          <w:sz w:val="24"/>
        </w:rPr>
        <w:t>v</w:t>
      </w:r>
      <w:r>
        <w:rPr>
          <w:sz w:val="24"/>
        </w:rPr>
        <w:t>)</w:t>
      </w:r>
      <w:r>
        <w:rPr>
          <w:spacing w:val="2"/>
          <w:sz w:val="24"/>
        </w:rPr>
        <w:t xml:space="preserve"> </w:t>
      </w:r>
      <w:r>
        <w:rPr>
          <w:sz w:val="24"/>
        </w:rPr>
        <w:t>in</w:t>
      </w:r>
      <w:r>
        <w:rPr>
          <w:spacing w:val="2"/>
          <w:sz w:val="24"/>
        </w:rPr>
        <w:t xml:space="preserve"> </w:t>
      </w:r>
      <w:r>
        <w:rPr>
          <w:sz w:val="24"/>
        </w:rPr>
        <w:t>unique</w:t>
      </w:r>
      <w:r>
        <w:rPr>
          <w:spacing w:val="3"/>
          <w:sz w:val="24"/>
        </w:rPr>
        <w:t xml:space="preserve"> </w:t>
      </w:r>
      <w:r>
        <w:rPr>
          <w:sz w:val="24"/>
        </w:rPr>
        <w:t>owner–spender</w:t>
      </w:r>
      <w:r>
        <w:rPr>
          <w:spacing w:val="2"/>
          <w:sz w:val="24"/>
        </w:rPr>
        <w:t xml:space="preserve"> </w:t>
      </w:r>
      <w:r>
        <w:rPr>
          <w:sz w:val="24"/>
        </w:rPr>
        <w:t>pairs</w:t>
      </w:r>
      <w:r>
        <w:rPr>
          <w:spacing w:val="3"/>
          <w:sz w:val="24"/>
        </w:rPr>
        <w:t xml:space="preserve"> </w:t>
      </w:r>
      <w:r>
        <w:rPr>
          <w:sz w:val="24"/>
        </w:rPr>
        <w:t>in</w:t>
      </w:r>
      <w:r>
        <w:rPr>
          <w:spacing w:val="3"/>
          <w:sz w:val="24"/>
        </w:rPr>
        <w:t xml:space="preserve"> </w:t>
      </w:r>
      <w:r>
        <w:rPr>
          <w:rFonts w:ascii="Arial Unicode MS" w:hAnsi="Arial Unicode MS"/>
          <w:sz w:val="24"/>
        </w:rPr>
        <w:t>A</w:t>
      </w:r>
      <w:r>
        <w:rPr>
          <w:rFonts w:ascii="Arial Unicode MS" w:hAnsi="Arial Unicode MS"/>
          <w:spacing w:val="-3"/>
          <w:sz w:val="24"/>
        </w:rPr>
        <w:t xml:space="preserve"> </w:t>
      </w:r>
      <w:r>
        <w:rPr>
          <w:b/>
          <w:spacing w:val="-5"/>
          <w:sz w:val="24"/>
        </w:rPr>
        <w:t>do</w:t>
      </w:r>
    </w:p>
    <w:p w14:paraId="00DC1EDE" w14:textId="77777777" w:rsidR="00350CFB" w:rsidRDefault="00283FFF">
      <w:pPr>
        <w:tabs>
          <w:tab w:val="left" w:pos="1047"/>
          <w:tab w:val="left" w:pos="1845"/>
        </w:tabs>
        <w:spacing w:line="329" w:lineRule="exact"/>
        <w:ind w:left="414"/>
        <w:rPr>
          <w:sz w:val="24"/>
        </w:rPr>
      </w:pPr>
      <w:r>
        <w:rPr>
          <w:spacing w:val="-5"/>
          <w:w w:val="105"/>
          <w:sz w:val="20"/>
        </w:rPr>
        <w:t>3:</w:t>
      </w:r>
      <w:r>
        <w:rPr>
          <w:sz w:val="20"/>
        </w:rPr>
        <w:tab/>
      </w:r>
      <w:r>
        <w:rPr>
          <w:i/>
          <w:w w:val="105"/>
          <w:sz w:val="24"/>
        </w:rPr>
        <w:t>w</w:t>
      </w:r>
      <w:r>
        <w:rPr>
          <w:i/>
          <w:spacing w:val="5"/>
          <w:w w:val="110"/>
          <w:sz w:val="24"/>
        </w:rPr>
        <w:t xml:space="preserve"> </w:t>
      </w:r>
      <w:r>
        <w:rPr>
          <w:rFonts w:ascii="Arial Unicode MS" w:hAnsi="Arial Unicode MS"/>
          <w:spacing w:val="-10"/>
          <w:w w:val="110"/>
          <w:sz w:val="24"/>
        </w:rPr>
        <w:t>←</w:t>
      </w:r>
      <w:r>
        <w:rPr>
          <w:rFonts w:ascii="Arial Unicode MS" w:hAnsi="Arial Unicode MS"/>
          <w:sz w:val="24"/>
        </w:rPr>
        <w:tab/>
      </w:r>
      <w:r>
        <w:rPr>
          <w:position w:val="-6"/>
          <w:sz w:val="16"/>
        </w:rPr>
        <w:t>token</w:t>
      </w:r>
      <w:r>
        <w:rPr>
          <w:spacing w:val="22"/>
          <w:position w:val="-6"/>
          <w:sz w:val="16"/>
        </w:rPr>
        <w:t xml:space="preserve"> </w:t>
      </w:r>
      <w:r>
        <w:rPr>
          <w:i/>
          <w:sz w:val="24"/>
        </w:rPr>
        <w:t>a</w:t>
      </w:r>
      <w:r>
        <w:rPr>
          <w:rFonts w:ascii="Menlo" w:hAnsi="Menlo"/>
          <w:i/>
          <w:sz w:val="24"/>
          <w:vertAlign w:val="superscript"/>
        </w:rPr>
        <w:t>⋆</w:t>
      </w:r>
      <w:r>
        <w:rPr>
          <w:sz w:val="24"/>
        </w:rPr>
        <w:t>(</w:t>
      </w:r>
      <w:r>
        <w:rPr>
          <w:i/>
          <w:sz w:val="24"/>
        </w:rPr>
        <w:t>u,</w:t>
      </w:r>
      <w:r>
        <w:rPr>
          <w:i/>
          <w:spacing w:val="-11"/>
          <w:sz w:val="24"/>
        </w:rPr>
        <w:t xml:space="preserve"> </w:t>
      </w:r>
      <w:r>
        <w:rPr>
          <w:i/>
          <w:sz w:val="24"/>
        </w:rPr>
        <w:t>v,</w:t>
      </w:r>
      <w:r>
        <w:rPr>
          <w:i/>
          <w:spacing w:val="-9"/>
          <w:sz w:val="24"/>
        </w:rPr>
        <w:t xml:space="preserve"> </w:t>
      </w:r>
      <w:r>
        <w:rPr>
          <w:spacing w:val="-2"/>
          <w:sz w:val="24"/>
        </w:rPr>
        <w:t>token)</w:t>
      </w:r>
    </w:p>
    <w:p w14:paraId="00DC1EDF" w14:textId="77777777" w:rsidR="00350CFB" w:rsidRDefault="00283FFF">
      <w:pPr>
        <w:tabs>
          <w:tab w:val="left" w:pos="1047"/>
        </w:tabs>
        <w:spacing w:line="218" w:lineRule="exact"/>
        <w:ind w:left="414"/>
        <w:rPr>
          <w:b/>
          <w:sz w:val="24"/>
        </w:rPr>
      </w:pPr>
      <w:r>
        <w:rPr>
          <w:spacing w:val="-5"/>
          <w:sz w:val="20"/>
        </w:rPr>
        <w:t>4:</w:t>
      </w:r>
      <w:r>
        <w:rPr>
          <w:sz w:val="20"/>
        </w:rPr>
        <w:tab/>
      </w:r>
      <w:r>
        <w:rPr>
          <w:b/>
          <w:sz w:val="24"/>
        </w:rPr>
        <w:t>if</w:t>
      </w:r>
      <w:r>
        <w:rPr>
          <w:b/>
          <w:spacing w:val="22"/>
          <w:sz w:val="24"/>
        </w:rPr>
        <w:t xml:space="preserve"> </w:t>
      </w:r>
      <w:r>
        <w:rPr>
          <w:i/>
          <w:sz w:val="24"/>
        </w:rPr>
        <w:t>w</w:t>
      </w:r>
      <w:r>
        <w:rPr>
          <w:i/>
          <w:spacing w:val="18"/>
          <w:sz w:val="24"/>
        </w:rPr>
        <w:t xml:space="preserve"> </w:t>
      </w:r>
      <w:r>
        <w:rPr>
          <w:i/>
          <w:sz w:val="24"/>
        </w:rPr>
        <w:t>&gt;</w:t>
      </w:r>
      <w:r>
        <w:rPr>
          <w:i/>
          <w:spacing w:val="11"/>
          <w:sz w:val="24"/>
        </w:rPr>
        <w:t xml:space="preserve"> </w:t>
      </w:r>
      <w:r>
        <w:rPr>
          <w:sz w:val="24"/>
        </w:rPr>
        <w:t>0</w:t>
      </w:r>
      <w:r>
        <w:rPr>
          <w:spacing w:val="3"/>
          <w:sz w:val="24"/>
        </w:rPr>
        <w:t xml:space="preserve"> </w:t>
      </w:r>
      <w:r>
        <w:rPr>
          <w:b/>
          <w:spacing w:val="-4"/>
          <w:sz w:val="24"/>
        </w:rPr>
        <w:t>then</w:t>
      </w:r>
    </w:p>
    <w:p w14:paraId="00DC1EE0" w14:textId="77777777" w:rsidR="00350CFB" w:rsidRDefault="00283FFF">
      <w:pPr>
        <w:tabs>
          <w:tab w:val="left" w:pos="1406"/>
        </w:tabs>
        <w:spacing w:line="360" w:lineRule="exact"/>
        <w:ind w:left="414"/>
        <w:rPr>
          <w:i/>
          <w:sz w:val="24"/>
        </w:rPr>
      </w:pPr>
      <w:r>
        <w:rPr>
          <w:spacing w:val="-5"/>
          <w:w w:val="110"/>
          <w:sz w:val="20"/>
        </w:rPr>
        <w:t>5:</w:t>
      </w:r>
      <w:r>
        <w:rPr>
          <w:sz w:val="20"/>
        </w:rPr>
        <w:tab/>
      </w:r>
      <w:r>
        <w:rPr>
          <w:w w:val="105"/>
          <w:sz w:val="24"/>
        </w:rPr>
        <w:t>add edge</w:t>
      </w:r>
      <w:r>
        <w:rPr>
          <w:spacing w:val="1"/>
          <w:w w:val="105"/>
          <w:sz w:val="24"/>
        </w:rPr>
        <w:t xml:space="preserve"> </w:t>
      </w:r>
      <w:r>
        <w:rPr>
          <w:w w:val="105"/>
          <w:sz w:val="24"/>
        </w:rPr>
        <w:t>(</w:t>
      </w:r>
      <w:r>
        <w:rPr>
          <w:i/>
          <w:w w:val="105"/>
          <w:sz w:val="24"/>
        </w:rPr>
        <w:t>u</w:t>
      </w:r>
      <w:r>
        <w:rPr>
          <w:i/>
          <w:spacing w:val="9"/>
          <w:w w:val="105"/>
          <w:sz w:val="24"/>
        </w:rPr>
        <w:t xml:space="preserve"> </w:t>
      </w:r>
      <w:r>
        <w:rPr>
          <w:rFonts w:ascii="Arial Unicode MS" w:hAnsi="Arial Unicode MS"/>
          <w:w w:val="105"/>
          <w:sz w:val="24"/>
        </w:rPr>
        <w:t>→</w:t>
      </w:r>
      <w:r>
        <w:rPr>
          <w:rFonts w:ascii="Arial Unicode MS" w:hAnsi="Arial Unicode MS"/>
          <w:spacing w:val="1"/>
          <w:w w:val="105"/>
          <w:sz w:val="24"/>
        </w:rPr>
        <w:t xml:space="preserve"> </w:t>
      </w:r>
      <w:r>
        <w:rPr>
          <w:i/>
          <w:w w:val="105"/>
          <w:sz w:val="24"/>
        </w:rPr>
        <w:t>v,</w:t>
      </w:r>
      <w:r>
        <w:rPr>
          <w:i/>
          <w:spacing w:val="-21"/>
          <w:w w:val="105"/>
          <w:sz w:val="24"/>
        </w:rPr>
        <w:t xml:space="preserve"> </w:t>
      </w:r>
      <w:r>
        <w:rPr>
          <w:i/>
          <w:w w:val="105"/>
          <w:sz w:val="24"/>
        </w:rPr>
        <w:t>w</w:t>
      </w:r>
      <w:r>
        <w:rPr>
          <w:w w:val="105"/>
          <w:sz w:val="24"/>
        </w:rPr>
        <w:t>)</w:t>
      </w:r>
      <w:r>
        <w:rPr>
          <w:spacing w:val="1"/>
          <w:w w:val="105"/>
          <w:sz w:val="24"/>
        </w:rPr>
        <w:t xml:space="preserve"> </w:t>
      </w:r>
      <w:r>
        <w:rPr>
          <w:w w:val="105"/>
          <w:sz w:val="24"/>
        </w:rPr>
        <w:t>to</w:t>
      </w:r>
      <w:r>
        <w:rPr>
          <w:spacing w:val="1"/>
          <w:w w:val="105"/>
          <w:sz w:val="24"/>
        </w:rPr>
        <w:t xml:space="preserve"> </w:t>
      </w:r>
      <w:r>
        <w:rPr>
          <w:i/>
          <w:spacing w:val="-10"/>
          <w:w w:val="105"/>
          <w:sz w:val="24"/>
        </w:rPr>
        <w:t>E</w:t>
      </w:r>
    </w:p>
    <w:p w14:paraId="00DC1EE1" w14:textId="77777777" w:rsidR="00350CFB" w:rsidRDefault="00283FFF">
      <w:pPr>
        <w:tabs>
          <w:tab w:val="left" w:pos="1047"/>
        </w:tabs>
        <w:spacing w:line="252" w:lineRule="exact"/>
        <w:ind w:left="414"/>
        <w:rPr>
          <w:b/>
          <w:sz w:val="24"/>
        </w:rPr>
      </w:pPr>
      <w:r>
        <w:rPr>
          <w:spacing w:val="-5"/>
          <w:sz w:val="20"/>
        </w:rPr>
        <w:t>6:</w:t>
      </w:r>
      <w:r>
        <w:rPr>
          <w:sz w:val="20"/>
        </w:rPr>
        <w:tab/>
      </w:r>
      <w:r>
        <w:rPr>
          <w:b/>
          <w:sz w:val="24"/>
        </w:rPr>
        <w:t>end</w:t>
      </w:r>
      <w:r>
        <w:rPr>
          <w:b/>
          <w:spacing w:val="-7"/>
          <w:sz w:val="24"/>
        </w:rPr>
        <w:t xml:space="preserve"> </w:t>
      </w:r>
      <w:r>
        <w:rPr>
          <w:b/>
          <w:spacing w:val="-5"/>
          <w:sz w:val="24"/>
        </w:rPr>
        <w:t>if</w:t>
      </w:r>
    </w:p>
    <w:p w14:paraId="00DC1EE2" w14:textId="77777777" w:rsidR="00350CFB" w:rsidRDefault="00283FFF">
      <w:pPr>
        <w:spacing w:before="13" w:line="242" w:lineRule="exact"/>
        <w:ind w:left="414"/>
        <w:rPr>
          <w:b/>
          <w:sz w:val="24"/>
        </w:rPr>
      </w:pPr>
      <w:r>
        <w:rPr>
          <w:sz w:val="20"/>
        </w:rPr>
        <w:t>7:</w:t>
      </w:r>
      <w:r>
        <w:rPr>
          <w:spacing w:val="64"/>
          <w:sz w:val="20"/>
        </w:rPr>
        <w:t xml:space="preserve"> </w:t>
      </w:r>
      <w:r>
        <w:rPr>
          <w:b/>
          <w:sz w:val="24"/>
        </w:rPr>
        <w:t>end</w:t>
      </w:r>
      <w:r>
        <w:rPr>
          <w:b/>
          <w:spacing w:val="-4"/>
          <w:sz w:val="24"/>
        </w:rPr>
        <w:t xml:space="preserve"> </w:t>
      </w:r>
      <w:r>
        <w:rPr>
          <w:b/>
          <w:spacing w:val="-5"/>
          <w:sz w:val="24"/>
        </w:rPr>
        <w:t>for</w:t>
      </w:r>
    </w:p>
    <w:p w14:paraId="00DC1EE3" w14:textId="77777777" w:rsidR="00350CFB" w:rsidRDefault="00283FFF">
      <w:pPr>
        <w:pStyle w:val="a3"/>
        <w:spacing w:line="320" w:lineRule="exact"/>
        <w:ind w:left="414"/>
        <w:rPr>
          <w:rFonts w:ascii="Arial Unicode MS" w:hAnsi="Arial Unicode MS"/>
        </w:rPr>
      </w:pPr>
      <w:r>
        <w:rPr>
          <w:w w:val="105"/>
          <w:sz w:val="20"/>
        </w:rPr>
        <w:t>8:</w:t>
      </w:r>
      <w:r>
        <w:rPr>
          <w:spacing w:val="43"/>
          <w:w w:val="105"/>
          <w:sz w:val="20"/>
        </w:rPr>
        <w:t xml:space="preserve"> </w:t>
      </w:r>
      <w:r>
        <w:rPr>
          <w:i/>
          <w:w w:val="105"/>
        </w:rPr>
        <w:t>E</w:t>
      </w:r>
      <w:r>
        <w:rPr>
          <w:i/>
          <w:spacing w:val="2"/>
          <w:w w:val="110"/>
        </w:rPr>
        <w:t xml:space="preserve"> </w:t>
      </w:r>
      <w:r>
        <w:rPr>
          <w:rFonts w:ascii="Arial Unicode MS" w:hAnsi="Arial Unicode MS"/>
          <w:w w:val="110"/>
        </w:rPr>
        <w:t>←</w:t>
      </w:r>
      <w:r>
        <w:rPr>
          <w:rFonts w:ascii="Arial Unicode MS" w:hAnsi="Arial Unicode MS"/>
          <w:spacing w:val="-18"/>
          <w:w w:val="110"/>
        </w:rPr>
        <w:t xml:space="preserve"> </w:t>
      </w:r>
      <w:r>
        <w:rPr>
          <w:w w:val="105"/>
        </w:rPr>
        <w:t>edges</w:t>
      </w:r>
      <w:r>
        <w:rPr>
          <w:spacing w:val="-13"/>
          <w:w w:val="105"/>
        </w:rPr>
        <w:t xml:space="preserve"> </w:t>
      </w:r>
      <w:r>
        <w:rPr>
          <w:w w:val="105"/>
        </w:rPr>
        <w:t>in</w:t>
      </w:r>
      <w:r>
        <w:rPr>
          <w:spacing w:val="-13"/>
          <w:w w:val="105"/>
        </w:rPr>
        <w:t xml:space="preserve"> </w:t>
      </w:r>
      <w:r>
        <w:rPr>
          <w:i/>
          <w:w w:val="105"/>
        </w:rPr>
        <w:t>E</w:t>
      </w:r>
      <w:r>
        <w:rPr>
          <w:i/>
          <w:spacing w:val="-1"/>
          <w:w w:val="105"/>
        </w:rPr>
        <w:t xml:space="preserve"> </w:t>
      </w:r>
      <w:r>
        <w:rPr>
          <w:w w:val="105"/>
        </w:rPr>
        <w:t>incident</w:t>
      </w:r>
      <w:r>
        <w:rPr>
          <w:spacing w:val="-13"/>
          <w:w w:val="105"/>
        </w:rPr>
        <w:t xml:space="preserve"> </w:t>
      </w:r>
      <w:r>
        <w:rPr>
          <w:w w:val="105"/>
        </w:rPr>
        <w:t>to</w:t>
      </w:r>
      <w:r>
        <w:rPr>
          <w:spacing w:val="-13"/>
          <w:w w:val="105"/>
        </w:rPr>
        <w:t xml:space="preserve"> </w:t>
      </w:r>
      <w:r>
        <w:rPr>
          <w:w w:val="105"/>
        </w:rPr>
        <w:t>at</w:t>
      </w:r>
      <w:r>
        <w:rPr>
          <w:spacing w:val="-13"/>
          <w:w w:val="105"/>
        </w:rPr>
        <w:t xml:space="preserve"> </w:t>
      </w:r>
      <w:r>
        <w:rPr>
          <w:w w:val="105"/>
        </w:rPr>
        <w:t>least</w:t>
      </w:r>
      <w:r>
        <w:rPr>
          <w:spacing w:val="-13"/>
          <w:w w:val="105"/>
        </w:rPr>
        <w:t xml:space="preserve"> </w:t>
      </w:r>
      <w:r>
        <w:rPr>
          <w:w w:val="105"/>
        </w:rPr>
        <w:t>one</w:t>
      </w:r>
      <w:r>
        <w:rPr>
          <w:spacing w:val="-13"/>
          <w:w w:val="105"/>
        </w:rPr>
        <w:t xml:space="preserve"> </w:t>
      </w:r>
      <w:r>
        <w:rPr>
          <w:w w:val="105"/>
        </w:rPr>
        <w:t>wallet</w:t>
      </w:r>
      <w:r>
        <w:rPr>
          <w:spacing w:val="-13"/>
          <w:w w:val="105"/>
        </w:rPr>
        <w:t xml:space="preserve"> </w:t>
      </w:r>
      <w:r>
        <w:rPr>
          <w:w w:val="105"/>
        </w:rPr>
        <w:t>in</w:t>
      </w:r>
      <w:r>
        <w:rPr>
          <w:spacing w:val="-14"/>
          <w:w w:val="105"/>
        </w:rPr>
        <w:t xml:space="preserve"> </w:t>
      </w:r>
      <w:r>
        <w:rPr>
          <w:rFonts w:ascii="Arial Unicode MS" w:hAnsi="Arial Unicode MS"/>
          <w:spacing w:val="-10"/>
          <w:w w:val="105"/>
        </w:rPr>
        <w:t>W</w:t>
      </w:r>
    </w:p>
    <w:p w14:paraId="00DC1EE4" w14:textId="77777777" w:rsidR="00350CFB" w:rsidRDefault="00283FFF">
      <w:pPr>
        <w:spacing w:line="289" w:lineRule="exact"/>
        <w:ind w:left="414"/>
        <w:rPr>
          <w:sz w:val="24"/>
        </w:rPr>
      </w:pPr>
      <w:r>
        <w:rPr>
          <w:sz w:val="20"/>
        </w:rPr>
        <w:t>9:</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EE5" w14:textId="77777777" w:rsidR="00350CFB" w:rsidRDefault="00283FFF">
      <w:pPr>
        <w:spacing w:line="353" w:lineRule="exact"/>
        <w:ind w:left="314"/>
        <w:rPr>
          <w:sz w:val="24"/>
        </w:rPr>
      </w:pPr>
      <w:r>
        <w:rPr>
          <w:noProof/>
          <w:sz w:val="24"/>
        </w:rPr>
        <mc:AlternateContent>
          <mc:Choice Requires="wps">
            <w:drawing>
              <wp:anchor distT="0" distB="0" distL="0" distR="0" simplePos="0" relativeHeight="487608320" behindDoc="1" locked="0" layoutInCell="1" allowOverlap="1" wp14:anchorId="00DC272C" wp14:editId="00DC272D">
                <wp:simplePos x="0" y="0"/>
                <wp:positionH relativeFrom="page">
                  <wp:posOffset>809244</wp:posOffset>
                </wp:positionH>
                <wp:positionV relativeFrom="paragraph">
                  <wp:posOffset>248351</wp:posOffset>
                </wp:positionV>
                <wp:extent cx="5941695"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272BE7" id="Graphic 147" o:spid="_x0000_s1026" style="position:absolute;margin-left:63.7pt;margin-top:19.55pt;width:467.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" path="m,l5941517,e" filled="f" strokeweight=".14056mm">
                <v:path arrowok="t"/>
                <w10:wrap type="topAndBottom" anchorx="page"/>
              </v:shape>
            </w:pict>
          </mc:Fallback>
        </mc:AlternateContent>
      </w:r>
      <w:r>
        <w:rPr>
          <w:w w:val="105"/>
          <w:sz w:val="20"/>
        </w:rPr>
        <w:t>10:</w:t>
      </w:r>
      <w:r>
        <w:rPr>
          <w:spacing w:val="44"/>
          <w:w w:val="105"/>
          <w:sz w:val="20"/>
        </w:rPr>
        <w:t xml:space="preserve"> </w:t>
      </w:r>
      <w:r>
        <w:rPr>
          <w:b/>
          <w:w w:val="105"/>
          <w:sz w:val="24"/>
        </w:rPr>
        <w:t>return</w:t>
      </w:r>
      <w:r>
        <w:rPr>
          <w:b/>
          <w:spacing w:val="-15"/>
          <w:w w:val="105"/>
          <w:sz w:val="24"/>
        </w:rPr>
        <w:t xml:space="preserve"> </w:t>
      </w:r>
      <w:r>
        <w:rPr>
          <w:b/>
          <w:w w:val="105"/>
          <w:sz w:val="24"/>
        </w:rPr>
        <w:t>s</w:t>
      </w:r>
      <w:r>
        <w:rPr>
          <w:w w:val="105"/>
          <w:sz w:val="24"/>
          <w:vertAlign w:val="subscript"/>
        </w:rPr>
        <w:t>ER</w:t>
      </w:r>
      <w:r>
        <w:rPr>
          <w:w w:val="105"/>
          <w:sz w:val="24"/>
        </w:rPr>
        <w:t>[</w:t>
      </w:r>
      <w:r>
        <w:rPr>
          <w:i/>
          <w:w w:val="105"/>
          <w:sz w:val="24"/>
        </w:rPr>
        <w:t>w</w:t>
      </w:r>
      <w:r>
        <w:rPr>
          <w:w w:val="105"/>
          <w:sz w:val="24"/>
        </w:rPr>
        <w:t>]</w:t>
      </w:r>
      <w:r>
        <w:rPr>
          <w:spacing w:val="-8"/>
          <w:w w:val="105"/>
          <w:sz w:val="24"/>
        </w:rPr>
        <w:t xml:space="preserve"> </w:t>
      </w:r>
      <w:r>
        <w:rPr>
          <w:rFonts w:ascii="Arial Unicode MS" w:hAnsi="Arial Unicode MS"/>
          <w:w w:val="110"/>
          <w:sz w:val="24"/>
        </w:rPr>
        <w:t>←</w:t>
      </w:r>
      <w:r>
        <w:rPr>
          <w:rFonts w:ascii="Arial Unicode MS" w:hAnsi="Arial Unicode MS"/>
          <w:spacing w:val="-19"/>
          <w:w w:val="110"/>
          <w:sz w:val="24"/>
        </w:rPr>
        <w:t xml:space="preserve"> </w:t>
      </w:r>
      <w:r>
        <w:rPr>
          <w:b/>
          <w:w w:val="105"/>
          <w:sz w:val="24"/>
        </w:rPr>
        <w:t>s</w:t>
      </w:r>
      <w:r>
        <w:rPr>
          <w:w w:val="105"/>
          <w:sz w:val="24"/>
        </w:rPr>
        <w:t>[</w:t>
      </w:r>
      <w:r>
        <w:rPr>
          <w:i/>
          <w:w w:val="105"/>
          <w:sz w:val="24"/>
        </w:rPr>
        <w:t>w</w:t>
      </w:r>
      <w:r>
        <w:rPr>
          <w:w w:val="105"/>
          <w:sz w:val="24"/>
        </w:rPr>
        <w:t>]</w:t>
      </w:r>
      <w:r>
        <w:rPr>
          <w:spacing w:val="-13"/>
          <w:w w:val="105"/>
          <w:sz w:val="24"/>
        </w:rPr>
        <w:t xml:space="preserve"> </w:t>
      </w:r>
      <w:r>
        <w:rPr>
          <w:w w:val="105"/>
          <w:sz w:val="24"/>
        </w:rPr>
        <w:t>for</w:t>
      </w:r>
      <w:r>
        <w:rPr>
          <w:spacing w:val="-15"/>
          <w:w w:val="105"/>
          <w:sz w:val="24"/>
        </w:rPr>
        <w:t xml:space="preserve"> </w:t>
      </w:r>
      <w:r>
        <w:rPr>
          <w:i/>
          <w:w w:val="105"/>
          <w:sz w:val="24"/>
        </w:rPr>
        <w:t>w</w:t>
      </w:r>
      <w:r>
        <w:rPr>
          <w:i/>
          <w:spacing w:val="-3"/>
          <w:w w:val="105"/>
          <w:sz w:val="24"/>
        </w:rPr>
        <w:t xml:space="preserve"> </w:t>
      </w:r>
      <w:r>
        <w:rPr>
          <w:rFonts w:ascii="Arial Unicode MS" w:hAnsi="Arial Unicode MS"/>
          <w:w w:val="105"/>
          <w:sz w:val="24"/>
        </w:rPr>
        <w:t>∈</w:t>
      </w:r>
      <w:r>
        <w:rPr>
          <w:rFonts w:ascii="Arial Unicode MS" w:hAnsi="Arial Unicode MS"/>
          <w:spacing w:val="-16"/>
          <w:w w:val="105"/>
          <w:sz w:val="24"/>
        </w:rPr>
        <w:t xml:space="preserve"> </w:t>
      </w:r>
      <w:r>
        <w:rPr>
          <w:rFonts w:ascii="Arial Unicode MS" w:hAnsi="Arial Unicode MS"/>
          <w:w w:val="105"/>
          <w:sz w:val="24"/>
        </w:rPr>
        <w:t>W</w:t>
      </w:r>
      <w:r>
        <w:rPr>
          <w:rFonts w:ascii="Arial Unicode MS" w:hAnsi="Arial Unicode MS"/>
          <w:spacing w:val="-4"/>
          <w:w w:val="105"/>
          <w:sz w:val="24"/>
        </w:rPr>
        <w:t xml:space="preserve"> </w:t>
      </w:r>
      <w:r>
        <w:rPr>
          <w:w w:val="105"/>
          <w:sz w:val="24"/>
        </w:rPr>
        <w:t>(else</w:t>
      </w:r>
      <w:r>
        <w:rPr>
          <w:spacing w:val="-15"/>
          <w:w w:val="105"/>
          <w:sz w:val="24"/>
        </w:rPr>
        <w:t xml:space="preserve"> </w:t>
      </w:r>
      <w:r>
        <w:rPr>
          <w:spacing w:val="-5"/>
          <w:w w:val="105"/>
          <w:sz w:val="24"/>
        </w:rPr>
        <w:t>0)</w:t>
      </w:r>
    </w:p>
    <w:p w14:paraId="00DC1EE6" w14:textId="77777777" w:rsidR="00350CFB" w:rsidRDefault="00350CFB">
      <w:pPr>
        <w:pStyle w:val="a3"/>
        <w:spacing w:before="218"/>
      </w:pPr>
    </w:p>
    <w:p w14:paraId="00DC1EE7" w14:textId="77777777" w:rsidR="00350CFB" w:rsidRDefault="00283FFF">
      <w:pPr>
        <w:pStyle w:val="3"/>
        <w:numPr>
          <w:ilvl w:val="2"/>
          <w:numId w:val="26"/>
        </w:numPr>
        <w:tabs>
          <w:tab w:val="left" w:pos="879"/>
        </w:tabs>
        <w:ind w:left="879" w:hanging="597"/>
      </w:pPr>
      <w:r>
        <w:rPr>
          <w:spacing w:val="-2"/>
        </w:rPr>
        <w:t>AWP</w:t>
      </w:r>
      <w:r>
        <w:rPr>
          <w:spacing w:val="-11"/>
        </w:rPr>
        <w:t xml:space="preserve"> </w:t>
      </w:r>
      <w:r>
        <w:rPr>
          <w:spacing w:val="-2"/>
        </w:rPr>
        <w:t>transfer</w:t>
      </w:r>
      <w:r>
        <w:rPr>
          <w:spacing w:val="-10"/>
        </w:rPr>
        <w:t xml:space="preserve"> </w:t>
      </w:r>
      <w:r>
        <w:rPr>
          <w:spacing w:val="-2"/>
        </w:rPr>
        <w:t>graph</w:t>
      </w:r>
    </w:p>
    <w:p w14:paraId="00DC1EE8" w14:textId="77777777" w:rsidR="00350CFB" w:rsidRDefault="00350CFB">
      <w:pPr>
        <w:pStyle w:val="a3"/>
        <w:spacing w:before="46"/>
        <w:rPr>
          <w:b/>
        </w:rPr>
      </w:pPr>
    </w:p>
    <w:p w14:paraId="00DC1EE9" w14:textId="77777777" w:rsidR="00350CFB" w:rsidRDefault="00283FFF">
      <w:pPr>
        <w:pStyle w:val="a3"/>
        <w:ind w:left="273"/>
      </w:pPr>
      <w:r>
        <w:t>AWP</w:t>
      </w:r>
      <w:r>
        <w:rPr>
          <w:spacing w:val="19"/>
        </w:rPr>
        <w:t xml:space="preserve"> </w:t>
      </w:r>
      <w:r>
        <w:t>follows</w:t>
      </w:r>
      <w:r>
        <w:rPr>
          <w:spacing w:val="20"/>
        </w:rPr>
        <w:t xml:space="preserve"> </w:t>
      </w:r>
      <w:r>
        <w:t>Do</w:t>
      </w:r>
      <w:r>
        <w:rPr>
          <w:spacing w:val="20"/>
        </w:rPr>
        <w:t xml:space="preserve"> </w:t>
      </w:r>
      <w:r>
        <w:t>et</w:t>
      </w:r>
      <w:r>
        <w:rPr>
          <w:spacing w:val="19"/>
        </w:rPr>
        <w:t xml:space="preserve"> </w:t>
      </w:r>
      <w:r>
        <w:t>al.</w:t>
      </w:r>
      <w:hyperlink w:anchor="_bookmark149" w:history="1">
        <w:r>
          <w:rPr>
            <w:vertAlign w:val="superscript"/>
          </w:rPr>
          <w:t>[3]</w:t>
        </w:r>
      </w:hyperlink>
      <w:r>
        <w:t>:</w:t>
      </w:r>
      <w:r>
        <w:rPr>
          <w:spacing w:val="62"/>
        </w:rPr>
        <w:t xml:space="preserve"> </w:t>
      </w:r>
      <w:r>
        <w:t>each</w:t>
      </w:r>
      <w:r>
        <w:rPr>
          <w:spacing w:val="19"/>
        </w:rPr>
        <w:t xml:space="preserve"> </w:t>
      </w:r>
      <w:r>
        <w:t>transfer</w:t>
      </w:r>
      <w:r>
        <w:rPr>
          <w:spacing w:val="20"/>
        </w:rPr>
        <w:t xml:space="preserve"> </w:t>
      </w:r>
      <w:r>
        <w:t>of</w:t>
      </w:r>
      <w:r>
        <w:rPr>
          <w:spacing w:val="20"/>
        </w:rPr>
        <w:t xml:space="preserve"> </w:t>
      </w:r>
      <w:r>
        <w:t>value</w:t>
      </w:r>
      <w:r>
        <w:rPr>
          <w:spacing w:val="19"/>
        </w:rPr>
        <w:t xml:space="preserve"> </w:t>
      </w:r>
      <w:r>
        <w:rPr>
          <w:i/>
        </w:rPr>
        <w:t>v</w:t>
      </w:r>
      <w:r>
        <w:rPr>
          <w:i/>
          <w:spacing w:val="29"/>
        </w:rPr>
        <w:t xml:space="preserve"> </w:t>
      </w:r>
      <w:r>
        <w:t>at</w:t>
      </w:r>
      <w:r>
        <w:rPr>
          <w:spacing w:val="20"/>
        </w:rPr>
        <w:t xml:space="preserve"> </w:t>
      </w:r>
      <w:r>
        <w:t>age</w:t>
      </w:r>
      <w:r>
        <w:rPr>
          <w:spacing w:val="20"/>
        </w:rPr>
        <w:t xml:space="preserve"> </w:t>
      </w:r>
      <w:r>
        <w:t>∆</w:t>
      </w:r>
      <w:r>
        <w:rPr>
          <w:i/>
        </w:rPr>
        <w:t>t</w:t>
      </w:r>
      <w:r>
        <w:rPr>
          <w:i/>
          <w:spacing w:val="19"/>
        </w:rPr>
        <w:t xml:space="preserve"> </w:t>
      </w:r>
      <w:r>
        <w:t>days</w:t>
      </w:r>
      <w:r>
        <w:rPr>
          <w:spacing w:val="20"/>
        </w:rPr>
        <w:t xml:space="preserve"> </w:t>
      </w:r>
      <w:r>
        <w:t>before</w:t>
      </w:r>
      <w:r>
        <w:rPr>
          <w:spacing w:val="20"/>
        </w:rPr>
        <w:t xml:space="preserve"> </w:t>
      </w:r>
      <w:r>
        <w:t>observation</w:t>
      </w:r>
      <w:r>
        <w:rPr>
          <w:spacing w:val="19"/>
        </w:rPr>
        <w:t xml:space="preserve"> </w:t>
      </w:r>
      <w:r>
        <w:t>end</w:t>
      </w:r>
      <w:r>
        <w:rPr>
          <w:spacing w:val="20"/>
        </w:rPr>
        <w:t xml:space="preserve"> </w:t>
      </w:r>
      <w:r>
        <w:rPr>
          <w:i/>
          <w:spacing w:val="-4"/>
        </w:rPr>
        <w:t>T</w:t>
      </w:r>
      <w:r>
        <w:rPr>
          <w:spacing w:val="-4"/>
          <w:vertAlign w:val="subscript"/>
        </w:rPr>
        <w:t>obs</w:t>
      </w:r>
    </w:p>
    <w:p w14:paraId="00DC1EEA" w14:textId="77777777" w:rsidR="00350CFB" w:rsidRDefault="00283FFF">
      <w:pPr>
        <w:pStyle w:val="a3"/>
        <w:spacing w:before="181"/>
        <w:ind w:left="282"/>
      </w:pPr>
      <w:r>
        <w:t>contributes</w:t>
      </w:r>
      <w:r>
        <w:rPr>
          <w:spacing w:val="-11"/>
        </w:rPr>
        <w:t xml:space="preserve"> </w:t>
      </w:r>
      <w:r>
        <w:t>a</w:t>
      </w:r>
      <w:r>
        <w:rPr>
          <w:spacing w:val="-11"/>
        </w:rPr>
        <w:t xml:space="preserve"> </w:t>
      </w:r>
      <w:r>
        <w:t>decayed</w:t>
      </w:r>
      <w:r>
        <w:rPr>
          <w:spacing w:val="-11"/>
        </w:rPr>
        <w:t xml:space="preserve"> </w:t>
      </w:r>
      <w:r>
        <w:rPr>
          <w:spacing w:val="-2"/>
        </w:rPr>
        <w:t>weight</w:t>
      </w:r>
    </w:p>
    <w:p w14:paraId="00DC1EEB" w14:textId="77777777" w:rsidR="00350CFB" w:rsidRDefault="00350CFB">
      <w:pPr>
        <w:pStyle w:val="a3"/>
        <w:spacing w:before="111"/>
        <w:rPr>
          <w:sz w:val="20"/>
        </w:rPr>
      </w:pPr>
    </w:p>
    <w:p w14:paraId="00DC1EEC" w14:textId="77777777" w:rsidR="00350CFB" w:rsidRDefault="00350CFB">
      <w:pPr>
        <w:pStyle w:val="a3"/>
        <w:rPr>
          <w:sz w:val="20"/>
        </w:rPr>
        <w:sectPr w:rsidR="00350CFB">
          <w:pgSz w:w="11910" w:h="16840"/>
          <w:pgMar w:top="1820" w:right="708" w:bottom="2300" w:left="992" w:header="0" w:footer="2115" w:gutter="0"/>
          <w:cols w:space="720"/>
        </w:sectPr>
      </w:pPr>
    </w:p>
    <w:p w14:paraId="00DC1EED" w14:textId="77777777" w:rsidR="00350CFB" w:rsidRDefault="00283FFF">
      <w:pPr>
        <w:pStyle w:val="a3"/>
        <w:spacing w:before="55" w:line="209" w:lineRule="exact"/>
        <w:ind w:left="148"/>
        <w:jc w:val="center"/>
      </w:pPr>
      <w:bookmarkStart w:id="198" w:name="_bookmark61"/>
      <w:bookmarkEnd w:id="198"/>
      <w:r>
        <w:rPr>
          <w:spacing w:val="-10"/>
        </w:rPr>
        <w:t>1</w:t>
      </w:r>
    </w:p>
    <w:p w14:paraId="00DC1EEE" w14:textId="77777777" w:rsidR="00350CFB" w:rsidRPr="00C8008C" w:rsidRDefault="00283FFF">
      <w:pPr>
        <w:tabs>
          <w:tab w:val="left" w:pos="5444"/>
          <w:tab w:val="left" w:pos="6649"/>
        </w:tabs>
        <w:spacing w:line="139" w:lineRule="auto"/>
        <w:ind w:left="1863"/>
        <w:rPr>
          <w:sz w:val="24"/>
          <w:lang w:val="fr-CM"/>
          <w:rPrChange w:id="199" w:author="Moulla, Donatien Koulla" w:date="2026-08-27T13:21:00Z">
            <w:rPr>
              <w:sz w:val="24"/>
            </w:rPr>
          </w:rPrChange>
        </w:rPr>
      </w:pPr>
      <w:r>
        <w:rPr>
          <w:noProof/>
          <w:sz w:val="24"/>
        </w:rPr>
        <mc:AlternateContent>
          <mc:Choice Requires="wps">
            <w:drawing>
              <wp:anchor distT="0" distB="0" distL="0" distR="0" simplePos="0" relativeHeight="484022272" behindDoc="1" locked="0" layoutInCell="1" allowOverlap="1" wp14:anchorId="00DC272E" wp14:editId="00DC272F">
                <wp:simplePos x="0" y="0"/>
                <wp:positionH relativeFrom="page">
                  <wp:posOffset>2411298</wp:posOffset>
                </wp:positionH>
                <wp:positionV relativeFrom="paragraph">
                  <wp:posOffset>74824</wp:posOffset>
                </wp:positionV>
                <wp:extent cx="129095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0955" cy="1270"/>
                        </a:xfrm>
                        <a:custGeom>
                          <a:avLst/>
                          <a:gdLst/>
                          <a:ahLst/>
                          <a:cxnLst/>
                          <a:rect l="l" t="t" r="r" b="b"/>
                          <a:pathLst>
                            <a:path w="1290955">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89D5E" id="Graphic 148" o:spid="_x0000_s1026" style="position:absolute;margin-left:189.85pt;margin-top:5.9pt;width:101.65pt;height:.1pt;z-index:-19294208;visibility:visible;mso-wrap-style:square;mso-wrap-distance-left:0;mso-wrap-distance-top:0;mso-wrap-distance-right:0;mso-wrap-distance-bottom:0;mso-position-horizontal:absolute;mso-position-horizontal-relative:page;mso-position-vertical:absolute;mso-position-vertical-relative:text;v-text-anchor:top" coordsize="1290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" path="m,l1290815,e" filled="f" strokeweight=".16869mm">
                <v:path arrowok="t"/>
                <w10:wrap anchorx="page"/>
              </v:shape>
            </w:pict>
          </mc:Fallback>
        </mc:AlternateContent>
      </w:r>
      <w:r>
        <w:rPr>
          <w:noProof/>
          <w:sz w:val="24"/>
        </w:rPr>
        <mc:AlternateContent>
          <mc:Choice Requires="wps">
            <w:drawing>
              <wp:anchor distT="0" distB="0" distL="0" distR="0" simplePos="0" relativeHeight="484023296" behindDoc="1" locked="0" layoutInCell="1" allowOverlap="1" wp14:anchorId="00DC2730" wp14:editId="00DC2731">
                <wp:simplePos x="0" y="0"/>
                <wp:positionH relativeFrom="page">
                  <wp:posOffset>3514610</wp:posOffset>
                </wp:positionH>
                <wp:positionV relativeFrom="paragraph">
                  <wp:posOffset>171984</wp:posOffset>
                </wp:positionV>
                <wp:extent cx="53975" cy="1016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00DC2830" w14:textId="77777777" w:rsidR="00350CFB" w:rsidRDefault="00283FFF">
                            <w:pPr>
                              <w:spacing w:line="154" w:lineRule="exact"/>
                              <w:rPr>
                                <w:sz w:val="16"/>
                              </w:rPr>
                            </w:pPr>
                            <w:r>
                              <w:rPr>
                                <w:spacing w:val="-10"/>
                                <w:w w:val="105"/>
                                <w:sz w:val="16"/>
                              </w:rPr>
                              <w:t>0</w:t>
                            </w:r>
                          </w:p>
                        </w:txbxContent>
                      </wps:txbx>
                      <wps:bodyPr wrap="square" lIns="0" tIns="0" rIns="0" bIns="0" rtlCol="0">
                        <a:noAutofit/>
                      </wps:bodyPr>
                    </wps:wsp>
                  </a:graphicData>
                </a:graphic>
              </wp:anchor>
            </w:drawing>
          </mc:Choice>
          <mc:Fallback>
            <w:pict>
              <v:shape w14:anchorId="00DC2730" id="Textbox 149" o:spid="_x0000_s1140" type="#_x0000_t202" style="position:absolute;left:0;text-align:left;margin-left:276.75pt;margin-top:13.55pt;width:4.25pt;height:8pt;z-index:-1929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" filled="f" stroked="f">
                <v:textbox inset="0,0,0,0">
                  <w:txbxContent>
                    <w:p w14:paraId="00DC2830" w14:textId="77777777" w:rsidR="00350CFB" w:rsidRDefault="00283FFF">
                      <w:pPr>
                        <w:spacing w:line="154" w:lineRule="exact"/>
                        <w:rPr>
                          <w:sz w:val="16"/>
                        </w:rPr>
                      </w:pPr>
                      <w:r>
                        <w:rPr>
                          <w:spacing w:val="-10"/>
                          <w:w w:val="105"/>
                          <w:sz w:val="16"/>
                        </w:rPr>
                        <w:t>0</w:t>
                      </w:r>
                    </w:p>
                  </w:txbxContent>
                </v:textbox>
                <w10:wrap anchorx="page"/>
              </v:shape>
            </w:pict>
          </mc:Fallback>
        </mc:AlternateContent>
      </w:r>
      <w:r>
        <w:rPr>
          <w:i/>
          <w:w w:val="115"/>
          <w:sz w:val="24"/>
        </w:rPr>
        <w:t>σ</w:t>
      </w:r>
      <w:r>
        <w:rPr>
          <w:w w:val="115"/>
          <w:sz w:val="24"/>
          <w:lang w:val="fr-CM"/>
          <w:rPrChange w:id="200" w:author="Moulla, Donatien Koulla" w:date="2026-08-27T13:21:00Z">
            <w:rPr>
              <w:w w:val="115"/>
              <w:sz w:val="24"/>
            </w:rPr>
          </w:rPrChange>
        </w:rPr>
        <w:t>(∆</w:t>
      </w:r>
      <w:r>
        <w:rPr>
          <w:i/>
          <w:w w:val="115"/>
          <w:sz w:val="24"/>
          <w:lang w:val="fr-CM"/>
          <w:rPrChange w:id="201" w:author="Moulla, Donatien Koulla" w:date="2026-08-27T13:21:00Z">
            <w:rPr>
              <w:i/>
              <w:w w:val="115"/>
              <w:sz w:val="24"/>
            </w:rPr>
          </w:rPrChange>
        </w:rPr>
        <w:t>t</w:t>
      </w:r>
      <w:r>
        <w:rPr>
          <w:w w:val="115"/>
          <w:sz w:val="24"/>
          <w:lang w:val="fr-CM"/>
          <w:rPrChange w:id="202" w:author="Moulla, Donatien Koulla" w:date="2026-08-27T13:21:00Z">
            <w:rPr>
              <w:w w:val="115"/>
              <w:sz w:val="24"/>
            </w:rPr>
          </w:rPrChange>
        </w:rPr>
        <w:t>)</w:t>
      </w:r>
      <w:r>
        <w:rPr>
          <w:spacing w:val="10"/>
          <w:w w:val="115"/>
          <w:sz w:val="24"/>
          <w:lang w:val="fr-CM"/>
          <w:rPrChange w:id="203" w:author="Moulla, Donatien Koulla" w:date="2026-08-27T13:21:00Z">
            <w:rPr>
              <w:spacing w:val="10"/>
              <w:w w:val="115"/>
              <w:sz w:val="24"/>
            </w:rPr>
          </w:rPrChange>
        </w:rPr>
        <w:t xml:space="preserve"> </w:t>
      </w:r>
      <w:r>
        <w:rPr>
          <w:w w:val="115"/>
          <w:sz w:val="24"/>
          <w:lang w:val="fr-CM"/>
          <w:rPrChange w:id="204" w:author="Moulla, Donatien Koulla" w:date="2026-08-27T13:21:00Z">
            <w:rPr>
              <w:w w:val="115"/>
              <w:sz w:val="24"/>
            </w:rPr>
          </w:rPrChange>
        </w:rPr>
        <w:t>=</w:t>
      </w:r>
      <w:r>
        <w:rPr>
          <w:spacing w:val="40"/>
          <w:w w:val="115"/>
          <w:sz w:val="24"/>
          <w:lang w:val="fr-CM"/>
          <w:rPrChange w:id="205" w:author="Moulla, Donatien Koulla" w:date="2026-08-27T13:21:00Z">
            <w:rPr>
              <w:spacing w:val="40"/>
              <w:w w:val="115"/>
              <w:sz w:val="24"/>
            </w:rPr>
          </w:rPrChange>
        </w:rPr>
        <w:t xml:space="preserve"> </w:t>
      </w:r>
      <w:r>
        <w:rPr>
          <w:w w:val="115"/>
          <w:position w:val="-17"/>
          <w:sz w:val="24"/>
          <w:lang w:val="fr-CM"/>
          <w:rPrChange w:id="206" w:author="Moulla, Donatien Koulla" w:date="2026-08-27T13:21:00Z">
            <w:rPr>
              <w:w w:val="115"/>
              <w:position w:val="-17"/>
              <w:sz w:val="24"/>
            </w:rPr>
          </w:rPrChange>
        </w:rPr>
        <w:t>1</w:t>
      </w:r>
      <w:r>
        <w:rPr>
          <w:spacing w:val="-4"/>
          <w:w w:val="115"/>
          <w:position w:val="-17"/>
          <w:sz w:val="24"/>
          <w:lang w:val="fr-CM"/>
          <w:rPrChange w:id="207" w:author="Moulla, Donatien Koulla" w:date="2026-08-27T13:21:00Z">
            <w:rPr>
              <w:spacing w:val="-4"/>
              <w:w w:val="115"/>
              <w:position w:val="-17"/>
              <w:sz w:val="24"/>
            </w:rPr>
          </w:rPrChange>
        </w:rPr>
        <w:t xml:space="preserve"> </w:t>
      </w:r>
      <w:r>
        <w:rPr>
          <w:w w:val="115"/>
          <w:position w:val="-17"/>
          <w:sz w:val="24"/>
          <w:lang w:val="fr-CM"/>
          <w:rPrChange w:id="208" w:author="Moulla, Donatien Koulla" w:date="2026-08-27T13:21:00Z">
            <w:rPr>
              <w:w w:val="115"/>
              <w:position w:val="-17"/>
              <w:sz w:val="24"/>
            </w:rPr>
          </w:rPrChange>
        </w:rPr>
        <w:t>+</w:t>
      </w:r>
      <w:r>
        <w:rPr>
          <w:spacing w:val="-5"/>
          <w:w w:val="115"/>
          <w:position w:val="-17"/>
          <w:sz w:val="24"/>
          <w:lang w:val="fr-CM"/>
          <w:rPrChange w:id="209" w:author="Moulla, Donatien Koulla" w:date="2026-08-27T13:21:00Z">
            <w:rPr>
              <w:spacing w:val="-5"/>
              <w:w w:val="115"/>
              <w:position w:val="-17"/>
              <w:sz w:val="24"/>
            </w:rPr>
          </w:rPrChange>
        </w:rPr>
        <w:t xml:space="preserve"> </w:t>
      </w:r>
      <w:r>
        <w:rPr>
          <w:w w:val="115"/>
          <w:position w:val="-17"/>
          <w:sz w:val="24"/>
          <w:lang w:val="fr-CM"/>
          <w:rPrChange w:id="210" w:author="Moulla, Donatien Koulla" w:date="2026-08-27T13:21:00Z">
            <w:rPr>
              <w:w w:val="115"/>
              <w:position w:val="-17"/>
              <w:sz w:val="24"/>
            </w:rPr>
          </w:rPrChange>
        </w:rPr>
        <w:t>exp</w:t>
      </w:r>
      <w:r>
        <w:rPr>
          <w:w w:val="115"/>
          <w:position w:val="2"/>
          <w:sz w:val="24"/>
          <w:lang w:val="fr-CM"/>
          <w:rPrChange w:id="211" w:author="Moulla, Donatien Koulla" w:date="2026-08-27T13:21:00Z">
            <w:rPr>
              <w:w w:val="115"/>
              <w:position w:val="2"/>
              <w:sz w:val="24"/>
            </w:rPr>
          </w:rPrChange>
        </w:rPr>
        <w:t>(</w:t>
      </w:r>
      <w:r>
        <w:rPr>
          <w:i/>
          <w:w w:val="115"/>
          <w:position w:val="-17"/>
          <w:sz w:val="24"/>
          <w:lang w:val="fr-CM"/>
          <w:rPrChange w:id="212" w:author="Moulla, Donatien Koulla" w:date="2026-08-27T13:21:00Z">
            <w:rPr>
              <w:i/>
              <w:w w:val="115"/>
              <w:position w:val="-17"/>
              <w:sz w:val="24"/>
            </w:rPr>
          </w:rPrChange>
        </w:rPr>
        <w:t>k</w:t>
      </w:r>
      <w:r>
        <w:rPr>
          <w:w w:val="115"/>
          <w:position w:val="-17"/>
          <w:sz w:val="24"/>
          <w:lang w:val="fr-CM"/>
          <w:rPrChange w:id="213" w:author="Moulla, Donatien Koulla" w:date="2026-08-27T13:21:00Z">
            <w:rPr>
              <w:w w:val="115"/>
              <w:position w:val="-17"/>
              <w:sz w:val="24"/>
            </w:rPr>
          </w:rPrChange>
        </w:rPr>
        <w:t>(∆</w:t>
      </w:r>
      <w:r>
        <w:rPr>
          <w:i/>
          <w:w w:val="115"/>
          <w:position w:val="-17"/>
          <w:sz w:val="24"/>
          <w:lang w:val="fr-CM"/>
          <w:rPrChange w:id="214" w:author="Moulla, Donatien Koulla" w:date="2026-08-27T13:21:00Z">
            <w:rPr>
              <w:i/>
              <w:w w:val="115"/>
              <w:position w:val="-17"/>
              <w:sz w:val="24"/>
            </w:rPr>
          </w:rPrChange>
        </w:rPr>
        <w:t>t</w:t>
      </w:r>
      <w:r>
        <w:rPr>
          <w:i/>
          <w:spacing w:val="-5"/>
          <w:w w:val="115"/>
          <w:position w:val="-17"/>
          <w:sz w:val="24"/>
          <w:lang w:val="fr-CM"/>
          <w:rPrChange w:id="215" w:author="Moulla, Donatien Koulla" w:date="2026-08-27T13:21:00Z">
            <w:rPr>
              <w:i/>
              <w:spacing w:val="-5"/>
              <w:w w:val="115"/>
              <w:position w:val="-17"/>
              <w:sz w:val="24"/>
            </w:rPr>
          </w:rPrChange>
        </w:rPr>
        <w:t xml:space="preserve"> </w:t>
      </w:r>
      <w:r>
        <w:rPr>
          <w:rFonts w:ascii="Arial Unicode MS" w:hAnsi="Arial Unicode MS"/>
          <w:w w:val="115"/>
          <w:position w:val="-17"/>
          <w:sz w:val="24"/>
          <w:lang w:val="fr-CM"/>
          <w:rPrChange w:id="216" w:author="Moulla, Donatien Koulla" w:date="2026-08-27T13:21:00Z">
            <w:rPr>
              <w:rFonts w:ascii="Arial Unicode MS" w:hAnsi="Arial Unicode MS"/>
              <w:w w:val="115"/>
              <w:position w:val="-17"/>
              <w:sz w:val="24"/>
            </w:rPr>
          </w:rPrChange>
        </w:rPr>
        <w:t>−</w:t>
      </w:r>
      <w:r>
        <w:rPr>
          <w:rFonts w:ascii="Arial Unicode MS" w:hAnsi="Arial Unicode MS"/>
          <w:spacing w:val="-13"/>
          <w:w w:val="115"/>
          <w:position w:val="-17"/>
          <w:sz w:val="24"/>
          <w:lang w:val="fr-CM"/>
          <w:rPrChange w:id="217" w:author="Moulla, Donatien Koulla" w:date="2026-08-27T13:21:00Z">
            <w:rPr>
              <w:rFonts w:ascii="Arial Unicode MS" w:hAnsi="Arial Unicode MS"/>
              <w:spacing w:val="-13"/>
              <w:w w:val="115"/>
              <w:position w:val="-17"/>
              <w:sz w:val="24"/>
            </w:rPr>
          </w:rPrChange>
        </w:rPr>
        <w:t xml:space="preserve"> </w:t>
      </w:r>
      <w:r>
        <w:rPr>
          <w:i/>
          <w:w w:val="115"/>
          <w:position w:val="-17"/>
          <w:sz w:val="24"/>
          <w:lang w:val="fr-CM"/>
          <w:rPrChange w:id="218" w:author="Moulla, Donatien Koulla" w:date="2026-08-27T13:21:00Z">
            <w:rPr>
              <w:i/>
              <w:w w:val="115"/>
              <w:position w:val="-17"/>
              <w:sz w:val="24"/>
            </w:rPr>
          </w:rPrChange>
        </w:rPr>
        <w:t>t</w:t>
      </w:r>
      <w:r>
        <w:rPr>
          <w:i/>
          <w:spacing w:val="45"/>
          <w:w w:val="115"/>
          <w:position w:val="-17"/>
          <w:sz w:val="24"/>
          <w:lang w:val="fr-CM"/>
          <w:rPrChange w:id="219" w:author="Moulla, Donatien Koulla" w:date="2026-08-27T13:21:00Z">
            <w:rPr>
              <w:i/>
              <w:spacing w:val="45"/>
              <w:w w:val="115"/>
              <w:position w:val="-17"/>
              <w:sz w:val="24"/>
            </w:rPr>
          </w:rPrChange>
        </w:rPr>
        <w:t xml:space="preserve"> </w:t>
      </w:r>
      <w:r>
        <w:rPr>
          <w:spacing w:val="-5"/>
          <w:w w:val="115"/>
          <w:position w:val="-17"/>
          <w:sz w:val="24"/>
          <w:lang w:val="fr-CM"/>
          <w:rPrChange w:id="220" w:author="Moulla, Donatien Koulla" w:date="2026-08-27T13:21:00Z">
            <w:rPr>
              <w:spacing w:val="-5"/>
              <w:w w:val="115"/>
              <w:position w:val="-17"/>
              <w:sz w:val="24"/>
            </w:rPr>
          </w:rPrChange>
        </w:rPr>
        <w:t>)</w:t>
      </w:r>
      <w:r>
        <w:rPr>
          <w:spacing w:val="-5"/>
          <w:w w:val="115"/>
          <w:position w:val="2"/>
          <w:sz w:val="24"/>
          <w:lang w:val="fr-CM"/>
          <w:rPrChange w:id="221" w:author="Moulla, Donatien Koulla" w:date="2026-08-27T13:21:00Z">
            <w:rPr>
              <w:spacing w:val="-5"/>
              <w:w w:val="115"/>
              <w:position w:val="2"/>
              <w:sz w:val="24"/>
            </w:rPr>
          </w:rPrChange>
        </w:rPr>
        <w:t>)</w:t>
      </w:r>
      <w:r>
        <w:rPr>
          <w:i/>
          <w:spacing w:val="-5"/>
          <w:w w:val="115"/>
          <w:sz w:val="24"/>
          <w:lang w:val="fr-CM"/>
          <w:rPrChange w:id="222" w:author="Moulla, Donatien Koulla" w:date="2026-08-27T13:21:00Z">
            <w:rPr>
              <w:i/>
              <w:spacing w:val="-5"/>
              <w:w w:val="115"/>
              <w:sz w:val="24"/>
            </w:rPr>
          </w:rPrChange>
        </w:rPr>
        <w:t>,</w:t>
      </w:r>
      <w:r>
        <w:rPr>
          <w:i/>
          <w:sz w:val="24"/>
          <w:lang w:val="fr-CM"/>
          <w:rPrChange w:id="223" w:author="Moulla, Donatien Koulla" w:date="2026-08-27T13:21:00Z">
            <w:rPr>
              <w:i/>
              <w:sz w:val="24"/>
            </w:rPr>
          </w:rPrChange>
        </w:rPr>
        <w:tab/>
      </w:r>
      <w:r>
        <w:rPr>
          <w:i/>
          <w:w w:val="115"/>
          <w:sz w:val="24"/>
          <w:lang w:val="fr-CM"/>
          <w:rPrChange w:id="224" w:author="Moulla, Donatien Koulla" w:date="2026-08-27T13:21:00Z">
            <w:rPr>
              <w:i/>
              <w:w w:val="115"/>
              <w:sz w:val="24"/>
            </w:rPr>
          </w:rPrChange>
        </w:rPr>
        <w:t>k</w:t>
      </w:r>
      <w:r>
        <w:rPr>
          <w:i/>
          <w:spacing w:val="18"/>
          <w:w w:val="115"/>
          <w:sz w:val="24"/>
          <w:lang w:val="fr-CM"/>
          <w:rPrChange w:id="225" w:author="Moulla, Donatien Koulla" w:date="2026-08-27T13:21:00Z">
            <w:rPr>
              <w:i/>
              <w:spacing w:val="18"/>
              <w:w w:val="115"/>
              <w:sz w:val="24"/>
            </w:rPr>
          </w:rPrChange>
        </w:rPr>
        <w:t xml:space="preserve"> </w:t>
      </w:r>
      <w:r>
        <w:rPr>
          <w:w w:val="115"/>
          <w:sz w:val="24"/>
          <w:lang w:val="fr-CM"/>
          <w:rPrChange w:id="226" w:author="Moulla, Donatien Koulla" w:date="2026-08-27T13:21:00Z">
            <w:rPr>
              <w:w w:val="115"/>
              <w:sz w:val="24"/>
            </w:rPr>
          </w:rPrChange>
        </w:rPr>
        <w:t>=</w:t>
      </w:r>
      <w:r>
        <w:rPr>
          <w:spacing w:val="8"/>
          <w:w w:val="115"/>
          <w:sz w:val="24"/>
          <w:lang w:val="fr-CM"/>
          <w:rPrChange w:id="227" w:author="Moulla, Donatien Koulla" w:date="2026-08-27T13:21:00Z">
            <w:rPr>
              <w:spacing w:val="8"/>
              <w:w w:val="115"/>
              <w:sz w:val="24"/>
            </w:rPr>
          </w:rPrChange>
        </w:rPr>
        <w:t xml:space="preserve"> </w:t>
      </w:r>
      <w:r>
        <w:rPr>
          <w:spacing w:val="-2"/>
          <w:w w:val="115"/>
          <w:sz w:val="24"/>
          <w:lang w:val="fr-CM"/>
          <w:rPrChange w:id="228" w:author="Moulla, Donatien Koulla" w:date="2026-08-27T13:21:00Z">
            <w:rPr>
              <w:spacing w:val="-2"/>
              <w:w w:val="115"/>
              <w:sz w:val="24"/>
            </w:rPr>
          </w:rPrChange>
        </w:rPr>
        <w:t>0</w:t>
      </w:r>
      <w:r>
        <w:rPr>
          <w:i/>
          <w:spacing w:val="-2"/>
          <w:w w:val="115"/>
          <w:sz w:val="24"/>
          <w:lang w:val="fr-CM"/>
          <w:rPrChange w:id="229" w:author="Moulla, Donatien Koulla" w:date="2026-08-27T13:21:00Z">
            <w:rPr>
              <w:i/>
              <w:spacing w:val="-2"/>
              <w:w w:val="115"/>
              <w:sz w:val="24"/>
            </w:rPr>
          </w:rPrChange>
        </w:rPr>
        <w:t>.</w:t>
      </w:r>
      <w:r>
        <w:rPr>
          <w:spacing w:val="-2"/>
          <w:w w:val="115"/>
          <w:sz w:val="24"/>
          <w:lang w:val="fr-CM"/>
          <w:rPrChange w:id="230" w:author="Moulla, Donatien Koulla" w:date="2026-08-27T13:21:00Z">
            <w:rPr>
              <w:spacing w:val="-2"/>
              <w:w w:val="115"/>
              <w:sz w:val="24"/>
            </w:rPr>
          </w:rPrChange>
        </w:rPr>
        <w:t>01</w:t>
      </w:r>
      <w:r>
        <w:rPr>
          <w:i/>
          <w:spacing w:val="-2"/>
          <w:w w:val="115"/>
          <w:sz w:val="24"/>
          <w:lang w:val="fr-CM"/>
          <w:rPrChange w:id="231" w:author="Moulla, Donatien Koulla" w:date="2026-08-27T13:21:00Z">
            <w:rPr>
              <w:i/>
              <w:spacing w:val="-2"/>
              <w:w w:val="115"/>
              <w:sz w:val="24"/>
            </w:rPr>
          </w:rPrChange>
        </w:rPr>
        <w:t>,</w:t>
      </w:r>
      <w:r>
        <w:rPr>
          <w:i/>
          <w:sz w:val="24"/>
          <w:lang w:val="fr-CM"/>
          <w:rPrChange w:id="232" w:author="Moulla, Donatien Koulla" w:date="2026-08-27T13:21:00Z">
            <w:rPr>
              <w:i/>
              <w:sz w:val="24"/>
            </w:rPr>
          </w:rPrChange>
        </w:rPr>
        <w:tab/>
      </w:r>
      <w:r>
        <w:rPr>
          <w:i/>
          <w:w w:val="115"/>
          <w:sz w:val="24"/>
          <w:lang w:val="fr-CM"/>
          <w:rPrChange w:id="233" w:author="Moulla, Donatien Koulla" w:date="2026-08-27T13:21:00Z">
            <w:rPr>
              <w:i/>
              <w:w w:val="115"/>
              <w:sz w:val="24"/>
            </w:rPr>
          </w:rPrChange>
        </w:rPr>
        <w:t>t</w:t>
      </w:r>
      <w:r>
        <w:rPr>
          <w:w w:val="115"/>
          <w:sz w:val="24"/>
          <w:vertAlign w:val="subscript"/>
          <w:lang w:val="fr-CM"/>
          <w:rPrChange w:id="234" w:author="Moulla, Donatien Koulla" w:date="2026-08-27T13:21:00Z">
            <w:rPr>
              <w:w w:val="115"/>
              <w:sz w:val="24"/>
              <w:vertAlign w:val="subscript"/>
            </w:rPr>
          </w:rPrChange>
        </w:rPr>
        <w:t>0</w:t>
      </w:r>
      <w:r>
        <w:rPr>
          <w:spacing w:val="20"/>
          <w:w w:val="115"/>
          <w:sz w:val="24"/>
          <w:lang w:val="fr-CM"/>
          <w:rPrChange w:id="235" w:author="Moulla, Donatien Koulla" w:date="2026-08-27T13:21:00Z">
            <w:rPr>
              <w:spacing w:val="20"/>
              <w:w w:val="115"/>
              <w:sz w:val="24"/>
            </w:rPr>
          </w:rPrChange>
        </w:rPr>
        <w:t xml:space="preserve"> </w:t>
      </w:r>
      <w:r>
        <w:rPr>
          <w:w w:val="115"/>
          <w:sz w:val="24"/>
          <w:lang w:val="fr-CM"/>
          <w:rPrChange w:id="236" w:author="Moulla, Donatien Koulla" w:date="2026-08-27T13:21:00Z">
            <w:rPr>
              <w:w w:val="115"/>
              <w:sz w:val="24"/>
            </w:rPr>
          </w:rPrChange>
        </w:rPr>
        <w:t>=</w:t>
      </w:r>
      <w:r>
        <w:rPr>
          <w:spacing w:val="9"/>
          <w:w w:val="115"/>
          <w:sz w:val="24"/>
          <w:lang w:val="fr-CM"/>
          <w:rPrChange w:id="237" w:author="Moulla, Donatien Koulla" w:date="2026-08-27T13:21:00Z">
            <w:rPr>
              <w:spacing w:val="9"/>
              <w:w w:val="115"/>
              <w:sz w:val="24"/>
            </w:rPr>
          </w:rPrChange>
        </w:rPr>
        <w:t xml:space="preserve"> </w:t>
      </w:r>
      <w:r>
        <w:rPr>
          <w:spacing w:val="-7"/>
          <w:sz w:val="24"/>
          <w:lang w:val="fr-CM"/>
          <w:rPrChange w:id="238" w:author="Moulla, Donatien Koulla" w:date="2026-08-27T13:21:00Z">
            <w:rPr>
              <w:spacing w:val="-7"/>
              <w:sz w:val="24"/>
            </w:rPr>
          </w:rPrChange>
        </w:rPr>
        <w:t>180</w:t>
      </w:r>
    </w:p>
    <w:p w14:paraId="00DC1EEF" w14:textId="77777777" w:rsidR="00350CFB" w:rsidRDefault="00283FFF">
      <w:pPr>
        <w:pStyle w:val="a3"/>
        <w:tabs>
          <w:tab w:val="left" w:pos="1662"/>
        </w:tabs>
        <w:spacing w:before="217"/>
        <w:ind w:left="20"/>
      </w:pPr>
      <w:r>
        <w:br w:type="column"/>
      </w:r>
      <w:r>
        <w:rPr>
          <w:spacing w:val="-2"/>
        </w:rPr>
        <w:t>days</w:t>
      </w:r>
      <w:r>
        <w:rPr>
          <w:i/>
          <w:spacing w:val="-2"/>
        </w:rPr>
        <w:t>.</w:t>
      </w:r>
      <w:r>
        <w:rPr>
          <w:i/>
        </w:rPr>
        <w:tab/>
      </w:r>
      <w:r>
        <w:rPr>
          <w:spacing w:val="-2"/>
        </w:rPr>
        <w:t>(3.4)</w:t>
      </w:r>
    </w:p>
    <w:p w14:paraId="00DC1EF0" w14:textId="77777777" w:rsidR="00350CFB" w:rsidRDefault="00350CFB">
      <w:pPr>
        <w:pStyle w:val="a3"/>
        <w:sectPr w:rsidR="00350CFB">
          <w:type w:val="continuous"/>
          <w:pgSz w:w="11910" w:h="16840"/>
          <w:pgMar w:top="1920" w:right="708" w:bottom="280" w:left="992" w:header="0" w:footer="2115" w:gutter="0"/>
          <w:cols w:num="2" w:space="720" w:equalWidth="0">
            <w:col w:w="7495" w:space="40"/>
            <w:col w:w="2675"/>
          </w:cols>
        </w:sectPr>
      </w:pPr>
    </w:p>
    <w:p w14:paraId="00DC1EF1" w14:textId="77777777" w:rsidR="00350CFB" w:rsidRDefault="00350CFB">
      <w:pPr>
        <w:pStyle w:val="a3"/>
        <w:spacing w:before="106"/>
        <w:rPr>
          <w:sz w:val="20"/>
        </w:rPr>
      </w:pPr>
    </w:p>
    <w:p w14:paraId="00DC1EF2" w14:textId="77777777" w:rsidR="00350CFB" w:rsidRDefault="00350CFB">
      <w:pPr>
        <w:pStyle w:val="a3"/>
        <w:rPr>
          <w:sz w:val="20"/>
        </w:rPr>
        <w:sectPr w:rsidR="00350CFB">
          <w:type w:val="continuous"/>
          <w:pgSz w:w="11910" w:h="16840"/>
          <w:pgMar w:top="1920" w:right="708" w:bottom="280" w:left="992" w:header="0" w:footer="2115" w:gutter="0"/>
          <w:cols w:space="720"/>
        </w:sectPr>
      </w:pPr>
    </w:p>
    <w:p w14:paraId="00DC1EF3" w14:textId="77777777" w:rsidR="00350CFB" w:rsidRDefault="00283FFF">
      <w:pPr>
        <w:pStyle w:val="a3"/>
        <w:spacing w:before="89"/>
        <w:ind w:left="282"/>
      </w:pPr>
      <w:r>
        <w:t>Edge</w:t>
      </w:r>
      <w:r>
        <w:rPr>
          <w:spacing w:val="-9"/>
        </w:rPr>
        <w:t xml:space="preserve"> </w:t>
      </w:r>
      <w:r>
        <w:t>weights</w:t>
      </w:r>
      <w:r>
        <w:rPr>
          <w:spacing w:val="-9"/>
        </w:rPr>
        <w:t xml:space="preserve"> </w:t>
      </w:r>
      <w:r>
        <w:t>aggregate</w:t>
      </w:r>
      <w:r>
        <w:rPr>
          <w:spacing w:val="-9"/>
        </w:rPr>
        <w:t xml:space="preserve"> </w:t>
      </w:r>
      <w:r>
        <w:t>over</w:t>
      </w:r>
      <w:r>
        <w:rPr>
          <w:spacing w:val="-9"/>
        </w:rPr>
        <w:t xml:space="preserve"> </w:t>
      </w:r>
      <w:r>
        <w:rPr>
          <w:spacing w:val="-2"/>
        </w:rPr>
        <w:t>transfers:</w:t>
      </w:r>
    </w:p>
    <w:p w14:paraId="00DC1EF4" w14:textId="77777777" w:rsidR="00350CFB" w:rsidRDefault="00350CFB">
      <w:pPr>
        <w:pStyle w:val="a3"/>
      </w:pPr>
    </w:p>
    <w:p w14:paraId="00DC1EF5" w14:textId="77777777" w:rsidR="00350CFB" w:rsidRDefault="00350CFB">
      <w:pPr>
        <w:pStyle w:val="a3"/>
        <w:spacing w:before="6"/>
      </w:pPr>
    </w:p>
    <w:p w14:paraId="00DC1EF6" w14:textId="77777777" w:rsidR="00350CFB" w:rsidRDefault="00283FFF">
      <w:pPr>
        <w:spacing w:before="1"/>
        <w:ind w:right="568"/>
        <w:jc w:val="right"/>
        <w:rPr>
          <w:sz w:val="24"/>
        </w:rPr>
      </w:pPr>
      <w:r>
        <w:rPr>
          <w:noProof/>
          <w:sz w:val="24"/>
        </w:rPr>
        <mc:AlternateContent>
          <mc:Choice Requires="wps">
            <w:drawing>
              <wp:anchor distT="0" distB="0" distL="0" distR="0" simplePos="0" relativeHeight="484023808" behindDoc="1" locked="0" layoutInCell="1" allowOverlap="1" wp14:anchorId="00DC2732" wp14:editId="00DC2733">
                <wp:simplePos x="0" y="0"/>
                <wp:positionH relativeFrom="page">
                  <wp:posOffset>3707803</wp:posOffset>
                </wp:positionH>
                <wp:positionV relativeFrom="paragraph">
                  <wp:posOffset>-115235</wp:posOffset>
                </wp:positionV>
                <wp:extent cx="219710" cy="56324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1"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2" id="Textbox 150" o:spid="_x0000_s1141" type="#_x0000_t202" style="position:absolute;left:0;text-align:left;margin-left:291.95pt;margin-top:-9.05pt;width:17.3pt;height:44.35pt;z-index:-1929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" filled="f" stroked="f">
                <v:textbox inset="0,0,0,0">
                  <w:txbxContent>
                    <w:p w14:paraId="00DC2831" w14:textId="77777777" w:rsidR="00350CFB" w:rsidRDefault="00283FFF">
                      <w:pPr>
                        <w:pStyle w:val="a3"/>
                        <w:spacing w:line="231" w:lineRule="exact"/>
                      </w:pPr>
                      <w:r>
                        <w:rPr>
                          <w:spacing w:val="-10"/>
                          <w:w w:val="235"/>
                        </w:rPr>
                        <w:t>L</w:t>
                      </w:r>
                    </w:p>
                  </w:txbxContent>
                </v:textbox>
                <w10:wrap anchorx="page"/>
              </v:shape>
            </w:pict>
          </mc:Fallback>
        </mc:AlternateContent>
      </w:r>
      <w:r>
        <w:rPr>
          <w:i/>
          <w:sz w:val="24"/>
        </w:rPr>
        <w:t>w</w:t>
      </w:r>
      <w:r>
        <w:rPr>
          <w:rFonts w:ascii="Menlo"/>
          <w:i/>
          <w:sz w:val="24"/>
          <w:vertAlign w:val="subscript"/>
        </w:rPr>
        <w:t>T</w:t>
      </w:r>
      <w:r>
        <w:rPr>
          <w:rFonts w:ascii="Menlo"/>
          <w:i/>
          <w:spacing w:val="-99"/>
          <w:sz w:val="24"/>
        </w:rPr>
        <w:t xml:space="preserve"> </w:t>
      </w:r>
      <w:r>
        <w:rPr>
          <w:sz w:val="24"/>
        </w:rPr>
        <w:t>(</w:t>
      </w:r>
      <w:r>
        <w:rPr>
          <w:i/>
          <w:sz w:val="24"/>
        </w:rPr>
        <w:t>u,</w:t>
      </w:r>
      <w:r>
        <w:rPr>
          <w:i/>
          <w:spacing w:val="-5"/>
          <w:sz w:val="24"/>
        </w:rPr>
        <w:t xml:space="preserve"> </w:t>
      </w:r>
      <w:r>
        <w:rPr>
          <w:i/>
          <w:sz w:val="24"/>
        </w:rPr>
        <w:t>v</w:t>
      </w:r>
      <w:r>
        <w:rPr>
          <w:sz w:val="24"/>
        </w:rPr>
        <w:t>)</w:t>
      </w:r>
      <w:r>
        <w:rPr>
          <w:spacing w:val="31"/>
          <w:sz w:val="24"/>
        </w:rPr>
        <w:t xml:space="preserve"> </w:t>
      </w:r>
      <w:r>
        <w:rPr>
          <w:spacing w:val="-10"/>
          <w:sz w:val="24"/>
        </w:rPr>
        <w:t>=</w:t>
      </w:r>
    </w:p>
    <w:p w14:paraId="00DC1EF7" w14:textId="77777777" w:rsidR="00350CFB" w:rsidRDefault="00283FFF">
      <w:pPr>
        <w:spacing w:before="69"/>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Menlo" w:hAnsi="Menlo"/>
          <w:i/>
          <w:spacing w:val="-5"/>
          <w:w w:val="105"/>
          <w:sz w:val="16"/>
        </w:rPr>
        <w:t>u</w:t>
      </w:r>
      <w:r>
        <w:rPr>
          <w:rFonts w:ascii="Apple Symbols" w:hAnsi="Apple Symbols"/>
          <w:spacing w:val="-5"/>
          <w:w w:val="105"/>
          <w:sz w:val="16"/>
        </w:rPr>
        <w:t>→</w:t>
      </w:r>
      <w:r>
        <w:rPr>
          <w:rFonts w:ascii="Menlo" w:hAnsi="Menlo"/>
          <w:i/>
          <w:spacing w:val="-5"/>
          <w:w w:val="105"/>
          <w:sz w:val="16"/>
        </w:rPr>
        <w:t>v</w:t>
      </w:r>
    </w:p>
    <w:p w14:paraId="00DC1EF8" w14:textId="77777777" w:rsidR="00350CFB" w:rsidRDefault="00283FFF">
      <w:pPr>
        <w:pStyle w:val="a3"/>
        <w:rPr>
          <w:rFonts w:ascii="Menlo"/>
          <w:i/>
        </w:rPr>
      </w:pPr>
      <w:r>
        <w:br w:type="column"/>
      </w:r>
    </w:p>
    <w:p w14:paraId="00DC1EF9" w14:textId="77777777" w:rsidR="00350CFB" w:rsidRDefault="00350CFB">
      <w:pPr>
        <w:pStyle w:val="a3"/>
        <w:rPr>
          <w:rFonts w:ascii="Menlo"/>
          <w:i/>
        </w:rPr>
      </w:pPr>
    </w:p>
    <w:p w14:paraId="00DC1EFA" w14:textId="77777777" w:rsidR="00350CFB" w:rsidRDefault="00350CFB">
      <w:pPr>
        <w:pStyle w:val="a3"/>
        <w:spacing w:before="85"/>
        <w:rPr>
          <w:rFonts w:ascii="Menlo"/>
          <w:i/>
        </w:rPr>
      </w:pPr>
    </w:p>
    <w:p w14:paraId="00DC1EFB" w14:textId="77777777" w:rsidR="00350CFB" w:rsidRDefault="00283FFF">
      <w:pPr>
        <w:tabs>
          <w:tab w:val="left" w:pos="3888"/>
        </w:tabs>
        <w:ind w:left="5"/>
        <w:rPr>
          <w:sz w:val="24"/>
        </w:rPr>
      </w:pPr>
      <w:r>
        <w:rPr>
          <w:i/>
          <w:w w:val="90"/>
          <w:sz w:val="24"/>
        </w:rPr>
        <w:t>v</w:t>
      </w:r>
      <w:r>
        <w:rPr>
          <w:rFonts w:ascii="Menlo" w:hAnsi="Menlo"/>
          <w:i/>
          <w:w w:val="90"/>
          <w:sz w:val="24"/>
          <w:vertAlign w:val="subscript"/>
        </w:rPr>
        <w:t>e</w:t>
      </w:r>
      <w:r>
        <w:rPr>
          <w:rFonts w:ascii="Menlo" w:hAnsi="Menlo"/>
          <w:i/>
          <w:spacing w:val="-78"/>
          <w:w w:val="90"/>
          <w:sz w:val="24"/>
        </w:rPr>
        <w:t xml:space="preserve"> </w:t>
      </w:r>
      <w:r>
        <w:rPr>
          <w:i/>
          <w:spacing w:val="-2"/>
          <w:w w:val="105"/>
          <w:sz w:val="24"/>
        </w:rPr>
        <w:t>σ</w:t>
      </w:r>
      <w:r>
        <w:rPr>
          <w:spacing w:val="-2"/>
          <w:w w:val="105"/>
          <w:sz w:val="24"/>
        </w:rPr>
        <w:t>(∆</w:t>
      </w:r>
      <w:r>
        <w:rPr>
          <w:i/>
          <w:spacing w:val="-2"/>
          <w:w w:val="105"/>
          <w:sz w:val="24"/>
        </w:rPr>
        <w:t>t</w:t>
      </w:r>
      <w:r>
        <w:rPr>
          <w:rFonts w:ascii="Menlo" w:hAnsi="Menlo"/>
          <w:i/>
          <w:spacing w:val="-2"/>
          <w:w w:val="105"/>
          <w:sz w:val="24"/>
          <w:vertAlign w:val="subscript"/>
        </w:rPr>
        <w:t>e</w:t>
      </w:r>
      <w:r>
        <w:rPr>
          <w:spacing w:val="-2"/>
          <w:w w:val="105"/>
          <w:sz w:val="24"/>
        </w:rPr>
        <w:t>)</w:t>
      </w:r>
      <w:r>
        <w:rPr>
          <w:i/>
          <w:spacing w:val="-2"/>
          <w:w w:val="105"/>
          <w:sz w:val="24"/>
        </w:rPr>
        <w:t>.</w:t>
      </w:r>
      <w:r>
        <w:rPr>
          <w:i/>
          <w:sz w:val="24"/>
        </w:rPr>
        <w:tab/>
      </w:r>
      <w:r>
        <w:rPr>
          <w:spacing w:val="-4"/>
          <w:w w:val="105"/>
          <w:sz w:val="24"/>
        </w:rPr>
        <w:t>(3.5)</w:t>
      </w:r>
    </w:p>
    <w:p w14:paraId="00DC1EFC" w14:textId="77777777" w:rsidR="00350CFB" w:rsidRDefault="00350CFB">
      <w:pPr>
        <w:rPr>
          <w:sz w:val="24"/>
        </w:rPr>
        <w:sectPr w:rsidR="00350CFB">
          <w:type w:val="continuous"/>
          <w:pgSz w:w="11910" w:h="16840"/>
          <w:pgMar w:top="1920" w:right="708" w:bottom="280" w:left="992" w:header="0" w:footer="2115" w:gutter="0"/>
          <w:cols w:num="2" w:space="720" w:equalWidth="0">
            <w:col w:w="5269" w:space="40"/>
            <w:col w:w="4901"/>
          </w:cols>
        </w:sectPr>
      </w:pPr>
    </w:p>
    <w:p w14:paraId="00DC1EFD" w14:textId="77777777" w:rsidR="00350CFB" w:rsidRDefault="00350CFB">
      <w:pPr>
        <w:pStyle w:val="a3"/>
        <w:spacing w:before="60"/>
      </w:pPr>
    </w:p>
    <w:p w14:paraId="00DC1EFE" w14:textId="77777777" w:rsidR="00350CFB" w:rsidRDefault="00283FFF">
      <w:pPr>
        <w:pStyle w:val="a3"/>
        <w:spacing w:before="1" w:line="403" w:lineRule="auto"/>
        <w:ind w:left="273" w:right="521" w:firstLine="8"/>
      </w:pPr>
      <w:r>
        <w:rPr>
          <w:w w:val="105"/>
        </w:rPr>
        <w:t>Damping</w:t>
      </w:r>
      <w:r>
        <w:rPr>
          <w:spacing w:val="-12"/>
          <w:w w:val="105"/>
        </w:rPr>
        <w:t xml:space="preserve"> </w:t>
      </w:r>
      <w:r>
        <w:rPr>
          <w:w w:val="105"/>
        </w:rPr>
        <w:t>is</w:t>
      </w:r>
      <w:r>
        <w:rPr>
          <w:spacing w:val="-12"/>
          <w:w w:val="105"/>
        </w:rPr>
        <w:t xml:space="preserve"> </w:t>
      </w:r>
      <w:r>
        <w:rPr>
          <w:w w:val="105"/>
        </w:rPr>
        <w:t>again</w:t>
      </w:r>
      <w:r>
        <w:rPr>
          <w:spacing w:val="-12"/>
          <w:w w:val="105"/>
        </w:rPr>
        <w:t xml:space="preserve"> </w:t>
      </w:r>
      <w:r>
        <w:rPr>
          <w:i/>
          <w:w w:val="105"/>
        </w:rPr>
        <w:t xml:space="preserve">d </w:t>
      </w:r>
      <w:r>
        <w:rPr>
          <w:w w:val="105"/>
        </w:rPr>
        <w:t>= 0</w:t>
      </w:r>
      <w:r>
        <w:rPr>
          <w:i/>
          <w:w w:val="105"/>
        </w:rPr>
        <w:t>.</w:t>
      </w:r>
      <w:r>
        <w:rPr>
          <w:w w:val="105"/>
        </w:rPr>
        <w:t>85.</w:t>
      </w:r>
      <w:r>
        <w:rPr>
          <w:spacing w:val="15"/>
          <w:w w:val="105"/>
        </w:rPr>
        <w:t xml:space="preserve"> </w:t>
      </w:r>
      <w:r>
        <w:rPr>
          <w:w w:val="105"/>
        </w:rPr>
        <w:t>Figure</w:t>
      </w:r>
      <w:r>
        <w:rPr>
          <w:spacing w:val="-12"/>
          <w:w w:val="105"/>
        </w:rPr>
        <w:t xml:space="preserve"> </w:t>
      </w:r>
      <w:hyperlink w:anchor="_bookmark62" w:history="1">
        <w:r>
          <w:rPr>
            <w:w w:val="105"/>
          </w:rPr>
          <w:t>3.2</w:t>
        </w:r>
      </w:hyperlink>
      <w:r>
        <w:rPr>
          <w:spacing w:val="-12"/>
          <w:w w:val="105"/>
        </w:rPr>
        <w:t xml:space="preserve"> </w:t>
      </w:r>
      <w:r>
        <w:rPr>
          <w:w w:val="105"/>
        </w:rPr>
        <w:t>plots</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over</w:t>
      </w:r>
      <w:r>
        <w:rPr>
          <w:spacing w:val="-12"/>
          <w:w w:val="105"/>
        </w:rPr>
        <w:t xml:space="preserve"> </w:t>
      </w:r>
      <w:r>
        <w:rPr>
          <w:w w:val="105"/>
        </w:rPr>
        <w:t>the</w:t>
      </w:r>
      <w:r>
        <w:rPr>
          <w:spacing w:val="-12"/>
          <w:w w:val="105"/>
        </w:rPr>
        <w:t xml:space="preserve"> </w:t>
      </w:r>
      <w:r>
        <w:rPr>
          <w:w w:val="105"/>
        </w:rPr>
        <w:t>relevant</w:t>
      </w:r>
      <w:r>
        <w:rPr>
          <w:spacing w:val="-12"/>
          <w:w w:val="105"/>
        </w:rPr>
        <w:t xml:space="preserve"> </w:t>
      </w:r>
      <w:r>
        <w:rPr>
          <w:w w:val="105"/>
        </w:rPr>
        <w:t>age</w:t>
      </w:r>
      <w:r>
        <w:rPr>
          <w:spacing w:val="-12"/>
          <w:w w:val="105"/>
        </w:rPr>
        <w:t xml:space="preserve"> </w:t>
      </w:r>
      <w:r>
        <w:rPr>
          <w:w w:val="105"/>
        </w:rPr>
        <w:t>range:</w:t>
      </w:r>
      <w:r>
        <w:rPr>
          <w:spacing w:val="9"/>
          <w:w w:val="105"/>
        </w:rPr>
        <w:t xml:space="preserve"> </w:t>
      </w:r>
      <w:r>
        <w:rPr>
          <w:w w:val="105"/>
        </w:rPr>
        <w:t>recent</w:t>
      </w:r>
      <w:r>
        <w:rPr>
          <w:spacing w:val="-12"/>
          <w:w w:val="105"/>
        </w:rPr>
        <w:t xml:space="preserve"> </w:t>
      </w:r>
      <w:r>
        <w:rPr>
          <w:w w:val="105"/>
        </w:rPr>
        <w:t xml:space="preserve">transfers </w:t>
      </w:r>
      <w:r>
        <w:t xml:space="preserve">retain nearly full weight, while transfers older than the midpoint </w:t>
      </w:r>
      <w:r>
        <w:rPr>
          <w:i/>
        </w:rPr>
        <w:t>t</w:t>
      </w:r>
      <w:r>
        <w:rPr>
          <w:vertAlign w:val="subscript"/>
        </w:rPr>
        <w:t>0</w:t>
      </w:r>
      <w:r>
        <w:t xml:space="preserve"> are smoothly down-weighted. </w:t>
      </w:r>
      <w:r>
        <w:rPr>
          <w:w w:val="105"/>
        </w:rPr>
        <w:t>Algorithm</w:t>
      </w:r>
      <w:r>
        <w:rPr>
          <w:spacing w:val="-16"/>
          <w:w w:val="105"/>
        </w:rPr>
        <w:t xml:space="preserve"> </w:t>
      </w:r>
      <w:hyperlink w:anchor="_bookmark63" w:history="1">
        <w:r>
          <w:rPr>
            <w:w w:val="105"/>
          </w:rPr>
          <w:t>2</w:t>
        </w:r>
      </w:hyperlink>
      <w:r>
        <w:rPr>
          <w:spacing w:val="-16"/>
          <w:w w:val="105"/>
        </w:rPr>
        <w:t xml:space="preserve"> </w:t>
      </w:r>
      <w:r>
        <w:rPr>
          <w:w w:val="105"/>
        </w:rPr>
        <w:t>formalizes</w:t>
      </w:r>
      <w:r>
        <w:rPr>
          <w:spacing w:val="-16"/>
          <w:w w:val="105"/>
        </w:rPr>
        <w:t xml:space="preserve"> </w:t>
      </w:r>
      <w:r>
        <w:rPr>
          <w:w w:val="105"/>
        </w:rPr>
        <w:t>construction</w:t>
      </w:r>
      <w:r>
        <w:rPr>
          <w:spacing w:val="-15"/>
          <w:w w:val="105"/>
        </w:rPr>
        <w:t xml:space="preserve"> </w:t>
      </w:r>
      <w:r>
        <w:rPr>
          <w:w w:val="105"/>
        </w:rPr>
        <w:t>and</w:t>
      </w:r>
      <w:r>
        <w:rPr>
          <w:spacing w:val="-16"/>
          <w:w w:val="105"/>
        </w:rPr>
        <w:t xml:space="preserve"> </w:t>
      </w:r>
      <w:r>
        <w:rPr>
          <w:w w:val="105"/>
        </w:rPr>
        <w:t>scoring.</w:t>
      </w:r>
    </w:p>
    <w:p w14:paraId="00DC1EFF" w14:textId="77777777" w:rsidR="00350CFB" w:rsidRDefault="00283FFF">
      <w:pPr>
        <w:pStyle w:val="a3"/>
        <w:spacing w:before="5" w:line="396" w:lineRule="auto"/>
        <w:ind w:left="282" w:right="544"/>
        <w:jc w:val="both"/>
      </w:pPr>
      <w:r>
        <w:t>Because</w:t>
      </w:r>
      <w:r>
        <w:rPr>
          <w:spacing w:val="-5"/>
        </w:rPr>
        <w:t xml:space="preserve"> </w:t>
      </w:r>
      <w:r>
        <w:rPr>
          <w:i/>
        </w:rPr>
        <w:t>G</w:t>
      </w:r>
      <w:r>
        <w:rPr>
          <w:vertAlign w:val="subscript"/>
        </w:rPr>
        <w:t>approve</w:t>
      </w:r>
      <w:r>
        <w:t xml:space="preserve"> records</w:t>
      </w:r>
      <w:r>
        <w:rPr>
          <w:spacing w:val="-5"/>
        </w:rPr>
        <w:t xml:space="preserve"> </w:t>
      </w:r>
      <w:r>
        <w:t>durable</w:t>
      </w:r>
      <w:r>
        <w:rPr>
          <w:spacing w:val="-4"/>
        </w:rPr>
        <w:t xml:space="preserve"> </w:t>
      </w:r>
      <w:r>
        <w:t>authorizations</w:t>
      </w:r>
      <w:r>
        <w:rPr>
          <w:spacing w:val="-4"/>
        </w:rPr>
        <w:t xml:space="preserve"> </w:t>
      </w:r>
      <w:r>
        <w:t>and</w:t>
      </w:r>
      <w:r>
        <w:rPr>
          <w:spacing w:val="-4"/>
        </w:rPr>
        <w:t xml:space="preserve"> </w:t>
      </w:r>
      <w:r>
        <w:rPr>
          <w:i/>
        </w:rPr>
        <w:t>G</w:t>
      </w:r>
      <w:r>
        <w:rPr>
          <w:vertAlign w:val="subscript"/>
        </w:rPr>
        <w:t>transfer</w:t>
      </w:r>
      <w:r>
        <w:t xml:space="preserve"> records</w:t>
      </w:r>
      <w:r>
        <w:rPr>
          <w:spacing w:val="-5"/>
        </w:rPr>
        <w:t xml:space="preserve"> </w:t>
      </w:r>
      <w:r>
        <w:t>historical</w:t>
      </w:r>
      <w:r>
        <w:rPr>
          <w:spacing w:val="-4"/>
        </w:rPr>
        <w:t xml:space="preserve"> </w:t>
      </w:r>
      <w:r>
        <w:t>value</w:t>
      </w:r>
      <w:r>
        <w:rPr>
          <w:spacing w:val="-4"/>
        </w:rPr>
        <w:t xml:space="preserve"> </w:t>
      </w:r>
      <w:r>
        <w:t>flows,</w:t>
      </w:r>
      <w:r>
        <w:rPr>
          <w:spacing w:val="-4"/>
        </w:rPr>
        <w:t xml:space="preserve"> </w:t>
      </w:r>
      <w:r>
        <w:t>the</w:t>
      </w:r>
      <w:r>
        <w:rPr>
          <w:spacing w:val="-4"/>
        </w:rPr>
        <w:t xml:space="preserve"> </w:t>
      </w:r>
      <w:r>
        <w:t>two graphs</w:t>
      </w:r>
      <w:r>
        <w:rPr>
          <w:spacing w:val="-6"/>
        </w:rPr>
        <w:t xml:space="preserve"> </w:t>
      </w:r>
      <w:r>
        <w:t>differ</w:t>
      </w:r>
      <w:r>
        <w:rPr>
          <w:spacing w:val="-6"/>
        </w:rPr>
        <w:t xml:space="preserve"> </w:t>
      </w:r>
      <w:r>
        <w:t>in</w:t>
      </w:r>
      <w:r>
        <w:rPr>
          <w:spacing w:val="-6"/>
        </w:rPr>
        <w:t xml:space="preserve"> </w:t>
      </w:r>
      <w:r>
        <w:t>density</w:t>
      </w:r>
      <w:r>
        <w:rPr>
          <w:spacing w:val="-6"/>
        </w:rPr>
        <w:t xml:space="preserve"> </w:t>
      </w:r>
      <w:r>
        <w:t>and</w:t>
      </w:r>
      <w:r>
        <w:rPr>
          <w:spacing w:val="-6"/>
        </w:rPr>
        <w:t xml:space="preserve"> </w:t>
      </w:r>
      <w:r>
        <w:t>temporal</w:t>
      </w:r>
      <w:r>
        <w:rPr>
          <w:spacing w:val="-6"/>
        </w:rPr>
        <w:t xml:space="preserve"> </w:t>
      </w:r>
      <w:r>
        <w:t>sensitivity.</w:t>
      </w:r>
      <w:r>
        <w:rPr>
          <w:spacing w:val="16"/>
        </w:rPr>
        <w:t xml:space="preserve"> </w:t>
      </w:r>
      <w:r>
        <w:t>Approvals</w:t>
      </w:r>
      <w:r>
        <w:rPr>
          <w:spacing w:val="-6"/>
        </w:rPr>
        <w:t xml:space="preserve"> </w:t>
      </w:r>
      <w:r>
        <w:t>are</w:t>
      </w:r>
      <w:r>
        <w:rPr>
          <w:spacing w:val="-6"/>
        </w:rPr>
        <w:t xml:space="preserve"> </w:t>
      </w:r>
      <w:r>
        <w:t>relatively</w:t>
      </w:r>
      <w:r>
        <w:rPr>
          <w:spacing w:val="-6"/>
        </w:rPr>
        <w:t xml:space="preserve"> </w:t>
      </w:r>
      <w:r>
        <w:t>rare,</w:t>
      </w:r>
      <w:r>
        <w:rPr>
          <w:spacing w:val="-5"/>
        </w:rPr>
        <w:t xml:space="preserve"> </w:t>
      </w:r>
      <w:r>
        <w:t>high-intent</w:t>
      </w:r>
      <w:r>
        <w:rPr>
          <w:spacing w:val="-6"/>
        </w:rPr>
        <w:t xml:space="preserve"> </w:t>
      </w:r>
      <w:r>
        <w:t>events; transfers are frequent and often mechanical.</w:t>
      </w:r>
      <w:r>
        <w:rPr>
          <w:spacing w:val="40"/>
        </w:rPr>
        <w:t xml:space="preserve"> </w:t>
      </w:r>
      <w:r>
        <w:t xml:space="preserve">On the matched cohort, the approval subgraph is substantially sparser than the transfer subgraph (Chapter </w:t>
      </w:r>
      <w:hyperlink w:anchor="_bookmark84" w:history="1">
        <w:r>
          <w:t>4</w:t>
        </w:r>
      </w:hyperlink>
      <w:r>
        <w:t>),</w:t>
      </w:r>
      <w:r>
        <w:rPr>
          <w:spacing w:val="17"/>
        </w:rPr>
        <w:t xml:space="preserve"> </w:t>
      </w:r>
      <w:r>
        <w:t>which is the structural basis for the</w:t>
      </w:r>
    </w:p>
    <w:p w14:paraId="00DC1F00"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01" w14:textId="77777777" w:rsidR="00350CFB" w:rsidRDefault="00350CFB">
      <w:pPr>
        <w:pStyle w:val="a3"/>
        <w:rPr>
          <w:sz w:val="20"/>
        </w:rPr>
      </w:pPr>
    </w:p>
    <w:p w14:paraId="00DC1F02" w14:textId="77777777" w:rsidR="00350CFB" w:rsidRDefault="00350CFB">
      <w:pPr>
        <w:pStyle w:val="a3"/>
        <w:rPr>
          <w:sz w:val="20"/>
        </w:rPr>
      </w:pPr>
    </w:p>
    <w:p w14:paraId="00DC1F03" w14:textId="77777777" w:rsidR="00350CFB" w:rsidRDefault="00350CFB">
      <w:pPr>
        <w:pStyle w:val="a3"/>
        <w:spacing w:before="92"/>
        <w:rPr>
          <w:sz w:val="20"/>
        </w:rPr>
      </w:pPr>
    </w:p>
    <w:p w14:paraId="00DC1F04" w14:textId="77777777" w:rsidR="00350CFB" w:rsidRDefault="00283FFF">
      <w:pPr>
        <w:ind w:left="1700"/>
        <w:rPr>
          <w:rFonts w:ascii="Arial"/>
          <w:sz w:val="23"/>
        </w:rPr>
      </w:pPr>
      <w:r>
        <w:rPr>
          <w:rFonts w:ascii="Arial"/>
          <w:noProof/>
          <w:sz w:val="23"/>
        </w:rPr>
        <mc:AlternateContent>
          <mc:Choice Requires="wpg">
            <w:drawing>
              <wp:anchor distT="0" distB="0" distL="0" distR="0" simplePos="0" relativeHeight="15753216" behindDoc="0" locked="0" layoutInCell="1" allowOverlap="1" wp14:anchorId="00DC2734" wp14:editId="00DC2735">
                <wp:simplePos x="0" y="0"/>
                <wp:positionH relativeFrom="page">
                  <wp:posOffset>1965441</wp:posOffset>
                </wp:positionH>
                <wp:positionV relativeFrom="paragraph">
                  <wp:posOffset>-34563</wp:posOffset>
                </wp:positionV>
                <wp:extent cx="4102100" cy="25393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100" cy="2539365"/>
                          <a:chOff x="0" y="0"/>
                          <a:chExt cx="4102100" cy="2539365"/>
                        </a:xfrm>
                      </wpg:grpSpPr>
                      <wps:wsp>
                        <wps:cNvPr id="152" name="Graphic 152"/>
                        <wps:cNvSpPr/>
                        <wps:spPr>
                          <a:xfrm>
                            <a:off x="230282"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3" name="Graphic 153"/>
                        <wps:cNvSpPr/>
                        <wps:spPr>
                          <a:xfrm>
                            <a:off x="230282"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4" name="Graphic 154"/>
                        <wps:cNvSpPr/>
                        <wps:spPr>
                          <a:xfrm>
                            <a:off x="230282"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5" name="Graphic 155"/>
                        <wps:cNvSpPr/>
                        <wps:spPr>
                          <a:xfrm>
                            <a:off x="690517"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6" name="Graphic 156"/>
                        <wps:cNvSpPr/>
                        <wps:spPr>
                          <a:xfrm>
                            <a:off x="690517"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7" name="Graphic 157"/>
                        <wps:cNvSpPr/>
                        <wps:spPr>
                          <a:xfrm>
                            <a:off x="690517"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8" name="Graphic 158"/>
                        <wps:cNvSpPr/>
                        <wps:spPr>
                          <a:xfrm>
                            <a:off x="115075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9" name="Graphic 159"/>
                        <wps:cNvSpPr/>
                        <wps:spPr>
                          <a:xfrm>
                            <a:off x="115075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0" name="Graphic 160"/>
                        <wps:cNvSpPr/>
                        <wps:spPr>
                          <a:xfrm>
                            <a:off x="115075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1" name="Graphic 161"/>
                        <wps:cNvSpPr/>
                        <wps:spPr>
                          <a:xfrm>
                            <a:off x="161098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2" name="Graphic 162"/>
                        <wps:cNvSpPr/>
                        <wps:spPr>
                          <a:xfrm>
                            <a:off x="161098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3" name="Graphic 163"/>
                        <wps:cNvSpPr/>
                        <wps:spPr>
                          <a:xfrm>
                            <a:off x="161098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4" name="Graphic 164"/>
                        <wps:cNvSpPr/>
                        <wps:spPr>
                          <a:xfrm>
                            <a:off x="207122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5" name="Graphic 165"/>
                        <wps:cNvSpPr/>
                        <wps:spPr>
                          <a:xfrm>
                            <a:off x="207122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6" name="Graphic 166"/>
                        <wps:cNvSpPr/>
                        <wps:spPr>
                          <a:xfrm>
                            <a:off x="207122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7" name="Graphic 167"/>
                        <wps:cNvSpPr/>
                        <wps:spPr>
                          <a:xfrm>
                            <a:off x="2531456"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8" name="Graphic 168"/>
                        <wps:cNvSpPr/>
                        <wps:spPr>
                          <a:xfrm>
                            <a:off x="2531456"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9" name="Graphic 169"/>
                        <wps:cNvSpPr/>
                        <wps:spPr>
                          <a:xfrm>
                            <a:off x="2531456"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0" name="Graphic 170"/>
                        <wps:cNvSpPr/>
                        <wps:spPr>
                          <a:xfrm>
                            <a:off x="2991691"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1" name="Graphic 171"/>
                        <wps:cNvSpPr/>
                        <wps:spPr>
                          <a:xfrm>
                            <a:off x="2991691"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2" name="Graphic 172"/>
                        <wps:cNvSpPr/>
                        <wps:spPr>
                          <a:xfrm>
                            <a:off x="2991691"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3" name="Graphic 173"/>
                        <wps:cNvSpPr/>
                        <wps:spPr>
                          <a:xfrm>
                            <a:off x="3451925"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4" name="Graphic 174"/>
                        <wps:cNvSpPr/>
                        <wps:spPr>
                          <a:xfrm>
                            <a:off x="3451925"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5" name="Graphic 175"/>
                        <wps:cNvSpPr/>
                        <wps:spPr>
                          <a:xfrm>
                            <a:off x="3451925"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6" name="Graphic 176"/>
                        <wps:cNvSpPr/>
                        <wps:spPr>
                          <a:xfrm>
                            <a:off x="3912160" y="5278"/>
                            <a:ext cx="1270" cy="2487930"/>
                          </a:xfrm>
                          <a:custGeom>
                            <a:avLst/>
                            <a:gdLst/>
                            <a:ahLst/>
                            <a:cxnLst/>
                            <a:rect l="l" t="t" r="r" b="b"/>
                            <a:pathLst>
                              <a:path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7" name="Graphic 177"/>
                        <wps:cNvSpPr/>
                        <wps:spPr>
                          <a:xfrm>
                            <a:off x="3912160" y="2492803"/>
                            <a:ext cx="1270" cy="46355"/>
                          </a:xfrm>
                          <a:custGeom>
                            <a:avLst/>
                            <a:gdLst/>
                            <a:ahLst/>
                            <a:cxnLst/>
                            <a:rect l="l" t="t" r="r" b="b"/>
                            <a:pathLst>
                              <a:path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8" name="Graphic 178"/>
                        <wps:cNvSpPr/>
                        <wps:spPr>
                          <a:xfrm>
                            <a:off x="3912160" y="2492803"/>
                            <a:ext cx="1270" cy="46355"/>
                          </a:xfrm>
                          <a:custGeom>
                            <a:avLst/>
                            <a:gdLst/>
                            <a:ahLst/>
                            <a:cxnLst/>
                            <a:rect l="l" t="t" r="r" b="b"/>
                            <a:pathLst>
                              <a:path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9" name="Graphic 179"/>
                        <wps:cNvSpPr/>
                        <wps:spPr>
                          <a:xfrm>
                            <a:off x="46188" y="2446307"/>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0" name="Graphic 180"/>
                        <wps:cNvSpPr/>
                        <wps:spPr>
                          <a:xfrm>
                            <a:off x="0" y="2446307"/>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0" y="2446307"/>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2" name="Graphic 182"/>
                        <wps:cNvSpPr/>
                        <wps:spPr>
                          <a:xfrm>
                            <a:off x="46188" y="1981349"/>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3" name="Graphic 183"/>
                        <wps:cNvSpPr/>
                        <wps:spPr>
                          <a:xfrm>
                            <a:off x="0" y="1981349"/>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4" name="Graphic 184"/>
                        <wps:cNvSpPr/>
                        <wps:spPr>
                          <a:xfrm>
                            <a:off x="0" y="1981349"/>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5" name="Graphic 185"/>
                        <wps:cNvSpPr/>
                        <wps:spPr>
                          <a:xfrm>
                            <a:off x="46188" y="1516391"/>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6" name="Graphic 186"/>
                        <wps:cNvSpPr/>
                        <wps:spPr>
                          <a:xfrm>
                            <a:off x="0" y="1516391"/>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0" y="1516391"/>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8" name="Graphic 188"/>
                        <wps:cNvSpPr/>
                        <wps:spPr>
                          <a:xfrm>
                            <a:off x="46188" y="1051433"/>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9" name="Graphic 189"/>
                        <wps:cNvSpPr/>
                        <wps:spPr>
                          <a:xfrm>
                            <a:off x="0" y="1051433"/>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0" name="Graphic 190"/>
                        <wps:cNvSpPr/>
                        <wps:spPr>
                          <a:xfrm>
                            <a:off x="0" y="1051433"/>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1" name="Graphic 191"/>
                        <wps:cNvSpPr/>
                        <wps:spPr>
                          <a:xfrm>
                            <a:off x="46188" y="586475"/>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2" name="Graphic 192"/>
                        <wps:cNvSpPr/>
                        <wps:spPr>
                          <a:xfrm>
                            <a:off x="0" y="586475"/>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0" y="586475"/>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4" name="Graphic 194"/>
                        <wps:cNvSpPr/>
                        <wps:spPr>
                          <a:xfrm>
                            <a:off x="46188" y="121518"/>
                            <a:ext cx="4050665" cy="1270"/>
                          </a:xfrm>
                          <a:custGeom>
                            <a:avLst/>
                            <a:gdLst/>
                            <a:ahLst/>
                            <a:cxnLst/>
                            <a:rect l="l" t="t" r="r" b="b"/>
                            <a:pathLst>
                              <a:path w="4050665">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5" name="Graphic 195"/>
                        <wps:cNvSpPr/>
                        <wps:spPr>
                          <a:xfrm>
                            <a:off x="0" y="121518"/>
                            <a:ext cx="46355" cy="1270"/>
                          </a:xfrm>
                          <a:custGeom>
                            <a:avLst/>
                            <a:gdLst/>
                            <a:ahLst/>
                            <a:cxnLst/>
                            <a:rect l="l" t="t" r="r" b="b"/>
                            <a:pathLst>
                              <a:path w="46355">
                                <a:moveTo>
                                  <a:pt x="46188" y="0"/>
                                </a:moveTo>
                                <a:lnTo>
                                  <a:pt x="0" y="0"/>
                                </a:lnTo>
                              </a:path>
                            </a:pathLst>
                          </a:custGeom>
                          <a:solidFill>
                            <a:srgbClr val="000000"/>
                          </a:solidFill>
                        </wps:spPr>
                        <wps:bodyPr wrap="square" lIns="0" tIns="0" rIns="0" bIns="0" rtlCol="0">
                          <a:prstTxWarp prst="textNoShape">
                            <a:avLst/>
                          </a:prstTxWarp>
                          <a:noAutofit/>
                        </wps:bodyPr>
                      </wps:wsp>
                      <wps:wsp>
                        <wps:cNvPr id="196" name="Graphic 196"/>
                        <wps:cNvSpPr/>
                        <wps:spPr>
                          <a:xfrm>
                            <a:off x="0" y="121518"/>
                            <a:ext cx="46355" cy="1270"/>
                          </a:xfrm>
                          <a:custGeom>
                            <a:avLst/>
                            <a:gdLst/>
                            <a:ahLst/>
                            <a:cxnLst/>
                            <a:rect l="l" t="t" r="r" b="b"/>
                            <a:pathLst>
                              <a:path w="46355">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7" name="Graphic 197"/>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198" name="Graphic 198"/>
                        <wps:cNvSpPr/>
                        <wps:spPr>
                          <a:xfrm>
                            <a:off x="1887127" y="5278"/>
                            <a:ext cx="1270" cy="2487930"/>
                          </a:xfrm>
                          <a:custGeom>
                            <a:avLst/>
                            <a:gdLst/>
                            <a:ahLst/>
                            <a:cxnLst/>
                            <a:rect l="l" t="t" r="r" b="b"/>
                            <a:pathLst>
                              <a:path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199" name="Graphic 199"/>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0" name="Textbox 200"/>
                        <wps:cNvSpPr txBox="1"/>
                        <wps:spPr>
                          <a:xfrm>
                            <a:off x="1933151" y="1075345"/>
                            <a:ext cx="800735" cy="119380"/>
                          </a:xfrm>
                          <a:prstGeom prst="rect">
                            <a:avLst/>
                          </a:prstGeom>
                        </wps:spPr>
                        <wps:txbx>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wps:txbx>
                        <wps:bodyPr wrap="square" lIns="0" tIns="0" rIns="0" bIns="0" rtlCol="0">
                          <a:noAutofit/>
                        </wps:bodyPr>
                      </wps:wsp>
                    </wpg:wgp>
                  </a:graphicData>
                </a:graphic>
              </wp:anchor>
            </w:drawing>
          </mc:Choice>
          <mc:Fallback>
            <w:pict>
              <v:group w14:anchorId="00DC2734" id="Group 151" o:spid="_x0000_s1142" style="position:absolute;left:0;text-align:left;margin-left:154.75pt;margin-top:-2.7pt;width:323pt;height:199.95pt;z-index:15753216;mso-wrap-distance-left:0;mso-wrap-distance-right:0;mso-position-horizontal-relative:page;mso-position-vertical-relative:text" coordsize="41021,2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">
                <v:shape id="Graphic 152" o:spid="_x0000_s1143" style="position:absolute;left:2302;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" path="m,2487524l,e" filled="f" strokecolor="#afafaf" strokeweight=".29325mm">
                  <v:path arrowok="t"/>
                </v:shape>
                <v:shape id="Graphic 153" o:spid="_x0000_s1144" style="position:absolute;left:2302;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" path="m,l,46188e" fillcolor="black" stroked="f">
                  <v:path arrowok="t"/>
                </v:shape>
                <v:shape id="Graphic 154" o:spid="_x0000_s1145" style="position:absolute;left:2302;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" path="m,l,46188e" filled="f" strokeweight=".29325mm">
                  <v:path arrowok="t"/>
                </v:shape>
                <v:shape id="Graphic 155" o:spid="_x0000_s1146" style="position:absolute;left:6905;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" path="m,2487524l,e" filled="f" strokecolor="#afafaf" strokeweight=".29325mm">
                  <v:path arrowok="t"/>
                </v:shape>
                <v:shape id="Graphic 156" o:spid="_x0000_s1147" style="position:absolute;left:6905;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" path="m,l,46188e" fillcolor="black" stroked="f">
                  <v:path arrowok="t"/>
                </v:shape>
                <v:shape id="Graphic 157" o:spid="_x0000_s1148" style="position:absolute;left:6905;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" path="m,l,46188e" filled="f" strokeweight=".29325mm">
                  <v:path arrowok="t"/>
                </v:shape>
                <v:shape id="Graphic 158" o:spid="_x0000_s1149" style="position:absolute;left:11507;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" path="m,2487524l,e" filled="f" strokecolor="#afafaf" strokeweight=".29325mm">
                  <v:path arrowok="t"/>
                </v:shape>
                <v:shape id="Graphic 159" o:spid="_x0000_s1150" style="position:absolute;left:11507;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" path="m,l,46188e" fillcolor="black" stroked="f">
                  <v:path arrowok="t"/>
                </v:shape>
                <v:shape id="Graphic 160" o:spid="_x0000_s1151" style="position:absolute;left:11507;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" path="m,l,46188e" filled="f" strokeweight=".29325mm">
                  <v:path arrowok="t"/>
                </v:shape>
                <v:shape id="Graphic 161" o:spid="_x0000_s1152" style="position:absolute;left:16109;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" path="m,2487524l,e" filled="f" strokecolor="#afafaf" strokeweight=".29325mm">
                  <v:path arrowok="t"/>
                </v:shape>
                <v:shape id="Graphic 162" o:spid="_x0000_s1153" style="position:absolute;left:16109;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" path="m,l,46188e" fillcolor="black" stroked="f">
                  <v:path arrowok="t"/>
                </v:shape>
                <v:shape id="Graphic 163" o:spid="_x0000_s1154" style="position:absolute;left:16109;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" path="m,l,46188e" filled="f" strokeweight=".29325mm">
                  <v:path arrowok="t"/>
                </v:shape>
                <v:shape id="Graphic 164" o:spid="_x0000_s1155" style="position:absolute;left:20712;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" path="m,2487524l,e" filled="f" strokecolor="#afafaf" strokeweight=".29325mm">
                  <v:path arrowok="t"/>
                </v:shape>
                <v:shape id="Graphic 165" o:spid="_x0000_s1156" style="position:absolute;left:20712;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" path="m,l,46188e" fillcolor="black" stroked="f">
                  <v:path arrowok="t"/>
                </v:shape>
                <v:shape id="Graphic 166" o:spid="_x0000_s1157" style="position:absolute;left:20712;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" path="m,l,46188e" filled="f" strokeweight=".29325mm">
                  <v:path arrowok="t"/>
                </v:shape>
                <v:shape id="Graphic 167" o:spid="_x0000_s1158" style="position:absolute;left:25314;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" path="m,2487524l,e" filled="f" strokecolor="#afafaf" strokeweight=".29325mm">
                  <v:path arrowok="t"/>
                </v:shape>
                <v:shape id="Graphic 168" o:spid="_x0000_s1159" style="position:absolute;left:25314;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" path="m,l,46188e" fillcolor="black" stroked="f">
                  <v:path arrowok="t"/>
                </v:shape>
                <v:shape id="Graphic 169" o:spid="_x0000_s1160" style="position:absolute;left:25314;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" path="m,l,46188e" filled="f" strokeweight=".29325mm">
                  <v:path arrowok="t"/>
                </v:shape>
                <v:shape id="Graphic 170" o:spid="_x0000_s1161" style="position:absolute;left:29916;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" path="m,2487524l,e" filled="f" strokecolor="#afafaf" strokeweight=".29325mm">
                  <v:path arrowok="t"/>
                </v:shape>
                <v:shape id="Graphic 171" o:spid="_x0000_s1162" style="position:absolute;left:29916;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" path="m,l,46188e" fillcolor="black" stroked="f">
                  <v:path arrowok="t"/>
                </v:shape>
                <v:shape id="Graphic 172" o:spid="_x0000_s1163" style="position:absolute;left:29916;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" path="m,l,46188e" filled="f" strokeweight=".29325mm">
                  <v:path arrowok="t"/>
                </v:shape>
                <v:shape id="Graphic 173" o:spid="_x0000_s1164" style="position:absolute;left:34519;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" path="m,2487524l,e" filled="f" strokecolor="#afafaf" strokeweight=".29325mm">
                  <v:path arrowok="t"/>
                </v:shape>
                <v:shape id="Graphic 174" o:spid="_x0000_s1165" style="position:absolute;left:34519;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" path="m,l,46188e" fillcolor="black" stroked="f">
                  <v:path arrowok="t"/>
                </v:shape>
                <v:shape id="Graphic 175" o:spid="_x0000_s1166" style="position:absolute;left:34519;top:24928;width:12;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" path="m,l,46188e" filled="f" strokeweight=".29325mm">
                  <v:path arrowok="t"/>
                </v:shape>
                <v:shape id="Graphic 176" o:spid="_x0000_s1167" style="position:absolute;left:39121;top:52;width:13;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" path="m,2487524l,e" filled="f" strokecolor="#afafaf" strokeweight=".29325mm">
                  <v:path arrowok="t"/>
                </v:shape>
                <v:shape id="Graphic 177" o:spid="_x0000_s1168" style="position:absolute;left:39121;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" path="m,l,46188e" fillcolor="black" stroked="f">
                  <v:path arrowok="t"/>
                </v:shape>
                <v:shape id="Graphic 178" o:spid="_x0000_s1169" style="position:absolute;left:39121;top:24928;width:13;height:463;visibility:visible;mso-wrap-style:square;v-text-anchor:top" coordsize="12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" path="m,l,46188e" filled="f" strokeweight=".29325mm">
                  <v:path arrowok="t"/>
                </v:shape>
                <v:shape id="Graphic 179" o:spid="_x0000_s1170" style="position:absolute;left:461;top:24463;width:40507;height:12;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" path="m,l4050066,e" filled="f" strokecolor="#afafaf" strokeweight=".29325mm">
                  <v:path arrowok="t"/>
                </v:shape>
                <v:shape id="Graphic 180" o:spid="_x0000_s1171" style="position:absolute;top:24463;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" path="m46188,l,e" fillcolor="black" stroked="f">
                  <v:path arrowok="t"/>
                </v:shape>
                <v:shape id="Graphic 181" o:spid="_x0000_s1172" style="position:absolute;top:24463;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" path="m46188,l,e" filled="f" strokeweight=".29325mm">
                  <v:path arrowok="t"/>
                </v:shape>
                <v:shape id="Graphic 182" o:spid="_x0000_s1173" style="position:absolute;left:461;top:19813;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" path="m,l4050066,e" filled="f" strokecolor="#afafaf" strokeweight=".29325mm">
                  <v:path arrowok="t"/>
                </v:shape>
                <v:shape id="Graphic 183" o:spid="_x0000_s1174" style="position:absolute;top:1981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" path="m46188,l,e" fillcolor="black" stroked="f">
                  <v:path arrowok="t"/>
                </v:shape>
                <v:shape id="Graphic 184" o:spid="_x0000_s1175" style="position:absolute;top:1981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" path="m46188,l,e" filled="f" strokeweight=".29325mm">
                  <v:path arrowok="t"/>
                </v:shape>
                <v:shape id="Graphic 185" o:spid="_x0000_s1176" style="position:absolute;left:461;top:15163;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" path="m,l4050066,e" filled="f" strokecolor="#afafaf" strokeweight=".29325mm">
                  <v:path arrowok="t"/>
                </v:shape>
                <v:shape id="Graphic 186" o:spid="_x0000_s1177" style="position:absolute;top:1516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" path="m46188,l,e" fillcolor="black" stroked="f">
                  <v:path arrowok="t"/>
                </v:shape>
                <v:shape id="Graphic 187" o:spid="_x0000_s1178" style="position:absolute;top:15163;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" path="m46188,l,e" filled="f" strokeweight=".29325mm">
                  <v:path arrowok="t"/>
                </v:shape>
                <v:shape id="Graphic 188" o:spid="_x0000_s1179" style="position:absolute;left:461;top:10514;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" path="m,l4050066,e" filled="f" strokecolor="#afafaf" strokeweight=".29325mm">
                  <v:path arrowok="t"/>
                </v:shape>
                <v:shape id="Graphic 189" o:spid="_x0000_s1180" style="position:absolute;top:1051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" path="m46188,l,e" fillcolor="black" stroked="f">
                  <v:path arrowok="t"/>
                </v:shape>
                <v:shape id="Graphic 190" o:spid="_x0000_s1181" style="position:absolute;top:1051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" path="m46188,l,e" filled="f" strokeweight=".29325mm">
                  <v:path arrowok="t"/>
                </v:shape>
                <v:shape id="Graphic 191" o:spid="_x0000_s1182" style="position:absolute;left:461;top:5864;width:40507;height:13;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" path="m,l4050066,e" filled="f" strokecolor="#afafaf" strokeweight=".29325mm">
                  <v:path arrowok="t"/>
                </v:shape>
                <v:shape id="Graphic 192" o:spid="_x0000_s1183" style="position:absolute;top:586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" path="m46188,l,e" fillcolor="black" stroked="f">
                  <v:path arrowok="t"/>
                </v:shape>
                <v:shape id="Graphic 193" o:spid="_x0000_s1184" style="position:absolute;top:5864;width:463;height:13;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" path="m46188,l,e" filled="f" strokeweight=".29325mm">
                  <v:path arrowok="t"/>
                </v:shape>
                <v:shape id="Graphic 194" o:spid="_x0000_s1185" style="position:absolute;left:461;top:1215;width:40507;height:12;visibility:visible;mso-wrap-style:square;v-text-anchor:top" coordsize="4050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" path="m,l4050066,e" filled="f" strokecolor="#afafaf" strokeweight=".29325mm">
                  <v:path arrowok="t"/>
                </v:shape>
                <v:shape id="Graphic 195" o:spid="_x0000_s1186" style="position:absolute;top:1215;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" path="m46188,l,e" fillcolor="black" stroked="f">
                  <v:path arrowok="t"/>
                </v:shape>
                <v:shape id="Graphic 196" o:spid="_x0000_s1187" style="position:absolute;top:1215;width:463;height:12;visibility:visible;mso-wrap-style:square;v-text-anchor:top" coordsize="4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" path="m46188,l,e" filled="f" strokeweight=".29325mm">
                  <v:path arrowok="t"/>
                </v:shape>
                <v:shape id="Graphic 197" o:spid="_x0000_s1188" style="position:absolute;left:2302;top:4512;width:36824;height:17634;visibility:visible;mso-wrap-style:square;v-text-anchor:top" coordsize="3682365,176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" path="m,l110733,35532,221466,74118r110733,41735l442932,160799r110733,48180l664399,260368r110733,54521l895093,377332r119961,65709l1144242,517069r147645,88084l1467214,713307r627488,390685l2242346,1190334r129189,72169l2491496,1326262r119961,60329l2722190,1439062r110733,49281l2943657,1534394r110733,42827l3165123,1616874r110733,36563l3386589,1687024r119961,33185l3626511,1750253r55367,12863e" filled="f" strokecolor="#2b5e8a" strokeweight=".73314mm">
                  <v:path arrowok="t"/>
                </v:shape>
                <v:shape id="Graphic 198" o:spid="_x0000_s1189" style="position:absolute;left:18871;top:52;width:12;height:24880;visibility:visible;mso-wrap-style:square;v-text-anchor:top" coordsize="1270,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" path="m,2487524l,e" filled="f" strokecolor="#7f7f7f" strokeweight=".29325mm">
                  <v:stroke dashstyle="3 1"/>
                  <v:path arrowok="t"/>
                </v:shape>
                <v:shape id="Graphic 199" o:spid="_x0000_s1190" style="position:absolute;left:461;top:52;width:40507;height:24880;visibility:visible;mso-wrap-style:square;v-text-anchor:top" coordsize="4050665,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" path="m,2487524l,em4050066,2487524l4050066,em,2487524r4050066,em,l4050066,e" filled="f" strokeweight=".29325mm">
                  <v:path arrowok="t"/>
                </v:shape>
                <v:shape id="Textbox 200" o:spid="_x0000_s1191" type="#_x0000_t202" style="position:absolute;left:19331;top:10753;width:800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0DC2832" w14:textId="77777777" w:rsidR="00350CFB" w:rsidRDefault="00283FFF">
                        <w:pPr>
                          <w:spacing w:line="187" w:lineRule="exact"/>
                          <w:rPr>
                            <w:rFonts w:ascii="Arial"/>
                            <w:sz w:val="21"/>
                          </w:rPr>
                        </w:pPr>
                        <w:r>
                          <w:rPr>
                            <w:rFonts w:ascii="Arial"/>
                            <w:i/>
                            <w:w w:val="115"/>
                            <w:sz w:val="19"/>
                          </w:rPr>
                          <w:t>t</w:t>
                        </w:r>
                        <w:r>
                          <w:rPr>
                            <w:rFonts w:ascii="Arial"/>
                            <w:w w:val="115"/>
                            <w:sz w:val="19"/>
                            <w:vertAlign w:val="subscript"/>
                          </w:rPr>
                          <w:t>0</w:t>
                        </w:r>
                        <w:r>
                          <w:rPr>
                            <w:rFonts w:ascii="Arial"/>
                            <w:spacing w:val="-16"/>
                            <w:w w:val="115"/>
                            <w:sz w:val="19"/>
                          </w:rPr>
                          <w:t xml:space="preserve"> </w:t>
                        </w:r>
                        <w:r>
                          <w:rPr>
                            <w:rFonts w:ascii="Arial"/>
                            <w:w w:val="115"/>
                            <w:sz w:val="20"/>
                          </w:rPr>
                          <w:t>=</w:t>
                        </w:r>
                        <w:r>
                          <w:rPr>
                            <w:rFonts w:ascii="Arial"/>
                            <w:spacing w:val="-25"/>
                            <w:w w:val="115"/>
                            <w:sz w:val="20"/>
                          </w:rPr>
                          <w:t xml:space="preserve"> </w:t>
                        </w:r>
                        <w:r>
                          <w:rPr>
                            <w:rFonts w:ascii="Arial"/>
                            <w:w w:val="115"/>
                            <w:sz w:val="20"/>
                          </w:rPr>
                          <w:t xml:space="preserve">180 </w:t>
                        </w:r>
                        <w:r>
                          <w:rPr>
                            <w:rFonts w:ascii="Arial"/>
                            <w:spacing w:val="-4"/>
                            <w:sz w:val="21"/>
                          </w:rPr>
                          <w:t>days</w:t>
                        </w:r>
                      </w:p>
                    </w:txbxContent>
                  </v:textbox>
                </v:shape>
                <w10:wrap anchorx="page"/>
              </v:group>
            </w:pict>
          </mc:Fallback>
        </mc:AlternateContent>
      </w:r>
      <w:bookmarkStart w:id="239" w:name="_bookmark62"/>
      <w:bookmarkEnd w:id="239"/>
      <w:r>
        <w:rPr>
          <w:rFonts w:ascii="Arial"/>
          <w:spacing w:val="-5"/>
          <w:w w:val="105"/>
          <w:sz w:val="23"/>
        </w:rPr>
        <w:t>1.0</w:t>
      </w:r>
    </w:p>
    <w:p w14:paraId="00DC1F05" w14:textId="77777777" w:rsidR="00350CFB" w:rsidRDefault="00350CFB">
      <w:pPr>
        <w:pStyle w:val="a3"/>
        <w:rPr>
          <w:rFonts w:ascii="Arial"/>
          <w:sz w:val="20"/>
        </w:rPr>
      </w:pPr>
    </w:p>
    <w:p w14:paraId="00DC1F06" w14:textId="77777777" w:rsidR="00350CFB" w:rsidRDefault="00350CFB">
      <w:pPr>
        <w:pStyle w:val="a3"/>
        <w:spacing w:before="7"/>
        <w:rPr>
          <w:rFonts w:ascii="Arial"/>
          <w:sz w:val="20"/>
        </w:rPr>
      </w:pPr>
    </w:p>
    <w:p w14:paraId="00DC1F07" w14:textId="77777777" w:rsidR="00350CFB" w:rsidRDefault="00283FFF">
      <w:pPr>
        <w:spacing w:before="1"/>
        <w:ind w:left="1700"/>
        <w:rPr>
          <w:rFonts w:ascii="Arial"/>
          <w:sz w:val="23"/>
        </w:rPr>
      </w:pPr>
      <w:r>
        <w:rPr>
          <w:rFonts w:ascii="Arial"/>
          <w:noProof/>
          <w:sz w:val="23"/>
        </w:rPr>
        <mc:AlternateContent>
          <mc:Choice Requires="wps">
            <w:drawing>
              <wp:anchor distT="0" distB="0" distL="0" distR="0" simplePos="0" relativeHeight="15754240" behindDoc="0" locked="0" layoutInCell="1" allowOverlap="1" wp14:anchorId="00DC2736" wp14:editId="00DC2737">
                <wp:simplePos x="0" y="0"/>
                <wp:positionH relativeFrom="page">
                  <wp:posOffset>1485694</wp:posOffset>
                </wp:positionH>
                <wp:positionV relativeFrom="paragraph">
                  <wp:posOffset>36091</wp:posOffset>
                </wp:positionV>
                <wp:extent cx="168275" cy="143319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433195"/>
                        </a:xfrm>
                        <a:prstGeom prst="rect">
                          <a:avLst/>
                        </a:prstGeom>
                      </wps:spPr>
                      <wps:txbx>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wps:txbx>
                      <wps:bodyPr vert="vert270" wrap="square" lIns="0" tIns="0" rIns="0" bIns="0" rtlCol="0">
                        <a:noAutofit/>
                      </wps:bodyPr>
                    </wps:wsp>
                  </a:graphicData>
                </a:graphic>
              </wp:anchor>
            </w:drawing>
          </mc:Choice>
          <mc:Fallback>
            <w:pict>
              <v:shape w14:anchorId="00DC2736" id="Textbox 201" o:spid="_x0000_s1192" type="#_x0000_t202" style="position:absolute;left:0;text-align:left;margin-left:117pt;margin-top:2.85pt;width:13.25pt;height:112.8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" filled="f" stroked="f">
                <v:textbox style="layout-flow:vertical;mso-layout-flow-alt:bottom-to-top" inset="0,0,0,0">
                  <w:txbxContent>
                    <w:p w14:paraId="00DC2833" w14:textId="77777777" w:rsidR="00350CFB" w:rsidRDefault="00283FFF">
                      <w:pPr>
                        <w:spacing w:line="249" w:lineRule="exact"/>
                        <w:ind w:left="20"/>
                        <w:rPr>
                          <w:rFonts w:ascii="Arial" w:hAnsi="Arial"/>
                          <w:sz w:val="25"/>
                        </w:rPr>
                      </w:pPr>
                      <w:r>
                        <w:rPr>
                          <w:rFonts w:ascii="Arial" w:hAnsi="Arial"/>
                          <w:sz w:val="26"/>
                        </w:rPr>
                        <w:t>Decay</w:t>
                      </w:r>
                      <w:r>
                        <w:rPr>
                          <w:rFonts w:ascii="Arial" w:hAnsi="Arial"/>
                          <w:spacing w:val="1"/>
                          <w:sz w:val="26"/>
                        </w:rPr>
                        <w:t xml:space="preserve"> </w:t>
                      </w:r>
                      <w:r>
                        <w:rPr>
                          <w:rFonts w:ascii="Arial" w:hAnsi="Arial"/>
                          <w:sz w:val="26"/>
                        </w:rPr>
                        <w:t>weight</w:t>
                      </w:r>
                      <w:r>
                        <w:rPr>
                          <w:rFonts w:ascii="Arial" w:hAnsi="Arial"/>
                          <w:spacing w:val="1"/>
                          <w:sz w:val="26"/>
                        </w:rPr>
                        <w:t xml:space="preserve"> </w:t>
                      </w:r>
                      <w:r>
                        <w:rPr>
                          <w:rFonts w:ascii="Arial" w:hAnsi="Arial"/>
                          <w:i/>
                          <w:spacing w:val="-4"/>
                          <w:sz w:val="18"/>
                        </w:rPr>
                        <w:t>σ</w:t>
                      </w:r>
                      <w:r>
                        <w:rPr>
                          <w:rFonts w:ascii="Arial" w:hAnsi="Arial"/>
                          <w:spacing w:val="-4"/>
                          <w:sz w:val="25"/>
                        </w:rPr>
                        <w:t>(</w:t>
                      </w:r>
                      <w:r>
                        <w:rPr>
                          <w:rFonts w:ascii="Arial" w:hAnsi="Arial"/>
                          <w:spacing w:val="-4"/>
                        </w:rPr>
                        <w:t>Δ</w:t>
                      </w:r>
                      <w:r>
                        <w:rPr>
                          <w:rFonts w:ascii="Arial" w:hAnsi="Arial"/>
                          <w:i/>
                          <w:spacing w:val="-4"/>
                          <w:sz w:val="24"/>
                        </w:rPr>
                        <w:t>t</w:t>
                      </w:r>
                      <w:r>
                        <w:rPr>
                          <w:rFonts w:ascii="Arial" w:hAnsi="Arial"/>
                          <w:spacing w:val="-4"/>
                          <w:sz w:val="25"/>
                        </w:rPr>
                        <w:t>)</w:t>
                      </w:r>
                    </w:p>
                  </w:txbxContent>
                </v:textbox>
                <w10:wrap anchorx="page"/>
              </v:shape>
            </w:pict>
          </mc:Fallback>
        </mc:AlternateContent>
      </w:r>
      <w:r>
        <w:rPr>
          <w:rFonts w:ascii="Arial"/>
          <w:spacing w:val="-5"/>
          <w:w w:val="105"/>
          <w:sz w:val="23"/>
        </w:rPr>
        <w:t>0.8</w:t>
      </w:r>
    </w:p>
    <w:p w14:paraId="00DC1F08" w14:textId="77777777" w:rsidR="00350CFB" w:rsidRDefault="00350CFB">
      <w:pPr>
        <w:pStyle w:val="a3"/>
        <w:rPr>
          <w:rFonts w:ascii="Arial"/>
          <w:sz w:val="20"/>
        </w:rPr>
      </w:pPr>
    </w:p>
    <w:p w14:paraId="00DC1F09" w14:textId="77777777" w:rsidR="00350CFB" w:rsidRDefault="00350CFB">
      <w:pPr>
        <w:pStyle w:val="a3"/>
        <w:spacing w:before="7"/>
        <w:rPr>
          <w:rFonts w:ascii="Arial"/>
          <w:sz w:val="20"/>
        </w:rPr>
      </w:pPr>
    </w:p>
    <w:p w14:paraId="00DC1F0A" w14:textId="77777777" w:rsidR="00350CFB" w:rsidRDefault="00283FFF">
      <w:pPr>
        <w:ind w:left="1700"/>
        <w:rPr>
          <w:rFonts w:ascii="Arial"/>
          <w:sz w:val="23"/>
        </w:rPr>
      </w:pPr>
      <w:r>
        <w:rPr>
          <w:rFonts w:ascii="Arial"/>
          <w:spacing w:val="-5"/>
          <w:w w:val="105"/>
          <w:sz w:val="23"/>
        </w:rPr>
        <w:t>0.6</w:t>
      </w:r>
    </w:p>
    <w:p w14:paraId="00DC1F0B" w14:textId="77777777" w:rsidR="00350CFB" w:rsidRDefault="00350CFB">
      <w:pPr>
        <w:pStyle w:val="a3"/>
        <w:rPr>
          <w:rFonts w:ascii="Arial"/>
          <w:sz w:val="20"/>
        </w:rPr>
      </w:pPr>
    </w:p>
    <w:p w14:paraId="00DC1F0C" w14:textId="77777777" w:rsidR="00350CFB" w:rsidRDefault="00350CFB">
      <w:pPr>
        <w:pStyle w:val="a3"/>
        <w:spacing w:before="8"/>
        <w:rPr>
          <w:rFonts w:ascii="Arial"/>
          <w:sz w:val="20"/>
        </w:rPr>
      </w:pPr>
    </w:p>
    <w:p w14:paraId="00DC1F0D" w14:textId="77777777" w:rsidR="00350CFB" w:rsidRDefault="00283FFF">
      <w:pPr>
        <w:ind w:left="1700"/>
        <w:rPr>
          <w:rFonts w:ascii="Arial"/>
          <w:sz w:val="23"/>
        </w:rPr>
      </w:pPr>
      <w:r>
        <w:rPr>
          <w:rFonts w:ascii="Arial"/>
          <w:spacing w:val="-5"/>
          <w:w w:val="105"/>
          <w:sz w:val="23"/>
        </w:rPr>
        <w:t>0.4</w:t>
      </w:r>
    </w:p>
    <w:p w14:paraId="00DC1F0E" w14:textId="77777777" w:rsidR="00350CFB" w:rsidRDefault="00350CFB">
      <w:pPr>
        <w:pStyle w:val="a3"/>
        <w:rPr>
          <w:rFonts w:ascii="Arial"/>
          <w:sz w:val="20"/>
        </w:rPr>
      </w:pPr>
    </w:p>
    <w:p w14:paraId="00DC1F0F" w14:textId="77777777" w:rsidR="00350CFB" w:rsidRDefault="00350CFB">
      <w:pPr>
        <w:pStyle w:val="a3"/>
        <w:spacing w:before="8"/>
        <w:rPr>
          <w:rFonts w:ascii="Arial"/>
          <w:sz w:val="20"/>
        </w:rPr>
      </w:pPr>
    </w:p>
    <w:p w14:paraId="00DC1F10" w14:textId="77777777" w:rsidR="00350CFB" w:rsidRDefault="00283FFF">
      <w:pPr>
        <w:ind w:left="1700"/>
        <w:rPr>
          <w:rFonts w:ascii="Arial"/>
          <w:sz w:val="23"/>
        </w:rPr>
      </w:pPr>
      <w:r>
        <w:rPr>
          <w:rFonts w:ascii="Arial"/>
          <w:spacing w:val="-5"/>
          <w:w w:val="105"/>
          <w:sz w:val="23"/>
        </w:rPr>
        <w:t>0.2</w:t>
      </w:r>
    </w:p>
    <w:p w14:paraId="00DC1F11" w14:textId="77777777" w:rsidR="00350CFB" w:rsidRDefault="00350CFB">
      <w:pPr>
        <w:pStyle w:val="a3"/>
        <w:rPr>
          <w:rFonts w:ascii="Arial"/>
          <w:sz w:val="20"/>
        </w:rPr>
      </w:pPr>
    </w:p>
    <w:p w14:paraId="00DC1F12" w14:textId="77777777" w:rsidR="00350CFB" w:rsidRDefault="00350CFB">
      <w:pPr>
        <w:pStyle w:val="a3"/>
        <w:spacing w:before="8"/>
        <w:rPr>
          <w:rFonts w:ascii="Arial"/>
          <w:sz w:val="20"/>
        </w:rPr>
      </w:pPr>
    </w:p>
    <w:p w14:paraId="00DC1F13" w14:textId="77777777" w:rsidR="00350CFB" w:rsidRDefault="00283FFF">
      <w:pPr>
        <w:ind w:left="1700"/>
        <w:rPr>
          <w:rFonts w:ascii="Arial"/>
          <w:sz w:val="23"/>
        </w:rPr>
      </w:pPr>
      <w:r>
        <w:rPr>
          <w:rFonts w:ascii="Arial"/>
          <w:spacing w:val="-5"/>
          <w:w w:val="105"/>
          <w:sz w:val="23"/>
        </w:rPr>
        <w:t>0.0</w:t>
      </w:r>
    </w:p>
    <w:p w14:paraId="00DC1F14" w14:textId="77777777" w:rsidR="00350CFB" w:rsidRDefault="00283FFF">
      <w:pPr>
        <w:tabs>
          <w:tab w:val="left" w:pos="3058"/>
          <w:tab w:val="left" w:pos="3717"/>
          <w:tab w:val="left" w:pos="4441"/>
          <w:tab w:val="left" w:pos="5166"/>
          <w:tab w:val="left" w:pos="5891"/>
          <w:tab w:val="left" w:pos="6616"/>
          <w:tab w:val="left" w:pos="7340"/>
          <w:tab w:val="left" w:pos="8065"/>
        </w:tabs>
        <w:spacing w:before="33"/>
        <w:ind w:left="2399"/>
        <w:rPr>
          <w:rFonts w:ascii="Arial"/>
          <w:sz w:val="23"/>
        </w:rPr>
      </w:pPr>
      <w:r>
        <w:rPr>
          <w:rFonts w:ascii="Arial"/>
          <w:spacing w:val="-10"/>
          <w:w w:val="105"/>
          <w:sz w:val="23"/>
        </w:rPr>
        <w:t>0</w:t>
      </w:r>
      <w:r>
        <w:rPr>
          <w:rFonts w:ascii="Arial"/>
          <w:sz w:val="23"/>
        </w:rPr>
        <w:tab/>
      </w:r>
      <w:r>
        <w:rPr>
          <w:rFonts w:ascii="Arial"/>
          <w:spacing w:val="-5"/>
          <w:w w:val="105"/>
          <w:sz w:val="23"/>
        </w:rPr>
        <w:t>50</w:t>
      </w:r>
      <w:r>
        <w:rPr>
          <w:rFonts w:ascii="Arial"/>
          <w:sz w:val="23"/>
        </w:rPr>
        <w:tab/>
      </w:r>
      <w:r>
        <w:rPr>
          <w:rFonts w:ascii="Arial"/>
          <w:spacing w:val="-5"/>
          <w:w w:val="105"/>
          <w:sz w:val="23"/>
        </w:rPr>
        <w:t>100</w:t>
      </w:r>
      <w:r>
        <w:rPr>
          <w:rFonts w:ascii="Arial"/>
          <w:sz w:val="23"/>
        </w:rPr>
        <w:tab/>
      </w:r>
      <w:r>
        <w:rPr>
          <w:rFonts w:ascii="Arial"/>
          <w:spacing w:val="-5"/>
          <w:w w:val="105"/>
          <w:sz w:val="23"/>
        </w:rPr>
        <w:t>150</w:t>
      </w:r>
      <w:r>
        <w:rPr>
          <w:rFonts w:ascii="Arial"/>
          <w:sz w:val="23"/>
        </w:rPr>
        <w:tab/>
      </w:r>
      <w:r>
        <w:rPr>
          <w:rFonts w:ascii="Arial"/>
          <w:spacing w:val="-5"/>
          <w:w w:val="105"/>
          <w:sz w:val="23"/>
        </w:rPr>
        <w:t>200</w:t>
      </w:r>
      <w:r>
        <w:rPr>
          <w:rFonts w:ascii="Arial"/>
          <w:sz w:val="23"/>
        </w:rPr>
        <w:tab/>
      </w:r>
      <w:r>
        <w:rPr>
          <w:rFonts w:ascii="Arial"/>
          <w:spacing w:val="-5"/>
          <w:w w:val="105"/>
          <w:sz w:val="23"/>
        </w:rPr>
        <w:t>250</w:t>
      </w:r>
      <w:r>
        <w:rPr>
          <w:rFonts w:ascii="Arial"/>
          <w:sz w:val="23"/>
        </w:rPr>
        <w:tab/>
      </w:r>
      <w:r>
        <w:rPr>
          <w:rFonts w:ascii="Arial"/>
          <w:spacing w:val="-5"/>
          <w:w w:val="105"/>
          <w:sz w:val="23"/>
        </w:rPr>
        <w:t>300</w:t>
      </w:r>
      <w:r>
        <w:rPr>
          <w:rFonts w:ascii="Arial"/>
          <w:sz w:val="23"/>
        </w:rPr>
        <w:tab/>
      </w:r>
      <w:r>
        <w:rPr>
          <w:rFonts w:ascii="Arial"/>
          <w:spacing w:val="-5"/>
          <w:w w:val="105"/>
          <w:sz w:val="23"/>
        </w:rPr>
        <w:t>350</w:t>
      </w:r>
      <w:r>
        <w:rPr>
          <w:rFonts w:ascii="Arial"/>
          <w:sz w:val="23"/>
        </w:rPr>
        <w:tab/>
      </w:r>
      <w:r>
        <w:rPr>
          <w:rFonts w:ascii="Arial"/>
          <w:spacing w:val="-5"/>
          <w:w w:val="105"/>
          <w:sz w:val="23"/>
        </w:rPr>
        <w:t>400</w:t>
      </w:r>
    </w:p>
    <w:p w14:paraId="00DC1F15" w14:textId="77777777" w:rsidR="00350CFB" w:rsidRDefault="00283FFF">
      <w:pPr>
        <w:spacing w:before="14"/>
        <w:ind w:left="4585"/>
        <w:rPr>
          <w:rFonts w:ascii="Arial" w:hAnsi="Arial"/>
          <w:sz w:val="26"/>
        </w:rPr>
      </w:pPr>
      <w:r>
        <w:rPr>
          <w:rFonts w:ascii="Arial" w:hAnsi="Arial"/>
          <w:w w:val="105"/>
          <w:sz w:val="26"/>
        </w:rPr>
        <w:t>Age</w:t>
      </w:r>
      <w:r>
        <w:rPr>
          <w:rFonts w:ascii="Arial" w:hAnsi="Arial"/>
          <w:spacing w:val="-14"/>
          <w:w w:val="105"/>
          <w:sz w:val="26"/>
        </w:rPr>
        <w:t xml:space="preserve"> </w:t>
      </w:r>
      <w:r>
        <w:rPr>
          <w:rFonts w:ascii="Arial" w:hAnsi="Arial"/>
          <w:w w:val="105"/>
        </w:rPr>
        <w:t>Δ</w:t>
      </w:r>
      <w:r>
        <w:rPr>
          <w:rFonts w:ascii="Arial" w:hAnsi="Arial"/>
          <w:i/>
          <w:w w:val="105"/>
          <w:sz w:val="24"/>
        </w:rPr>
        <w:t>t</w:t>
      </w:r>
      <w:r>
        <w:rPr>
          <w:rFonts w:ascii="Arial" w:hAnsi="Arial"/>
          <w:i/>
          <w:spacing w:val="-7"/>
          <w:w w:val="105"/>
          <w:sz w:val="24"/>
        </w:rPr>
        <w:t xml:space="preserve"> </w:t>
      </w:r>
      <w:r>
        <w:rPr>
          <w:rFonts w:ascii="Arial" w:hAnsi="Arial"/>
          <w:spacing w:val="-2"/>
          <w:w w:val="105"/>
          <w:sz w:val="26"/>
        </w:rPr>
        <w:t>(days)</w:t>
      </w:r>
    </w:p>
    <w:p w14:paraId="00DC1F16" w14:textId="77777777" w:rsidR="00350CFB" w:rsidRDefault="00350CFB">
      <w:pPr>
        <w:pStyle w:val="a3"/>
        <w:spacing w:before="72"/>
        <w:rPr>
          <w:rFonts w:ascii="Arial"/>
        </w:rPr>
      </w:pPr>
    </w:p>
    <w:p w14:paraId="00DC1F17" w14:textId="77777777" w:rsidR="00350CFB" w:rsidRDefault="00283FFF">
      <w:pPr>
        <w:pStyle w:val="a3"/>
        <w:spacing w:line="252" w:lineRule="auto"/>
        <w:ind w:left="282" w:right="563"/>
        <w:jc w:val="both"/>
      </w:pPr>
      <w:r>
        <w:rPr>
          <w:w w:val="105"/>
        </w:rPr>
        <w:t>Figure</w:t>
      </w:r>
      <w:r>
        <w:rPr>
          <w:spacing w:val="-12"/>
          <w:w w:val="105"/>
        </w:rPr>
        <w:t xml:space="preserve"> </w:t>
      </w:r>
      <w:r>
        <w:rPr>
          <w:w w:val="105"/>
        </w:rPr>
        <w:t>3.2: Logistic</w:t>
      </w:r>
      <w:r>
        <w:rPr>
          <w:spacing w:val="-12"/>
          <w:w w:val="105"/>
        </w:rPr>
        <w:t xml:space="preserve"> </w:t>
      </w:r>
      <w:r>
        <w:rPr>
          <w:w w:val="105"/>
        </w:rPr>
        <w:t>time-decay</w:t>
      </w:r>
      <w:r>
        <w:rPr>
          <w:spacing w:val="-12"/>
          <w:w w:val="105"/>
        </w:rPr>
        <w:t xml:space="preserve"> </w:t>
      </w:r>
      <w:r>
        <w:rPr>
          <w:i/>
          <w:w w:val="105"/>
        </w:rPr>
        <w:t>σ</w:t>
      </w:r>
      <w:r>
        <w:rPr>
          <w:w w:val="105"/>
        </w:rPr>
        <w:t>(∆</w:t>
      </w:r>
      <w:r>
        <w:rPr>
          <w:i/>
          <w:w w:val="105"/>
        </w:rPr>
        <w:t>t</w:t>
      </w:r>
      <w:r>
        <w:rPr>
          <w:w w:val="105"/>
        </w:rPr>
        <w:t>)</w:t>
      </w:r>
      <w:r>
        <w:rPr>
          <w:spacing w:val="-12"/>
          <w:w w:val="105"/>
        </w:rPr>
        <w:t xml:space="preserve"> </w:t>
      </w:r>
      <w:r>
        <w:rPr>
          <w:w w:val="105"/>
        </w:rPr>
        <w:t>used</w:t>
      </w:r>
      <w:r>
        <w:rPr>
          <w:spacing w:val="-12"/>
          <w:w w:val="105"/>
        </w:rPr>
        <w:t xml:space="preserve"> </w:t>
      </w:r>
      <w:r>
        <w:rPr>
          <w:w w:val="105"/>
        </w:rPr>
        <w:t>by</w:t>
      </w:r>
      <w:r>
        <w:rPr>
          <w:spacing w:val="-12"/>
          <w:w w:val="105"/>
        </w:rPr>
        <w:t xml:space="preserve"> </w:t>
      </w:r>
      <w:r>
        <w:rPr>
          <w:w w:val="105"/>
        </w:rPr>
        <w:t>AWP</w:t>
      </w:r>
      <w:r>
        <w:rPr>
          <w:spacing w:val="-12"/>
          <w:w w:val="105"/>
        </w:rPr>
        <w:t xml:space="preserve"> </w:t>
      </w:r>
      <w:r>
        <w:rPr>
          <w:w w:val="105"/>
        </w:rPr>
        <w:t>(</w:t>
      </w:r>
      <w:r>
        <w:rPr>
          <w:i/>
          <w:w w:val="105"/>
        </w:rPr>
        <w:t xml:space="preserve">k </w:t>
      </w:r>
      <w:r>
        <w:rPr>
          <w:w w:val="105"/>
        </w:rPr>
        <w:t>= 0</w:t>
      </w:r>
      <w:r>
        <w:rPr>
          <w:i/>
          <w:w w:val="105"/>
        </w:rPr>
        <w:t>.</w:t>
      </w:r>
      <w:r>
        <w:rPr>
          <w:w w:val="105"/>
        </w:rPr>
        <w:t>01,</w:t>
      </w:r>
      <w:r>
        <w:rPr>
          <w:spacing w:val="-10"/>
          <w:w w:val="105"/>
        </w:rPr>
        <w:t xml:space="preserve"> </w:t>
      </w:r>
      <w:r>
        <w:rPr>
          <w:i/>
          <w:w w:val="105"/>
        </w:rPr>
        <w:t>t</w:t>
      </w:r>
      <w:r>
        <w:rPr>
          <w:w w:val="105"/>
          <w:vertAlign w:val="subscript"/>
        </w:rPr>
        <w:t>0</w:t>
      </w:r>
      <w:r>
        <w:rPr>
          <w:w w:val="105"/>
        </w:rPr>
        <w:t xml:space="preserve"> = 180</w:t>
      </w:r>
      <w:r>
        <w:rPr>
          <w:spacing w:val="-11"/>
          <w:w w:val="105"/>
        </w:rPr>
        <w:t xml:space="preserve"> </w:t>
      </w:r>
      <w:r>
        <w:rPr>
          <w:w w:val="105"/>
        </w:rPr>
        <w:t>days). Horizontal</w:t>
      </w:r>
      <w:r>
        <w:rPr>
          <w:spacing w:val="-12"/>
          <w:w w:val="105"/>
        </w:rPr>
        <w:t xml:space="preserve"> </w:t>
      </w:r>
      <w:r>
        <w:rPr>
          <w:w w:val="105"/>
        </w:rPr>
        <w:t xml:space="preserve">axis </w:t>
      </w:r>
      <w:r>
        <w:t xml:space="preserve">is event age in days before 2026-05-31 UTC; vertical axis is the multiplicative weight applied to </w:t>
      </w:r>
      <w:r>
        <w:rPr>
          <w:w w:val="105"/>
        </w:rPr>
        <w:t>transfer value.</w:t>
      </w:r>
    </w:p>
    <w:p w14:paraId="00DC1F18" w14:textId="77777777" w:rsidR="00350CFB" w:rsidRDefault="00350CFB">
      <w:pPr>
        <w:pStyle w:val="a3"/>
        <w:rPr>
          <w:sz w:val="20"/>
        </w:rPr>
      </w:pPr>
    </w:p>
    <w:p w14:paraId="00DC1F19" w14:textId="77777777" w:rsidR="00350CFB" w:rsidRDefault="00350CFB">
      <w:pPr>
        <w:pStyle w:val="a3"/>
        <w:rPr>
          <w:sz w:val="20"/>
        </w:rPr>
      </w:pPr>
    </w:p>
    <w:p w14:paraId="00DC1F1A" w14:textId="77777777" w:rsidR="00350CFB" w:rsidRDefault="00350CFB">
      <w:pPr>
        <w:pStyle w:val="a3"/>
        <w:rPr>
          <w:sz w:val="20"/>
        </w:rPr>
      </w:pPr>
    </w:p>
    <w:p w14:paraId="00DC1F1B" w14:textId="77777777" w:rsidR="00350CFB" w:rsidRDefault="00350CFB">
      <w:pPr>
        <w:pStyle w:val="a3"/>
        <w:rPr>
          <w:sz w:val="20"/>
        </w:rPr>
      </w:pPr>
    </w:p>
    <w:p w14:paraId="00DC1F1C" w14:textId="77777777" w:rsidR="00350CFB" w:rsidRDefault="00350CFB">
      <w:pPr>
        <w:pStyle w:val="a3"/>
        <w:rPr>
          <w:sz w:val="20"/>
        </w:rPr>
      </w:pPr>
    </w:p>
    <w:p w14:paraId="00DC1F1D" w14:textId="77777777" w:rsidR="00350CFB" w:rsidRDefault="00283FFF">
      <w:pPr>
        <w:pStyle w:val="a3"/>
        <w:spacing w:before="40"/>
        <w:rPr>
          <w:sz w:val="20"/>
        </w:rPr>
      </w:pPr>
      <w:r>
        <w:rPr>
          <w:noProof/>
          <w:sz w:val="20"/>
        </w:rPr>
        <mc:AlternateContent>
          <mc:Choice Requires="wps">
            <w:drawing>
              <wp:anchor distT="0" distB="0" distL="0" distR="0" simplePos="0" relativeHeight="487611392" behindDoc="1" locked="0" layoutInCell="1" allowOverlap="1" wp14:anchorId="00DC2738" wp14:editId="00DC2739">
                <wp:simplePos x="0" y="0"/>
                <wp:positionH relativeFrom="page">
                  <wp:posOffset>809244</wp:posOffset>
                </wp:positionH>
                <wp:positionV relativeFrom="paragraph">
                  <wp:posOffset>186811</wp:posOffset>
                </wp:positionV>
                <wp:extent cx="5941695"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D08EA6" id="Graphic 202" o:spid="_x0000_s1026" style="position:absolute;margin-left:63.7pt;margin-top:14.7pt;width:467.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" path="m,l5941517,e" filled="f" strokeweight=".28114mm">
                <v:path arrowok="t"/>
                <w10:wrap type="topAndBottom" anchorx="page"/>
              </v:shape>
            </w:pict>
          </mc:Fallback>
        </mc:AlternateContent>
      </w:r>
    </w:p>
    <w:p w14:paraId="00DC1F1E" w14:textId="77777777" w:rsidR="00350CFB" w:rsidRDefault="00283FFF">
      <w:pPr>
        <w:spacing w:line="255" w:lineRule="exact"/>
        <w:ind w:left="273"/>
        <w:rPr>
          <w:sz w:val="24"/>
        </w:rPr>
      </w:pPr>
      <w:bookmarkStart w:id="240" w:name="_bookmark63"/>
      <w:bookmarkEnd w:id="240"/>
      <w:r>
        <w:rPr>
          <w:b/>
          <w:sz w:val="24"/>
        </w:rPr>
        <w:t>Algorithm</w:t>
      </w:r>
      <w:r>
        <w:rPr>
          <w:b/>
          <w:spacing w:val="-11"/>
          <w:sz w:val="24"/>
        </w:rPr>
        <w:t xml:space="preserve"> </w:t>
      </w:r>
      <w:r>
        <w:rPr>
          <w:b/>
          <w:sz w:val="24"/>
        </w:rPr>
        <w:t>2</w:t>
      </w:r>
      <w:r>
        <w:rPr>
          <w:b/>
          <w:spacing w:val="-11"/>
          <w:sz w:val="24"/>
        </w:rPr>
        <w:t xml:space="preserve"> </w:t>
      </w:r>
      <w:r>
        <w:rPr>
          <w:sz w:val="24"/>
        </w:rPr>
        <w:t>AWP</w:t>
      </w:r>
      <w:r>
        <w:rPr>
          <w:spacing w:val="-11"/>
          <w:sz w:val="24"/>
        </w:rPr>
        <w:t xml:space="preserve"> </w:t>
      </w:r>
      <w:r>
        <w:rPr>
          <w:sz w:val="24"/>
        </w:rPr>
        <w:t>graph</w:t>
      </w:r>
      <w:r>
        <w:rPr>
          <w:spacing w:val="-11"/>
          <w:sz w:val="24"/>
        </w:rPr>
        <w:t xml:space="preserve"> </w:t>
      </w:r>
      <w:r>
        <w:rPr>
          <w:sz w:val="24"/>
        </w:rPr>
        <w:t>construction</w:t>
      </w:r>
      <w:r>
        <w:rPr>
          <w:spacing w:val="-11"/>
          <w:sz w:val="24"/>
        </w:rPr>
        <w:t xml:space="preserve"> </w:t>
      </w:r>
      <w:r>
        <w:rPr>
          <w:sz w:val="24"/>
        </w:rPr>
        <w:t>and</w:t>
      </w:r>
      <w:r>
        <w:rPr>
          <w:spacing w:val="-10"/>
          <w:sz w:val="24"/>
        </w:rPr>
        <w:t xml:space="preserve"> </w:t>
      </w:r>
      <w:r>
        <w:rPr>
          <w:spacing w:val="-2"/>
          <w:sz w:val="24"/>
        </w:rPr>
        <w:t>scoring</w:t>
      </w:r>
    </w:p>
    <w:p w14:paraId="00DC1F1F" w14:textId="77777777" w:rsidR="00350CFB" w:rsidRDefault="00283FFF">
      <w:pPr>
        <w:spacing w:line="352" w:lineRule="exact"/>
        <w:ind w:left="282"/>
        <w:rPr>
          <w:sz w:val="24"/>
        </w:rPr>
      </w:pPr>
      <w:r>
        <w:rPr>
          <w:noProof/>
          <w:sz w:val="24"/>
        </w:rPr>
        <mc:AlternateContent>
          <mc:Choice Requires="wps">
            <w:drawing>
              <wp:anchor distT="0" distB="0" distL="0" distR="0" simplePos="0" relativeHeight="484025856" behindDoc="1" locked="0" layoutInCell="1" allowOverlap="1" wp14:anchorId="00DC273A" wp14:editId="00DC273B">
                <wp:simplePos x="0" y="0"/>
                <wp:positionH relativeFrom="page">
                  <wp:posOffset>809244</wp:posOffset>
                </wp:positionH>
                <wp:positionV relativeFrom="paragraph">
                  <wp:posOffset>28621</wp:posOffset>
                </wp:positionV>
                <wp:extent cx="594169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052AE" id="Graphic 203" o:spid="_x0000_s1026" style="position:absolute;margin-left:63.7pt;margin-top:2.25pt;width:467.85pt;height:.1pt;z-index:-19290624;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" path="m,l5941517,e" filled="f" strokeweight=".14056mm">
                <v:path arrowok="t"/>
                <w10:wrap anchorx="page"/>
              </v:shape>
            </w:pict>
          </mc:Fallback>
        </mc:AlternateContent>
      </w:r>
      <w:r>
        <w:rPr>
          <w:b/>
          <w:sz w:val="24"/>
        </w:rPr>
        <w:t>Require:</w:t>
      </w:r>
      <w:r>
        <w:rPr>
          <w:b/>
          <w:spacing w:val="51"/>
          <w:sz w:val="24"/>
        </w:rPr>
        <w:t xml:space="preserve"> </w:t>
      </w:r>
      <w:r>
        <w:rPr>
          <w:sz w:val="24"/>
        </w:rPr>
        <w:t>Transfers</w:t>
      </w:r>
      <w:r>
        <w:rPr>
          <w:spacing w:val="-1"/>
          <w:sz w:val="24"/>
        </w:rPr>
        <w:t xml:space="preserve"> </w:t>
      </w:r>
      <w:r>
        <w:rPr>
          <w:rFonts w:ascii="Arial Unicode MS" w:hAnsi="Arial Unicode MS"/>
          <w:sz w:val="24"/>
        </w:rPr>
        <w:t>T</w:t>
      </w:r>
      <w:r>
        <w:rPr>
          <w:rFonts w:ascii="Arial Unicode MS" w:hAnsi="Arial Unicode MS"/>
          <w:spacing w:val="-6"/>
          <w:sz w:val="24"/>
        </w:rPr>
        <w:t xml:space="preserve"> </w:t>
      </w:r>
      <w:r>
        <w:rPr>
          <w:sz w:val="24"/>
        </w:rPr>
        <w:t>,</w:t>
      </w:r>
      <w:r>
        <w:rPr>
          <w:spacing w:val="-1"/>
          <w:sz w:val="24"/>
        </w:rPr>
        <w:t xml:space="preserve"> </w:t>
      </w:r>
      <w:r>
        <w:rPr>
          <w:sz w:val="24"/>
        </w:rPr>
        <w:t xml:space="preserve">seed wallets </w:t>
      </w:r>
      <w:r>
        <w:rPr>
          <w:rFonts w:ascii="Arial Unicode MS" w:hAnsi="Arial Unicode MS"/>
          <w:spacing w:val="9"/>
          <w:sz w:val="24"/>
        </w:rPr>
        <w:t>W</w:t>
      </w:r>
      <w:r>
        <w:rPr>
          <w:spacing w:val="9"/>
          <w:sz w:val="24"/>
        </w:rPr>
        <w:t>,</w:t>
      </w:r>
      <w:r>
        <w:rPr>
          <w:spacing w:val="-1"/>
          <w:sz w:val="24"/>
        </w:rPr>
        <w:t xml:space="preserve"> </w:t>
      </w:r>
      <w:r>
        <w:rPr>
          <w:sz w:val="24"/>
        </w:rPr>
        <w:t>observation</w:t>
      </w:r>
      <w:r>
        <w:rPr>
          <w:spacing w:val="-1"/>
          <w:sz w:val="24"/>
        </w:rPr>
        <w:t xml:space="preserve"> </w:t>
      </w:r>
      <w:r>
        <w:rPr>
          <w:sz w:val="24"/>
        </w:rPr>
        <w:t>end</w:t>
      </w:r>
      <w:r>
        <w:rPr>
          <w:spacing w:val="-1"/>
          <w:sz w:val="24"/>
        </w:rPr>
        <w:t xml:space="preserve"> </w:t>
      </w:r>
      <w:r>
        <w:rPr>
          <w:i/>
          <w:sz w:val="24"/>
        </w:rPr>
        <w:t>T</w:t>
      </w:r>
      <w:r>
        <w:rPr>
          <w:sz w:val="24"/>
          <w:vertAlign w:val="subscript"/>
        </w:rPr>
        <w:t>obs</w:t>
      </w:r>
      <w:r>
        <w:rPr>
          <w:sz w:val="24"/>
        </w:rPr>
        <w:t xml:space="preserve">, parameters </w:t>
      </w:r>
      <w:r>
        <w:rPr>
          <w:i/>
          <w:sz w:val="24"/>
        </w:rPr>
        <w:t>k,</w:t>
      </w:r>
      <w:r>
        <w:rPr>
          <w:i/>
          <w:spacing w:val="-21"/>
          <w:sz w:val="24"/>
        </w:rPr>
        <w:t xml:space="preserve"> </w:t>
      </w:r>
      <w:r>
        <w:rPr>
          <w:i/>
          <w:sz w:val="24"/>
        </w:rPr>
        <w:t>t</w:t>
      </w:r>
      <w:r>
        <w:rPr>
          <w:sz w:val="24"/>
          <w:vertAlign w:val="subscript"/>
        </w:rPr>
        <w:t>0</w:t>
      </w:r>
      <w:r>
        <w:rPr>
          <w:i/>
          <w:sz w:val="24"/>
        </w:rPr>
        <w:t>,</w:t>
      </w:r>
      <w:r>
        <w:rPr>
          <w:i/>
          <w:spacing w:val="-21"/>
          <w:sz w:val="24"/>
        </w:rPr>
        <w:t xml:space="preserve"> </w:t>
      </w:r>
      <w:r>
        <w:rPr>
          <w:i/>
          <w:sz w:val="24"/>
        </w:rPr>
        <w:t>d,</w:t>
      </w:r>
      <w:r>
        <w:rPr>
          <w:i/>
          <w:spacing w:val="-21"/>
          <w:sz w:val="24"/>
        </w:rPr>
        <w:t xml:space="preserve"> </w:t>
      </w:r>
      <w:r>
        <w:rPr>
          <w:i/>
          <w:sz w:val="24"/>
        </w:rPr>
        <w:t>τ</w:t>
      </w:r>
      <w:r>
        <w:rPr>
          <w:sz w:val="24"/>
          <w:vertAlign w:val="subscript"/>
        </w:rPr>
        <w:t>tol</w:t>
      </w:r>
      <w:r>
        <w:rPr>
          <w:i/>
          <w:sz w:val="24"/>
        </w:rPr>
        <w:t>,</w:t>
      </w:r>
      <w:r>
        <w:rPr>
          <w:i/>
          <w:spacing w:val="-21"/>
          <w:sz w:val="24"/>
        </w:rPr>
        <w:t xml:space="preserve"> </w:t>
      </w:r>
      <w:r>
        <w:rPr>
          <w:i/>
          <w:spacing w:val="-4"/>
          <w:sz w:val="24"/>
        </w:rPr>
        <w:t>I</w:t>
      </w:r>
      <w:r>
        <w:rPr>
          <w:spacing w:val="-4"/>
          <w:sz w:val="24"/>
          <w:vertAlign w:val="subscript"/>
        </w:rPr>
        <w:t>max</w:t>
      </w:r>
    </w:p>
    <w:p w14:paraId="00DC1F20" w14:textId="77777777" w:rsidR="00350CFB" w:rsidRDefault="00283FFF">
      <w:pPr>
        <w:spacing w:line="289" w:lineRule="exact"/>
        <w:ind w:left="282"/>
        <w:rPr>
          <w:rFonts w:ascii="Arial Unicode MS"/>
          <w:sz w:val="24"/>
        </w:rPr>
      </w:pPr>
      <w:r>
        <w:rPr>
          <w:b/>
          <w:sz w:val="24"/>
        </w:rPr>
        <w:t>Ensure:</w:t>
      </w:r>
      <w:r>
        <w:rPr>
          <w:b/>
          <w:spacing w:val="46"/>
          <w:sz w:val="24"/>
        </w:rPr>
        <w:t xml:space="preserve"> </w:t>
      </w:r>
      <w:r>
        <w:rPr>
          <w:sz w:val="24"/>
        </w:rPr>
        <w:t>Scores</w:t>
      </w:r>
      <w:r>
        <w:rPr>
          <w:spacing w:val="-8"/>
          <w:sz w:val="24"/>
        </w:rPr>
        <w:t xml:space="preserve"> </w:t>
      </w:r>
      <w:r>
        <w:rPr>
          <w:b/>
          <w:sz w:val="24"/>
        </w:rPr>
        <w:t>s</w:t>
      </w:r>
      <w:r>
        <w:rPr>
          <w:sz w:val="24"/>
          <w:vertAlign w:val="subscript"/>
        </w:rPr>
        <w:t>AWP</w:t>
      </w:r>
      <w:r>
        <w:rPr>
          <w:spacing w:val="2"/>
          <w:sz w:val="24"/>
        </w:rPr>
        <w:t xml:space="preserve"> </w:t>
      </w:r>
      <w:r>
        <w:rPr>
          <w:sz w:val="24"/>
        </w:rPr>
        <w:t>on</w:t>
      </w:r>
      <w:r>
        <w:rPr>
          <w:spacing w:val="-8"/>
          <w:sz w:val="24"/>
        </w:rPr>
        <w:t xml:space="preserve"> </w:t>
      </w:r>
      <w:r>
        <w:rPr>
          <w:rFonts w:ascii="Arial Unicode MS"/>
          <w:spacing w:val="-10"/>
          <w:sz w:val="24"/>
        </w:rPr>
        <w:t>W</w:t>
      </w:r>
    </w:p>
    <w:p w14:paraId="00DC1F21" w14:textId="77777777" w:rsidR="00350CFB" w:rsidRDefault="00283FFF">
      <w:pPr>
        <w:spacing w:line="289" w:lineRule="exact"/>
        <w:ind w:left="414"/>
        <w:rPr>
          <w:rFonts w:ascii="Arial Unicode MS" w:hAnsi="Arial Unicode MS"/>
          <w:sz w:val="24"/>
        </w:rPr>
      </w:pPr>
      <w:r>
        <w:rPr>
          <w:w w:val="105"/>
          <w:sz w:val="20"/>
        </w:rPr>
        <w:t>1:</w:t>
      </w:r>
      <w:r>
        <w:rPr>
          <w:spacing w:val="62"/>
          <w:w w:val="150"/>
          <w:sz w:val="20"/>
        </w:rPr>
        <w:t xml:space="preserve"> </w:t>
      </w:r>
      <w:r>
        <w:rPr>
          <w:i/>
          <w:w w:val="105"/>
          <w:sz w:val="24"/>
        </w:rPr>
        <w:t>E</w:t>
      </w:r>
      <w:r>
        <w:rPr>
          <w:i/>
          <w:spacing w:val="21"/>
          <w:w w:val="120"/>
          <w:sz w:val="24"/>
        </w:rPr>
        <w:t xml:space="preserve"> </w:t>
      </w:r>
      <w:r>
        <w:rPr>
          <w:rFonts w:ascii="Arial Unicode MS" w:hAnsi="Arial Unicode MS"/>
          <w:w w:val="120"/>
          <w:sz w:val="24"/>
        </w:rPr>
        <w:t>←</w:t>
      </w:r>
      <w:r>
        <w:rPr>
          <w:rFonts w:ascii="Arial Unicode MS" w:hAnsi="Arial Unicode MS"/>
          <w:spacing w:val="-4"/>
          <w:w w:val="120"/>
          <w:sz w:val="24"/>
        </w:rPr>
        <w:t xml:space="preserve"> </w:t>
      </w:r>
      <w:r>
        <w:rPr>
          <w:rFonts w:ascii="Arial Unicode MS" w:hAnsi="Arial Unicode MS"/>
          <w:spacing w:val="-10"/>
          <w:w w:val="95"/>
          <w:sz w:val="24"/>
        </w:rPr>
        <w:t>∅</w:t>
      </w:r>
    </w:p>
    <w:p w14:paraId="00DC1F22" w14:textId="77777777" w:rsidR="00350CFB" w:rsidRDefault="00283FFF">
      <w:pPr>
        <w:spacing w:line="289" w:lineRule="exact"/>
        <w:ind w:left="414"/>
        <w:rPr>
          <w:b/>
          <w:sz w:val="24"/>
        </w:rPr>
      </w:pPr>
      <w:r>
        <w:rPr>
          <w:w w:val="105"/>
          <w:sz w:val="20"/>
        </w:rPr>
        <w:t>2:</w:t>
      </w:r>
      <w:r>
        <w:rPr>
          <w:spacing w:val="38"/>
          <w:w w:val="105"/>
          <w:sz w:val="20"/>
        </w:rPr>
        <w:t xml:space="preserve"> </w:t>
      </w:r>
      <w:r>
        <w:rPr>
          <w:b/>
          <w:w w:val="105"/>
          <w:sz w:val="24"/>
        </w:rPr>
        <w:t>for</w:t>
      </w:r>
      <w:r>
        <w:rPr>
          <w:b/>
          <w:spacing w:val="-11"/>
          <w:w w:val="105"/>
          <w:sz w:val="24"/>
        </w:rPr>
        <w:t xml:space="preserve"> </w:t>
      </w:r>
      <w:r>
        <w:rPr>
          <w:w w:val="105"/>
          <w:sz w:val="24"/>
        </w:rPr>
        <w:t>each</w:t>
      </w:r>
      <w:r>
        <w:rPr>
          <w:spacing w:val="-11"/>
          <w:w w:val="105"/>
          <w:sz w:val="24"/>
        </w:rPr>
        <w:t xml:space="preserve"> </w:t>
      </w:r>
      <w:r>
        <w:rPr>
          <w:w w:val="105"/>
          <w:sz w:val="24"/>
        </w:rPr>
        <w:t>transfer</w:t>
      </w:r>
      <w:r>
        <w:rPr>
          <w:spacing w:val="-11"/>
          <w:w w:val="105"/>
          <w:sz w:val="24"/>
        </w:rPr>
        <w:t xml:space="preserve"> </w:t>
      </w:r>
      <w:r>
        <w:rPr>
          <w:i/>
          <w:w w:val="105"/>
          <w:sz w:val="24"/>
        </w:rPr>
        <w:t>e</w:t>
      </w:r>
      <w:r>
        <w:rPr>
          <w:i/>
          <w:spacing w:val="-4"/>
          <w:w w:val="105"/>
          <w:sz w:val="24"/>
        </w:rPr>
        <w:t xml:space="preserve"> </w:t>
      </w:r>
      <w:r>
        <w:rPr>
          <w:w w:val="105"/>
          <w:sz w:val="24"/>
        </w:rPr>
        <w:t>=</w:t>
      </w:r>
      <w:r>
        <w:rPr>
          <w:spacing w:val="-5"/>
          <w:w w:val="105"/>
          <w:sz w:val="24"/>
        </w:rPr>
        <w:t xml:space="preserve"> </w:t>
      </w:r>
      <w:r>
        <w:rPr>
          <w:w w:val="105"/>
          <w:sz w:val="24"/>
        </w:rPr>
        <w:t>(</w:t>
      </w:r>
      <w:r>
        <w:rPr>
          <w:i/>
          <w:w w:val="105"/>
          <w:sz w:val="24"/>
        </w:rPr>
        <w:t>u,</w:t>
      </w:r>
      <w:r>
        <w:rPr>
          <w:i/>
          <w:spacing w:val="-24"/>
          <w:w w:val="105"/>
          <w:sz w:val="24"/>
        </w:rPr>
        <w:t xml:space="preserve"> </w:t>
      </w:r>
      <w:r>
        <w:rPr>
          <w:i/>
          <w:w w:val="105"/>
          <w:sz w:val="24"/>
        </w:rPr>
        <w:t>v,</w:t>
      </w:r>
      <w:r>
        <w:rPr>
          <w:i/>
          <w:spacing w:val="-24"/>
          <w:w w:val="105"/>
          <w:sz w:val="24"/>
        </w:rPr>
        <w:t xml:space="preserve"> </w:t>
      </w:r>
      <w:r>
        <w:rPr>
          <w:i/>
          <w:w w:val="105"/>
          <w:sz w:val="24"/>
        </w:rPr>
        <w:t>v</w:t>
      </w:r>
      <w:r>
        <w:rPr>
          <w:rFonts w:ascii="Menlo"/>
          <w:i/>
          <w:w w:val="105"/>
          <w:sz w:val="24"/>
          <w:vertAlign w:val="subscript"/>
        </w:rPr>
        <w:t>e</w:t>
      </w:r>
      <w:r>
        <w:rPr>
          <w:i/>
          <w:w w:val="105"/>
          <w:sz w:val="24"/>
        </w:rPr>
        <w:t>,</w:t>
      </w:r>
      <w:r>
        <w:rPr>
          <w:i/>
          <w:spacing w:val="-24"/>
          <w:w w:val="105"/>
          <w:sz w:val="24"/>
        </w:rPr>
        <w:t xml:space="preserve"> </w:t>
      </w:r>
      <w:r>
        <w:rPr>
          <w:i/>
          <w:w w:val="105"/>
          <w:sz w:val="24"/>
        </w:rPr>
        <w:t>t</w:t>
      </w:r>
      <w:r>
        <w:rPr>
          <w:rFonts w:ascii="Menlo"/>
          <w:i/>
          <w:w w:val="105"/>
          <w:sz w:val="24"/>
          <w:vertAlign w:val="subscript"/>
        </w:rPr>
        <w:t>e</w:t>
      </w:r>
      <w:r>
        <w:rPr>
          <w:w w:val="105"/>
          <w:sz w:val="24"/>
        </w:rPr>
        <w:t>)</w:t>
      </w:r>
      <w:r>
        <w:rPr>
          <w:spacing w:val="-11"/>
          <w:w w:val="105"/>
          <w:sz w:val="24"/>
        </w:rPr>
        <w:t xml:space="preserve"> </w:t>
      </w:r>
      <w:r>
        <w:rPr>
          <w:w w:val="105"/>
          <w:sz w:val="24"/>
        </w:rPr>
        <w:t>in</w:t>
      </w:r>
      <w:r>
        <w:rPr>
          <w:spacing w:val="-11"/>
          <w:w w:val="105"/>
          <w:sz w:val="24"/>
        </w:rPr>
        <w:t xml:space="preserve"> </w:t>
      </w:r>
      <w:r>
        <w:rPr>
          <w:rFonts w:ascii="Arial Unicode MS"/>
          <w:w w:val="105"/>
          <w:sz w:val="24"/>
        </w:rPr>
        <w:t>T</w:t>
      </w:r>
      <w:r>
        <w:rPr>
          <w:rFonts w:ascii="Arial Unicode MS"/>
          <w:spacing w:val="36"/>
          <w:w w:val="105"/>
          <w:sz w:val="24"/>
        </w:rPr>
        <w:t xml:space="preserve"> </w:t>
      </w:r>
      <w:r>
        <w:rPr>
          <w:b/>
          <w:spacing w:val="-5"/>
          <w:w w:val="105"/>
          <w:sz w:val="24"/>
        </w:rPr>
        <w:t>do</w:t>
      </w:r>
    </w:p>
    <w:p w14:paraId="00DC1F23" w14:textId="77777777" w:rsidR="00350CFB" w:rsidRDefault="00283FFF">
      <w:pPr>
        <w:tabs>
          <w:tab w:val="left" w:pos="1047"/>
        </w:tabs>
        <w:spacing w:line="289" w:lineRule="exact"/>
        <w:ind w:left="414"/>
        <w:rPr>
          <w:sz w:val="24"/>
        </w:rPr>
      </w:pPr>
      <w:r>
        <w:rPr>
          <w:spacing w:val="-5"/>
          <w:w w:val="110"/>
          <w:sz w:val="20"/>
        </w:rPr>
        <w:t>3:</w:t>
      </w:r>
      <w:r>
        <w:rPr>
          <w:sz w:val="20"/>
        </w:rPr>
        <w:tab/>
      </w:r>
      <w:r>
        <w:rPr>
          <w:w w:val="115"/>
          <w:sz w:val="24"/>
        </w:rPr>
        <w:t>∆</w:t>
      </w:r>
      <w:r>
        <w:rPr>
          <w:i/>
          <w:w w:val="115"/>
          <w:sz w:val="24"/>
        </w:rPr>
        <w:t>t</w:t>
      </w:r>
      <w:r>
        <w:rPr>
          <w:i/>
          <w:spacing w:val="2"/>
          <w:w w:val="115"/>
          <w:sz w:val="24"/>
        </w:rPr>
        <w:t xml:space="preserve"> </w:t>
      </w:r>
      <w:r>
        <w:rPr>
          <w:rFonts w:ascii="Arial Unicode MS" w:hAnsi="Arial Unicode MS"/>
          <w:w w:val="115"/>
          <w:sz w:val="24"/>
        </w:rPr>
        <w:t>←</w:t>
      </w:r>
      <w:r>
        <w:rPr>
          <w:rFonts w:ascii="Arial Unicode MS" w:hAnsi="Arial Unicode MS"/>
          <w:spacing w:val="-6"/>
          <w:w w:val="115"/>
          <w:sz w:val="24"/>
        </w:rPr>
        <w:t xml:space="preserve"> </w:t>
      </w:r>
      <w:r>
        <w:rPr>
          <w:w w:val="110"/>
          <w:sz w:val="24"/>
        </w:rPr>
        <w:t>(</w:t>
      </w:r>
      <w:r>
        <w:rPr>
          <w:i/>
          <w:w w:val="110"/>
          <w:sz w:val="24"/>
        </w:rPr>
        <w:t>T</w:t>
      </w:r>
      <w:r>
        <w:rPr>
          <w:w w:val="110"/>
          <w:sz w:val="24"/>
          <w:vertAlign w:val="subscript"/>
        </w:rPr>
        <w:t>obs</w:t>
      </w:r>
      <w:r>
        <w:rPr>
          <w:w w:val="115"/>
          <w:sz w:val="24"/>
        </w:rPr>
        <w:t xml:space="preserve"> </w:t>
      </w:r>
      <w:r>
        <w:rPr>
          <w:rFonts w:ascii="Arial Unicode MS" w:hAnsi="Arial Unicode MS"/>
          <w:w w:val="115"/>
          <w:sz w:val="24"/>
        </w:rPr>
        <w:t>−</w:t>
      </w:r>
      <w:r>
        <w:rPr>
          <w:rFonts w:ascii="Arial Unicode MS" w:hAnsi="Arial Unicode MS"/>
          <w:spacing w:val="-20"/>
          <w:w w:val="115"/>
          <w:sz w:val="24"/>
        </w:rPr>
        <w:t xml:space="preserve"> </w:t>
      </w:r>
      <w:r>
        <w:rPr>
          <w:i/>
          <w:w w:val="110"/>
          <w:sz w:val="24"/>
        </w:rPr>
        <w:t>t</w:t>
      </w:r>
      <w:r>
        <w:rPr>
          <w:rFonts w:ascii="Menlo" w:hAnsi="Menlo"/>
          <w:i/>
          <w:w w:val="110"/>
          <w:sz w:val="24"/>
          <w:vertAlign w:val="subscript"/>
        </w:rPr>
        <w:t>e</w:t>
      </w:r>
      <w:r>
        <w:rPr>
          <w:w w:val="110"/>
          <w:sz w:val="24"/>
        </w:rPr>
        <w:t>)</w:t>
      </w:r>
      <w:r>
        <w:rPr>
          <w:spacing w:val="-2"/>
          <w:w w:val="110"/>
          <w:sz w:val="24"/>
        </w:rPr>
        <w:t xml:space="preserve"> </w:t>
      </w:r>
      <w:r>
        <w:rPr>
          <w:w w:val="110"/>
          <w:sz w:val="24"/>
        </w:rPr>
        <w:t>in</w:t>
      </w:r>
      <w:r>
        <w:rPr>
          <w:spacing w:val="-2"/>
          <w:w w:val="110"/>
          <w:sz w:val="24"/>
        </w:rPr>
        <w:t xml:space="preserve"> </w:t>
      </w:r>
      <w:r>
        <w:rPr>
          <w:spacing w:val="-4"/>
          <w:w w:val="110"/>
          <w:sz w:val="24"/>
        </w:rPr>
        <w:t>days</w:t>
      </w:r>
    </w:p>
    <w:p w14:paraId="00DC1F24" w14:textId="77777777" w:rsidR="00350CFB" w:rsidRDefault="00283FFF">
      <w:pPr>
        <w:tabs>
          <w:tab w:val="left" w:pos="1047"/>
        </w:tabs>
        <w:spacing w:line="289" w:lineRule="exact"/>
        <w:ind w:left="414"/>
        <w:rPr>
          <w:sz w:val="24"/>
        </w:rPr>
      </w:pPr>
      <w:r>
        <w:rPr>
          <w:spacing w:val="-5"/>
          <w:w w:val="105"/>
          <w:sz w:val="20"/>
        </w:rPr>
        <w:t>4:</w:t>
      </w:r>
      <w:r>
        <w:rPr>
          <w:sz w:val="20"/>
        </w:rPr>
        <w:tab/>
      </w:r>
      <w:r>
        <w:rPr>
          <w:i/>
          <w:w w:val="105"/>
          <w:sz w:val="24"/>
        </w:rPr>
        <w:t>w</w:t>
      </w:r>
      <w:r>
        <w:rPr>
          <w:rFonts w:ascii="Menlo" w:hAnsi="Menlo"/>
          <w:i/>
          <w:w w:val="105"/>
          <w:sz w:val="24"/>
          <w:vertAlign w:val="subscript"/>
        </w:rPr>
        <w:t>e</w:t>
      </w:r>
      <w:r>
        <w:rPr>
          <w:rFonts w:ascii="Menlo" w:hAnsi="Menlo"/>
          <w:i/>
          <w:spacing w:val="-76"/>
          <w:w w:val="105"/>
          <w:sz w:val="24"/>
        </w:rPr>
        <w:t xml:space="preserve"> </w:t>
      </w:r>
      <w:r>
        <w:rPr>
          <w:rFonts w:ascii="Arial Unicode MS" w:hAnsi="Arial Unicode MS"/>
          <w:w w:val="110"/>
          <w:sz w:val="24"/>
        </w:rPr>
        <w:t>←</w:t>
      </w:r>
      <w:r>
        <w:rPr>
          <w:rFonts w:ascii="Arial Unicode MS" w:hAnsi="Arial Unicode MS"/>
          <w:spacing w:val="-17"/>
          <w:w w:val="110"/>
          <w:sz w:val="24"/>
        </w:rPr>
        <w:t xml:space="preserve"> </w:t>
      </w:r>
      <w:r>
        <w:rPr>
          <w:i/>
          <w:w w:val="105"/>
          <w:sz w:val="24"/>
        </w:rPr>
        <w:t>v</w:t>
      </w:r>
      <w:r>
        <w:rPr>
          <w:rFonts w:ascii="Menlo" w:hAnsi="Menlo"/>
          <w:i/>
          <w:w w:val="105"/>
          <w:sz w:val="24"/>
          <w:vertAlign w:val="subscript"/>
        </w:rPr>
        <w:t>e</w:t>
      </w:r>
      <w:r>
        <w:rPr>
          <w:rFonts w:ascii="Menlo" w:hAnsi="Menlo"/>
          <w:i/>
          <w:spacing w:val="-89"/>
          <w:w w:val="105"/>
          <w:sz w:val="24"/>
        </w:rPr>
        <w:t xml:space="preserve"> </w:t>
      </w:r>
      <w:r>
        <w:rPr>
          <w:rFonts w:ascii="Arial Unicode MS" w:hAnsi="Arial Unicode MS"/>
          <w:w w:val="105"/>
          <w:sz w:val="24"/>
        </w:rPr>
        <w:t>·</w:t>
      </w:r>
      <w:r>
        <w:rPr>
          <w:rFonts w:ascii="Arial Unicode MS" w:hAnsi="Arial Unicode MS"/>
          <w:spacing w:val="-18"/>
          <w:w w:val="105"/>
          <w:sz w:val="24"/>
        </w:rPr>
        <w:t xml:space="preserve"> </w:t>
      </w:r>
      <w:r>
        <w:rPr>
          <w:i/>
          <w:w w:val="105"/>
          <w:sz w:val="24"/>
        </w:rPr>
        <w:t>σ</w:t>
      </w:r>
      <w:r>
        <w:rPr>
          <w:w w:val="105"/>
          <w:sz w:val="24"/>
        </w:rPr>
        <w:t>(∆</w:t>
      </w:r>
      <w:r>
        <w:rPr>
          <w:i/>
          <w:w w:val="105"/>
          <w:sz w:val="24"/>
        </w:rPr>
        <w:t>t</w:t>
      </w:r>
      <w:r>
        <w:rPr>
          <w:w w:val="105"/>
          <w:sz w:val="24"/>
        </w:rPr>
        <w:t>)</w:t>
      </w:r>
      <w:r>
        <w:rPr>
          <w:spacing w:val="-6"/>
          <w:w w:val="105"/>
          <w:sz w:val="24"/>
        </w:rPr>
        <w:t xml:space="preserve"> </w:t>
      </w:r>
      <w:r>
        <w:rPr>
          <w:w w:val="105"/>
          <w:sz w:val="24"/>
        </w:rPr>
        <w:t>with</w:t>
      </w:r>
      <w:r>
        <w:rPr>
          <w:spacing w:val="-6"/>
          <w:w w:val="105"/>
          <w:sz w:val="24"/>
        </w:rPr>
        <w:t xml:space="preserve"> </w:t>
      </w:r>
      <w:r>
        <w:rPr>
          <w:i/>
          <w:w w:val="105"/>
          <w:sz w:val="24"/>
        </w:rPr>
        <w:t>σ</w:t>
      </w:r>
      <w:r>
        <w:rPr>
          <w:i/>
          <w:spacing w:val="2"/>
          <w:w w:val="105"/>
          <w:sz w:val="24"/>
        </w:rPr>
        <w:t xml:space="preserve"> </w:t>
      </w:r>
      <w:r>
        <w:rPr>
          <w:w w:val="105"/>
          <w:sz w:val="24"/>
        </w:rPr>
        <w:t>as</w:t>
      </w:r>
      <w:r>
        <w:rPr>
          <w:spacing w:val="-6"/>
          <w:w w:val="105"/>
          <w:sz w:val="24"/>
        </w:rPr>
        <w:t xml:space="preserve"> </w:t>
      </w:r>
      <w:r>
        <w:rPr>
          <w:w w:val="105"/>
          <w:sz w:val="24"/>
        </w:rPr>
        <w:t>in</w:t>
      </w:r>
      <w:r>
        <w:rPr>
          <w:spacing w:val="-6"/>
          <w:w w:val="105"/>
          <w:sz w:val="24"/>
        </w:rPr>
        <w:t xml:space="preserve"> </w:t>
      </w:r>
      <w:r>
        <w:rPr>
          <w:w w:val="105"/>
          <w:sz w:val="24"/>
        </w:rPr>
        <w:t>Equation</w:t>
      </w:r>
      <w:r>
        <w:rPr>
          <w:spacing w:val="-6"/>
          <w:w w:val="105"/>
          <w:sz w:val="24"/>
        </w:rPr>
        <w:t xml:space="preserve"> </w:t>
      </w:r>
      <w:r>
        <w:rPr>
          <w:spacing w:val="-4"/>
          <w:w w:val="105"/>
          <w:sz w:val="24"/>
        </w:rPr>
        <w:t>(</w:t>
      </w:r>
      <w:hyperlink w:anchor="_bookmark61" w:history="1">
        <w:r>
          <w:rPr>
            <w:spacing w:val="-4"/>
            <w:w w:val="105"/>
            <w:sz w:val="24"/>
          </w:rPr>
          <w:t>3.4</w:t>
        </w:r>
      </w:hyperlink>
      <w:r>
        <w:rPr>
          <w:spacing w:val="-4"/>
          <w:w w:val="105"/>
          <w:sz w:val="24"/>
        </w:rPr>
        <w:t>)</w:t>
      </w:r>
    </w:p>
    <w:p w14:paraId="00DC1F25" w14:textId="77777777" w:rsidR="00350CFB" w:rsidRDefault="00283FFF">
      <w:pPr>
        <w:tabs>
          <w:tab w:val="left" w:pos="1047"/>
        </w:tabs>
        <w:spacing w:line="329" w:lineRule="exact"/>
        <w:ind w:left="414"/>
        <w:rPr>
          <w:sz w:val="24"/>
        </w:rPr>
      </w:pPr>
      <w:r>
        <w:rPr>
          <w:spacing w:val="-5"/>
          <w:sz w:val="20"/>
        </w:rPr>
        <w:t>5:</w:t>
      </w:r>
      <w:r>
        <w:rPr>
          <w:sz w:val="20"/>
        </w:rPr>
        <w:tab/>
      </w:r>
      <w:r>
        <w:rPr>
          <w:sz w:val="24"/>
        </w:rPr>
        <w:t>accumulate</w:t>
      </w:r>
      <w:r>
        <w:rPr>
          <w:spacing w:val="7"/>
          <w:sz w:val="24"/>
        </w:rPr>
        <w:t xml:space="preserve"> </w:t>
      </w:r>
      <w:r>
        <w:rPr>
          <w:i/>
          <w:sz w:val="24"/>
        </w:rPr>
        <w:t>w</w:t>
      </w:r>
      <w:r>
        <w:rPr>
          <w:rFonts w:ascii="Menlo" w:hAnsi="Menlo"/>
          <w:i/>
          <w:sz w:val="24"/>
          <w:vertAlign w:val="subscript"/>
        </w:rPr>
        <w:t>e</w:t>
      </w:r>
      <w:r>
        <w:rPr>
          <w:rFonts w:ascii="Menlo" w:hAnsi="Menlo"/>
          <w:i/>
          <w:spacing w:val="-65"/>
          <w:sz w:val="24"/>
        </w:rPr>
        <w:t xml:space="preserve"> </w:t>
      </w:r>
      <w:r>
        <w:rPr>
          <w:sz w:val="24"/>
        </w:rPr>
        <w:t>on</w:t>
      </w:r>
      <w:r>
        <w:rPr>
          <w:spacing w:val="7"/>
          <w:sz w:val="24"/>
        </w:rPr>
        <w:t xml:space="preserve"> </w:t>
      </w:r>
      <w:r>
        <w:rPr>
          <w:sz w:val="24"/>
        </w:rPr>
        <w:t>edge</w:t>
      </w:r>
      <w:r>
        <w:rPr>
          <w:spacing w:val="7"/>
          <w:sz w:val="24"/>
        </w:rPr>
        <w:t xml:space="preserve"> </w:t>
      </w:r>
      <w:r>
        <w:rPr>
          <w:sz w:val="24"/>
        </w:rPr>
        <w:t>(</w:t>
      </w:r>
      <w:r>
        <w:rPr>
          <w:i/>
          <w:sz w:val="24"/>
        </w:rPr>
        <w:t>u</w:t>
      </w:r>
      <w:r>
        <w:rPr>
          <w:i/>
          <w:spacing w:val="15"/>
          <w:sz w:val="24"/>
        </w:rPr>
        <w:t xml:space="preserve"> </w:t>
      </w:r>
      <w:r>
        <w:rPr>
          <w:rFonts w:ascii="Arial Unicode MS" w:hAnsi="Arial Unicode MS"/>
          <w:sz w:val="24"/>
        </w:rPr>
        <w:t>→</w:t>
      </w:r>
      <w:r>
        <w:rPr>
          <w:rFonts w:ascii="Arial Unicode MS" w:hAnsi="Arial Unicode MS"/>
          <w:spacing w:val="9"/>
          <w:sz w:val="24"/>
        </w:rPr>
        <w:t xml:space="preserve"> </w:t>
      </w:r>
      <w:r>
        <w:rPr>
          <w:i/>
          <w:spacing w:val="-5"/>
          <w:sz w:val="24"/>
        </w:rPr>
        <w:t>v</w:t>
      </w:r>
      <w:r>
        <w:rPr>
          <w:spacing w:val="-5"/>
          <w:sz w:val="24"/>
        </w:rPr>
        <w:t>)</w:t>
      </w:r>
    </w:p>
    <w:p w14:paraId="00DC1F26" w14:textId="77777777" w:rsidR="00350CFB" w:rsidRDefault="00283FFF">
      <w:pPr>
        <w:spacing w:line="218" w:lineRule="exact"/>
        <w:ind w:left="414"/>
        <w:rPr>
          <w:b/>
          <w:sz w:val="24"/>
        </w:rPr>
      </w:pPr>
      <w:r>
        <w:rPr>
          <w:sz w:val="20"/>
        </w:rPr>
        <w:t>6:</w:t>
      </w:r>
      <w:r>
        <w:rPr>
          <w:spacing w:val="64"/>
          <w:sz w:val="20"/>
        </w:rPr>
        <w:t xml:space="preserve"> </w:t>
      </w:r>
      <w:r>
        <w:rPr>
          <w:b/>
          <w:sz w:val="24"/>
        </w:rPr>
        <w:t>end</w:t>
      </w:r>
      <w:r>
        <w:rPr>
          <w:b/>
          <w:spacing w:val="-4"/>
          <w:sz w:val="24"/>
        </w:rPr>
        <w:t xml:space="preserve"> </w:t>
      </w:r>
      <w:r>
        <w:rPr>
          <w:b/>
          <w:spacing w:val="-5"/>
          <w:sz w:val="24"/>
        </w:rPr>
        <w:t>for</w:t>
      </w:r>
    </w:p>
    <w:p w14:paraId="00DC1F27" w14:textId="77777777" w:rsidR="00350CFB" w:rsidRDefault="00283FFF">
      <w:pPr>
        <w:pStyle w:val="a3"/>
        <w:spacing w:line="320" w:lineRule="exact"/>
        <w:ind w:left="414"/>
        <w:rPr>
          <w:rFonts w:ascii="Arial Unicode MS" w:hAnsi="Arial Unicode MS"/>
        </w:rPr>
      </w:pPr>
      <w:r>
        <w:rPr>
          <w:sz w:val="20"/>
        </w:rPr>
        <w:t>7:</w:t>
      </w:r>
      <w:r>
        <w:rPr>
          <w:spacing w:val="57"/>
          <w:sz w:val="20"/>
        </w:rPr>
        <w:t xml:space="preserve"> </w:t>
      </w:r>
      <w:r>
        <w:t>remove</w:t>
      </w:r>
      <w:r>
        <w:rPr>
          <w:spacing w:val="-7"/>
        </w:rPr>
        <w:t xml:space="preserve"> </w:t>
      </w:r>
      <w:r>
        <w:t>non-positive</w:t>
      </w:r>
      <w:r>
        <w:rPr>
          <w:spacing w:val="-6"/>
        </w:rPr>
        <w:t xml:space="preserve"> </w:t>
      </w:r>
      <w:r>
        <w:t>edges;</w:t>
      </w:r>
      <w:r>
        <w:rPr>
          <w:spacing w:val="-7"/>
        </w:rPr>
        <w:t xml:space="preserve"> </w:t>
      </w:r>
      <w:r>
        <w:t>retain</w:t>
      </w:r>
      <w:r>
        <w:rPr>
          <w:spacing w:val="-7"/>
        </w:rPr>
        <w:t xml:space="preserve"> </w:t>
      </w:r>
      <w:r>
        <w:t>edges</w:t>
      </w:r>
      <w:r>
        <w:rPr>
          <w:spacing w:val="-7"/>
        </w:rPr>
        <w:t xml:space="preserve"> </w:t>
      </w:r>
      <w:r>
        <w:t>incident</w:t>
      </w:r>
      <w:r>
        <w:rPr>
          <w:spacing w:val="-6"/>
        </w:rPr>
        <w:t xml:space="preserve"> </w:t>
      </w:r>
      <w:r>
        <w:t>to</w:t>
      </w:r>
      <w:r>
        <w:rPr>
          <w:spacing w:val="-8"/>
        </w:rPr>
        <w:t xml:space="preserve"> </w:t>
      </w:r>
      <w:r>
        <w:rPr>
          <w:rFonts w:ascii="Arial Unicode MS" w:hAnsi="Arial Unicode MS"/>
          <w:spacing w:val="-10"/>
        </w:rPr>
        <w:t>W</w:t>
      </w:r>
    </w:p>
    <w:p w14:paraId="00DC1F28" w14:textId="77777777" w:rsidR="00350CFB" w:rsidRDefault="00283FFF">
      <w:pPr>
        <w:spacing w:line="289" w:lineRule="exact"/>
        <w:ind w:left="414"/>
        <w:rPr>
          <w:sz w:val="24"/>
        </w:rPr>
      </w:pPr>
      <w:r>
        <w:rPr>
          <w:sz w:val="20"/>
        </w:rPr>
        <w:t>8:</w:t>
      </w:r>
      <w:r>
        <w:rPr>
          <w:spacing w:val="30"/>
          <w:sz w:val="20"/>
        </w:rPr>
        <w:t xml:space="preserve">  </w:t>
      </w:r>
      <w:r>
        <w:rPr>
          <w:b/>
          <w:sz w:val="24"/>
        </w:rPr>
        <w:t>s</w:t>
      </w:r>
      <w:r>
        <w:rPr>
          <w:b/>
          <w:spacing w:val="31"/>
          <w:sz w:val="24"/>
        </w:rPr>
        <w:t xml:space="preserve"> </w:t>
      </w:r>
      <w:r>
        <w:rPr>
          <w:rFonts w:ascii="Arial Unicode MS" w:hAnsi="Arial Unicode MS"/>
          <w:sz w:val="24"/>
        </w:rPr>
        <w:t>←</w:t>
      </w:r>
      <w:r>
        <w:rPr>
          <w:rFonts w:ascii="Arial Unicode MS" w:hAnsi="Arial Unicode MS"/>
          <w:spacing w:val="22"/>
          <w:sz w:val="24"/>
        </w:rPr>
        <w:t xml:space="preserve"> </w:t>
      </w:r>
      <w:r>
        <w:rPr>
          <w:sz w:val="24"/>
        </w:rPr>
        <w:t>WeightedPageRank(</w:t>
      </w:r>
      <w:r>
        <w:rPr>
          <w:i/>
          <w:sz w:val="24"/>
        </w:rPr>
        <w:t>E,</w:t>
      </w:r>
      <w:r>
        <w:rPr>
          <w:i/>
          <w:spacing w:val="-7"/>
          <w:sz w:val="24"/>
        </w:rPr>
        <w:t xml:space="preserve"> </w:t>
      </w:r>
      <w:r>
        <w:rPr>
          <w:i/>
          <w:sz w:val="24"/>
        </w:rPr>
        <w:t>d,</w:t>
      </w:r>
      <w:r>
        <w:rPr>
          <w:i/>
          <w:spacing w:val="-7"/>
          <w:sz w:val="24"/>
        </w:rPr>
        <w:t xml:space="preserve"> </w:t>
      </w:r>
      <w:r>
        <w:rPr>
          <w:i/>
          <w:sz w:val="24"/>
        </w:rPr>
        <w:t>τ</w:t>
      </w:r>
      <w:r>
        <w:rPr>
          <w:sz w:val="24"/>
          <w:vertAlign w:val="subscript"/>
        </w:rPr>
        <w:t>tol</w:t>
      </w:r>
      <w:r>
        <w:rPr>
          <w:i/>
          <w:sz w:val="24"/>
        </w:rPr>
        <w:t>,</w:t>
      </w:r>
      <w:r>
        <w:rPr>
          <w:i/>
          <w:spacing w:val="-7"/>
          <w:sz w:val="24"/>
        </w:rPr>
        <w:t xml:space="preserve"> </w:t>
      </w:r>
      <w:r>
        <w:rPr>
          <w:i/>
          <w:spacing w:val="-4"/>
          <w:sz w:val="24"/>
        </w:rPr>
        <w:t>I</w:t>
      </w:r>
      <w:r>
        <w:rPr>
          <w:spacing w:val="-4"/>
          <w:sz w:val="24"/>
          <w:vertAlign w:val="subscript"/>
        </w:rPr>
        <w:t>max</w:t>
      </w:r>
      <w:r>
        <w:rPr>
          <w:spacing w:val="-4"/>
          <w:sz w:val="24"/>
        </w:rPr>
        <w:t>)</w:t>
      </w:r>
    </w:p>
    <w:p w14:paraId="00DC1F29" w14:textId="77777777" w:rsidR="00350CFB" w:rsidRDefault="00283FFF">
      <w:pPr>
        <w:spacing w:line="353" w:lineRule="exact"/>
        <w:ind w:left="414"/>
        <w:rPr>
          <w:sz w:val="24"/>
        </w:rPr>
      </w:pPr>
      <w:r>
        <w:rPr>
          <w:noProof/>
          <w:sz w:val="24"/>
        </w:rPr>
        <mc:AlternateContent>
          <mc:Choice Requires="wps">
            <w:drawing>
              <wp:anchor distT="0" distB="0" distL="0" distR="0" simplePos="0" relativeHeight="487611904" behindDoc="1" locked="0" layoutInCell="1" allowOverlap="1" wp14:anchorId="00DC273C" wp14:editId="00DC273D">
                <wp:simplePos x="0" y="0"/>
                <wp:positionH relativeFrom="page">
                  <wp:posOffset>809244</wp:posOffset>
                </wp:positionH>
                <wp:positionV relativeFrom="paragraph">
                  <wp:posOffset>241404</wp:posOffset>
                </wp:positionV>
                <wp:extent cx="5941695"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1270"/>
                        </a:xfrm>
                        <a:custGeom>
                          <a:avLst/>
                          <a:gdLst/>
                          <a:ahLst/>
                          <a:cxnLst/>
                          <a:rect l="l" t="t" r="r" b="b"/>
                          <a:pathLst>
                            <a:path w="5941695">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3255E" id="Graphic 204" o:spid="_x0000_s1026" style="position:absolute;margin-left:63.7pt;margin-top:19pt;width:467.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AZEwIAAFsEAAAOAAAAZHJzL2Uyb0RvYy54bWysVMFu2zAMvQ/YPwi6L06CJV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" path="m,l5941517,e" filled="f" strokeweight=".14056mm">
                <v:path arrowok="t"/>
                <w10:wrap type="topAndBottom" anchorx="page"/>
              </v:shape>
            </w:pict>
          </mc:Fallback>
        </mc:AlternateContent>
      </w:r>
      <w:r>
        <w:rPr>
          <w:sz w:val="20"/>
        </w:rPr>
        <w:t>9:</w:t>
      </w:r>
      <w:r>
        <w:rPr>
          <w:spacing w:val="74"/>
          <w:sz w:val="20"/>
        </w:rPr>
        <w:t xml:space="preserve"> </w:t>
      </w:r>
      <w:r>
        <w:rPr>
          <w:b/>
          <w:sz w:val="24"/>
        </w:rPr>
        <w:t>return</w:t>
      </w:r>
      <w:r>
        <w:rPr>
          <w:b/>
          <w:spacing w:val="2"/>
          <w:sz w:val="24"/>
        </w:rPr>
        <w:t xml:space="preserve"> </w:t>
      </w:r>
      <w:r>
        <w:rPr>
          <w:b/>
          <w:sz w:val="24"/>
        </w:rPr>
        <w:t>s</w:t>
      </w:r>
      <w:r>
        <w:rPr>
          <w:sz w:val="24"/>
          <w:vertAlign w:val="subscript"/>
        </w:rPr>
        <w:t>AWP</w:t>
      </w:r>
      <w:r>
        <w:rPr>
          <w:sz w:val="24"/>
        </w:rPr>
        <w:t>[</w:t>
      </w:r>
      <w:r>
        <w:rPr>
          <w:i/>
          <w:sz w:val="24"/>
        </w:rPr>
        <w:t>w</w:t>
      </w:r>
      <w:r>
        <w:rPr>
          <w:sz w:val="24"/>
        </w:rPr>
        <w:t>]</w:t>
      </w:r>
      <w:r>
        <w:rPr>
          <w:spacing w:val="3"/>
          <w:w w:val="110"/>
          <w:sz w:val="24"/>
        </w:rPr>
        <w:t xml:space="preserve"> </w:t>
      </w:r>
      <w:r>
        <w:rPr>
          <w:rFonts w:ascii="Arial Unicode MS" w:hAnsi="Arial Unicode MS"/>
          <w:w w:val="110"/>
          <w:sz w:val="24"/>
        </w:rPr>
        <w:t>←</w:t>
      </w:r>
      <w:r>
        <w:rPr>
          <w:rFonts w:ascii="Arial Unicode MS" w:hAnsi="Arial Unicode MS"/>
          <w:spacing w:val="-4"/>
          <w:w w:val="110"/>
          <w:sz w:val="24"/>
        </w:rPr>
        <w:t xml:space="preserve"> </w:t>
      </w:r>
      <w:r>
        <w:rPr>
          <w:b/>
          <w:sz w:val="24"/>
        </w:rPr>
        <w:t>s</w:t>
      </w:r>
      <w:r>
        <w:rPr>
          <w:sz w:val="24"/>
        </w:rPr>
        <w:t>[</w:t>
      </w:r>
      <w:r>
        <w:rPr>
          <w:i/>
          <w:sz w:val="24"/>
        </w:rPr>
        <w:t>w</w:t>
      </w:r>
      <w:r>
        <w:rPr>
          <w:sz w:val="24"/>
        </w:rPr>
        <w:t>]</w:t>
      </w:r>
      <w:r>
        <w:rPr>
          <w:spacing w:val="2"/>
          <w:sz w:val="24"/>
        </w:rPr>
        <w:t xml:space="preserve"> </w:t>
      </w:r>
      <w:r>
        <w:rPr>
          <w:sz w:val="24"/>
        </w:rPr>
        <w:t>for</w:t>
      </w:r>
      <w:r>
        <w:rPr>
          <w:spacing w:val="2"/>
          <w:sz w:val="24"/>
        </w:rPr>
        <w:t xml:space="preserve"> </w:t>
      </w:r>
      <w:r>
        <w:rPr>
          <w:i/>
          <w:sz w:val="24"/>
        </w:rPr>
        <w:t>w</w:t>
      </w:r>
      <w:r>
        <w:rPr>
          <w:i/>
          <w:spacing w:val="17"/>
          <w:sz w:val="24"/>
        </w:rPr>
        <w:t xml:space="preserve"> </w:t>
      </w:r>
      <w:r>
        <w:rPr>
          <w:rFonts w:ascii="Arial Unicode MS" w:hAnsi="Arial Unicode MS"/>
          <w:sz w:val="24"/>
        </w:rPr>
        <w:t>∈</w:t>
      </w:r>
      <w:r>
        <w:rPr>
          <w:rFonts w:ascii="Arial Unicode MS" w:hAnsi="Arial Unicode MS"/>
          <w:spacing w:val="2"/>
          <w:sz w:val="24"/>
        </w:rPr>
        <w:t xml:space="preserve"> </w:t>
      </w:r>
      <w:r>
        <w:rPr>
          <w:rFonts w:ascii="Arial Unicode MS" w:hAnsi="Arial Unicode MS"/>
          <w:sz w:val="24"/>
        </w:rPr>
        <w:t>W</w:t>
      </w:r>
      <w:r>
        <w:rPr>
          <w:rFonts w:ascii="Arial Unicode MS" w:hAnsi="Arial Unicode MS"/>
          <w:spacing w:val="17"/>
          <w:sz w:val="24"/>
        </w:rPr>
        <w:t xml:space="preserve"> </w:t>
      </w:r>
      <w:r>
        <w:rPr>
          <w:sz w:val="24"/>
        </w:rPr>
        <w:t>(else</w:t>
      </w:r>
      <w:r>
        <w:rPr>
          <w:spacing w:val="1"/>
          <w:sz w:val="24"/>
        </w:rPr>
        <w:t xml:space="preserve"> </w:t>
      </w:r>
      <w:r>
        <w:rPr>
          <w:spacing w:val="-5"/>
          <w:sz w:val="24"/>
        </w:rPr>
        <w:t>0)</w:t>
      </w:r>
    </w:p>
    <w:p w14:paraId="00DC1F2A" w14:textId="77777777" w:rsidR="00350CFB" w:rsidRDefault="00350CFB">
      <w:pPr>
        <w:spacing w:line="353" w:lineRule="exact"/>
        <w:rPr>
          <w:sz w:val="24"/>
        </w:rPr>
        <w:sectPr w:rsidR="00350CFB">
          <w:pgSz w:w="11910" w:h="16840"/>
          <w:pgMar w:top="1920" w:right="708" w:bottom="2300" w:left="992" w:header="0" w:footer="2115" w:gutter="0"/>
          <w:cols w:space="720"/>
        </w:sectPr>
      </w:pPr>
    </w:p>
    <w:p w14:paraId="00DC1F2B" w14:textId="77777777" w:rsidR="00350CFB" w:rsidRDefault="00283FFF">
      <w:pPr>
        <w:pStyle w:val="a3"/>
        <w:spacing w:line="307" w:lineRule="auto"/>
        <w:ind w:left="282" w:right="560"/>
        <w:jc w:val="both"/>
      </w:pPr>
      <w:r>
        <w:t>computational-efficiency hypothesis (H3):</w:t>
      </w:r>
      <w:r>
        <w:rPr>
          <w:spacing w:val="40"/>
        </w:rPr>
        <w:t xml:space="preserve"> </w:t>
      </w:r>
      <w:r>
        <w:t xml:space="preserve">per-iteration PageRank cost scales with </w:t>
      </w:r>
      <w:r>
        <w:rPr>
          <w:rFonts w:ascii="Arial Unicode MS"/>
        </w:rPr>
        <w:t>|</w:t>
      </w:r>
      <w:r>
        <w:rPr>
          <w:i/>
        </w:rPr>
        <w:t>E</w:t>
      </w:r>
      <w:r>
        <w:rPr>
          <w:rFonts w:ascii="Arial Unicode MS"/>
        </w:rPr>
        <w:t>|</w:t>
      </w:r>
      <w:r>
        <w:t>, so fewer edges imply faster solves and lower memory for the adjacency structures in Equation (</w:t>
      </w:r>
      <w:hyperlink w:anchor="_bookmark52" w:history="1">
        <w:r>
          <w:t>3.2</w:t>
        </w:r>
      </w:hyperlink>
      <w:r>
        <w:t>).</w:t>
      </w:r>
    </w:p>
    <w:p w14:paraId="00DC1F2C" w14:textId="77777777" w:rsidR="00350CFB" w:rsidRDefault="00283FFF">
      <w:pPr>
        <w:pStyle w:val="a4"/>
        <w:numPr>
          <w:ilvl w:val="0"/>
          <w:numId w:val="15"/>
        </w:numPr>
        <w:tabs>
          <w:tab w:val="left" w:pos="806"/>
          <w:tab w:val="left" w:pos="808"/>
        </w:tabs>
        <w:spacing w:before="75" w:line="456" w:lineRule="exact"/>
        <w:ind w:right="523"/>
        <w:jc w:val="both"/>
        <w:rPr>
          <w:sz w:val="24"/>
        </w:rPr>
      </w:pPr>
      <w:r>
        <w:rPr>
          <w:sz w:val="24"/>
        </w:rPr>
        <w:t>Implementation</w:t>
      </w:r>
      <w:r>
        <w:rPr>
          <w:spacing w:val="-1"/>
          <w:sz w:val="24"/>
        </w:rPr>
        <w:t xml:space="preserve"> </w:t>
      </w:r>
      <w:r>
        <w:rPr>
          <w:sz w:val="24"/>
        </w:rPr>
        <w:t>notes</w:t>
      </w:r>
      <w:r>
        <w:rPr>
          <w:spacing w:val="-1"/>
          <w:sz w:val="24"/>
        </w:rPr>
        <w:t xml:space="preserve"> </w:t>
      </w:r>
      <w:r>
        <w:rPr>
          <w:sz w:val="24"/>
        </w:rPr>
        <w:t>shared</w:t>
      </w:r>
      <w:r>
        <w:rPr>
          <w:spacing w:val="-1"/>
          <w:sz w:val="24"/>
        </w:rPr>
        <w:t xml:space="preserve"> </w:t>
      </w:r>
      <w:r>
        <w:rPr>
          <w:sz w:val="24"/>
        </w:rPr>
        <w:t>by</w:t>
      </w:r>
      <w:r>
        <w:rPr>
          <w:spacing w:val="-1"/>
          <w:sz w:val="24"/>
        </w:rPr>
        <w:t xml:space="preserve"> </w:t>
      </w:r>
      <w:r>
        <w:rPr>
          <w:sz w:val="24"/>
        </w:rPr>
        <w:t>both</w:t>
      </w:r>
      <w:r>
        <w:rPr>
          <w:spacing w:val="-1"/>
          <w:sz w:val="24"/>
        </w:rPr>
        <w:t xml:space="preserve"> </w:t>
      </w:r>
      <w:r>
        <w:rPr>
          <w:sz w:val="24"/>
        </w:rPr>
        <w:t>methods:</w:t>
      </w:r>
      <w:r>
        <w:rPr>
          <w:spacing w:val="26"/>
          <w:sz w:val="24"/>
        </w:rPr>
        <w:t xml:space="preserve"> </w:t>
      </w:r>
      <w:r>
        <w:rPr>
          <w:sz w:val="24"/>
        </w:rPr>
        <w:t>Edge</w:t>
      </w:r>
      <w:r>
        <w:rPr>
          <w:spacing w:val="-1"/>
          <w:sz w:val="24"/>
        </w:rPr>
        <w:t xml:space="preserve"> </w:t>
      </w:r>
      <w:r>
        <w:rPr>
          <w:sz w:val="24"/>
        </w:rPr>
        <w:t>lists</w:t>
      </w:r>
      <w:r>
        <w:rPr>
          <w:spacing w:val="-1"/>
          <w:sz w:val="24"/>
        </w:rPr>
        <w:t xml:space="preserve"> </w:t>
      </w:r>
      <w:r>
        <w:rPr>
          <w:sz w:val="24"/>
        </w:rPr>
        <w:t>are stored</w:t>
      </w:r>
      <w:r>
        <w:rPr>
          <w:spacing w:val="-1"/>
          <w:sz w:val="24"/>
        </w:rPr>
        <w:t xml:space="preserve"> </w:t>
      </w:r>
      <w:r>
        <w:rPr>
          <w:sz w:val="24"/>
        </w:rPr>
        <w:t>as</w:t>
      </w:r>
      <w:r>
        <w:rPr>
          <w:spacing w:val="-1"/>
          <w:sz w:val="24"/>
        </w:rPr>
        <w:t xml:space="preserve"> </w:t>
      </w:r>
      <w:r>
        <w:rPr>
          <w:sz w:val="24"/>
        </w:rPr>
        <w:t xml:space="preserve">triples </w:t>
      </w:r>
      <w:r>
        <w:rPr>
          <w:rFonts w:ascii="Courier New" w:hAnsi="Courier New"/>
          <w:sz w:val="24"/>
        </w:rPr>
        <w:t xml:space="preserve">(from_n </w:t>
      </w:r>
      <w:r>
        <w:rPr>
          <w:rFonts w:ascii="Courier New" w:hAnsi="Courier New"/>
          <w:spacing w:val="-2"/>
          <w:sz w:val="24"/>
        </w:rPr>
        <w:t>ode,to_node,weight)</w:t>
      </w:r>
      <w:r>
        <w:rPr>
          <w:rFonts w:ascii="Courier New" w:hAnsi="Courier New"/>
          <w:spacing w:val="-34"/>
          <w:sz w:val="24"/>
        </w:rPr>
        <w:t xml:space="preserve"> </w:t>
      </w:r>
      <w:r>
        <w:rPr>
          <w:spacing w:val="-2"/>
          <w:sz w:val="24"/>
        </w:rPr>
        <w:t>in</w:t>
      </w:r>
      <w:r>
        <w:rPr>
          <w:spacing w:val="-13"/>
          <w:sz w:val="24"/>
        </w:rPr>
        <w:t xml:space="preserve"> </w:t>
      </w:r>
      <w:r>
        <w:rPr>
          <w:spacing w:val="-2"/>
          <w:sz w:val="24"/>
        </w:rPr>
        <w:t>memory.</w:t>
      </w:r>
      <w:r>
        <w:rPr>
          <w:spacing w:val="-13"/>
          <w:sz w:val="24"/>
        </w:rPr>
        <w:t xml:space="preserve"> </w:t>
      </w:r>
      <w:r>
        <w:rPr>
          <w:spacing w:val="-2"/>
          <w:sz w:val="24"/>
        </w:rPr>
        <w:t>Duplicate</w:t>
      </w:r>
      <w:r>
        <w:rPr>
          <w:spacing w:val="-13"/>
          <w:sz w:val="24"/>
        </w:rPr>
        <w:t xml:space="preserve"> </w:t>
      </w:r>
      <w:r>
        <w:rPr>
          <w:spacing w:val="-2"/>
          <w:sz w:val="24"/>
        </w:rPr>
        <w:t>edges</w:t>
      </w:r>
      <w:r>
        <w:rPr>
          <w:spacing w:val="-13"/>
          <w:sz w:val="24"/>
        </w:rPr>
        <w:t xml:space="preserve"> </w:t>
      </w:r>
      <w:r>
        <w:rPr>
          <w:spacing w:val="-2"/>
          <w:sz w:val="24"/>
        </w:rPr>
        <w:t>are</w:t>
      </w:r>
      <w:r>
        <w:rPr>
          <w:spacing w:val="-13"/>
          <w:sz w:val="24"/>
        </w:rPr>
        <w:t xml:space="preserve"> </w:t>
      </w:r>
      <w:r>
        <w:rPr>
          <w:spacing w:val="-2"/>
          <w:sz w:val="24"/>
        </w:rPr>
        <w:t>aggregated</w:t>
      </w:r>
      <w:r>
        <w:rPr>
          <w:spacing w:val="-13"/>
          <w:sz w:val="24"/>
        </w:rPr>
        <w:t xml:space="preserve"> </w:t>
      </w:r>
      <w:r>
        <w:rPr>
          <w:spacing w:val="-2"/>
          <w:sz w:val="24"/>
        </w:rPr>
        <w:t>by</w:t>
      </w:r>
      <w:r>
        <w:rPr>
          <w:spacing w:val="-11"/>
          <w:sz w:val="24"/>
        </w:rPr>
        <w:t xml:space="preserve"> </w:t>
      </w:r>
      <w:r>
        <w:rPr>
          <w:spacing w:val="-2"/>
          <w:sz w:val="24"/>
        </w:rPr>
        <w:t>summing</w:t>
      </w:r>
      <w:r>
        <w:rPr>
          <w:spacing w:val="-9"/>
          <w:sz w:val="24"/>
        </w:rPr>
        <w:t xml:space="preserve"> </w:t>
      </w:r>
      <w:r>
        <w:rPr>
          <w:spacing w:val="-2"/>
          <w:sz w:val="24"/>
        </w:rPr>
        <w:t xml:space="preserve">weights </w:t>
      </w:r>
      <w:r>
        <w:rPr>
          <w:sz w:val="24"/>
        </w:rPr>
        <w:t>before</w:t>
      </w:r>
      <w:r>
        <w:rPr>
          <w:spacing w:val="-2"/>
          <w:sz w:val="24"/>
        </w:rPr>
        <w:t xml:space="preserve"> </w:t>
      </w:r>
      <w:r>
        <w:rPr>
          <w:sz w:val="24"/>
        </w:rPr>
        <w:t>the</w:t>
      </w:r>
      <w:r>
        <w:rPr>
          <w:spacing w:val="-2"/>
          <w:sz w:val="24"/>
        </w:rPr>
        <w:t xml:space="preserve"> </w:t>
      </w:r>
      <w:r>
        <w:rPr>
          <w:sz w:val="24"/>
        </w:rPr>
        <w:t>solve.</w:t>
      </w:r>
      <w:r>
        <w:rPr>
          <w:spacing w:val="25"/>
          <w:sz w:val="24"/>
        </w:rPr>
        <w:t xml:space="preserve"> </w:t>
      </w:r>
      <w:r>
        <w:rPr>
          <w:sz w:val="24"/>
        </w:rPr>
        <w:t>Non-positive</w:t>
      </w:r>
      <w:r>
        <w:rPr>
          <w:spacing w:val="-1"/>
          <w:sz w:val="24"/>
        </w:rPr>
        <w:t xml:space="preserve"> </w:t>
      </w:r>
      <w:r>
        <w:rPr>
          <w:sz w:val="24"/>
        </w:rPr>
        <w:t>weights</w:t>
      </w:r>
      <w:r>
        <w:rPr>
          <w:spacing w:val="-2"/>
          <w:sz w:val="24"/>
        </w:rPr>
        <w:t xml:space="preserve"> </w:t>
      </w:r>
      <w:r>
        <w:rPr>
          <w:sz w:val="24"/>
        </w:rPr>
        <w:t>are</w:t>
      </w:r>
      <w:r>
        <w:rPr>
          <w:spacing w:val="-2"/>
          <w:sz w:val="24"/>
        </w:rPr>
        <w:t xml:space="preserve"> </w:t>
      </w:r>
      <w:r>
        <w:rPr>
          <w:sz w:val="24"/>
        </w:rPr>
        <w:t>dropped.</w:t>
      </w:r>
      <w:r>
        <w:rPr>
          <w:spacing w:val="25"/>
          <w:sz w:val="24"/>
        </w:rPr>
        <w:t xml:space="preserve"> </w:t>
      </w:r>
      <w:r>
        <w:rPr>
          <w:sz w:val="24"/>
        </w:rPr>
        <w:t>The</w:t>
      </w:r>
      <w:r>
        <w:rPr>
          <w:spacing w:val="-1"/>
          <w:sz w:val="24"/>
        </w:rPr>
        <w:t xml:space="preserve"> </w:t>
      </w:r>
      <w:r>
        <w:rPr>
          <w:sz w:val="24"/>
        </w:rPr>
        <w:t>solver</w:t>
      </w:r>
      <w:r>
        <w:rPr>
          <w:spacing w:val="-2"/>
          <w:sz w:val="24"/>
        </w:rPr>
        <w:t xml:space="preserve"> </w:t>
      </w:r>
      <w:r>
        <w:rPr>
          <w:sz w:val="24"/>
        </w:rPr>
        <w:t>builds</w:t>
      </w:r>
      <w:r>
        <w:rPr>
          <w:spacing w:val="-2"/>
          <w:sz w:val="24"/>
        </w:rPr>
        <w:t xml:space="preserve"> </w:t>
      </w:r>
      <w:r>
        <w:rPr>
          <w:sz w:val="24"/>
        </w:rPr>
        <w:t>a</w:t>
      </w:r>
      <w:r>
        <w:rPr>
          <w:spacing w:val="-1"/>
          <w:sz w:val="24"/>
        </w:rPr>
        <w:t xml:space="preserve"> </w:t>
      </w:r>
      <w:r>
        <w:rPr>
          <w:sz w:val="24"/>
        </w:rPr>
        <w:t>sparse</w:t>
      </w:r>
      <w:r>
        <w:rPr>
          <w:spacing w:val="-2"/>
          <w:sz w:val="24"/>
        </w:rPr>
        <w:t xml:space="preserve"> </w:t>
      </w:r>
      <w:r>
        <w:rPr>
          <w:sz w:val="24"/>
        </w:rPr>
        <w:t>compressed-row transition matrix, iterates Equation (</w:t>
      </w:r>
      <w:hyperlink w:anchor="_bookmark50" w:history="1">
        <w:r>
          <w:rPr>
            <w:sz w:val="24"/>
          </w:rPr>
          <w:t>3.1</w:t>
        </w:r>
      </w:hyperlink>
      <w:r>
        <w:rPr>
          <w:sz w:val="24"/>
        </w:rPr>
        <w:t>), and returns a dictionary from node identifier</w:t>
      </w:r>
      <w:r>
        <w:rPr>
          <w:spacing w:val="40"/>
          <w:sz w:val="24"/>
        </w:rPr>
        <w:t xml:space="preserve"> </w:t>
      </w:r>
      <w:r>
        <w:rPr>
          <w:sz w:val="24"/>
        </w:rPr>
        <w:t>to score.</w:t>
      </w:r>
      <w:r>
        <w:rPr>
          <w:spacing w:val="40"/>
          <w:sz w:val="24"/>
        </w:rPr>
        <w:t xml:space="preserve"> </w:t>
      </w:r>
      <w:r>
        <w:rPr>
          <w:sz w:val="24"/>
        </w:rPr>
        <w:t xml:space="preserve">Cohort scores are aligned to </w:t>
      </w:r>
      <w:r>
        <w:rPr>
          <w:rFonts w:ascii="Arial Unicode MS" w:hAnsi="Arial Unicode MS"/>
          <w:sz w:val="24"/>
        </w:rPr>
        <w:t xml:space="preserve">W </w:t>
      </w:r>
      <w:r>
        <w:rPr>
          <w:sz w:val="24"/>
        </w:rPr>
        <w:t>with missing entries set to zero, then converted to dense ranks for correlation.</w:t>
      </w:r>
    </w:p>
    <w:p w14:paraId="00DC1F2D" w14:textId="77777777" w:rsidR="00350CFB" w:rsidRDefault="00350CFB">
      <w:pPr>
        <w:pStyle w:val="a3"/>
      </w:pPr>
    </w:p>
    <w:p w14:paraId="00DC1F2E" w14:textId="77777777" w:rsidR="00350CFB" w:rsidRDefault="00350CFB">
      <w:pPr>
        <w:pStyle w:val="a3"/>
        <w:spacing w:before="26"/>
      </w:pPr>
    </w:p>
    <w:p w14:paraId="00DC1F2F" w14:textId="77777777" w:rsidR="00350CFB" w:rsidRDefault="00283FFF">
      <w:pPr>
        <w:pStyle w:val="2"/>
        <w:numPr>
          <w:ilvl w:val="1"/>
          <w:numId w:val="26"/>
        </w:numPr>
        <w:tabs>
          <w:tab w:val="left" w:pos="783"/>
        </w:tabs>
        <w:ind w:left="783" w:hanging="501"/>
      </w:pPr>
      <w:bookmarkStart w:id="241" w:name="Supplementary_GF-PR_graph_(extension)"/>
      <w:bookmarkStart w:id="242" w:name="_bookmark64"/>
      <w:r>
        <w:t>Temporal holdout protocol</w:t>
      </w:r>
      <w:bookmarkEnd w:id="241"/>
      <w:bookmarkEnd w:id="242"/>
    </w:p>
    <w:p w14:paraId="00DC1F30" w14:textId="77777777" w:rsidR="00350CFB" w:rsidRDefault="00350CFB">
      <w:pPr>
        <w:pStyle w:val="a3"/>
        <w:spacing w:before="24"/>
        <w:rPr>
          <w:b/>
          <w:sz w:val="28"/>
        </w:rPr>
      </w:pPr>
    </w:p>
    <w:p w14:paraId="00DC1F31" w14:textId="77777777" w:rsidR="00350CFB" w:rsidRDefault="00283FFF">
      <w:pPr>
        <w:pStyle w:val="a3"/>
        <w:spacing w:line="391" w:lineRule="auto"/>
        <w:ind w:left="282" w:right="524"/>
        <w:jc w:val="both"/>
      </w:pPr>
      <w:commentRangeStart w:id="243"/>
      <w:r>
        <w:t>Scores for the holdout are computed from events with timestamp at or before T₁ = 28 February 2026, 23:59:59 UTC. Labels use events from T₂(start) = 1 March 2026 through T₂(end) = 31 May 2026. The claimed label is the count of new owner–spender approval pairs in T₂ that are absent from the latest-positive t1 snapshot, attributed to the spender. The claimed cohort is t1 inbound spenders (n = 1,335).</w:t>
      </w:r>
    </w:p>
    <w:p w14:paraId="00DC1F32" w14:textId="77777777" w:rsidR="00350CFB" w:rsidRDefault="00283FFF">
      <w:pPr>
        <w:pStyle w:val="a3"/>
        <w:spacing w:before="33"/>
        <w:ind w:left="274"/>
        <w:jc w:val="both"/>
      </w:pPr>
      <w:r>
        <w:t>Other t2 quantities (revoke rate, an approval-then-outbound drain heuristic, Aave borrower liquidations) were computed in the pipeline. They are not reported as supporting evidence: revoke and drain had the wrong sign relative to an endorsement reading, and Aave events on this spender set were empty or the wrong construct.</w:t>
      </w:r>
    </w:p>
    <w:p w14:paraId="00DC1F38"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F39" w14:textId="77777777" w:rsidR="00350CFB" w:rsidRDefault="00283FFF">
      <w:pPr>
        <w:pStyle w:val="a3"/>
        <w:spacing w:before="92"/>
        <w:ind w:left="282"/>
        <w:jc w:val="both"/>
      </w:pPr>
      <w:bookmarkStart w:id="244" w:name="Five-proxy_evaluation_design"/>
      <w:bookmarkStart w:id="245" w:name="_bookmark65"/>
      <w:bookmarkEnd w:id="244"/>
      <w:bookmarkEnd w:id="245"/>
      <w:commentRangeEnd w:id="243"/>
      <w:r>
        <w:rPr>
          <w:rStyle w:val="a5"/>
          <w:sz w:val="24"/>
          <w:szCs w:val="24"/>
        </w:rPr>
        <w:commentReference w:id="243"/>
      </w:r>
    </w:p>
    <w:p w14:paraId="00DC1F3A" w14:textId="77777777" w:rsidR="00350CFB" w:rsidRDefault="00350CFB">
      <w:pPr>
        <w:pStyle w:val="a3"/>
      </w:pPr>
    </w:p>
    <w:p w14:paraId="00DC1F3B" w14:textId="77777777" w:rsidR="00350CFB" w:rsidRDefault="00350CFB">
      <w:pPr>
        <w:pStyle w:val="a3"/>
        <w:spacing w:before="63"/>
      </w:pPr>
    </w:p>
    <w:p w14:paraId="00DC1F3C" w14:textId="77777777" w:rsidR="00350CFB" w:rsidRDefault="00283FFF">
      <w:pPr>
        <w:pStyle w:val="2"/>
        <w:numPr>
          <w:ilvl w:val="1"/>
          <w:numId w:val="26"/>
        </w:numPr>
        <w:tabs>
          <w:tab w:val="left" w:pos="783"/>
        </w:tabs>
        <w:ind w:left="783" w:hanging="501"/>
      </w:pPr>
      <w:r>
        <w:t>Construct-check design</w:t>
      </w:r>
    </w:p>
    <w:p w14:paraId="00DC1F3D" w14:textId="77777777" w:rsidR="00350CFB" w:rsidRDefault="00350CFB">
      <w:pPr>
        <w:pStyle w:val="a3"/>
        <w:spacing w:before="24"/>
        <w:rPr>
          <w:b/>
          <w:sz w:val="28"/>
        </w:rPr>
      </w:pPr>
    </w:p>
    <w:p w14:paraId="00DC1F3E" w14:textId="77777777" w:rsidR="00350CFB" w:rsidRDefault="00283FFF">
      <w:pPr>
        <w:pStyle w:val="a3"/>
        <w:spacing w:line="396" w:lineRule="auto"/>
        <w:ind w:left="273" w:right="522" w:firstLine="8"/>
        <w:jc w:val="both"/>
      </w:pPr>
      <w:commentRangeStart w:id="246"/>
      <w:r>
        <w:t>Primary evaluation compares EndorseRank and AWP only. For each method M and each check P, the pipeline computes scores s_M and check values p_P, then reports Spearman’s ρ and Kendall’s τ with 95% bootstrap intervals (Section 3.10). Checks are oriented so that higher values imply higher expected reputation before correlation, following the AWP validation protocol</w:t>
      </w:r>
      <w:r>
        <w:rPr>
          <w:vertAlign w:val="superscript"/>
        </w:rPr>
        <w:t>[3]</w:t>
      </w:r>
      <w:r>
        <w:t>.</w:t>
      </w:r>
    </w:p>
    <w:p w14:paraId="00DC1F3F" w14:textId="77777777" w:rsidR="00350CFB" w:rsidRDefault="00283FFF">
      <w:pPr>
        <w:pStyle w:val="a3"/>
        <w:spacing w:before="14" w:line="396" w:lineRule="auto"/>
        <w:ind w:left="273" w:right="557" w:firstLine="8"/>
        <w:jc w:val="both"/>
      </w:pPr>
      <w:r>
        <w:t>Two contemporaneous families structure the same-window comparison:</w:t>
      </w:r>
    </w:p>
    <w:p w14:paraId="00DC1F40" w14:textId="77777777" w:rsidR="00350CFB" w:rsidRDefault="00283FFF">
      <w:pPr>
        <w:pStyle w:val="a4"/>
        <w:numPr>
          <w:ilvl w:val="0"/>
          <w:numId w:val="13"/>
        </w:numPr>
        <w:tabs>
          <w:tab w:val="left" w:pos="847"/>
        </w:tabs>
        <w:spacing w:before="63"/>
        <w:ind w:left="847" w:hanging="302"/>
        <w:jc w:val="both"/>
        <w:rPr>
          <w:sz w:val="24"/>
        </w:rPr>
      </w:pPr>
      <w:r>
        <w:rPr>
          <w:sz w:val="24"/>
        </w:rPr>
        <w:t>Transfer (AWP baseline proxies</w:t>
      </w:r>
      <w:r>
        <w:rPr>
          <w:sz w:val="24"/>
          <w:vertAlign w:val="superscript"/>
        </w:rPr>
        <w:t>[3]</w:t>
      </w:r>
      <w:r>
        <w:rPr>
          <w:sz w:val="24"/>
        </w:rPr>
        <w:t>): inbound transfer activity.</w:t>
      </w:r>
    </w:p>
    <w:p w14:paraId="00DC1F41" w14:textId="77777777" w:rsidR="00350CFB" w:rsidRDefault="00283FFF">
      <w:pPr>
        <w:pStyle w:val="a4"/>
        <w:numPr>
          <w:ilvl w:val="0"/>
          <w:numId w:val="13"/>
        </w:numPr>
        <w:tabs>
          <w:tab w:val="left" w:pos="846"/>
        </w:tabs>
        <w:spacing w:before="217"/>
        <w:ind w:left="846" w:hanging="301"/>
        <w:jc w:val="both"/>
        <w:rPr>
          <w:sz w:val="24"/>
        </w:rPr>
      </w:pPr>
      <w:r>
        <w:rPr>
          <w:sz w:val="24"/>
        </w:rPr>
        <w:t>Allowance: inbound approval activity (wallet as spender).</w:t>
      </w:r>
    </w:p>
    <w:p w14:paraId="00DC1F42" w14:textId="77777777" w:rsidR="00350CFB" w:rsidRDefault="00283FFF">
      <w:pPr>
        <w:pStyle w:val="a3"/>
        <w:spacing w:line="359" w:lineRule="exact"/>
        <w:ind w:left="282"/>
        <w:jc w:val="both"/>
      </w:pPr>
      <w:r>
        <w:t xml:space="preserve">They are </w:t>
      </w:r>
      <w:r>
        <w:rPr>
          <w:i/>
          <w:iCs/>
        </w:rPr>
        <w:t>graph-adjacent</w:t>
      </w:r>
      <w:r>
        <w:t>: they are computed from the same event classes that build G_transfer and G_approve, but they are local statistics rather than global PageRank scores. Strong alignment of AWP with transfer checks, or of EndorseRank with allowance checks, is within-construct coherence, not independent predictive power. Sybil-adjusted activity summaries may appear in robustness tables; they are not headline claims.</w:t>
      </w:r>
    </w:p>
    <w:p w14:paraId="00DC1F43" w14:textId="77777777" w:rsidR="00350CFB" w:rsidRDefault="00283FFF">
      <w:pPr>
        <w:pStyle w:val="a3"/>
        <w:spacing w:line="359" w:lineRule="exact"/>
        <w:ind w:left="282"/>
        <w:jc w:val="both"/>
      </w:pPr>
      <w:r>
        <w:t>The out-of-window check is the temporal holdout in Section 3.7. Packin and Lev-Aretz</w:t>
      </w:r>
      <w:r>
        <w:rPr>
          <w:vertAlign w:val="superscript"/>
        </w:rPr>
        <w:t>[2]</w:t>
      </w:r>
      <w:r>
        <w:t xml:space="preserve"> caution that decentralized credit scores can become opaque; publishing explicit formulas (Section 3.9) and separating same-window checks from the time split counters that opacity.</w:t>
      </w:r>
    </w:p>
    <w:p w14:paraId="00DC1F47" w14:textId="77777777" w:rsidR="00350CFB" w:rsidRDefault="00350CFB">
      <w:pPr>
        <w:pStyle w:val="a3"/>
        <w:spacing w:line="396" w:lineRule="auto"/>
        <w:jc w:val="both"/>
        <w:sectPr w:rsidR="00350CFB">
          <w:pgSz w:w="11910" w:h="16840"/>
          <w:pgMar w:top="1820" w:right="708" w:bottom="2300" w:left="992" w:header="0" w:footer="2115" w:gutter="0"/>
          <w:cols w:space="720"/>
        </w:sectPr>
      </w:pPr>
    </w:p>
    <w:p w14:paraId="00DC1F49" w14:textId="77777777" w:rsidR="00350CFB" w:rsidRDefault="00283FFF">
      <w:pPr>
        <w:pStyle w:val="a3"/>
        <w:spacing w:before="16" w:line="396" w:lineRule="auto"/>
        <w:ind w:left="282" w:right="524"/>
        <w:jc w:val="both"/>
      </w:pPr>
      <w:bookmarkStart w:id="247" w:name="Operational_definitions_of_proxies"/>
      <w:bookmarkStart w:id="248" w:name="_bookmark66"/>
      <w:bookmarkEnd w:id="247"/>
      <w:bookmarkEnd w:id="248"/>
      <w:commentRangeEnd w:id="246"/>
      <w:r>
        <w:rPr>
          <w:rStyle w:val="a5"/>
          <w:sz w:val="24"/>
          <w:szCs w:val="24"/>
        </w:rPr>
        <w:commentReference w:id="246"/>
      </w:r>
    </w:p>
    <w:p w14:paraId="00DC1F4A" w14:textId="77777777" w:rsidR="00350CFB" w:rsidRDefault="00350CFB">
      <w:pPr>
        <w:pStyle w:val="a3"/>
        <w:spacing w:before="164"/>
      </w:pPr>
    </w:p>
    <w:p w14:paraId="00DC1F4B" w14:textId="77777777" w:rsidR="00350CFB" w:rsidRDefault="00283FFF">
      <w:pPr>
        <w:pStyle w:val="2"/>
        <w:numPr>
          <w:ilvl w:val="1"/>
          <w:numId w:val="26"/>
        </w:numPr>
        <w:tabs>
          <w:tab w:val="left" w:pos="783"/>
        </w:tabs>
        <w:ind w:left="783" w:hanging="501"/>
      </w:pPr>
      <w:r>
        <w:t>Operational</w:t>
      </w:r>
      <w:r>
        <w:rPr>
          <w:spacing w:val="17"/>
        </w:rPr>
        <w:t xml:space="preserve"> </w:t>
      </w:r>
      <w:r>
        <w:t>definitions</w:t>
      </w:r>
      <w:r>
        <w:rPr>
          <w:spacing w:val="17"/>
        </w:rPr>
        <w:t xml:space="preserve"> </w:t>
      </w:r>
      <w:r>
        <w:t>of</w:t>
      </w:r>
      <w:r>
        <w:rPr>
          <w:spacing w:val="17"/>
        </w:rPr>
        <w:t xml:space="preserve"> </w:t>
      </w:r>
      <w:r>
        <w:rPr>
          <w:spacing w:val="-2"/>
        </w:rPr>
        <w:t>proxies</w:t>
      </w:r>
    </w:p>
    <w:p w14:paraId="00DC1F4C" w14:textId="77777777" w:rsidR="00350CFB" w:rsidRDefault="00283FFF">
      <w:pPr>
        <w:pStyle w:val="a3"/>
        <w:spacing w:before="266" w:line="285" w:lineRule="auto"/>
        <w:ind w:left="282" w:right="564"/>
        <w:jc w:val="both"/>
      </w:pPr>
      <w:r>
        <w:t>Let</w:t>
      </w:r>
      <w:r>
        <w:rPr>
          <w:spacing w:val="-12"/>
        </w:rPr>
        <w:t xml:space="preserve"> </w:t>
      </w:r>
      <w:r>
        <w:rPr>
          <w:rFonts w:ascii="Arial Unicode MS" w:hAnsi="Arial Unicode MS"/>
        </w:rPr>
        <w:t xml:space="preserve">W </w:t>
      </w:r>
      <w:r>
        <w:t>be</w:t>
      </w:r>
      <w:r>
        <w:rPr>
          <w:spacing w:val="-12"/>
        </w:rPr>
        <w:t xml:space="preserve"> </w:t>
      </w:r>
      <w:r>
        <w:t>the</w:t>
      </w:r>
      <w:r>
        <w:rPr>
          <w:spacing w:val="-12"/>
        </w:rPr>
        <w:t xml:space="preserve"> </w:t>
      </w:r>
      <w:r>
        <w:t>matched</w:t>
      </w:r>
      <w:r>
        <w:rPr>
          <w:spacing w:val="-12"/>
        </w:rPr>
        <w:t xml:space="preserve"> </w:t>
      </w:r>
      <w:r>
        <w:t>cohort.</w:t>
      </w:r>
      <w:r>
        <w:rPr>
          <w:spacing w:val="17"/>
        </w:rPr>
        <w:t xml:space="preserve"> </w:t>
      </w:r>
      <w:r>
        <w:t>For</w:t>
      </w:r>
      <w:r>
        <w:rPr>
          <w:spacing w:val="-12"/>
        </w:rPr>
        <w:t xml:space="preserve"> </w:t>
      </w:r>
      <w:r>
        <w:t>GMX-derived</w:t>
      </w:r>
      <w:r>
        <w:rPr>
          <w:spacing w:val="-12"/>
        </w:rPr>
        <w:t xml:space="preserve"> </w:t>
      </w:r>
      <w:r>
        <w:t>proxies,</w:t>
      </w:r>
      <w:r>
        <w:rPr>
          <w:spacing w:val="-10"/>
        </w:rPr>
        <w:t xml:space="preserve"> </w:t>
      </w:r>
      <w:r>
        <w:t>only</w:t>
      </w:r>
      <w:r>
        <w:rPr>
          <w:spacing w:val="-12"/>
        </w:rPr>
        <w:t xml:space="preserve"> </w:t>
      </w:r>
      <w:r>
        <w:t>wallets</w:t>
      </w:r>
      <w:r>
        <w:rPr>
          <w:spacing w:val="-12"/>
        </w:rPr>
        <w:t xml:space="preserve"> </w:t>
      </w:r>
      <w:r>
        <w:t>with</w:t>
      </w:r>
      <w:r>
        <w:rPr>
          <w:spacing w:val="-12"/>
        </w:rPr>
        <w:t xml:space="preserve"> </w:t>
      </w:r>
      <w:r>
        <w:t>at</w:t>
      </w:r>
      <w:r>
        <w:rPr>
          <w:spacing w:val="-12"/>
        </w:rPr>
        <w:t xml:space="preserve"> </w:t>
      </w:r>
      <w:r>
        <w:t>least</w:t>
      </w:r>
      <w:r>
        <w:rPr>
          <w:spacing w:val="-12"/>
        </w:rPr>
        <w:t xml:space="preserve"> </w:t>
      </w:r>
      <w:r>
        <w:rPr>
          <w:i/>
        </w:rPr>
        <w:t xml:space="preserve">m </w:t>
      </w:r>
      <w:r>
        <w:t>= 3</w:t>
      </w:r>
      <w:r>
        <w:rPr>
          <w:spacing w:val="-12"/>
        </w:rPr>
        <w:t xml:space="preserve"> </w:t>
      </w:r>
      <w:r>
        <w:t>closes</w:t>
      </w:r>
      <w:r>
        <w:rPr>
          <w:spacing w:val="-12"/>
        </w:rPr>
        <w:t xml:space="preserve"> </w:t>
      </w:r>
      <w:r>
        <w:t>in the</w:t>
      </w:r>
      <w:r>
        <w:rPr>
          <w:spacing w:val="-2"/>
        </w:rPr>
        <w:t xml:space="preserve"> </w:t>
      </w:r>
      <w:r>
        <w:t>decoded</w:t>
      </w:r>
      <w:r>
        <w:rPr>
          <w:spacing w:val="-2"/>
        </w:rPr>
        <w:t xml:space="preserve"> </w:t>
      </w:r>
      <w:r>
        <w:t>event</w:t>
      </w:r>
      <w:r>
        <w:rPr>
          <w:spacing w:val="-2"/>
        </w:rPr>
        <w:t xml:space="preserve"> </w:t>
      </w:r>
      <w:r>
        <w:t>table</w:t>
      </w:r>
      <w:r>
        <w:rPr>
          <w:spacing w:val="-2"/>
        </w:rPr>
        <w:t xml:space="preserve"> </w:t>
      </w:r>
      <w:r>
        <w:t>are</w:t>
      </w:r>
      <w:r>
        <w:rPr>
          <w:spacing w:val="-2"/>
        </w:rPr>
        <w:t xml:space="preserve"> </w:t>
      </w:r>
      <w:r>
        <w:t>eligible;</w:t>
      </w:r>
      <w:r>
        <w:rPr>
          <w:spacing w:val="-1"/>
        </w:rPr>
        <w:t xml:space="preserve"> </w:t>
      </w:r>
      <w:r>
        <w:t>ineligible</w:t>
      </w:r>
      <w:r>
        <w:rPr>
          <w:spacing w:val="-2"/>
        </w:rPr>
        <w:t xml:space="preserve"> </w:t>
      </w:r>
      <w:r>
        <w:t>wallets</w:t>
      </w:r>
      <w:r>
        <w:rPr>
          <w:spacing w:val="-2"/>
        </w:rPr>
        <w:t xml:space="preserve"> </w:t>
      </w:r>
      <w:r>
        <w:t>receive</w:t>
      </w:r>
      <w:r>
        <w:rPr>
          <w:spacing w:val="-2"/>
        </w:rPr>
        <w:t xml:space="preserve"> </w:t>
      </w:r>
      <w:r>
        <w:t>zeros</w:t>
      </w:r>
      <w:r>
        <w:rPr>
          <w:spacing w:val="-2"/>
        </w:rPr>
        <w:t xml:space="preserve"> </w:t>
      </w:r>
      <w:r>
        <w:t>after</w:t>
      </w:r>
      <w:r>
        <w:rPr>
          <w:spacing w:val="-2"/>
        </w:rPr>
        <w:t xml:space="preserve"> </w:t>
      </w:r>
      <w:r>
        <w:t>left-join</w:t>
      </w:r>
      <w:r>
        <w:rPr>
          <w:spacing w:val="-2"/>
        </w:rPr>
        <w:t xml:space="preserve"> </w:t>
      </w:r>
      <w:r>
        <w:t>to</w:t>
      </w:r>
      <w:r>
        <w:rPr>
          <w:spacing w:val="-3"/>
        </w:rPr>
        <w:t xml:space="preserve"> </w:t>
      </w:r>
      <w:r>
        <w:rPr>
          <w:rFonts w:ascii="Arial Unicode MS" w:hAnsi="Arial Unicode MS"/>
          <w:spacing w:val="9"/>
        </w:rPr>
        <w:t>W</w:t>
      </w:r>
      <w:r>
        <w:rPr>
          <w:spacing w:val="9"/>
        </w:rPr>
        <w:t xml:space="preserve">. </w:t>
      </w:r>
      <w:r>
        <w:t xml:space="preserve">Notation </w:t>
      </w:r>
      <w:bookmarkStart w:id="249" w:name="Transfer_family"/>
      <w:bookmarkEnd w:id="249"/>
      <w:r>
        <w:t>below matches the proxy-computation module of the open evaluation pipeline.</w:t>
      </w:r>
    </w:p>
    <w:p w14:paraId="00DC1F4D" w14:textId="77777777" w:rsidR="00350CFB" w:rsidRDefault="00350CFB">
      <w:pPr>
        <w:pStyle w:val="a3"/>
        <w:spacing w:before="131"/>
      </w:pPr>
    </w:p>
    <w:p w14:paraId="00DC1F4E" w14:textId="77777777" w:rsidR="00350CFB" w:rsidRDefault="00283FFF">
      <w:pPr>
        <w:pStyle w:val="3"/>
        <w:numPr>
          <w:ilvl w:val="2"/>
          <w:numId w:val="26"/>
        </w:numPr>
        <w:tabs>
          <w:tab w:val="left" w:pos="879"/>
        </w:tabs>
        <w:ind w:left="879" w:hanging="597"/>
      </w:pPr>
      <w:r>
        <w:rPr>
          <w:spacing w:val="-2"/>
        </w:rPr>
        <w:t>Transfer</w:t>
      </w:r>
      <w:r>
        <w:rPr>
          <w:spacing w:val="-13"/>
        </w:rPr>
        <w:t xml:space="preserve"> </w:t>
      </w:r>
      <w:r>
        <w:rPr>
          <w:spacing w:val="-2"/>
        </w:rPr>
        <w:t>family</w:t>
      </w:r>
    </w:p>
    <w:p w14:paraId="00DC1F4F" w14:textId="77777777" w:rsidR="00350CFB" w:rsidRDefault="00283FFF">
      <w:pPr>
        <w:pStyle w:val="a3"/>
        <w:spacing w:before="242"/>
        <w:ind w:left="282"/>
        <w:jc w:val="both"/>
      </w:pPr>
      <w:r>
        <w:t>Let</w:t>
      </w:r>
      <w:r>
        <w:rPr>
          <w:spacing w:val="-3"/>
        </w:rPr>
        <w:t xml:space="preserve"> </w:t>
      </w:r>
      <w:r>
        <w:rPr>
          <w:rFonts w:ascii="Arial Unicode MS"/>
        </w:rPr>
        <w:t>T</w:t>
      </w:r>
      <w:r>
        <w:rPr>
          <w:vertAlign w:val="subscript"/>
        </w:rPr>
        <w:t>in</w:t>
      </w:r>
      <w:r>
        <w:t>(</w:t>
      </w:r>
      <w:r>
        <w:rPr>
          <w:i/>
        </w:rPr>
        <w:t>w</w:t>
      </w:r>
      <w:r>
        <w:t>)</w:t>
      </w:r>
      <w:r>
        <w:rPr>
          <w:spacing w:val="-3"/>
        </w:rPr>
        <w:t xml:space="preserve"> </w:t>
      </w:r>
      <w:r>
        <w:t>be</w:t>
      </w:r>
      <w:r>
        <w:rPr>
          <w:spacing w:val="-3"/>
        </w:rPr>
        <w:t xml:space="preserve"> </w:t>
      </w:r>
      <w:r>
        <w:t>inbound</w:t>
      </w:r>
      <w:r>
        <w:rPr>
          <w:spacing w:val="-3"/>
        </w:rPr>
        <w:t xml:space="preserve"> </w:t>
      </w:r>
      <w:r>
        <w:t>transfers</w:t>
      </w:r>
      <w:r>
        <w:rPr>
          <w:spacing w:val="-3"/>
        </w:rPr>
        <w:t xml:space="preserve"> </w:t>
      </w:r>
      <w:r>
        <w:t>to</w:t>
      </w:r>
      <w:r>
        <w:rPr>
          <w:spacing w:val="-3"/>
        </w:rPr>
        <w:t xml:space="preserve"> </w:t>
      </w:r>
      <w:r>
        <w:t>wallet</w:t>
      </w:r>
      <w:r>
        <w:rPr>
          <w:spacing w:val="-2"/>
        </w:rPr>
        <w:t xml:space="preserve"> </w:t>
      </w:r>
      <w:r>
        <w:rPr>
          <w:i/>
        </w:rPr>
        <w:t>w</w:t>
      </w:r>
      <w:r>
        <w:rPr>
          <w:i/>
          <w:spacing w:val="4"/>
        </w:rPr>
        <w:t xml:space="preserve"> </w:t>
      </w:r>
      <w:r>
        <w:t>(any</w:t>
      </w:r>
      <w:r>
        <w:rPr>
          <w:spacing w:val="-2"/>
        </w:rPr>
        <w:t xml:space="preserve"> </w:t>
      </w:r>
      <w:r>
        <w:t>sender).</w:t>
      </w:r>
      <w:r>
        <w:rPr>
          <w:spacing w:val="16"/>
        </w:rPr>
        <w:t xml:space="preserve"> </w:t>
      </w:r>
      <w:r>
        <w:rPr>
          <w:spacing w:val="-2"/>
        </w:rPr>
        <w:t>Define</w:t>
      </w:r>
    </w:p>
    <w:p w14:paraId="00DC1F50" w14:textId="77777777" w:rsidR="00350CFB" w:rsidRDefault="00350CFB">
      <w:pPr>
        <w:pStyle w:val="a3"/>
        <w:rPr>
          <w:sz w:val="20"/>
        </w:rPr>
      </w:pPr>
    </w:p>
    <w:p w14:paraId="00DC1F51" w14:textId="77777777" w:rsidR="00350CFB" w:rsidRDefault="00350CFB">
      <w:pPr>
        <w:pStyle w:val="a3"/>
        <w:rPr>
          <w:sz w:val="20"/>
        </w:rPr>
      </w:pPr>
    </w:p>
    <w:p w14:paraId="00DC1F52" w14:textId="77777777" w:rsidR="00350CFB" w:rsidRDefault="00350CFB">
      <w:pPr>
        <w:pStyle w:val="a3"/>
        <w:rPr>
          <w:sz w:val="20"/>
        </w:rPr>
      </w:pPr>
    </w:p>
    <w:p w14:paraId="00DC1F53" w14:textId="77777777" w:rsidR="00350CFB" w:rsidRDefault="00350CFB">
      <w:pPr>
        <w:pStyle w:val="a3"/>
        <w:spacing w:before="4"/>
        <w:rPr>
          <w:sz w:val="20"/>
        </w:rPr>
      </w:pPr>
    </w:p>
    <w:p w14:paraId="00DC1F54" w14:textId="77777777" w:rsidR="00350CFB" w:rsidRDefault="00350CFB">
      <w:pPr>
        <w:pStyle w:val="a3"/>
        <w:rPr>
          <w:sz w:val="20"/>
        </w:rPr>
        <w:sectPr w:rsidR="00350CFB">
          <w:pgSz w:w="11910" w:h="16840"/>
          <w:pgMar w:top="1840" w:right="708" w:bottom="2300" w:left="992" w:header="0" w:footer="2115" w:gutter="0"/>
          <w:cols w:space="720"/>
        </w:sectPr>
      </w:pPr>
    </w:p>
    <w:p w14:paraId="00DC1F55" w14:textId="77777777" w:rsidR="00350CFB" w:rsidRDefault="00283FFF">
      <w:pPr>
        <w:pStyle w:val="a3"/>
        <w:spacing w:before="89"/>
        <w:ind w:left="3005"/>
      </w:pPr>
      <w:r>
        <w:rPr>
          <w:noProof/>
        </w:rPr>
        <mc:AlternateContent>
          <mc:Choice Requires="wps">
            <w:drawing>
              <wp:anchor distT="0" distB="0" distL="0" distR="0" simplePos="0" relativeHeight="484026880" behindDoc="1" locked="0" layoutInCell="1" allowOverlap="1" wp14:anchorId="00DC273E" wp14:editId="00DC273F">
                <wp:simplePos x="0" y="0"/>
                <wp:positionH relativeFrom="page">
                  <wp:posOffset>3534981</wp:posOffset>
                </wp:positionH>
                <wp:positionV relativeFrom="paragraph">
                  <wp:posOffset>-59133</wp:posOffset>
                </wp:positionV>
                <wp:extent cx="219710" cy="5632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4"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3E" id="Textbox 205" o:spid="_x0000_s1193" type="#_x0000_t202" style="position:absolute;left:0;text-align:left;margin-left:278.35pt;margin-top:-4.65pt;width:17.3pt;height:44.35pt;z-index:-1928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" filled="f" stroked="f">
                <v:textbox inset="0,0,0,0">
                  <w:txbxContent>
                    <w:p w14:paraId="00DC2834"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7392" behindDoc="1" locked="0" layoutInCell="1" allowOverlap="1" wp14:anchorId="00DC2740" wp14:editId="00DC2741">
                <wp:simplePos x="0" y="0"/>
                <wp:positionH relativeFrom="page">
                  <wp:posOffset>2462593</wp:posOffset>
                </wp:positionH>
                <wp:positionV relativeFrom="paragraph">
                  <wp:posOffset>-280685</wp:posOffset>
                </wp:positionV>
                <wp:extent cx="4298950" cy="56324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0" cy="563245"/>
                        </a:xfrm>
                        <a:prstGeom prst="rect">
                          <a:avLst/>
                        </a:prstGeom>
                      </wps:spPr>
                      <wps:txbx>
                        <w:txbxContent>
                          <w:p w14:paraId="00DC2835" w14:textId="77777777" w:rsidR="00350CFB" w:rsidRDefault="00283FFF">
                            <w:pPr>
                              <w:pStyle w:val="a3"/>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wps:txbx>
                      <wps:bodyPr wrap="square" lIns="0" tIns="0" rIns="0" bIns="0" rtlCol="0">
                        <a:noAutofit/>
                      </wps:bodyPr>
                    </wps:wsp>
                  </a:graphicData>
                </a:graphic>
              </wp:anchor>
            </w:drawing>
          </mc:Choice>
          <mc:Fallback>
            <w:pict>
              <v:shape w14:anchorId="00DC2740" id="Textbox 206" o:spid="_x0000_s1194" type="#_x0000_t202" style="position:absolute;left:0;text-align:left;margin-left:193.9pt;margin-top:-22.1pt;width:338.5pt;height:44.35pt;z-index:-1928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" filled="f" stroked="f">
                <v:textbox inset="0,0,0,0">
                  <w:txbxContent>
                    <w:p w14:paraId="00DC2835" w14:textId="77777777" w:rsidR="00350CFB" w:rsidRDefault="00283FFF">
                      <w:pPr>
                        <w:pStyle w:val="a3"/>
                        <w:tabs>
                          <w:tab w:val="left" w:pos="6310"/>
                        </w:tabs>
                        <w:spacing w:line="353" w:lineRule="exact"/>
                      </w:pPr>
                      <w:r>
                        <w:rPr>
                          <w:w w:val="105"/>
                        </w:rPr>
                        <w:t>in_degree(</w:t>
                      </w:r>
                      <w:r>
                        <w:rPr>
                          <w:i/>
                          <w:w w:val="105"/>
                        </w:rPr>
                        <w:t>w</w:t>
                      </w:r>
                      <w:r>
                        <w:rPr>
                          <w:w w:val="105"/>
                        </w:rPr>
                        <w:t>)</w:t>
                      </w:r>
                      <w:r>
                        <w:rPr>
                          <w:spacing w:val="-4"/>
                          <w:w w:val="105"/>
                        </w:rPr>
                        <w:t xml:space="preserve"> </w:t>
                      </w:r>
                      <w:r>
                        <w:rPr>
                          <w:w w:val="110"/>
                        </w:rPr>
                        <w:t>=</w:t>
                      </w:r>
                      <w:r>
                        <w:rPr>
                          <w:spacing w:val="-4"/>
                          <w:w w:val="110"/>
                        </w:rPr>
                        <w:t xml:space="preserve"> </w:t>
                      </w:r>
                      <w:r>
                        <w:rPr>
                          <w:w w:val="105"/>
                          <w:position w:val="6"/>
                        </w:rPr>
                        <w:t>1</w:t>
                      </w:r>
                      <w:r>
                        <w:rPr>
                          <w:rFonts w:ascii="Arial Unicode MS" w:hAnsi="Arial Unicode MS"/>
                          <w:w w:val="105"/>
                        </w:rPr>
                        <w:t>{</w:t>
                      </w:r>
                      <w:r>
                        <w:rPr>
                          <w:rFonts w:ascii="Arial Unicode MS" w:hAnsi="Arial Unicode MS"/>
                          <w:spacing w:val="-30"/>
                          <w:w w:val="105"/>
                        </w:rPr>
                        <w:t xml:space="preserve"> </w:t>
                      </w:r>
                      <w:r>
                        <w:rPr>
                          <w:i/>
                          <w:w w:val="105"/>
                        </w:rPr>
                        <w:t xml:space="preserve">u </w:t>
                      </w:r>
                      <w:r>
                        <w:rPr>
                          <w:w w:val="105"/>
                        </w:rPr>
                        <w:t xml:space="preserve">: </w:t>
                      </w:r>
                      <w:r>
                        <w:rPr>
                          <w:rFonts w:ascii="Arial Unicode MS" w:hAnsi="Arial Unicode MS"/>
                          <w:w w:val="105"/>
                        </w:rPr>
                        <w:t>∃</w:t>
                      </w:r>
                      <w:r>
                        <w:rPr>
                          <w:rFonts w:ascii="Arial Unicode MS" w:hAnsi="Arial Unicode MS"/>
                          <w:spacing w:val="-13"/>
                          <w:w w:val="105"/>
                        </w:rPr>
                        <w:t xml:space="preserve"> </w:t>
                      </w:r>
                      <w:r>
                        <w:rPr>
                          <w:w w:val="105"/>
                        </w:rPr>
                        <w:t>transfer</w:t>
                      </w:r>
                      <w:r>
                        <w:rPr>
                          <w:spacing w:val="-7"/>
                          <w:w w:val="105"/>
                        </w:rPr>
                        <w:t xml:space="preserve"> </w:t>
                      </w:r>
                      <w:r>
                        <w:rPr>
                          <w:i/>
                          <w:w w:val="105"/>
                        </w:rPr>
                        <w:t>u</w:t>
                      </w:r>
                      <w:r>
                        <w:rPr>
                          <w:i/>
                          <w:spacing w:val="-3"/>
                          <w:w w:val="110"/>
                        </w:rPr>
                        <w:t xml:space="preserve"> </w:t>
                      </w:r>
                      <w:r>
                        <w:rPr>
                          <w:rFonts w:ascii="Arial Unicode MS" w:hAnsi="Arial Unicode MS"/>
                          <w:w w:val="110"/>
                        </w:rPr>
                        <w:t>→</w:t>
                      </w:r>
                      <w:r>
                        <w:rPr>
                          <w:rFonts w:ascii="Arial Unicode MS" w:hAnsi="Arial Unicode MS"/>
                          <w:spacing w:val="-10"/>
                          <w:w w:val="110"/>
                        </w:rPr>
                        <w:t xml:space="preserve"> </w:t>
                      </w:r>
                      <w:r>
                        <w:rPr>
                          <w:i/>
                          <w:w w:val="105"/>
                        </w:rPr>
                        <w:t>w</w:t>
                      </w:r>
                      <w:r>
                        <w:rPr>
                          <w:i/>
                          <w:spacing w:val="-17"/>
                          <w:w w:val="105"/>
                        </w:rPr>
                        <w:t xml:space="preserve"> </w:t>
                      </w:r>
                      <w:r>
                        <w:rPr>
                          <w:rFonts w:ascii="Arial Unicode MS" w:hAnsi="Arial Unicode MS"/>
                          <w:spacing w:val="-5"/>
                          <w:w w:val="105"/>
                        </w:rPr>
                        <w:t>}</w:t>
                      </w:r>
                      <w:r>
                        <w:rPr>
                          <w:spacing w:val="-5"/>
                          <w:w w:val="105"/>
                          <w:position w:val="6"/>
                        </w:rPr>
                        <w:t>1</w:t>
                      </w:r>
                      <w:r>
                        <w:rPr>
                          <w:i/>
                          <w:spacing w:val="-5"/>
                          <w:w w:val="105"/>
                        </w:rPr>
                        <w:t>,</w:t>
                      </w:r>
                      <w:r>
                        <w:rPr>
                          <w:i/>
                        </w:rPr>
                        <w:tab/>
                      </w:r>
                      <w:r>
                        <w:rPr>
                          <w:spacing w:val="-2"/>
                        </w:rPr>
                        <w:t>(3.6)</w:t>
                      </w:r>
                    </w:p>
                  </w:txbxContent>
                </v:textbox>
                <w10:wrap anchorx="page"/>
              </v:shape>
            </w:pict>
          </mc:Fallback>
        </mc:AlternateContent>
      </w:r>
      <w:r>
        <w:t>in_value(</w:t>
      </w:r>
      <w:r>
        <w:rPr>
          <w:i/>
        </w:rPr>
        <w:t>w</w:t>
      </w:r>
      <w:r>
        <w:t>)</w:t>
      </w:r>
      <w:r>
        <w:rPr>
          <w:spacing w:val="20"/>
          <w:w w:val="115"/>
        </w:rPr>
        <w:t xml:space="preserve"> </w:t>
      </w:r>
      <w:r>
        <w:rPr>
          <w:spacing w:val="-10"/>
          <w:w w:val="115"/>
        </w:rPr>
        <w:t>=</w:t>
      </w:r>
    </w:p>
    <w:p w14:paraId="00DC1F56" w14:textId="77777777" w:rsidR="00350CFB" w:rsidRDefault="00283FFF">
      <w:pPr>
        <w:spacing w:before="74"/>
        <w:jc w:val="right"/>
        <w:rPr>
          <w:rFonts w:ascii="Menlo" w:hAnsi="Menlo"/>
          <w:i/>
          <w:sz w:val="16"/>
        </w:rPr>
      </w:pPr>
      <w:r>
        <w:rPr>
          <w:rFonts w:ascii="Menlo" w:hAnsi="Menlo"/>
          <w:i/>
          <w:w w:val="85"/>
          <w:sz w:val="16"/>
        </w:rPr>
        <w:t>e</w:t>
      </w:r>
      <w:r>
        <w:rPr>
          <w:w w:val="85"/>
          <w:sz w:val="16"/>
        </w:rPr>
        <w:t>:</w:t>
      </w:r>
      <w:r>
        <w:rPr>
          <w:spacing w:val="-1"/>
          <w:w w:val="85"/>
          <w:sz w:val="16"/>
        </w:rPr>
        <w:t xml:space="preserve"> </w:t>
      </w:r>
      <w:r>
        <w:rPr>
          <w:rFonts w:ascii="Apple Symbols" w:hAnsi="Apple Symbols"/>
          <w:spacing w:val="-5"/>
          <w:w w:val="120"/>
          <w:sz w:val="16"/>
        </w:rPr>
        <w:t>·→</w:t>
      </w:r>
      <w:r>
        <w:rPr>
          <w:rFonts w:ascii="Menlo" w:hAnsi="Menlo"/>
          <w:i/>
          <w:spacing w:val="-5"/>
          <w:w w:val="120"/>
          <w:sz w:val="16"/>
        </w:rPr>
        <w:t>w</w:t>
      </w:r>
    </w:p>
    <w:p w14:paraId="00DC1F57" w14:textId="77777777" w:rsidR="00350CFB" w:rsidRDefault="00283FFF">
      <w:pPr>
        <w:tabs>
          <w:tab w:val="left" w:pos="4165"/>
        </w:tabs>
        <w:spacing w:before="89"/>
        <w:ind w:left="4"/>
        <w:rPr>
          <w:sz w:val="24"/>
        </w:rPr>
      </w:pPr>
      <w:r>
        <w:br w:type="column"/>
      </w:r>
      <w:r>
        <w:rPr>
          <w:i/>
          <w:spacing w:val="-5"/>
          <w:sz w:val="24"/>
        </w:rPr>
        <w:t>v</w:t>
      </w:r>
      <w:r>
        <w:rPr>
          <w:rFonts w:ascii="Menlo"/>
          <w:i/>
          <w:spacing w:val="-5"/>
          <w:sz w:val="24"/>
          <w:vertAlign w:val="subscript"/>
        </w:rPr>
        <w:t>e</w:t>
      </w:r>
      <w:r>
        <w:rPr>
          <w:i/>
          <w:spacing w:val="-5"/>
          <w:sz w:val="24"/>
        </w:rPr>
        <w:t>.</w:t>
      </w:r>
      <w:r>
        <w:rPr>
          <w:i/>
          <w:sz w:val="24"/>
        </w:rPr>
        <w:tab/>
      </w:r>
      <w:r>
        <w:rPr>
          <w:spacing w:val="-2"/>
          <w:sz w:val="24"/>
        </w:rPr>
        <w:t>(3.7)</w:t>
      </w:r>
    </w:p>
    <w:p w14:paraId="00DC1F58" w14:textId="77777777" w:rsidR="00350CFB" w:rsidRDefault="00350CFB">
      <w:pPr>
        <w:rPr>
          <w:sz w:val="24"/>
        </w:rPr>
        <w:sectPr w:rsidR="00350CFB">
          <w:type w:val="continuous"/>
          <w:pgSz w:w="11910" w:h="16840"/>
          <w:pgMar w:top="1920" w:right="708" w:bottom="280" w:left="992" w:header="0" w:footer="2115" w:gutter="0"/>
          <w:cols w:num="2" w:space="720" w:equalWidth="0">
            <w:col w:w="4992" w:space="40"/>
            <w:col w:w="5178"/>
          </w:cols>
        </w:sectPr>
      </w:pPr>
    </w:p>
    <w:p w14:paraId="00DC1F59" w14:textId="77777777" w:rsidR="00350CFB" w:rsidRDefault="00350CFB">
      <w:pPr>
        <w:pStyle w:val="a3"/>
        <w:spacing w:before="76"/>
      </w:pPr>
    </w:p>
    <w:p w14:paraId="00DC1F5A" w14:textId="77777777" w:rsidR="00350CFB" w:rsidRDefault="00283FFF">
      <w:pPr>
        <w:pStyle w:val="a3"/>
        <w:spacing w:line="396" w:lineRule="auto"/>
        <w:ind w:left="274" w:right="534"/>
        <w:jc w:val="both"/>
      </w:pPr>
      <w:r>
        <w:t>These are the domain-intuition baselines of Do et al.</w:t>
      </w:r>
      <w:hyperlink w:anchor="_bookmark149" w:history="1">
        <w:r>
          <w:rPr>
            <w:vertAlign w:val="superscript"/>
          </w:rPr>
          <w:t>[3]</w:t>
        </w:r>
      </w:hyperlink>
      <w:r>
        <w:t>:</w:t>
      </w:r>
      <w:r>
        <w:rPr>
          <w:spacing w:val="40"/>
        </w:rPr>
        <w:t xml:space="preserve"> </w:t>
      </w:r>
      <w:r>
        <w:t>economically important addresses tend to receive transfers from more counterparties and in larger aggregate value.</w:t>
      </w:r>
      <w:r>
        <w:rPr>
          <w:spacing w:val="40"/>
        </w:rPr>
        <w:t xml:space="preserve"> </w:t>
      </w:r>
      <w:r>
        <w:t>Unlike PageRank, in_degree and in_value are strictly local: they ignore the reputation of senders.</w:t>
      </w:r>
      <w:r>
        <w:rPr>
          <w:spacing w:val="32"/>
        </w:rPr>
        <w:t xml:space="preserve"> </w:t>
      </w:r>
      <w:r>
        <w:t>Comparing AWP (global, time-decayed) to these local baselines tests whether propagation and recency weighting add ordering information beyond raw inflows.</w:t>
      </w:r>
    </w:p>
    <w:p w14:paraId="00DC1F5B"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5C" w14:textId="77777777" w:rsidR="00350CFB" w:rsidRDefault="00283FFF">
      <w:pPr>
        <w:pStyle w:val="3"/>
        <w:numPr>
          <w:ilvl w:val="2"/>
          <w:numId w:val="26"/>
        </w:numPr>
        <w:tabs>
          <w:tab w:val="left" w:pos="879"/>
        </w:tabs>
        <w:spacing w:before="73"/>
        <w:ind w:left="879" w:hanging="597"/>
      </w:pPr>
      <w:r>
        <w:t>Allowance</w:t>
      </w:r>
      <w:r>
        <w:rPr>
          <w:spacing w:val="-12"/>
        </w:rPr>
        <w:t xml:space="preserve"> </w:t>
      </w:r>
      <w:r>
        <w:rPr>
          <w:spacing w:val="-2"/>
        </w:rPr>
        <w:t>family</w:t>
      </w:r>
    </w:p>
    <w:p w14:paraId="00DC1F5D" w14:textId="77777777" w:rsidR="00350CFB" w:rsidRDefault="00283FFF">
      <w:pPr>
        <w:pStyle w:val="a3"/>
        <w:spacing w:before="242"/>
        <w:ind w:left="282"/>
      </w:pPr>
      <w:r>
        <w:t>Let</w:t>
      </w:r>
      <w:r>
        <w:rPr>
          <w:spacing w:val="2"/>
        </w:rPr>
        <w:t xml:space="preserve"> </w:t>
      </w:r>
      <w:r>
        <w:rPr>
          <w:rFonts w:ascii="Arial Unicode MS" w:hAnsi="Arial Unicode MS"/>
        </w:rPr>
        <w:t>A</w:t>
      </w:r>
      <w:r>
        <w:rPr>
          <w:vertAlign w:val="subscript"/>
        </w:rPr>
        <w:t>in</w:t>
      </w:r>
      <w:r>
        <w:t>(</w:t>
      </w:r>
      <w:r>
        <w:rPr>
          <w:i/>
        </w:rPr>
        <w:t>w</w:t>
      </w:r>
      <w:r>
        <w:t>)</w:t>
      </w:r>
      <w:r>
        <w:rPr>
          <w:spacing w:val="5"/>
        </w:rPr>
        <w:t xml:space="preserve"> </w:t>
      </w:r>
      <w:r>
        <w:t>be</w:t>
      </w:r>
      <w:r>
        <w:rPr>
          <w:spacing w:val="4"/>
        </w:rPr>
        <w:t xml:space="preserve"> </w:t>
      </w:r>
      <w:r>
        <w:t>latest</w:t>
      </w:r>
      <w:r>
        <w:rPr>
          <w:spacing w:val="5"/>
        </w:rPr>
        <w:t xml:space="preserve"> </w:t>
      </w:r>
      <w:r>
        <w:t>allowances</w:t>
      </w:r>
      <w:r>
        <w:rPr>
          <w:spacing w:val="4"/>
        </w:rPr>
        <w:t xml:space="preserve"> </w:t>
      </w:r>
      <w:r>
        <w:t>in</w:t>
      </w:r>
      <w:r>
        <w:rPr>
          <w:spacing w:val="5"/>
        </w:rPr>
        <w:t xml:space="preserve"> </w:t>
      </w:r>
      <w:r>
        <w:t>which</w:t>
      </w:r>
      <w:r>
        <w:rPr>
          <w:spacing w:val="4"/>
        </w:rPr>
        <w:t xml:space="preserve"> </w:t>
      </w:r>
      <w:r>
        <w:rPr>
          <w:i/>
        </w:rPr>
        <w:t>w</w:t>
      </w:r>
      <w:r>
        <w:rPr>
          <w:i/>
          <w:spacing w:val="12"/>
        </w:rPr>
        <w:t xml:space="preserve"> </w:t>
      </w:r>
      <w:r>
        <w:t>is</w:t>
      </w:r>
      <w:r>
        <w:rPr>
          <w:spacing w:val="5"/>
        </w:rPr>
        <w:t xml:space="preserve"> </w:t>
      </w:r>
      <w:r>
        <w:t>the</w:t>
      </w:r>
      <w:r>
        <w:rPr>
          <w:spacing w:val="5"/>
        </w:rPr>
        <w:t xml:space="preserve"> </w:t>
      </w:r>
      <w:r>
        <w:t>spender</w:t>
      </w:r>
      <w:r>
        <w:rPr>
          <w:spacing w:val="4"/>
        </w:rPr>
        <w:t xml:space="preserve"> </w:t>
      </w:r>
      <w:r>
        <w:t>(owner</w:t>
      </w:r>
      <w:r>
        <w:rPr>
          <w:spacing w:val="-1"/>
          <w:w w:val="110"/>
        </w:rPr>
        <w:t xml:space="preserve"> </w:t>
      </w:r>
      <w:r>
        <w:rPr>
          <w:rFonts w:ascii="Arial Unicode MS" w:hAnsi="Arial Unicode MS"/>
          <w:w w:val="110"/>
        </w:rPr>
        <w:t>→</w:t>
      </w:r>
      <w:r>
        <w:rPr>
          <w:rFonts w:ascii="Arial Unicode MS" w:hAnsi="Arial Unicode MS"/>
          <w:spacing w:val="-2"/>
          <w:w w:val="110"/>
        </w:rPr>
        <w:t xml:space="preserve"> </w:t>
      </w:r>
      <w:r>
        <w:rPr>
          <w:i/>
        </w:rPr>
        <w:t>w</w:t>
      </w:r>
      <w:r>
        <w:t>).</w:t>
      </w:r>
      <w:r>
        <w:rPr>
          <w:spacing w:val="27"/>
        </w:rPr>
        <w:t xml:space="preserve"> </w:t>
      </w:r>
      <w:r>
        <w:rPr>
          <w:spacing w:val="-2"/>
        </w:rPr>
        <w:t>Define</w:t>
      </w:r>
    </w:p>
    <w:p w14:paraId="00DC1F5E" w14:textId="77777777" w:rsidR="00350CFB" w:rsidRDefault="00350CFB">
      <w:pPr>
        <w:pStyle w:val="a3"/>
        <w:rPr>
          <w:sz w:val="20"/>
        </w:rPr>
      </w:pPr>
    </w:p>
    <w:p w14:paraId="00DC1F5F" w14:textId="77777777" w:rsidR="00350CFB" w:rsidRDefault="00350CFB">
      <w:pPr>
        <w:pStyle w:val="a3"/>
        <w:rPr>
          <w:sz w:val="20"/>
        </w:rPr>
      </w:pPr>
    </w:p>
    <w:p w14:paraId="00DC1F60" w14:textId="77777777" w:rsidR="00350CFB" w:rsidRDefault="00350CFB">
      <w:pPr>
        <w:pStyle w:val="a3"/>
        <w:spacing w:before="228"/>
        <w:rPr>
          <w:sz w:val="20"/>
        </w:rPr>
      </w:pPr>
    </w:p>
    <w:p w14:paraId="00DC1F61" w14:textId="77777777" w:rsidR="00350CFB" w:rsidRDefault="00350CFB">
      <w:pPr>
        <w:pStyle w:val="a3"/>
        <w:rPr>
          <w:sz w:val="20"/>
        </w:rPr>
        <w:sectPr w:rsidR="00350CFB">
          <w:pgSz w:w="11910" w:h="16840"/>
          <w:pgMar w:top="1920" w:right="708" w:bottom="2300" w:left="992" w:header="0" w:footer="2115" w:gutter="0"/>
          <w:cols w:space="720"/>
        </w:sectPr>
      </w:pPr>
    </w:p>
    <w:p w14:paraId="00DC1F62" w14:textId="77777777" w:rsidR="00350CFB" w:rsidRDefault="00283FFF">
      <w:pPr>
        <w:pStyle w:val="a3"/>
        <w:spacing w:before="95"/>
        <w:ind w:left="2683"/>
      </w:pPr>
      <w:r>
        <w:rPr>
          <w:noProof/>
        </w:rPr>
        <mc:AlternateContent>
          <mc:Choice Requires="wps">
            <w:drawing>
              <wp:anchor distT="0" distB="0" distL="0" distR="0" simplePos="0" relativeHeight="484027904" behindDoc="1" locked="0" layoutInCell="1" allowOverlap="1" wp14:anchorId="00DC2742" wp14:editId="00DC2743">
                <wp:simplePos x="0" y="0"/>
                <wp:positionH relativeFrom="page">
                  <wp:posOffset>3896766</wp:posOffset>
                </wp:positionH>
                <wp:positionV relativeFrom="paragraph">
                  <wp:posOffset>-55553</wp:posOffset>
                </wp:positionV>
                <wp:extent cx="219710" cy="5632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6"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2" id="Textbox 207" o:spid="_x0000_s1195" type="#_x0000_t202" style="position:absolute;left:0;text-align:left;margin-left:306.85pt;margin-top:-4.35pt;width:17.3pt;height:44.35pt;z-index:-1928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" filled="f" stroked="f">
                <v:textbox inset="0,0,0,0">
                  <w:txbxContent>
                    <w:p w14:paraId="00DC2836"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28928" behindDoc="1" locked="0" layoutInCell="1" allowOverlap="1" wp14:anchorId="00DC2744" wp14:editId="00DC2745">
                <wp:simplePos x="0" y="0"/>
                <wp:positionH relativeFrom="page">
                  <wp:posOffset>2258453</wp:posOffset>
                </wp:positionH>
                <wp:positionV relativeFrom="paragraph">
                  <wp:posOffset>-277092</wp:posOffset>
                </wp:positionV>
                <wp:extent cx="4502785" cy="56324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785" cy="563245"/>
                        </a:xfrm>
                        <a:prstGeom prst="rect">
                          <a:avLst/>
                        </a:prstGeom>
                      </wps:spPr>
                      <wps:txbx>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wps:txbx>
                      <wps:bodyPr wrap="square" lIns="0" tIns="0" rIns="0" bIns="0" rtlCol="0">
                        <a:noAutofit/>
                      </wps:bodyPr>
                    </wps:wsp>
                  </a:graphicData>
                </a:graphic>
              </wp:anchor>
            </w:drawing>
          </mc:Choice>
          <mc:Fallback>
            <w:pict>
              <v:shape w14:anchorId="00DC2744" id="Textbox 208" o:spid="_x0000_s1196" type="#_x0000_t202" style="position:absolute;left:0;text-align:left;margin-left:177.85pt;margin-top:-21.8pt;width:354.55pt;height:44.35pt;z-index:-1928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" filled="f" stroked="f">
                <v:textbox inset="0,0,0,0">
                  <w:txbxContent>
                    <w:p w14:paraId="00DC2837" w14:textId="77777777" w:rsidR="00350CFB" w:rsidRDefault="00283FFF">
                      <w:pPr>
                        <w:tabs>
                          <w:tab w:val="left" w:pos="6632"/>
                        </w:tabs>
                        <w:spacing w:line="353" w:lineRule="exact"/>
                        <w:rPr>
                          <w:sz w:val="24"/>
                        </w:rPr>
                      </w:pPr>
                      <w:r>
                        <w:rPr>
                          <w:sz w:val="24"/>
                        </w:rPr>
                        <w:t>in_approve_degree(</w:t>
                      </w:r>
                      <w:r>
                        <w:rPr>
                          <w:i/>
                          <w:sz w:val="24"/>
                        </w:rPr>
                        <w:t>w</w:t>
                      </w:r>
                      <w:r>
                        <w:rPr>
                          <w:sz w:val="24"/>
                        </w:rPr>
                        <w:t>)</w:t>
                      </w:r>
                      <w:r>
                        <w:rPr>
                          <w:spacing w:val="21"/>
                          <w:sz w:val="24"/>
                        </w:rPr>
                        <w:t xml:space="preserve"> </w:t>
                      </w:r>
                      <w:r>
                        <w:rPr>
                          <w:sz w:val="24"/>
                        </w:rPr>
                        <w:t>=</w:t>
                      </w:r>
                      <w:r>
                        <w:rPr>
                          <w:spacing w:val="22"/>
                          <w:sz w:val="24"/>
                        </w:rPr>
                        <w:t xml:space="preserve"> </w:t>
                      </w:r>
                      <w:r>
                        <w:rPr>
                          <w:position w:val="6"/>
                          <w:sz w:val="24"/>
                        </w:rPr>
                        <w:t>1</w:t>
                      </w:r>
                      <w:r>
                        <w:rPr>
                          <w:rFonts w:ascii="Arial Unicode MS" w:hAnsi="Arial Unicode MS"/>
                          <w:sz w:val="24"/>
                        </w:rPr>
                        <w:t>{</w:t>
                      </w:r>
                      <w:r>
                        <w:rPr>
                          <w:rFonts w:ascii="Arial Unicode MS" w:hAnsi="Arial Unicode MS"/>
                          <w:spacing w:val="-18"/>
                          <w:sz w:val="24"/>
                        </w:rPr>
                        <w:t xml:space="preserve"> </w:t>
                      </w:r>
                      <w:r>
                        <w:rPr>
                          <w:i/>
                          <w:sz w:val="24"/>
                        </w:rPr>
                        <w:t>u</w:t>
                      </w:r>
                      <w:r>
                        <w:rPr>
                          <w:i/>
                          <w:spacing w:val="22"/>
                          <w:sz w:val="24"/>
                        </w:rPr>
                        <w:t xml:space="preserve"> </w:t>
                      </w:r>
                      <w:r>
                        <w:rPr>
                          <w:sz w:val="24"/>
                        </w:rPr>
                        <w:t>:</w:t>
                      </w:r>
                      <w:r>
                        <w:rPr>
                          <w:spacing w:val="21"/>
                          <w:sz w:val="24"/>
                        </w:rPr>
                        <w:t xml:space="preserve"> </w:t>
                      </w:r>
                      <w:r>
                        <w:rPr>
                          <w:i/>
                          <w:sz w:val="24"/>
                        </w:rPr>
                        <w:t>a</w:t>
                      </w:r>
                      <w:r>
                        <w:rPr>
                          <w:rFonts w:ascii="Menlo" w:hAnsi="Menlo"/>
                          <w:i/>
                          <w:sz w:val="24"/>
                          <w:vertAlign w:val="superscript"/>
                        </w:rPr>
                        <w:t>⋆</w:t>
                      </w:r>
                      <w:r>
                        <w:rPr>
                          <w:sz w:val="24"/>
                        </w:rPr>
                        <w:t>(</w:t>
                      </w:r>
                      <w:r>
                        <w:rPr>
                          <w:i/>
                          <w:sz w:val="24"/>
                        </w:rPr>
                        <w:t>u,</w:t>
                      </w:r>
                      <w:r>
                        <w:rPr>
                          <w:i/>
                          <w:spacing w:val="-12"/>
                          <w:sz w:val="24"/>
                        </w:rPr>
                        <w:t xml:space="preserve"> </w:t>
                      </w:r>
                      <w:r>
                        <w:rPr>
                          <w:i/>
                          <w:sz w:val="24"/>
                        </w:rPr>
                        <w:t>w,</w:t>
                      </w:r>
                      <w:r>
                        <w:rPr>
                          <w:i/>
                          <w:spacing w:val="-10"/>
                          <w:sz w:val="24"/>
                        </w:rPr>
                        <w:t xml:space="preserve"> </w:t>
                      </w:r>
                      <w:r>
                        <w:rPr>
                          <w:rFonts w:ascii="Arial Unicode MS" w:hAnsi="Arial Unicode MS"/>
                          <w:sz w:val="24"/>
                        </w:rPr>
                        <w:t>·</w:t>
                      </w:r>
                      <w:r>
                        <w:rPr>
                          <w:sz w:val="24"/>
                        </w:rPr>
                        <w:t>)</w:t>
                      </w:r>
                      <w:r>
                        <w:rPr>
                          <w:spacing w:val="21"/>
                          <w:sz w:val="24"/>
                        </w:rPr>
                        <w:t xml:space="preserve"> </w:t>
                      </w:r>
                      <w:r>
                        <w:rPr>
                          <w:i/>
                          <w:sz w:val="24"/>
                        </w:rPr>
                        <w:t>&gt;</w:t>
                      </w:r>
                      <w:r>
                        <w:rPr>
                          <w:i/>
                          <w:spacing w:val="22"/>
                          <w:sz w:val="24"/>
                        </w:rPr>
                        <w:t xml:space="preserve"> </w:t>
                      </w:r>
                      <w:r>
                        <w:rPr>
                          <w:sz w:val="24"/>
                        </w:rPr>
                        <w:t>0</w:t>
                      </w:r>
                      <w:r>
                        <w:rPr>
                          <w:spacing w:val="-10"/>
                          <w:sz w:val="24"/>
                        </w:rPr>
                        <w:t xml:space="preserve"> </w:t>
                      </w:r>
                      <w:r>
                        <w:rPr>
                          <w:rFonts w:ascii="Arial Unicode MS" w:hAnsi="Arial Unicode MS"/>
                          <w:spacing w:val="-5"/>
                          <w:sz w:val="24"/>
                        </w:rPr>
                        <w:t>}</w:t>
                      </w:r>
                      <w:r>
                        <w:rPr>
                          <w:spacing w:val="-5"/>
                          <w:position w:val="6"/>
                          <w:sz w:val="24"/>
                        </w:rPr>
                        <w:t>1</w:t>
                      </w:r>
                      <w:r>
                        <w:rPr>
                          <w:i/>
                          <w:spacing w:val="-5"/>
                          <w:sz w:val="24"/>
                        </w:rPr>
                        <w:t>,</w:t>
                      </w:r>
                      <w:r>
                        <w:rPr>
                          <w:i/>
                          <w:sz w:val="24"/>
                        </w:rPr>
                        <w:tab/>
                      </w:r>
                      <w:r>
                        <w:rPr>
                          <w:spacing w:val="-4"/>
                          <w:sz w:val="24"/>
                        </w:rPr>
                        <w:t>(3.8)</w:t>
                      </w:r>
                    </w:p>
                  </w:txbxContent>
                </v:textbox>
                <w10:wrap anchorx="page"/>
              </v:shape>
            </w:pict>
          </mc:Fallback>
        </mc:AlternateContent>
      </w:r>
      <w:r>
        <w:t>in_approve_value(</w:t>
      </w:r>
      <w:r>
        <w:rPr>
          <w:i/>
        </w:rPr>
        <w:t>w</w:t>
      </w:r>
      <w:r>
        <w:t>)</w:t>
      </w:r>
      <w:r>
        <w:rPr>
          <w:spacing w:val="14"/>
          <w:w w:val="110"/>
        </w:rPr>
        <w:t xml:space="preserve"> </w:t>
      </w:r>
      <w:r>
        <w:rPr>
          <w:spacing w:val="-10"/>
          <w:w w:val="110"/>
        </w:rPr>
        <w:t>=</w:t>
      </w:r>
    </w:p>
    <w:p w14:paraId="00DC1F63" w14:textId="77777777" w:rsidR="00350CFB" w:rsidRDefault="00283FFF">
      <w:pPr>
        <w:spacing w:before="80"/>
        <w:jc w:val="right"/>
        <w:rPr>
          <w:sz w:val="16"/>
        </w:rPr>
      </w:pPr>
      <w:r>
        <w:rPr>
          <w:rFonts w:ascii="Menlo"/>
          <w:i/>
          <w:spacing w:val="-2"/>
          <w:sz w:val="16"/>
        </w:rPr>
        <w:t>u,</w:t>
      </w:r>
      <w:r>
        <w:rPr>
          <w:spacing w:val="-2"/>
          <w:sz w:val="16"/>
        </w:rPr>
        <w:t>token</w:t>
      </w:r>
    </w:p>
    <w:p w14:paraId="00DC1F64" w14:textId="77777777" w:rsidR="00350CFB" w:rsidRDefault="00283FFF">
      <w:pPr>
        <w:tabs>
          <w:tab w:val="left" w:pos="3590"/>
        </w:tabs>
        <w:spacing w:before="95"/>
        <w:rPr>
          <w:sz w:val="24"/>
        </w:rPr>
      </w:pPr>
      <w:r>
        <w:br w:type="column"/>
      </w:r>
      <w:r>
        <w:rPr>
          <w:i/>
          <w:sz w:val="24"/>
        </w:rPr>
        <w:t>a</w:t>
      </w:r>
      <w:r>
        <w:rPr>
          <w:rFonts w:ascii="Menlo" w:hAnsi="Menlo"/>
          <w:i/>
          <w:sz w:val="24"/>
          <w:vertAlign w:val="superscript"/>
        </w:rPr>
        <w:t>⋆</w:t>
      </w:r>
      <w:r>
        <w:rPr>
          <w:sz w:val="24"/>
        </w:rPr>
        <w:t>(</w:t>
      </w:r>
      <w:r>
        <w:rPr>
          <w:i/>
          <w:sz w:val="24"/>
        </w:rPr>
        <w:t>u,</w:t>
      </w:r>
      <w:r>
        <w:rPr>
          <w:i/>
          <w:spacing w:val="-4"/>
          <w:sz w:val="24"/>
        </w:rPr>
        <w:t xml:space="preserve"> </w:t>
      </w:r>
      <w:r>
        <w:rPr>
          <w:i/>
          <w:sz w:val="24"/>
        </w:rPr>
        <w:t>w,</w:t>
      </w:r>
      <w:r>
        <w:rPr>
          <w:i/>
          <w:spacing w:val="-1"/>
          <w:sz w:val="24"/>
        </w:rPr>
        <w:t xml:space="preserve"> </w:t>
      </w:r>
      <w:r>
        <w:rPr>
          <w:spacing w:val="-2"/>
          <w:sz w:val="24"/>
        </w:rPr>
        <w:t>token)</w:t>
      </w:r>
      <w:r>
        <w:rPr>
          <w:i/>
          <w:spacing w:val="-2"/>
          <w:sz w:val="24"/>
        </w:rPr>
        <w:t>.</w:t>
      </w:r>
      <w:r>
        <w:rPr>
          <w:i/>
          <w:sz w:val="24"/>
        </w:rPr>
        <w:tab/>
      </w:r>
      <w:r>
        <w:rPr>
          <w:spacing w:val="-2"/>
          <w:sz w:val="24"/>
        </w:rPr>
        <w:t>(3.9)</w:t>
      </w:r>
    </w:p>
    <w:p w14:paraId="00DC1F65" w14:textId="77777777" w:rsidR="00350CFB" w:rsidRDefault="00350CFB">
      <w:pPr>
        <w:rPr>
          <w:sz w:val="24"/>
        </w:rPr>
        <w:sectPr w:rsidR="00350CFB">
          <w:type w:val="continuous"/>
          <w:pgSz w:w="11910" w:h="16840"/>
          <w:pgMar w:top="1920" w:right="708" w:bottom="280" w:left="992" w:header="0" w:footer="2115" w:gutter="0"/>
          <w:cols w:num="2" w:space="720" w:equalWidth="0">
            <w:col w:w="5567" w:space="39"/>
            <w:col w:w="4604"/>
          </w:cols>
        </w:sectPr>
      </w:pPr>
    </w:p>
    <w:p w14:paraId="00DC1F66" w14:textId="77777777" w:rsidR="00350CFB" w:rsidRDefault="00350CFB">
      <w:pPr>
        <w:pStyle w:val="a3"/>
        <w:spacing w:before="81"/>
      </w:pPr>
    </w:p>
    <w:p w14:paraId="00DC1F67" w14:textId="77777777" w:rsidR="00350CFB" w:rsidRDefault="00283FFF">
      <w:pPr>
        <w:pStyle w:val="a3"/>
        <w:spacing w:line="396" w:lineRule="auto"/>
        <w:ind w:left="282" w:right="521" w:hanging="8"/>
        <w:jc w:val="both"/>
      </w:pPr>
      <w:r>
        <w:t>These proxies measure endorsement received, the construct EndorseRank is designed to rank. Strong alignment of EndorseRank with this family is expected and is interpreted as within-construct validity rather than independent trading skill.</w:t>
      </w:r>
      <w:r>
        <w:rPr>
          <w:spacing w:val="39"/>
        </w:rPr>
        <w:t xml:space="preserve"> </w:t>
      </w:r>
      <w:r>
        <w:t>As with transfer baselines, the allowance proxies</w:t>
      </w:r>
      <w:r>
        <w:rPr>
          <w:spacing w:val="35"/>
        </w:rPr>
        <w:t xml:space="preserve"> </w:t>
      </w:r>
      <w:r>
        <w:t>are</w:t>
      </w:r>
      <w:r>
        <w:rPr>
          <w:spacing w:val="35"/>
        </w:rPr>
        <w:t xml:space="preserve"> </w:t>
      </w:r>
      <w:r>
        <w:t>local:</w:t>
      </w:r>
      <w:r>
        <w:rPr>
          <w:spacing w:val="80"/>
        </w:rPr>
        <w:t xml:space="preserve"> </w:t>
      </w:r>
      <w:r>
        <w:t>they</w:t>
      </w:r>
      <w:r>
        <w:rPr>
          <w:spacing w:val="35"/>
        </w:rPr>
        <w:t xml:space="preserve"> </w:t>
      </w:r>
      <w:r>
        <w:t>count</w:t>
      </w:r>
      <w:r>
        <w:rPr>
          <w:spacing w:val="35"/>
        </w:rPr>
        <w:t xml:space="preserve"> </w:t>
      </w:r>
      <w:r>
        <w:t>and</w:t>
      </w:r>
      <w:r>
        <w:rPr>
          <w:spacing w:val="35"/>
        </w:rPr>
        <w:t xml:space="preserve"> </w:t>
      </w:r>
      <w:r>
        <w:t>sum</w:t>
      </w:r>
      <w:r>
        <w:rPr>
          <w:spacing w:val="35"/>
        </w:rPr>
        <w:t xml:space="preserve"> </w:t>
      </w:r>
      <w:r>
        <w:t>inbound</w:t>
      </w:r>
      <w:r>
        <w:rPr>
          <w:spacing w:val="35"/>
        </w:rPr>
        <w:t xml:space="preserve"> </w:t>
      </w:r>
      <w:r>
        <w:t>approvals</w:t>
      </w:r>
      <w:r>
        <w:rPr>
          <w:spacing w:val="35"/>
        </w:rPr>
        <w:t xml:space="preserve"> </w:t>
      </w:r>
      <w:r>
        <w:t>without</w:t>
      </w:r>
      <w:r>
        <w:rPr>
          <w:spacing w:val="35"/>
        </w:rPr>
        <w:t xml:space="preserve"> </w:t>
      </w:r>
      <w:r>
        <w:t>propagating</w:t>
      </w:r>
      <w:r>
        <w:rPr>
          <w:spacing w:val="35"/>
        </w:rPr>
        <w:t xml:space="preserve"> </w:t>
      </w:r>
      <w:r>
        <w:t>through</w:t>
      </w:r>
      <w:r>
        <w:rPr>
          <w:spacing w:val="35"/>
        </w:rPr>
        <w:t xml:space="preserve"> </w:t>
      </w:r>
      <w:r>
        <w:t>multi-hop endorsement chains.</w:t>
      </w:r>
      <w:r>
        <w:rPr>
          <w:spacing w:val="40"/>
        </w:rPr>
        <w:t xml:space="preserve"> </w:t>
      </w:r>
      <w:r>
        <w:t xml:space="preserve">EndorseRank’s incremental value, if any, appears when it aligns with </w:t>
      </w:r>
      <w:bookmarkStart w:id="250" w:name="Inverse-risk_family"/>
      <w:bookmarkEnd w:id="250"/>
      <w:r>
        <w:t>non-allowance families while remaining coherent with allowance baselines.</w:t>
      </w:r>
    </w:p>
    <w:p w14:paraId="00DC1F68" w14:textId="77777777" w:rsidR="00350CFB" w:rsidRDefault="00350CFB">
      <w:pPr>
        <w:pStyle w:val="a3"/>
        <w:spacing w:before="12"/>
      </w:pPr>
    </w:p>
    <w:p w14:paraId="00DC1F69" w14:textId="77777777" w:rsidR="00350CFB" w:rsidRDefault="00283FFF">
      <w:pPr>
        <w:pStyle w:val="3"/>
        <w:numPr>
          <w:ilvl w:val="2"/>
          <w:numId w:val="26"/>
        </w:numPr>
        <w:tabs>
          <w:tab w:val="left" w:pos="879"/>
        </w:tabs>
        <w:ind w:left="879" w:hanging="597"/>
      </w:pPr>
      <w:commentRangeStart w:id="251"/>
      <w:r>
        <w:t>Inverse-risk family (archived; not used in the main comparison)</w:t>
      </w:r>
      <w:commentRangeEnd w:id="251"/>
      <w:r>
        <w:rPr>
          <w:rStyle w:val="a5"/>
          <w:sz w:val="24"/>
          <w:szCs w:val="24"/>
        </w:rPr>
        <w:commentReference w:id="251"/>
      </w:r>
    </w:p>
    <w:p w14:paraId="00DC1F6A" w14:textId="77777777" w:rsidR="00350CFB" w:rsidRDefault="00283FFF">
      <w:pPr>
        <w:pStyle w:val="a3"/>
        <w:spacing w:before="242"/>
        <w:ind w:left="282"/>
        <w:jc w:val="both"/>
      </w:pPr>
      <w:r>
        <w:t>Let</w:t>
      </w:r>
      <w:r>
        <w:rPr>
          <w:spacing w:val="9"/>
        </w:rPr>
        <w:t xml:space="preserve"> </w:t>
      </w:r>
      <w:r>
        <w:rPr>
          <w:rFonts w:ascii="Arial Unicode MS"/>
        </w:rPr>
        <w:t>C</w:t>
      </w:r>
      <w:r>
        <w:t>(</w:t>
      </w:r>
      <w:r>
        <w:rPr>
          <w:i/>
        </w:rPr>
        <w:t>w</w:t>
      </w:r>
      <w:r>
        <w:t>)</w:t>
      </w:r>
      <w:r>
        <w:rPr>
          <w:spacing w:val="15"/>
        </w:rPr>
        <w:t xml:space="preserve"> </w:t>
      </w:r>
      <w:r>
        <w:t>be</w:t>
      </w:r>
      <w:r>
        <w:rPr>
          <w:spacing w:val="14"/>
        </w:rPr>
        <w:t xml:space="preserve"> </w:t>
      </w:r>
      <w:r>
        <w:t>the</w:t>
      </w:r>
      <w:r>
        <w:rPr>
          <w:spacing w:val="14"/>
        </w:rPr>
        <w:t xml:space="preserve"> </w:t>
      </w:r>
      <w:r>
        <w:t>set</w:t>
      </w:r>
      <w:r>
        <w:rPr>
          <w:spacing w:val="14"/>
        </w:rPr>
        <w:t xml:space="preserve"> </w:t>
      </w:r>
      <w:r>
        <w:t>of</w:t>
      </w:r>
      <w:r>
        <w:rPr>
          <w:spacing w:val="14"/>
        </w:rPr>
        <w:t xml:space="preserve"> </w:t>
      </w:r>
      <w:r>
        <w:t>non-missing</w:t>
      </w:r>
      <w:r>
        <w:rPr>
          <w:spacing w:val="14"/>
        </w:rPr>
        <w:t xml:space="preserve"> </w:t>
      </w:r>
      <w:r>
        <w:t>GMX</w:t>
      </w:r>
      <w:r>
        <w:rPr>
          <w:spacing w:val="14"/>
        </w:rPr>
        <w:t xml:space="preserve"> </w:t>
      </w:r>
      <w:r>
        <w:t>closes</w:t>
      </w:r>
      <w:r>
        <w:rPr>
          <w:spacing w:val="15"/>
        </w:rPr>
        <w:t xml:space="preserve"> </w:t>
      </w:r>
      <w:r>
        <w:t>for</w:t>
      </w:r>
      <w:r>
        <w:rPr>
          <w:spacing w:val="14"/>
        </w:rPr>
        <w:t xml:space="preserve"> </w:t>
      </w:r>
      <w:r>
        <w:t>wallet</w:t>
      </w:r>
      <w:r>
        <w:rPr>
          <w:spacing w:val="14"/>
        </w:rPr>
        <w:t xml:space="preserve"> </w:t>
      </w:r>
      <w:r>
        <w:rPr>
          <w:i/>
        </w:rPr>
        <w:t>w</w:t>
      </w:r>
      <w:r>
        <w:t>,</w:t>
      </w:r>
      <w:r>
        <w:rPr>
          <w:spacing w:val="18"/>
        </w:rPr>
        <w:t xml:space="preserve"> </w:t>
      </w:r>
      <w:r>
        <w:t>with</w:t>
      </w:r>
      <w:r>
        <w:rPr>
          <w:spacing w:val="14"/>
        </w:rPr>
        <w:t xml:space="preserve"> </w:t>
      </w:r>
      <w:r>
        <w:t>PnL</w:t>
      </w:r>
      <w:r>
        <w:rPr>
          <w:spacing w:val="15"/>
        </w:rPr>
        <w:t xml:space="preserve"> </w:t>
      </w:r>
      <w:r>
        <w:rPr>
          <w:i/>
        </w:rPr>
        <w:t>x</w:t>
      </w:r>
      <w:r>
        <w:rPr>
          <w:rFonts w:ascii="Menlo"/>
          <w:i/>
          <w:vertAlign w:val="subscript"/>
        </w:rPr>
        <w:t>c</w:t>
      </w:r>
      <w:r>
        <w:rPr>
          <w:rFonts w:ascii="Menlo"/>
          <w:i/>
          <w:spacing w:val="-56"/>
        </w:rPr>
        <w:t xml:space="preserve"> </w:t>
      </w:r>
      <w:r>
        <w:t>and</w:t>
      </w:r>
      <w:r>
        <w:rPr>
          <w:spacing w:val="14"/>
        </w:rPr>
        <w:t xml:space="preserve"> </w:t>
      </w:r>
      <w:r>
        <w:t>liquidation</w:t>
      </w:r>
      <w:r>
        <w:rPr>
          <w:spacing w:val="14"/>
        </w:rPr>
        <w:t xml:space="preserve"> </w:t>
      </w:r>
      <w:r>
        <w:rPr>
          <w:spacing w:val="-4"/>
        </w:rPr>
        <w:t>flag</w:t>
      </w:r>
    </w:p>
    <w:p w14:paraId="00DC1F6B" w14:textId="77777777" w:rsidR="00350CFB" w:rsidRDefault="00283FFF">
      <w:pPr>
        <w:pStyle w:val="a3"/>
        <w:spacing w:before="39"/>
        <w:ind w:left="282"/>
        <w:jc w:val="both"/>
      </w:pPr>
      <w:r>
        <w:rPr>
          <w:i/>
        </w:rPr>
        <w:t>ℓ</w:t>
      </w:r>
      <w:r>
        <w:rPr>
          <w:rFonts w:ascii="Menlo" w:hAnsi="Menlo"/>
          <w:i/>
          <w:vertAlign w:val="subscript"/>
        </w:rPr>
        <w:t>c</w:t>
      </w:r>
      <w:r>
        <w:rPr>
          <w:rFonts w:ascii="Menlo" w:hAnsi="Menlo"/>
          <w:i/>
          <w:spacing w:val="-66"/>
        </w:rPr>
        <w:t xml:space="preserve"> </w:t>
      </w:r>
      <w:r>
        <w:rPr>
          <w:rFonts w:ascii="Arial Unicode MS" w:hAnsi="Arial Unicode MS"/>
        </w:rPr>
        <w:t>∈</w:t>
      </w:r>
      <w:r>
        <w:rPr>
          <w:rFonts w:ascii="Arial Unicode MS" w:hAnsi="Arial Unicode MS"/>
          <w:spacing w:val="1"/>
        </w:rPr>
        <w:t xml:space="preserve"> </w:t>
      </w:r>
      <w:r>
        <w:rPr>
          <w:rFonts w:ascii="Arial Unicode MS" w:hAnsi="Arial Unicode MS"/>
        </w:rPr>
        <w:t>{</w:t>
      </w:r>
      <w:r>
        <w:t>0</w:t>
      </w:r>
      <w:r>
        <w:rPr>
          <w:i/>
        </w:rPr>
        <w:t>,</w:t>
      </w:r>
      <w:r>
        <w:rPr>
          <w:i/>
          <w:spacing w:val="-18"/>
        </w:rPr>
        <w:t xml:space="preserve"> </w:t>
      </w:r>
      <w:r>
        <w:t>1</w:t>
      </w:r>
      <w:r>
        <w:rPr>
          <w:rFonts w:ascii="Arial Unicode MS" w:hAnsi="Arial Unicode MS"/>
        </w:rPr>
        <w:t>}</w:t>
      </w:r>
      <w:r>
        <w:t>.</w:t>
      </w:r>
      <w:r>
        <w:rPr>
          <w:spacing w:val="22"/>
        </w:rPr>
        <w:t xml:space="preserve"> </w:t>
      </w:r>
      <w:r>
        <w:t>A</w:t>
      </w:r>
      <w:r>
        <w:rPr>
          <w:spacing w:val="2"/>
        </w:rPr>
        <w:t xml:space="preserve"> </w:t>
      </w:r>
      <w:r>
        <w:t>loss</w:t>
      </w:r>
      <w:r>
        <w:rPr>
          <w:spacing w:val="1"/>
        </w:rPr>
        <w:t xml:space="preserve"> </w:t>
      </w:r>
      <w:r>
        <w:t>close</w:t>
      </w:r>
      <w:r>
        <w:rPr>
          <w:spacing w:val="2"/>
        </w:rPr>
        <w:t xml:space="preserve"> </w:t>
      </w:r>
      <w:r>
        <w:t>is</w:t>
      </w:r>
      <w:r>
        <w:rPr>
          <w:spacing w:val="1"/>
        </w:rPr>
        <w:t xml:space="preserve"> </w:t>
      </w:r>
      <w:r>
        <w:t>a</w:t>
      </w:r>
      <w:r>
        <w:rPr>
          <w:spacing w:val="2"/>
        </w:rPr>
        <w:t xml:space="preserve"> </w:t>
      </w:r>
      <w:r>
        <w:t>non-liquidation</w:t>
      </w:r>
      <w:r>
        <w:rPr>
          <w:spacing w:val="1"/>
        </w:rPr>
        <w:t xml:space="preserve"> </w:t>
      </w:r>
      <w:r>
        <w:t>close</w:t>
      </w:r>
      <w:r>
        <w:rPr>
          <w:spacing w:val="2"/>
        </w:rPr>
        <w:t xml:space="preserve"> </w:t>
      </w:r>
      <w:r>
        <w:t>with</w:t>
      </w:r>
      <w:r>
        <w:rPr>
          <w:spacing w:val="1"/>
        </w:rPr>
        <w:t xml:space="preserve"> </w:t>
      </w:r>
      <w:r>
        <w:rPr>
          <w:i/>
        </w:rPr>
        <w:t>x</w:t>
      </w:r>
      <w:r>
        <w:rPr>
          <w:rFonts w:ascii="Menlo" w:hAnsi="Menlo"/>
          <w:i/>
          <w:vertAlign w:val="subscript"/>
        </w:rPr>
        <w:t>c</w:t>
      </w:r>
      <w:r>
        <w:rPr>
          <w:rFonts w:ascii="Menlo" w:hAnsi="Menlo"/>
          <w:i/>
          <w:spacing w:val="-66"/>
        </w:rPr>
        <w:t xml:space="preserve"> </w:t>
      </w:r>
      <w:r>
        <w:rPr>
          <w:i/>
        </w:rPr>
        <w:t>&lt;</w:t>
      </w:r>
      <w:r>
        <w:rPr>
          <w:i/>
          <w:spacing w:val="9"/>
        </w:rPr>
        <w:t xml:space="preserve"> </w:t>
      </w:r>
      <w:r>
        <w:t>0.</w:t>
      </w:r>
      <w:r>
        <w:rPr>
          <w:spacing w:val="22"/>
        </w:rPr>
        <w:t xml:space="preserve"> </w:t>
      </w:r>
      <w:r>
        <w:rPr>
          <w:spacing w:val="-2"/>
        </w:rPr>
        <w:t>Define</w:t>
      </w:r>
    </w:p>
    <w:p w14:paraId="00DC1F6C" w14:textId="77777777" w:rsidR="00350CFB" w:rsidRDefault="00350CFB">
      <w:pPr>
        <w:pStyle w:val="a3"/>
        <w:spacing w:before="140"/>
      </w:pPr>
    </w:p>
    <w:p w14:paraId="00DC1F6D" w14:textId="77777777" w:rsidR="00350CFB" w:rsidRDefault="00283FFF">
      <w:pPr>
        <w:pStyle w:val="a3"/>
        <w:tabs>
          <w:tab w:val="left" w:pos="5445"/>
          <w:tab w:val="left" w:pos="9077"/>
        </w:tabs>
        <w:ind w:left="2506"/>
      </w:pPr>
      <w:r>
        <w:rPr>
          <w:noProof/>
        </w:rPr>
        <mc:AlternateContent>
          <mc:Choice Requires="wps">
            <w:drawing>
              <wp:anchor distT="0" distB="0" distL="0" distR="0" simplePos="0" relativeHeight="484028416" behindDoc="1" locked="0" layoutInCell="1" allowOverlap="1" wp14:anchorId="00DC2746" wp14:editId="00DC2747">
                <wp:simplePos x="0" y="0"/>
                <wp:positionH relativeFrom="page">
                  <wp:posOffset>3780675</wp:posOffset>
                </wp:positionH>
                <wp:positionV relativeFrom="paragraph">
                  <wp:posOffset>-64684</wp:posOffset>
                </wp:positionV>
                <wp:extent cx="219710" cy="56324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8"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6" id="Textbox 209" o:spid="_x0000_s1197" type="#_x0000_t202" style="position:absolute;left:0;text-align:left;margin-left:297.7pt;margin-top:-5.1pt;width:17.3pt;height:44.35pt;z-index:-1928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" filled="f" stroked="f">
                <v:textbox inset="0,0,0,0">
                  <w:txbxContent>
                    <w:p w14:paraId="00DC2838" w14:textId="77777777" w:rsidR="00350CFB" w:rsidRDefault="00283FFF">
                      <w:pPr>
                        <w:pStyle w:val="a3"/>
                        <w:spacing w:line="231" w:lineRule="exact"/>
                      </w:pPr>
                      <w:r>
                        <w:rPr>
                          <w:spacing w:val="-10"/>
                          <w:w w:val="235"/>
                        </w:rPr>
                        <w:t>L</w:t>
                      </w:r>
                    </w:p>
                  </w:txbxContent>
                </v:textbox>
                <w10:wrap anchorx="page"/>
              </v:shape>
            </w:pict>
          </mc:Fallback>
        </mc:AlternateContent>
      </w:r>
      <w:r>
        <w:t>loss_avoidance(</w:t>
      </w:r>
      <w:r>
        <w:rPr>
          <w:i/>
        </w:rPr>
        <w:t>w</w:t>
      </w:r>
      <w:r>
        <w:t>)</w:t>
      </w:r>
      <w:r>
        <w:rPr>
          <w:spacing w:val="37"/>
        </w:rPr>
        <w:t xml:space="preserve"> </w:t>
      </w:r>
      <w:r>
        <w:t>=</w:t>
      </w:r>
      <w:r>
        <w:rPr>
          <w:spacing w:val="38"/>
        </w:rPr>
        <w:t xml:space="preserve"> </w:t>
      </w:r>
      <w:r>
        <w:rPr>
          <w:rFonts w:ascii="Arial Unicode MS" w:hAnsi="Arial Unicode MS"/>
          <w:spacing w:val="-10"/>
        </w:rPr>
        <w:t>−</w:t>
      </w:r>
      <w:r>
        <w:rPr>
          <w:rFonts w:ascii="Arial Unicode MS" w:hAnsi="Arial Unicode MS"/>
        </w:rPr>
        <w:tab/>
      </w:r>
      <w:r>
        <w:t>min(</w:t>
      </w:r>
      <w:r>
        <w:rPr>
          <w:i/>
        </w:rPr>
        <w:t>x</w:t>
      </w:r>
      <w:r>
        <w:rPr>
          <w:rFonts w:ascii="Menlo" w:hAnsi="Menlo"/>
          <w:i/>
          <w:vertAlign w:val="subscript"/>
        </w:rPr>
        <w:t>c</w:t>
      </w:r>
      <w:r>
        <w:rPr>
          <w:i/>
        </w:rPr>
        <w:t>,</w:t>
      </w:r>
      <w:r>
        <w:rPr>
          <w:i/>
          <w:spacing w:val="-5"/>
        </w:rPr>
        <w:t xml:space="preserve"> </w:t>
      </w:r>
      <w:r>
        <w:rPr>
          <w:spacing w:val="-5"/>
          <w:w w:val="110"/>
        </w:rPr>
        <w:t>0)</w:t>
      </w:r>
      <w:r>
        <w:rPr>
          <w:i/>
          <w:spacing w:val="-5"/>
          <w:w w:val="110"/>
        </w:rPr>
        <w:t>,</w:t>
      </w:r>
      <w:r>
        <w:rPr>
          <w:i/>
        </w:rPr>
        <w:tab/>
      </w:r>
      <w:bookmarkStart w:id="252" w:name="_bookmark67"/>
      <w:bookmarkEnd w:id="252"/>
      <w:r>
        <w:rPr>
          <w:spacing w:val="-2"/>
          <w:w w:val="110"/>
        </w:rPr>
        <w:t>(3.10)</w:t>
      </w:r>
    </w:p>
    <w:p w14:paraId="00DC1F6E" w14:textId="77777777" w:rsidR="00350CFB" w:rsidRDefault="00283FFF">
      <w:pPr>
        <w:spacing w:before="28"/>
        <w:ind w:left="63"/>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6F" w14:textId="77777777" w:rsidR="00350CFB" w:rsidRDefault="00283FFF">
      <w:pPr>
        <w:tabs>
          <w:tab w:val="left" w:pos="9086"/>
        </w:tabs>
        <w:spacing w:line="431" w:lineRule="exact"/>
        <w:ind w:left="2027"/>
        <w:rPr>
          <w:sz w:val="24"/>
        </w:rPr>
      </w:pPr>
      <w:r>
        <w:rPr>
          <w:w w:val="105"/>
          <w:sz w:val="24"/>
        </w:rPr>
        <w:t>non_loss_close_rate(</w:t>
      </w:r>
      <w:r>
        <w:rPr>
          <w:i/>
          <w:w w:val="105"/>
          <w:sz w:val="24"/>
        </w:rPr>
        <w:t>w</w:t>
      </w:r>
      <w:r>
        <w:rPr>
          <w:w w:val="105"/>
          <w:sz w:val="24"/>
        </w:rPr>
        <w:t>)</w:t>
      </w:r>
      <w:r>
        <w:rPr>
          <w:spacing w:val="2"/>
          <w:w w:val="105"/>
          <w:sz w:val="24"/>
        </w:rPr>
        <w:t xml:space="preserve"> </w:t>
      </w:r>
      <w:r>
        <w:rPr>
          <w:w w:val="105"/>
          <w:sz w:val="24"/>
        </w:rPr>
        <w:t>=</w:t>
      </w:r>
      <w:r>
        <w:rPr>
          <w:spacing w:val="3"/>
          <w:w w:val="105"/>
          <w:sz w:val="24"/>
        </w:rPr>
        <w:t xml:space="preserve"> </w:t>
      </w:r>
      <w:r>
        <w:rPr>
          <w:w w:val="105"/>
          <w:sz w:val="24"/>
        </w:rPr>
        <w:t>1</w:t>
      </w:r>
      <w:r>
        <w:rPr>
          <w:spacing w:val="-11"/>
          <w:w w:val="105"/>
          <w:sz w:val="24"/>
        </w:rPr>
        <w:t xml:space="preserve"> </w:t>
      </w:r>
      <w:r>
        <w:rPr>
          <w:rFonts w:ascii="Arial Unicode MS" w:hAnsi="Arial Unicode MS"/>
          <w:w w:val="105"/>
          <w:sz w:val="24"/>
        </w:rPr>
        <w:t>−</w:t>
      </w:r>
      <w:r>
        <w:rPr>
          <w:rFonts w:ascii="Arial Unicode MS" w:hAnsi="Arial Unicode MS"/>
          <w:spacing w:val="7"/>
          <w:w w:val="105"/>
          <w:sz w:val="24"/>
        </w:rPr>
        <w:t xml:space="preserve"> </w:t>
      </w:r>
      <w:r>
        <w:rPr>
          <w:rFonts w:ascii="Arial Unicode MS" w:hAnsi="Arial Unicode MS"/>
          <w:w w:val="105"/>
          <w:position w:val="16"/>
          <w:sz w:val="24"/>
          <w:u w:val="single"/>
        </w:rPr>
        <w:t>|{</w:t>
      </w:r>
      <w:r>
        <w:rPr>
          <w:i/>
          <w:w w:val="105"/>
          <w:position w:val="16"/>
          <w:sz w:val="24"/>
          <w:u w:val="single"/>
        </w:rPr>
        <w:t>c</w:t>
      </w:r>
      <w:r>
        <w:rPr>
          <w:i/>
          <w:spacing w:val="2"/>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4"/>
          <w:w w:val="105"/>
          <w:position w:val="16"/>
          <w:sz w:val="24"/>
          <w:u w:val="single"/>
        </w:rPr>
        <w:t xml:space="preserve"> </w:t>
      </w:r>
      <w:r>
        <w:rPr>
          <w:rFonts w:ascii="Arial Unicode MS" w:hAnsi="Arial Unicode MS"/>
          <w:w w:val="105"/>
          <w:position w:val="16"/>
          <w:sz w:val="24"/>
          <w:u w:val="single"/>
        </w:rPr>
        <w:t>C</w:t>
      </w:r>
      <w:r>
        <w:rPr>
          <w:w w:val="105"/>
          <w:position w:val="16"/>
          <w:sz w:val="24"/>
          <w:u w:val="single"/>
        </w:rPr>
        <w:t>(</w:t>
      </w:r>
      <w:r>
        <w:rPr>
          <w:i/>
          <w:w w:val="105"/>
          <w:position w:val="16"/>
          <w:sz w:val="24"/>
          <w:u w:val="single"/>
        </w:rPr>
        <w:t>w</w:t>
      </w:r>
      <w:r>
        <w:rPr>
          <w:w w:val="105"/>
          <w:position w:val="16"/>
          <w:sz w:val="24"/>
          <w:u w:val="single"/>
        </w:rPr>
        <w:t>)</w:t>
      </w:r>
      <w:r>
        <w:rPr>
          <w:spacing w:val="2"/>
          <w:w w:val="105"/>
          <w:position w:val="16"/>
          <w:sz w:val="24"/>
          <w:u w:val="single"/>
        </w:rPr>
        <w:t xml:space="preserve"> </w:t>
      </w:r>
      <w:r>
        <w:rPr>
          <w:w w:val="105"/>
          <w:position w:val="16"/>
          <w:sz w:val="24"/>
          <w:u w:val="single"/>
        </w:rPr>
        <w:t>:</w:t>
      </w:r>
      <w:r>
        <w:rPr>
          <w:spacing w:val="4"/>
          <w:w w:val="105"/>
          <w:position w:val="16"/>
          <w:sz w:val="24"/>
          <w:u w:val="single"/>
        </w:rPr>
        <w:t xml:space="preserve"> </w:t>
      </w:r>
      <w:r>
        <w:rPr>
          <w:i/>
          <w:w w:val="105"/>
          <w:position w:val="16"/>
          <w:sz w:val="24"/>
          <w:u w:val="single"/>
        </w:rPr>
        <w:t>ℓ</w:t>
      </w:r>
      <w:r>
        <w:rPr>
          <w:rFonts w:ascii="Menlo" w:hAnsi="Menlo"/>
          <w:i/>
          <w:w w:val="105"/>
          <w:position w:val="13"/>
          <w:sz w:val="16"/>
          <w:u w:val="single"/>
        </w:rPr>
        <w:t>c</w:t>
      </w:r>
      <w:r>
        <w:rPr>
          <w:rFonts w:ascii="Menlo" w:hAnsi="Menlo"/>
          <w:i/>
          <w:spacing w:val="-25"/>
          <w:w w:val="105"/>
          <w:position w:val="13"/>
          <w:sz w:val="16"/>
          <w:u w:val="single"/>
        </w:rPr>
        <w:t xml:space="preserve"> </w:t>
      </w:r>
      <w:r>
        <w:rPr>
          <w:w w:val="105"/>
          <w:position w:val="16"/>
          <w:sz w:val="24"/>
          <w:u w:val="single"/>
        </w:rPr>
        <w:t>=</w:t>
      </w:r>
      <w:r>
        <w:rPr>
          <w:spacing w:val="2"/>
          <w:w w:val="105"/>
          <w:position w:val="16"/>
          <w:sz w:val="24"/>
          <w:u w:val="single"/>
        </w:rPr>
        <w:t xml:space="preserve"> </w:t>
      </w:r>
      <w:r>
        <w:rPr>
          <w:w w:val="105"/>
          <w:position w:val="16"/>
          <w:sz w:val="24"/>
          <w:u w:val="single"/>
        </w:rPr>
        <w:t>0</w:t>
      </w:r>
      <w:r>
        <w:rPr>
          <w:spacing w:val="-10"/>
          <w:w w:val="105"/>
          <w:position w:val="16"/>
          <w:sz w:val="24"/>
          <w:u w:val="single"/>
        </w:rPr>
        <w:t xml:space="preserve"> </w:t>
      </w:r>
      <w:r>
        <w:rPr>
          <w:rFonts w:ascii="Arial Unicode MS" w:hAnsi="Arial Unicode MS"/>
          <w:w w:val="105"/>
          <w:position w:val="16"/>
          <w:sz w:val="24"/>
          <w:u w:val="single"/>
        </w:rPr>
        <w:t>∧</w:t>
      </w:r>
      <w:r>
        <w:rPr>
          <w:rFonts w:ascii="Arial Unicode MS" w:hAnsi="Arial Unicode MS"/>
          <w:spacing w:val="-17"/>
          <w:w w:val="105"/>
          <w:position w:val="16"/>
          <w:sz w:val="24"/>
          <w:u w:val="single"/>
        </w:rPr>
        <w:t xml:space="preserve"> </w:t>
      </w:r>
      <w:r>
        <w:rPr>
          <w:i/>
          <w:w w:val="105"/>
          <w:position w:val="16"/>
          <w:sz w:val="24"/>
          <w:u w:val="single"/>
        </w:rPr>
        <w:t>x</w:t>
      </w:r>
      <w:r>
        <w:rPr>
          <w:rFonts w:ascii="Menlo" w:hAnsi="Menlo"/>
          <w:i/>
          <w:w w:val="105"/>
          <w:position w:val="13"/>
          <w:sz w:val="16"/>
          <w:u w:val="single"/>
        </w:rPr>
        <w:t>c</w:t>
      </w:r>
      <w:r>
        <w:rPr>
          <w:rFonts w:ascii="Menlo" w:hAnsi="Menlo"/>
          <w:i/>
          <w:spacing w:val="-26"/>
          <w:w w:val="105"/>
          <w:position w:val="13"/>
          <w:sz w:val="16"/>
          <w:u w:val="single"/>
        </w:rPr>
        <w:t xml:space="preserve"> </w:t>
      </w:r>
      <w:r>
        <w:rPr>
          <w:i/>
          <w:w w:val="105"/>
          <w:position w:val="16"/>
          <w:sz w:val="24"/>
          <w:u w:val="single"/>
        </w:rPr>
        <w:t>&lt;</w:t>
      </w:r>
      <w:r>
        <w:rPr>
          <w:i/>
          <w:spacing w:val="3"/>
          <w:w w:val="105"/>
          <w:position w:val="16"/>
          <w:sz w:val="24"/>
          <w:u w:val="single"/>
        </w:rPr>
        <w:t xml:space="preserve"> </w:t>
      </w:r>
      <w:r>
        <w:rPr>
          <w:spacing w:val="-4"/>
          <w:w w:val="105"/>
          <w:position w:val="16"/>
          <w:sz w:val="24"/>
          <w:u w:val="single"/>
        </w:rPr>
        <w:t>0</w:t>
      </w:r>
      <w:r>
        <w:rPr>
          <w:rFonts w:ascii="Arial Unicode MS" w:hAnsi="Arial Unicode MS"/>
          <w:spacing w:val="-4"/>
          <w:w w:val="105"/>
          <w:position w:val="16"/>
          <w:sz w:val="24"/>
          <w:u w:val="single"/>
        </w:rPr>
        <w:t>}|</w:t>
      </w:r>
      <w:r>
        <w:rPr>
          <w:i/>
          <w:spacing w:val="-4"/>
          <w:w w:val="105"/>
          <w:sz w:val="24"/>
        </w:rPr>
        <w:t>,</w:t>
      </w:r>
      <w:r>
        <w:rPr>
          <w:i/>
          <w:sz w:val="24"/>
        </w:rPr>
        <w:tab/>
      </w:r>
      <w:bookmarkStart w:id="253" w:name="_bookmark68"/>
      <w:bookmarkEnd w:id="253"/>
      <w:r>
        <w:rPr>
          <w:spacing w:val="-2"/>
          <w:w w:val="110"/>
          <w:sz w:val="24"/>
        </w:rPr>
        <w:t>(3.11)</w:t>
      </w:r>
    </w:p>
    <w:p w14:paraId="00DC1F70" w14:textId="77777777" w:rsidR="00350CFB" w:rsidRDefault="00283FFF">
      <w:pPr>
        <w:pStyle w:val="a3"/>
        <w:spacing w:line="291" w:lineRule="exact"/>
        <w:ind w:left="6249"/>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71" w14:textId="77777777" w:rsidR="00350CFB" w:rsidRDefault="00350CFB">
      <w:pPr>
        <w:pStyle w:val="a3"/>
        <w:spacing w:line="291" w:lineRule="exact"/>
        <w:rPr>
          <w:rFonts w:ascii="Arial Unicode MS"/>
        </w:rPr>
        <w:sectPr w:rsidR="00350CFB">
          <w:type w:val="continuous"/>
          <w:pgSz w:w="11910" w:h="16840"/>
          <w:pgMar w:top="1920" w:right="708" w:bottom="280" w:left="992" w:header="0" w:footer="2115" w:gutter="0"/>
          <w:cols w:space="720"/>
        </w:sectPr>
      </w:pPr>
    </w:p>
    <w:p w14:paraId="00DC1F72" w14:textId="77777777" w:rsidR="00350CFB" w:rsidRDefault="00283FFF">
      <w:pPr>
        <w:pStyle w:val="a3"/>
        <w:spacing w:before="41" w:line="366" w:lineRule="exact"/>
        <w:ind w:left="1775"/>
      </w:pPr>
      <w:r>
        <w:t>worst_close_pnl_score(</w:t>
      </w:r>
      <w:r>
        <w:rPr>
          <w:i/>
        </w:rPr>
        <w:t>w</w:t>
      </w:r>
      <w:r>
        <w:t>)</w:t>
      </w:r>
      <w:r>
        <w:rPr>
          <w:spacing w:val="32"/>
        </w:rPr>
        <w:t xml:space="preserve"> </w:t>
      </w:r>
      <w:r>
        <w:t>=</w:t>
      </w:r>
      <w:r>
        <w:rPr>
          <w:spacing w:val="32"/>
        </w:rPr>
        <w:t xml:space="preserve"> </w:t>
      </w:r>
      <w:r>
        <w:rPr>
          <w:rFonts w:ascii="Arial Unicode MS" w:hAnsi="Arial Unicode MS"/>
        </w:rPr>
        <w:t>−</w:t>
      </w:r>
      <w:r>
        <w:rPr>
          <w:rFonts w:ascii="Arial Unicode MS" w:hAnsi="Arial Unicode MS"/>
          <w:spacing w:val="72"/>
          <w:w w:val="150"/>
        </w:rPr>
        <w:t xml:space="preserve"> </w:t>
      </w:r>
      <w:r>
        <w:rPr>
          <w:spacing w:val="-5"/>
        </w:rPr>
        <w:t>min</w:t>
      </w:r>
    </w:p>
    <w:p w14:paraId="00DC1F73" w14:textId="77777777" w:rsidR="00350CFB" w:rsidRDefault="00283FFF">
      <w:pPr>
        <w:spacing w:line="138" w:lineRule="exact"/>
        <w:jc w:val="right"/>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74" w14:textId="77777777" w:rsidR="00350CFB" w:rsidRDefault="00283FFF">
      <w:pPr>
        <w:tabs>
          <w:tab w:val="left" w:pos="3631"/>
        </w:tabs>
        <w:spacing w:before="121"/>
        <w:rPr>
          <w:sz w:val="24"/>
        </w:rPr>
      </w:pPr>
      <w:r>
        <w:br w:type="column"/>
      </w:r>
      <w:r>
        <w:rPr>
          <w:i/>
          <w:spacing w:val="-5"/>
          <w:sz w:val="24"/>
        </w:rPr>
        <w:t>x</w:t>
      </w:r>
      <w:r>
        <w:rPr>
          <w:rFonts w:ascii="Menlo"/>
          <w:i/>
          <w:spacing w:val="-5"/>
          <w:sz w:val="24"/>
          <w:vertAlign w:val="subscript"/>
        </w:rPr>
        <w:t>c</w:t>
      </w:r>
      <w:r>
        <w:rPr>
          <w:i/>
          <w:spacing w:val="-5"/>
          <w:sz w:val="24"/>
        </w:rPr>
        <w:t>.</w:t>
      </w:r>
      <w:r>
        <w:rPr>
          <w:i/>
          <w:sz w:val="24"/>
        </w:rPr>
        <w:tab/>
      </w:r>
      <w:bookmarkStart w:id="254" w:name="_bookmark69"/>
      <w:bookmarkEnd w:id="254"/>
      <w:r>
        <w:rPr>
          <w:spacing w:val="-2"/>
          <w:sz w:val="24"/>
        </w:rPr>
        <w:t>(3.12)</w:t>
      </w:r>
    </w:p>
    <w:p w14:paraId="00DC1F75" w14:textId="77777777" w:rsidR="00350CFB" w:rsidRDefault="00350CFB">
      <w:pPr>
        <w:rPr>
          <w:sz w:val="24"/>
        </w:rPr>
        <w:sectPr w:rsidR="00350CFB">
          <w:type w:val="continuous"/>
          <w:pgSz w:w="11910" w:h="16840"/>
          <w:pgMar w:top="1920" w:right="708" w:bottom="280" w:left="992" w:header="0" w:footer="2115" w:gutter="0"/>
          <w:cols w:num="2" w:space="720" w:equalWidth="0">
            <w:col w:w="5406" w:space="39"/>
            <w:col w:w="4765"/>
          </w:cols>
        </w:sectPr>
      </w:pPr>
    </w:p>
    <w:p w14:paraId="00DC1F76" w14:textId="77777777" w:rsidR="00350CFB" w:rsidRDefault="00350CFB">
      <w:pPr>
        <w:pStyle w:val="a3"/>
        <w:spacing w:before="134"/>
      </w:pPr>
    </w:p>
    <w:p w14:paraId="00DC1F77" w14:textId="77777777" w:rsidR="00350CFB" w:rsidRDefault="00283FFF">
      <w:pPr>
        <w:pStyle w:val="a3"/>
        <w:spacing w:line="396" w:lineRule="auto"/>
        <w:ind w:left="274" w:right="522" w:firstLine="7"/>
        <w:jc w:val="both"/>
      </w:pPr>
      <w:r>
        <w:t>Equation</w:t>
      </w:r>
      <w:r>
        <w:rPr>
          <w:spacing w:val="-15"/>
        </w:rPr>
        <w:t xml:space="preserve"> </w:t>
      </w:r>
      <w:r>
        <w:t>(</w:t>
      </w:r>
      <w:hyperlink w:anchor="_bookmark67" w:history="1">
        <w:r>
          <w:t>3.10</w:t>
        </w:r>
      </w:hyperlink>
      <w:r>
        <w:t>)</w:t>
      </w:r>
      <w:r>
        <w:rPr>
          <w:spacing w:val="-15"/>
        </w:rPr>
        <w:t xml:space="preserve"> </w:t>
      </w:r>
      <w:r>
        <w:t>sums</w:t>
      </w:r>
      <w:r>
        <w:rPr>
          <w:spacing w:val="-15"/>
        </w:rPr>
        <w:t xml:space="preserve"> </w:t>
      </w:r>
      <w:r>
        <w:t>absolute</w:t>
      </w:r>
      <w:r>
        <w:rPr>
          <w:spacing w:val="-15"/>
        </w:rPr>
        <w:t xml:space="preserve"> </w:t>
      </w:r>
      <w:r>
        <w:t>loss</w:t>
      </w:r>
      <w:r>
        <w:rPr>
          <w:spacing w:val="-15"/>
        </w:rPr>
        <w:t xml:space="preserve"> </w:t>
      </w:r>
      <w:r>
        <w:t>magnitudes</w:t>
      </w:r>
      <w:r>
        <w:rPr>
          <w:spacing w:val="-15"/>
        </w:rPr>
        <w:t xml:space="preserve"> </w:t>
      </w:r>
      <w:r>
        <w:t>over</w:t>
      </w:r>
      <w:r>
        <w:rPr>
          <w:spacing w:val="-15"/>
        </w:rPr>
        <w:t xml:space="preserve"> </w:t>
      </w:r>
      <w:r>
        <w:t>all</w:t>
      </w:r>
      <w:r>
        <w:rPr>
          <w:spacing w:val="-15"/>
        </w:rPr>
        <w:t xml:space="preserve"> </w:t>
      </w:r>
      <w:r>
        <w:t>negative-PnL</w:t>
      </w:r>
      <w:r>
        <w:rPr>
          <w:spacing w:val="-15"/>
        </w:rPr>
        <w:t xml:space="preserve"> </w:t>
      </w:r>
      <w:r>
        <w:t>closes,</w:t>
      </w:r>
      <w:r>
        <w:rPr>
          <w:spacing w:val="-13"/>
        </w:rPr>
        <w:t xml:space="preserve"> </w:t>
      </w:r>
      <w:r>
        <w:t>including</w:t>
      </w:r>
      <w:r>
        <w:rPr>
          <w:spacing w:val="-15"/>
        </w:rPr>
        <w:t xml:space="preserve"> </w:t>
      </w:r>
      <w:r>
        <w:t>liquidations (higher is better after the sign flip).</w:t>
      </w:r>
      <w:r>
        <w:rPr>
          <w:spacing w:val="40"/>
        </w:rPr>
        <w:t xml:space="preserve"> </w:t>
      </w:r>
      <w:r>
        <w:t>Equation (</w:t>
      </w:r>
      <w:hyperlink w:anchor="_bookmark68" w:history="1">
        <w:r>
          <w:t>3.11</w:t>
        </w:r>
      </w:hyperlink>
      <w:r>
        <w:t xml:space="preserve">) is the fraction of closes that are not ordinary </w:t>
      </w:r>
      <w:r>
        <w:rPr>
          <w:spacing w:val="-2"/>
        </w:rPr>
        <w:t>(non-liquidation)</w:t>
      </w:r>
      <w:r>
        <w:rPr>
          <w:spacing w:val="-5"/>
        </w:rPr>
        <w:t xml:space="preserve"> </w:t>
      </w:r>
      <w:r>
        <w:rPr>
          <w:spacing w:val="-2"/>
        </w:rPr>
        <w:t>losses; liquidations</w:t>
      </w:r>
      <w:r>
        <w:rPr>
          <w:spacing w:val="-5"/>
        </w:rPr>
        <w:t xml:space="preserve"> </w:t>
      </w:r>
      <w:r>
        <w:rPr>
          <w:spacing w:val="-2"/>
        </w:rPr>
        <w:t>therefore</w:t>
      </w:r>
      <w:r>
        <w:rPr>
          <w:spacing w:val="-5"/>
        </w:rPr>
        <w:t xml:space="preserve"> </w:t>
      </w:r>
      <w:r>
        <w:rPr>
          <w:spacing w:val="-2"/>
        </w:rPr>
        <w:t>raise</w:t>
      </w:r>
      <w:r>
        <w:rPr>
          <w:spacing w:val="-5"/>
        </w:rPr>
        <w:t xml:space="preserve"> </w:t>
      </w:r>
      <w:r>
        <w:rPr>
          <w:spacing w:val="-2"/>
        </w:rPr>
        <w:t>non_loss_close_rate</w:t>
      </w:r>
      <w:r>
        <w:rPr>
          <w:spacing w:val="-5"/>
        </w:rPr>
        <w:t xml:space="preserve"> </w:t>
      </w:r>
      <w:r>
        <w:rPr>
          <w:spacing w:val="-2"/>
        </w:rPr>
        <w:t>and</w:t>
      </w:r>
      <w:r>
        <w:rPr>
          <w:spacing w:val="-5"/>
        </w:rPr>
        <w:t xml:space="preserve"> </w:t>
      </w:r>
      <w:r>
        <w:rPr>
          <w:spacing w:val="-2"/>
        </w:rPr>
        <w:t>are</w:t>
      </w:r>
      <w:r>
        <w:rPr>
          <w:spacing w:val="-5"/>
        </w:rPr>
        <w:t xml:space="preserve"> </w:t>
      </w:r>
      <w:r>
        <w:rPr>
          <w:spacing w:val="-2"/>
        </w:rPr>
        <w:t>not</w:t>
      </w:r>
      <w:r>
        <w:rPr>
          <w:spacing w:val="-5"/>
        </w:rPr>
        <w:t xml:space="preserve"> </w:t>
      </w:r>
      <w:r>
        <w:rPr>
          <w:spacing w:val="-2"/>
        </w:rPr>
        <w:t>treated</w:t>
      </w:r>
      <w:r>
        <w:rPr>
          <w:spacing w:val="-5"/>
        </w:rPr>
        <w:t xml:space="preserve"> </w:t>
      </w:r>
      <w:r>
        <w:rPr>
          <w:spacing w:val="-2"/>
        </w:rPr>
        <w:t>as</w:t>
      </w:r>
      <w:r>
        <w:rPr>
          <w:spacing w:val="-5"/>
        </w:rPr>
        <w:t xml:space="preserve"> </w:t>
      </w:r>
      <w:r>
        <w:rPr>
          <w:spacing w:val="-2"/>
        </w:rPr>
        <w:t>ordi-</w:t>
      </w:r>
      <w:r>
        <w:t>nary</w:t>
      </w:r>
      <w:r>
        <w:rPr>
          <w:spacing w:val="-13"/>
        </w:rPr>
        <w:t xml:space="preserve"> </w:t>
      </w:r>
      <w:r>
        <w:t>losses.</w:t>
      </w:r>
      <w:r>
        <w:rPr>
          <w:spacing w:val="12"/>
        </w:rPr>
        <w:t xml:space="preserve"> </w:t>
      </w:r>
      <w:r>
        <w:t>Equation</w:t>
      </w:r>
      <w:r>
        <w:rPr>
          <w:spacing w:val="-13"/>
        </w:rPr>
        <w:t xml:space="preserve"> </w:t>
      </w:r>
      <w:r>
        <w:t>(</w:t>
      </w:r>
      <w:hyperlink w:anchor="_bookmark69" w:history="1">
        <w:r>
          <w:t>3.12</w:t>
        </w:r>
      </w:hyperlink>
      <w:r>
        <w:t>)</w:t>
      </w:r>
      <w:r>
        <w:rPr>
          <w:spacing w:val="-13"/>
        </w:rPr>
        <w:t xml:space="preserve"> </w:t>
      </w:r>
      <w:r>
        <w:t>rewards</w:t>
      </w:r>
      <w:r>
        <w:rPr>
          <w:spacing w:val="-13"/>
        </w:rPr>
        <w:t xml:space="preserve"> </w:t>
      </w:r>
      <w:r>
        <w:t>wallets</w:t>
      </w:r>
      <w:r>
        <w:rPr>
          <w:spacing w:val="-13"/>
        </w:rPr>
        <w:t xml:space="preserve"> </w:t>
      </w:r>
      <w:r>
        <w:t>whose</w:t>
      </w:r>
      <w:r>
        <w:rPr>
          <w:spacing w:val="-13"/>
        </w:rPr>
        <w:t xml:space="preserve"> </w:t>
      </w:r>
      <w:r>
        <w:t>worst</w:t>
      </w:r>
      <w:r>
        <w:rPr>
          <w:spacing w:val="-13"/>
        </w:rPr>
        <w:t xml:space="preserve"> </w:t>
      </w:r>
      <w:r>
        <w:t>close</w:t>
      </w:r>
      <w:r>
        <w:rPr>
          <w:spacing w:val="-13"/>
        </w:rPr>
        <w:t xml:space="preserve"> </w:t>
      </w:r>
      <w:r>
        <w:t>is</w:t>
      </w:r>
      <w:r>
        <w:rPr>
          <w:spacing w:val="-13"/>
        </w:rPr>
        <w:t xml:space="preserve"> </w:t>
      </w:r>
      <w:r>
        <w:t>less</w:t>
      </w:r>
      <w:r>
        <w:rPr>
          <w:spacing w:val="-13"/>
        </w:rPr>
        <w:t xml:space="preserve"> </w:t>
      </w:r>
      <w:r>
        <w:t>severe</w:t>
      </w:r>
      <w:r>
        <w:rPr>
          <w:spacing w:val="-13"/>
        </w:rPr>
        <w:t xml:space="preserve"> </w:t>
      </w:r>
      <w:r>
        <w:t>(again</w:t>
      </w:r>
      <w:r>
        <w:rPr>
          <w:spacing w:val="-13"/>
        </w:rPr>
        <w:t xml:space="preserve"> </w:t>
      </w:r>
      <w:r>
        <w:t>after</w:t>
      </w:r>
      <w:r>
        <w:rPr>
          <w:spacing w:val="-13"/>
        </w:rPr>
        <w:t xml:space="preserve"> </w:t>
      </w:r>
      <w:r>
        <w:t>sign</w:t>
      </w:r>
      <w:r>
        <w:rPr>
          <w:spacing w:val="-13"/>
        </w:rPr>
        <w:t xml:space="preserve"> </w:t>
      </w:r>
      <w:r>
        <w:t>flip). Liquidation</w:t>
      </w:r>
      <w:r>
        <w:rPr>
          <w:spacing w:val="7"/>
        </w:rPr>
        <w:t xml:space="preserve"> </w:t>
      </w:r>
      <w:r>
        <w:t>closes</w:t>
      </w:r>
      <w:r>
        <w:rPr>
          <w:spacing w:val="8"/>
        </w:rPr>
        <w:t xml:space="preserve"> </w:t>
      </w:r>
      <w:r>
        <w:t>are</w:t>
      </w:r>
      <w:r>
        <w:rPr>
          <w:spacing w:val="8"/>
        </w:rPr>
        <w:t xml:space="preserve"> </w:t>
      </w:r>
      <w:r>
        <w:t>included</w:t>
      </w:r>
      <w:r>
        <w:rPr>
          <w:spacing w:val="8"/>
        </w:rPr>
        <w:t xml:space="preserve"> </w:t>
      </w:r>
      <w:r>
        <w:t>in</w:t>
      </w:r>
      <w:r>
        <w:rPr>
          <w:spacing w:val="7"/>
        </w:rPr>
        <w:t xml:space="preserve"> </w:t>
      </w:r>
      <w:r>
        <w:t>the</w:t>
      </w:r>
      <w:r>
        <w:rPr>
          <w:spacing w:val="8"/>
        </w:rPr>
        <w:t xml:space="preserve"> </w:t>
      </w:r>
      <w:r>
        <w:t>worst-close</w:t>
      </w:r>
      <w:r>
        <w:rPr>
          <w:spacing w:val="8"/>
        </w:rPr>
        <w:t xml:space="preserve"> </w:t>
      </w:r>
      <w:r>
        <w:t>minimum</w:t>
      </w:r>
      <w:r>
        <w:rPr>
          <w:spacing w:val="8"/>
        </w:rPr>
        <w:t xml:space="preserve"> </w:t>
      </w:r>
      <w:r>
        <w:t>but</w:t>
      </w:r>
      <w:r>
        <w:rPr>
          <w:spacing w:val="8"/>
        </w:rPr>
        <w:t xml:space="preserve"> </w:t>
      </w:r>
      <w:r>
        <w:t>are</w:t>
      </w:r>
      <w:r>
        <w:rPr>
          <w:spacing w:val="7"/>
        </w:rPr>
        <w:t xml:space="preserve"> </w:t>
      </w:r>
      <w:r>
        <w:t>excluded</w:t>
      </w:r>
      <w:r>
        <w:rPr>
          <w:spacing w:val="8"/>
        </w:rPr>
        <w:t xml:space="preserve"> </w:t>
      </w:r>
      <w:r>
        <w:t>from</w:t>
      </w:r>
      <w:r>
        <w:rPr>
          <w:spacing w:val="8"/>
        </w:rPr>
        <w:t xml:space="preserve"> </w:t>
      </w:r>
      <w:r>
        <w:t>the</w:t>
      </w:r>
      <w:r>
        <w:rPr>
          <w:spacing w:val="8"/>
        </w:rPr>
        <w:t xml:space="preserve"> </w:t>
      </w:r>
      <w:r>
        <w:rPr>
          <w:spacing w:val="-2"/>
        </w:rPr>
        <w:t>ordinary-</w:t>
      </w:r>
    </w:p>
    <w:p w14:paraId="00DC1F78"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79" w14:textId="77777777" w:rsidR="00350CFB" w:rsidRDefault="00283FFF">
      <w:pPr>
        <w:pStyle w:val="a3"/>
        <w:spacing w:before="72" w:line="396" w:lineRule="auto"/>
        <w:ind w:left="282" w:right="522"/>
        <w:jc w:val="both"/>
      </w:pPr>
      <w:r>
        <w:t>loss</w:t>
      </w:r>
      <w:r>
        <w:rPr>
          <w:spacing w:val="-10"/>
        </w:rPr>
        <w:t xml:space="preserve"> </w:t>
      </w:r>
      <w:r>
        <w:t>count</w:t>
      </w:r>
      <w:r>
        <w:rPr>
          <w:spacing w:val="-10"/>
        </w:rPr>
        <w:t xml:space="preserve"> </w:t>
      </w:r>
      <w:r>
        <w:t>in</w:t>
      </w:r>
      <w:r>
        <w:rPr>
          <w:spacing w:val="-10"/>
        </w:rPr>
        <w:t xml:space="preserve"> </w:t>
      </w:r>
      <w:r>
        <w:t>Equation</w:t>
      </w:r>
      <w:r>
        <w:rPr>
          <w:spacing w:val="-10"/>
        </w:rPr>
        <w:t xml:space="preserve"> </w:t>
      </w:r>
      <w:r>
        <w:t>(</w:t>
      </w:r>
      <w:hyperlink w:anchor="_bookmark68" w:history="1">
        <w:r>
          <w:t>3.11</w:t>
        </w:r>
      </w:hyperlink>
      <w:r>
        <w:t>),</w:t>
      </w:r>
      <w:r>
        <w:rPr>
          <w:spacing w:val="-9"/>
        </w:rPr>
        <w:t xml:space="preserve"> </w:t>
      </w:r>
      <w:r>
        <w:t>so</w:t>
      </w:r>
      <w:r>
        <w:rPr>
          <w:spacing w:val="-10"/>
        </w:rPr>
        <w:t xml:space="preserve"> </w:t>
      </w:r>
      <w:r>
        <w:t>that</w:t>
      </w:r>
      <w:r>
        <w:rPr>
          <w:spacing w:val="-9"/>
        </w:rPr>
        <w:t xml:space="preserve"> </w:t>
      </w:r>
      <w:r>
        <w:t>forced</w:t>
      </w:r>
      <w:r>
        <w:rPr>
          <w:spacing w:val="-10"/>
        </w:rPr>
        <w:t xml:space="preserve"> </w:t>
      </w:r>
      <w:r>
        <w:t>liquidations</w:t>
      </w:r>
      <w:r>
        <w:rPr>
          <w:spacing w:val="-10"/>
        </w:rPr>
        <w:t xml:space="preserve"> </w:t>
      </w:r>
      <w:r>
        <w:t>are</w:t>
      </w:r>
      <w:r>
        <w:rPr>
          <w:spacing w:val="-10"/>
        </w:rPr>
        <w:t xml:space="preserve"> </w:t>
      </w:r>
      <w:r>
        <w:t>not</w:t>
      </w:r>
      <w:r>
        <w:rPr>
          <w:spacing w:val="-10"/>
        </w:rPr>
        <w:t xml:space="preserve"> </w:t>
      </w:r>
      <w:r>
        <w:t>double-counted</w:t>
      </w:r>
      <w:r>
        <w:rPr>
          <w:spacing w:val="-10"/>
        </w:rPr>
        <w:t xml:space="preserve"> </w:t>
      </w:r>
      <w:r>
        <w:t>as</w:t>
      </w:r>
      <w:r>
        <w:rPr>
          <w:spacing w:val="-10"/>
        </w:rPr>
        <w:t xml:space="preserve"> </w:t>
      </w:r>
      <w:r>
        <w:t>ordinary</w:t>
      </w:r>
      <w:r>
        <w:rPr>
          <w:spacing w:val="-10"/>
        </w:rPr>
        <w:t xml:space="preserve"> </w:t>
      </w:r>
      <w:r>
        <w:t>losses. Inverse-risk</w:t>
      </w:r>
      <w:r>
        <w:rPr>
          <w:spacing w:val="-8"/>
        </w:rPr>
        <w:t xml:space="preserve"> </w:t>
      </w:r>
      <w:r>
        <w:t>proxies</w:t>
      </w:r>
      <w:r>
        <w:rPr>
          <w:spacing w:val="-8"/>
        </w:rPr>
        <w:t xml:space="preserve"> </w:t>
      </w:r>
      <w:r>
        <w:t>are</w:t>
      </w:r>
      <w:r>
        <w:rPr>
          <w:spacing w:val="-8"/>
        </w:rPr>
        <w:t xml:space="preserve"> </w:t>
      </w:r>
      <w:r>
        <w:t>not</w:t>
      </w:r>
      <w:r>
        <w:rPr>
          <w:spacing w:val="-7"/>
        </w:rPr>
        <w:t xml:space="preserve"> </w:t>
      </w:r>
      <w:r>
        <w:t>inputs</w:t>
      </w:r>
      <w:r>
        <w:rPr>
          <w:spacing w:val="-7"/>
        </w:rPr>
        <w:t xml:space="preserve"> </w:t>
      </w:r>
      <w:r>
        <w:t>to</w:t>
      </w:r>
      <w:r>
        <w:rPr>
          <w:spacing w:val="-8"/>
        </w:rPr>
        <w:t xml:space="preserve"> </w:t>
      </w:r>
      <w:r>
        <w:t>EndorseRank</w:t>
      </w:r>
      <w:r>
        <w:rPr>
          <w:spacing w:val="-8"/>
        </w:rPr>
        <w:t xml:space="preserve"> </w:t>
      </w:r>
      <w:r>
        <w:t>or</w:t>
      </w:r>
      <w:r>
        <w:rPr>
          <w:spacing w:val="-8"/>
        </w:rPr>
        <w:t xml:space="preserve"> </w:t>
      </w:r>
      <w:r>
        <w:t>AWP;</w:t>
      </w:r>
      <w:r>
        <w:rPr>
          <w:spacing w:val="-8"/>
        </w:rPr>
        <w:t xml:space="preserve"> </w:t>
      </w:r>
      <w:r>
        <w:t>alignment</w:t>
      </w:r>
      <w:r>
        <w:rPr>
          <w:spacing w:val="-7"/>
        </w:rPr>
        <w:t xml:space="preserve"> </w:t>
      </w:r>
      <w:r>
        <w:t>here</w:t>
      </w:r>
      <w:r>
        <w:rPr>
          <w:spacing w:val="-8"/>
        </w:rPr>
        <w:t xml:space="preserve"> </w:t>
      </w:r>
      <w:r>
        <w:t>is</w:t>
      </w:r>
      <w:r>
        <w:rPr>
          <w:spacing w:val="-8"/>
        </w:rPr>
        <w:t xml:space="preserve"> </w:t>
      </w:r>
      <w:r>
        <w:t>evidence</w:t>
      </w:r>
      <w:r>
        <w:rPr>
          <w:spacing w:val="-8"/>
        </w:rPr>
        <w:t xml:space="preserve"> </w:t>
      </w:r>
      <w:r>
        <w:t>that</w:t>
      </w:r>
      <w:r>
        <w:rPr>
          <w:spacing w:val="-7"/>
        </w:rPr>
        <w:t xml:space="preserve"> </w:t>
      </w:r>
      <w:r>
        <w:t>social structure co-varies with risk-avoiding trading behavior.</w:t>
      </w:r>
    </w:p>
    <w:p w14:paraId="00DC1F7A" w14:textId="77777777" w:rsidR="00350CFB" w:rsidRDefault="00350CFB">
      <w:pPr>
        <w:pStyle w:val="a3"/>
        <w:spacing w:before="8"/>
      </w:pPr>
    </w:p>
    <w:p w14:paraId="00DC1F7B" w14:textId="77777777" w:rsidR="00350CFB" w:rsidRDefault="00283FFF">
      <w:pPr>
        <w:pStyle w:val="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1F7C" w14:textId="77777777" w:rsidR="00350CFB" w:rsidRDefault="00350CFB">
      <w:pPr>
        <w:pStyle w:val="a3"/>
        <w:spacing w:before="46"/>
        <w:rPr>
          <w:b/>
        </w:rPr>
      </w:pPr>
    </w:p>
    <w:p w14:paraId="00DC1F7D" w14:textId="77777777" w:rsidR="00350CFB" w:rsidRDefault="00283FFF">
      <w:pPr>
        <w:pStyle w:val="a3"/>
        <w:spacing w:line="396" w:lineRule="auto"/>
        <w:ind w:left="282" w:right="522"/>
        <w:jc w:val="both"/>
      </w:pPr>
      <w:r>
        <w:t>Self-transfers (</w:t>
      </w:r>
      <w:r>
        <w:rPr>
          <w:i/>
        </w:rPr>
        <w:t xml:space="preserve">u </w:t>
      </w:r>
      <w:r>
        <w:t xml:space="preserve">= </w:t>
      </w:r>
      <w:r>
        <w:rPr>
          <w:i/>
        </w:rPr>
        <w:t>w</w:t>
      </w:r>
      <w:r>
        <w:t xml:space="preserve">) are excluded from inbound counters. Let </w:t>
      </w:r>
      <w:r>
        <w:rPr>
          <w:i/>
        </w:rPr>
        <w:t>N</w:t>
      </w:r>
      <w:r>
        <w:rPr>
          <w:vertAlign w:val="subscript"/>
        </w:rPr>
        <w:t>tx</w:t>
      </w:r>
      <w:r>
        <w:t>(</w:t>
      </w:r>
      <w:r>
        <w:rPr>
          <w:i/>
        </w:rPr>
        <w:t>w</w:t>
      </w:r>
      <w:r>
        <w:t xml:space="preserve">) be the number of inbound </w:t>
      </w:r>
      <w:r>
        <w:rPr>
          <w:w w:val="105"/>
        </w:rPr>
        <w:t>transfers</w:t>
      </w:r>
      <w:r>
        <w:rPr>
          <w:spacing w:val="-14"/>
          <w:w w:val="105"/>
        </w:rPr>
        <w:t xml:space="preserve"> </w:t>
      </w:r>
      <w:r>
        <w:rPr>
          <w:w w:val="105"/>
        </w:rPr>
        <w:t>to</w:t>
      </w:r>
      <w:r>
        <w:rPr>
          <w:spacing w:val="-13"/>
          <w:w w:val="105"/>
        </w:rPr>
        <w:t xml:space="preserve"> </w:t>
      </w:r>
      <w:r>
        <w:rPr>
          <w:i/>
          <w:w w:val="105"/>
        </w:rPr>
        <w:t>w</w:t>
      </w:r>
      <w:r>
        <w:rPr>
          <w:i/>
          <w:spacing w:val="-10"/>
          <w:w w:val="105"/>
        </w:rPr>
        <w:t xml:space="preserve"> </w:t>
      </w:r>
      <w:r>
        <w:rPr>
          <w:w w:val="105"/>
        </w:rPr>
        <w:t>from</w:t>
      </w:r>
      <w:r>
        <w:rPr>
          <w:spacing w:val="-14"/>
          <w:w w:val="105"/>
        </w:rPr>
        <w:t xml:space="preserve"> </w:t>
      </w:r>
      <w:r>
        <w:rPr>
          <w:w w:val="105"/>
        </w:rPr>
        <w:t>other</w:t>
      </w:r>
      <w:r>
        <w:rPr>
          <w:spacing w:val="-14"/>
          <w:w w:val="105"/>
        </w:rPr>
        <w:t xml:space="preserve"> </w:t>
      </w:r>
      <w:r>
        <w:rPr>
          <w:w w:val="105"/>
        </w:rPr>
        <w:t>addresses</w:t>
      </w:r>
      <w:r>
        <w:rPr>
          <w:spacing w:val="-14"/>
          <w:w w:val="105"/>
        </w:rPr>
        <w:t xml:space="preserve"> </w:t>
      </w:r>
      <w:r>
        <w:rPr>
          <w:w w:val="105"/>
        </w:rPr>
        <w:t>and</w:t>
      </w:r>
      <w:r>
        <w:rPr>
          <w:spacing w:val="-13"/>
          <w:w w:val="105"/>
        </w:rPr>
        <w:t xml:space="preserve"> </w:t>
      </w:r>
      <w:r>
        <w:rPr>
          <w:i/>
          <w:w w:val="105"/>
        </w:rPr>
        <w:t>N</w:t>
      </w:r>
      <w:r>
        <w:rPr>
          <w:w w:val="105"/>
          <w:vertAlign w:val="subscript"/>
        </w:rPr>
        <w:t>uniq</w:t>
      </w:r>
      <w:r>
        <w:rPr>
          <w:w w:val="105"/>
        </w:rPr>
        <w:t>(</w:t>
      </w:r>
      <w:r>
        <w:rPr>
          <w:i/>
          <w:w w:val="105"/>
        </w:rPr>
        <w:t>w</w:t>
      </w:r>
      <w:r>
        <w:rPr>
          <w:w w:val="105"/>
        </w:rPr>
        <w:t>)</w:t>
      </w:r>
      <w:r>
        <w:rPr>
          <w:spacing w:val="-13"/>
          <w:w w:val="105"/>
        </w:rPr>
        <w:t xml:space="preserve"> </w:t>
      </w:r>
      <w:r>
        <w:rPr>
          <w:w w:val="105"/>
        </w:rPr>
        <w:t>the</w:t>
      </w:r>
      <w:r>
        <w:rPr>
          <w:spacing w:val="-14"/>
          <w:w w:val="105"/>
        </w:rPr>
        <w:t xml:space="preserve"> </w:t>
      </w:r>
      <w:r>
        <w:rPr>
          <w:w w:val="105"/>
        </w:rPr>
        <w:t>number</w:t>
      </w:r>
      <w:r>
        <w:rPr>
          <w:spacing w:val="-14"/>
          <w:w w:val="105"/>
        </w:rPr>
        <w:t xml:space="preserve"> </w:t>
      </w:r>
      <w:r>
        <w:rPr>
          <w:w w:val="105"/>
        </w:rPr>
        <w:t>of</w:t>
      </w:r>
      <w:r>
        <w:rPr>
          <w:spacing w:val="-14"/>
          <w:w w:val="105"/>
        </w:rPr>
        <w:t xml:space="preserve"> </w:t>
      </w:r>
      <w:r>
        <w:rPr>
          <w:w w:val="105"/>
        </w:rPr>
        <w:t>distinct</w:t>
      </w:r>
      <w:r>
        <w:rPr>
          <w:spacing w:val="-14"/>
          <w:w w:val="105"/>
        </w:rPr>
        <w:t xml:space="preserve"> </w:t>
      </w:r>
      <w:r>
        <w:rPr>
          <w:w w:val="105"/>
        </w:rPr>
        <w:t>inbound</w:t>
      </w:r>
      <w:r>
        <w:rPr>
          <w:spacing w:val="-14"/>
          <w:w w:val="105"/>
        </w:rPr>
        <w:t xml:space="preserve"> </w:t>
      </w:r>
      <w:r>
        <w:rPr>
          <w:w w:val="105"/>
        </w:rPr>
        <w:t>counterparties. Let</w:t>
      </w:r>
      <w:r>
        <w:rPr>
          <w:spacing w:val="-16"/>
          <w:w w:val="105"/>
        </w:rPr>
        <w:t xml:space="preserve"> </w:t>
      </w:r>
      <w:r>
        <w:rPr>
          <w:i/>
          <w:w w:val="105"/>
        </w:rPr>
        <w:t>t</w:t>
      </w:r>
      <w:r>
        <w:rPr>
          <w:w w:val="105"/>
          <w:vertAlign w:val="subscript"/>
        </w:rPr>
        <w:t>min</w:t>
      </w:r>
      <w:r>
        <w:rPr>
          <w:w w:val="105"/>
        </w:rPr>
        <w:t>(</w:t>
      </w:r>
      <w:r>
        <w:rPr>
          <w:i/>
          <w:w w:val="105"/>
        </w:rPr>
        <w:t>w</w:t>
      </w:r>
      <w:r>
        <w:rPr>
          <w:w w:val="105"/>
        </w:rPr>
        <w:t>)</w:t>
      </w:r>
      <w:r>
        <w:rPr>
          <w:spacing w:val="-16"/>
          <w:w w:val="105"/>
        </w:rPr>
        <w:t xml:space="preserve"> </w:t>
      </w:r>
      <w:r>
        <w:rPr>
          <w:w w:val="105"/>
        </w:rPr>
        <w:t>and</w:t>
      </w:r>
      <w:r>
        <w:rPr>
          <w:spacing w:val="-16"/>
          <w:w w:val="105"/>
        </w:rPr>
        <w:t xml:space="preserve"> </w:t>
      </w:r>
      <w:r>
        <w:rPr>
          <w:i/>
          <w:w w:val="105"/>
        </w:rPr>
        <w:t>t</w:t>
      </w:r>
      <w:r>
        <w:rPr>
          <w:w w:val="105"/>
          <w:vertAlign w:val="subscript"/>
        </w:rPr>
        <w:t>max</w:t>
      </w:r>
      <w:r>
        <w:rPr>
          <w:w w:val="105"/>
        </w:rPr>
        <w:t>(</w:t>
      </w:r>
      <w:r>
        <w:rPr>
          <w:i/>
          <w:w w:val="105"/>
        </w:rPr>
        <w:t>w</w:t>
      </w:r>
      <w:r>
        <w:rPr>
          <w:w w:val="105"/>
        </w:rPr>
        <w:t>)</w:t>
      </w:r>
      <w:r>
        <w:rPr>
          <w:spacing w:val="-15"/>
          <w:w w:val="105"/>
        </w:rPr>
        <w:t xml:space="preserve"> </w:t>
      </w:r>
      <w:r>
        <w:rPr>
          <w:w w:val="105"/>
        </w:rPr>
        <w:t>be</w:t>
      </w:r>
      <w:r>
        <w:rPr>
          <w:spacing w:val="-16"/>
          <w:w w:val="105"/>
        </w:rPr>
        <w:t xml:space="preserve"> </w:t>
      </w:r>
      <w:r>
        <w:rPr>
          <w:w w:val="105"/>
        </w:rPr>
        <w:t>the</w:t>
      </w:r>
      <w:r>
        <w:rPr>
          <w:spacing w:val="-16"/>
          <w:w w:val="105"/>
        </w:rPr>
        <w:t xml:space="preserve"> </w:t>
      </w:r>
      <w:r>
        <w:rPr>
          <w:w w:val="105"/>
        </w:rPr>
        <w:t>first</w:t>
      </w:r>
      <w:r>
        <w:rPr>
          <w:spacing w:val="-16"/>
          <w:w w:val="105"/>
        </w:rPr>
        <w:t xml:space="preserve"> </w:t>
      </w:r>
      <w:r>
        <w:rPr>
          <w:w w:val="105"/>
        </w:rPr>
        <w:t>and</w:t>
      </w:r>
      <w:r>
        <w:rPr>
          <w:spacing w:val="-15"/>
          <w:w w:val="105"/>
        </w:rPr>
        <w:t xml:space="preserve"> </w:t>
      </w:r>
      <w:r>
        <w:rPr>
          <w:w w:val="105"/>
        </w:rPr>
        <w:t>last</w:t>
      </w:r>
      <w:r>
        <w:rPr>
          <w:spacing w:val="-16"/>
          <w:w w:val="105"/>
        </w:rPr>
        <w:t xml:space="preserve"> </w:t>
      </w:r>
      <w:r>
        <w:rPr>
          <w:w w:val="105"/>
        </w:rPr>
        <w:t>timestamps</w:t>
      </w:r>
      <w:r>
        <w:rPr>
          <w:spacing w:val="-16"/>
          <w:w w:val="105"/>
        </w:rPr>
        <w:t xml:space="preserve"> </w:t>
      </w:r>
      <w:r>
        <w:rPr>
          <w:w w:val="105"/>
        </w:rPr>
        <w:t>at</w:t>
      </w:r>
      <w:r>
        <w:rPr>
          <w:spacing w:val="-16"/>
          <w:w w:val="105"/>
        </w:rPr>
        <w:t xml:space="preserve"> </w:t>
      </w:r>
      <w:r>
        <w:rPr>
          <w:w w:val="105"/>
        </w:rPr>
        <w:t>which</w:t>
      </w:r>
      <w:r>
        <w:rPr>
          <w:spacing w:val="-15"/>
          <w:w w:val="105"/>
        </w:rPr>
        <w:t xml:space="preserve"> </w:t>
      </w:r>
      <w:r>
        <w:rPr>
          <w:i/>
          <w:w w:val="105"/>
        </w:rPr>
        <w:t>w</w:t>
      </w:r>
      <w:r>
        <w:rPr>
          <w:i/>
          <w:spacing w:val="-16"/>
          <w:w w:val="105"/>
        </w:rPr>
        <w:t xml:space="preserve"> </w:t>
      </w:r>
      <w:r>
        <w:rPr>
          <w:w w:val="105"/>
        </w:rPr>
        <w:t>appears</w:t>
      </w:r>
      <w:r>
        <w:rPr>
          <w:spacing w:val="-16"/>
          <w:w w:val="105"/>
        </w:rPr>
        <w:t xml:space="preserve"> </w:t>
      </w:r>
      <w:r>
        <w:rPr>
          <w:w w:val="105"/>
        </w:rPr>
        <w:t>as</w:t>
      </w:r>
      <w:r>
        <w:rPr>
          <w:spacing w:val="-16"/>
          <w:w w:val="105"/>
        </w:rPr>
        <w:t xml:space="preserve"> </w:t>
      </w:r>
      <w:r>
        <w:rPr>
          <w:w w:val="105"/>
        </w:rPr>
        <w:t>sender</w:t>
      </w:r>
      <w:r>
        <w:rPr>
          <w:spacing w:val="-15"/>
          <w:w w:val="105"/>
        </w:rPr>
        <w:t xml:space="preserve"> </w:t>
      </w:r>
      <w:r>
        <w:rPr>
          <w:w w:val="105"/>
        </w:rPr>
        <w:t>or</w:t>
      </w:r>
      <w:r>
        <w:rPr>
          <w:spacing w:val="-16"/>
          <w:w w:val="105"/>
        </w:rPr>
        <w:t xml:space="preserve"> </w:t>
      </w:r>
      <w:r>
        <w:rPr>
          <w:w w:val="105"/>
        </w:rPr>
        <w:t xml:space="preserve">recipient </w:t>
      </w:r>
      <w:r>
        <w:t>in</w:t>
      </w:r>
      <w:r>
        <w:rPr>
          <w:spacing w:val="-15"/>
        </w:rPr>
        <w:t xml:space="preserve"> </w:t>
      </w:r>
      <w:r>
        <w:t xml:space="preserve">the transfer table, and let </w:t>
      </w:r>
      <w:r>
        <w:rPr>
          <w:i/>
        </w:rPr>
        <w:t>M</w:t>
      </w:r>
      <w:r>
        <w:rPr>
          <w:i/>
          <w:spacing w:val="-15"/>
        </w:rPr>
        <w:t xml:space="preserve"> </w:t>
      </w:r>
      <w:r>
        <w:t>(</w:t>
      </w:r>
      <w:r>
        <w:rPr>
          <w:i/>
        </w:rPr>
        <w:t>w</w:t>
      </w:r>
      <w:r>
        <w:t xml:space="preserve">) be the number of distinct calendar months of activity (inbound </w:t>
      </w:r>
      <w:r>
        <w:rPr>
          <w:spacing w:val="-2"/>
          <w:w w:val="105"/>
        </w:rPr>
        <w:t>months</w:t>
      </w:r>
      <w:r>
        <w:rPr>
          <w:spacing w:val="-9"/>
          <w:w w:val="105"/>
        </w:rPr>
        <w:t xml:space="preserve"> </w:t>
      </w:r>
      <w:r>
        <w:rPr>
          <w:spacing w:val="-2"/>
          <w:w w:val="105"/>
        </w:rPr>
        <w:t>and</w:t>
      </w:r>
      <w:r>
        <w:rPr>
          <w:spacing w:val="-9"/>
          <w:w w:val="105"/>
        </w:rPr>
        <w:t xml:space="preserve"> </w:t>
      </w:r>
      <w:r>
        <w:rPr>
          <w:spacing w:val="-2"/>
          <w:w w:val="105"/>
        </w:rPr>
        <w:t>full-span</w:t>
      </w:r>
      <w:r>
        <w:rPr>
          <w:spacing w:val="-9"/>
          <w:w w:val="105"/>
        </w:rPr>
        <w:t xml:space="preserve"> </w:t>
      </w:r>
      <w:r>
        <w:rPr>
          <w:spacing w:val="-2"/>
          <w:w w:val="105"/>
        </w:rPr>
        <w:t>months,</w:t>
      </w:r>
      <w:r>
        <w:rPr>
          <w:spacing w:val="-9"/>
          <w:w w:val="105"/>
        </w:rPr>
        <w:t xml:space="preserve"> </w:t>
      </w:r>
      <w:r>
        <w:rPr>
          <w:spacing w:val="-2"/>
          <w:w w:val="105"/>
        </w:rPr>
        <w:t>taking</w:t>
      </w:r>
      <w:r>
        <w:rPr>
          <w:spacing w:val="-9"/>
          <w:w w:val="105"/>
        </w:rPr>
        <w:t xml:space="preserve"> </w:t>
      </w:r>
      <w:r>
        <w:rPr>
          <w:spacing w:val="-2"/>
          <w:w w:val="105"/>
        </w:rPr>
        <w:t>the</w:t>
      </w:r>
      <w:r>
        <w:rPr>
          <w:spacing w:val="-9"/>
          <w:w w:val="105"/>
        </w:rPr>
        <w:t xml:space="preserve"> </w:t>
      </w:r>
      <w:r>
        <w:rPr>
          <w:spacing w:val="-2"/>
          <w:w w:val="105"/>
        </w:rPr>
        <w:t>maximum).</w:t>
      </w:r>
      <w:r>
        <w:rPr>
          <w:spacing w:val="9"/>
          <w:w w:val="105"/>
        </w:rPr>
        <w:t xml:space="preserve"> </w:t>
      </w:r>
      <w:r>
        <w:rPr>
          <w:spacing w:val="-2"/>
          <w:w w:val="105"/>
        </w:rPr>
        <w:t>Define</w:t>
      </w:r>
    </w:p>
    <w:p w14:paraId="00DC1F7E" w14:textId="77777777" w:rsidR="00350CFB" w:rsidRDefault="00350CFB">
      <w:pPr>
        <w:pStyle w:val="a3"/>
        <w:spacing w:before="4"/>
        <w:rPr>
          <w:sz w:val="14"/>
        </w:rPr>
      </w:pPr>
    </w:p>
    <w:p w14:paraId="00DC1F7F" w14:textId="77777777" w:rsidR="00350CFB" w:rsidRDefault="00350CFB">
      <w:pPr>
        <w:pStyle w:val="a3"/>
        <w:rPr>
          <w:sz w:val="14"/>
        </w:rPr>
        <w:sectPr w:rsidR="00350CFB">
          <w:pgSz w:w="11910" w:h="16840"/>
          <w:pgMar w:top="1840" w:right="708" w:bottom="2300" w:left="992" w:header="0" w:footer="2115" w:gutter="0"/>
          <w:cols w:space="720"/>
        </w:sectPr>
      </w:pPr>
    </w:p>
    <w:p w14:paraId="00DC1F80" w14:textId="77777777" w:rsidR="00350CFB" w:rsidRDefault="00283FFF">
      <w:pPr>
        <w:pStyle w:val="a3"/>
        <w:tabs>
          <w:tab w:val="left" w:pos="5119"/>
        </w:tabs>
        <w:spacing w:before="59" w:line="380" w:lineRule="exact"/>
        <w:ind w:left="1427"/>
        <w:rPr>
          <w:position w:val="16"/>
        </w:rPr>
      </w:pPr>
      <w:r>
        <w:rPr>
          <w:noProof/>
          <w:position w:val="16"/>
        </w:rPr>
        <mc:AlternateContent>
          <mc:Choice Requires="wps">
            <w:drawing>
              <wp:anchor distT="0" distB="0" distL="0" distR="0" simplePos="0" relativeHeight="484029440" behindDoc="1" locked="0" layoutInCell="1" allowOverlap="1" wp14:anchorId="00DC2748" wp14:editId="00DC2749">
                <wp:simplePos x="0" y="0"/>
                <wp:positionH relativeFrom="page">
                  <wp:posOffset>3672179</wp:posOffset>
                </wp:positionH>
                <wp:positionV relativeFrom="paragraph">
                  <wp:posOffset>243315</wp:posOffset>
                </wp:positionV>
                <wp:extent cx="948690"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8690" cy="1270"/>
                        </a:xfrm>
                        <a:custGeom>
                          <a:avLst/>
                          <a:gdLst/>
                          <a:ahLst/>
                          <a:cxnLst/>
                          <a:rect l="l" t="t" r="r" b="b"/>
                          <a:pathLst>
                            <a:path w="94869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CD90F" id="Graphic 210" o:spid="_x0000_s1026" style="position:absolute;margin-left:289.15pt;margin-top:19.15pt;width:74.7pt;height:.1pt;z-index:-19287040;visibility:visible;mso-wrap-style:square;mso-wrap-distance-left:0;mso-wrap-distance-top:0;mso-wrap-distance-right:0;mso-wrap-distance-bottom:0;mso-position-horizontal:absolute;mso-position-horizontal-relative:page;mso-position-vertical:absolute;mso-position-vertical-relative:text;v-text-anchor:top" coordsize="948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" path="m,l948067,e" filled="f" strokeweight=".16869mm">
                <v:path arrowok="t"/>
                <w10:wrap anchorx="page"/>
              </v:shape>
            </w:pict>
          </mc:Fallback>
        </mc:AlternateContent>
      </w:r>
      <w:r>
        <w:t>inbound_counterparty_ratio(</w:t>
      </w:r>
      <w:r>
        <w:rPr>
          <w:i/>
        </w:rPr>
        <w:t>w</w:t>
      </w:r>
      <w:r>
        <w:t>)</w:t>
      </w:r>
      <w:r>
        <w:rPr>
          <w:spacing w:val="5"/>
          <w:w w:val="110"/>
        </w:rPr>
        <w:t xml:space="preserve"> </w:t>
      </w:r>
      <w:r>
        <w:rPr>
          <w:spacing w:val="-10"/>
          <w:w w:val="110"/>
        </w:rPr>
        <w:t>=</w:t>
      </w:r>
      <w:r>
        <w:tab/>
      </w:r>
      <w:r>
        <w:rPr>
          <w:i/>
          <w:spacing w:val="-2"/>
          <w:w w:val="110"/>
          <w:position w:val="16"/>
        </w:rPr>
        <w:t>N</w:t>
      </w:r>
      <w:r>
        <w:rPr>
          <w:spacing w:val="-2"/>
          <w:w w:val="110"/>
          <w:position w:val="13"/>
          <w:sz w:val="16"/>
        </w:rPr>
        <w:t>uniq</w:t>
      </w:r>
      <w:r>
        <w:rPr>
          <w:spacing w:val="-2"/>
          <w:w w:val="110"/>
          <w:position w:val="16"/>
        </w:rPr>
        <w:t>(</w:t>
      </w:r>
      <w:r>
        <w:rPr>
          <w:i/>
          <w:spacing w:val="-2"/>
          <w:w w:val="110"/>
          <w:position w:val="16"/>
        </w:rPr>
        <w:t>w</w:t>
      </w:r>
      <w:r>
        <w:rPr>
          <w:spacing w:val="-2"/>
          <w:w w:val="110"/>
          <w:position w:val="16"/>
        </w:rPr>
        <w:t>)</w:t>
      </w:r>
    </w:p>
    <w:p w14:paraId="00DC1F81" w14:textId="77777777" w:rsidR="00350CFB" w:rsidRDefault="00283FFF">
      <w:pPr>
        <w:spacing w:line="220" w:lineRule="exact"/>
        <w:jc w:val="right"/>
        <w:rPr>
          <w:sz w:val="24"/>
        </w:rPr>
      </w:pPr>
      <w:r>
        <w:rPr>
          <w:w w:val="105"/>
          <w:sz w:val="24"/>
        </w:rPr>
        <w:t>max(</w:t>
      </w:r>
      <w:r>
        <w:rPr>
          <w:i/>
          <w:w w:val="105"/>
          <w:sz w:val="24"/>
        </w:rPr>
        <w:t>N</w:t>
      </w:r>
      <w:r>
        <w:rPr>
          <w:w w:val="105"/>
          <w:sz w:val="24"/>
          <w:vertAlign w:val="subscript"/>
        </w:rPr>
        <w:t>tx</w:t>
      </w:r>
      <w:r>
        <w:rPr>
          <w:w w:val="105"/>
          <w:sz w:val="24"/>
        </w:rPr>
        <w:t>(</w:t>
      </w:r>
      <w:r>
        <w:rPr>
          <w:i/>
          <w:w w:val="105"/>
          <w:sz w:val="24"/>
        </w:rPr>
        <w:t>w</w:t>
      </w:r>
      <w:r>
        <w:rPr>
          <w:w w:val="105"/>
          <w:sz w:val="24"/>
        </w:rPr>
        <w:t>)</w:t>
      </w:r>
      <w:r>
        <w:rPr>
          <w:i/>
          <w:w w:val="105"/>
          <w:sz w:val="24"/>
        </w:rPr>
        <w:t>,</w:t>
      </w:r>
      <w:r>
        <w:rPr>
          <w:i/>
          <w:spacing w:val="-3"/>
          <w:w w:val="105"/>
          <w:sz w:val="24"/>
        </w:rPr>
        <w:t xml:space="preserve"> </w:t>
      </w:r>
      <w:r>
        <w:rPr>
          <w:spacing w:val="-5"/>
          <w:w w:val="105"/>
          <w:sz w:val="24"/>
        </w:rPr>
        <w:t>1)</w:t>
      </w:r>
    </w:p>
    <w:p w14:paraId="00DC1F82" w14:textId="77777777" w:rsidR="00350CFB" w:rsidRDefault="00283FFF">
      <w:pPr>
        <w:tabs>
          <w:tab w:val="left" w:pos="2769"/>
        </w:tabs>
        <w:spacing w:before="219"/>
        <w:rPr>
          <w:sz w:val="24"/>
        </w:rPr>
      </w:pPr>
      <w:r>
        <w:br w:type="column"/>
      </w:r>
      <w:r>
        <w:rPr>
          <w:i/>
          <w:spacing w:val="-10"/>
          <w:sz w:val="24"/>
        </w:rPr>
        <w:t>,</w:t>
      </w:r>
      <w:r>
        <w:rPr>
          <w:i/>
          <w:sz w:val="24"/>
        </w:rPr>
        <w:tab/>
      </w:r>
      <w:r>
        <w:rPr>
          <w:spacing w:val="-2"/>
          <w:sz w:val="24"/>
        </w:rPr>
        <w:t>(3.13)</w:t>
      </w:r>
    </w:p>
    <w:p w14:paraId="00DC1F83" w14:textId="77777777" w:rsidR="00350CFB" w:rsidRDefault="00350CFB">
      <w:pPr>
        <w:rPr>
          <w:sz w:val="24"/>
        </w:rPr>
        <w:sectPr w:rsidR="00350CFB">
          <w:type w:val="continuous"/>
          <w:pgSz w:w="11910" w:h="16840"/>
          <w:pgMar w:top="1920" w:right="708" w:bottom="280" w:left="992" w:header="0" w:footer="2115" w:gutter="0"/>
          <w:cols w:num="2" w:space="720" w:equalWidth="0">
            <w:col w:w="6284" w:space="24"/>
            <w:col w:w="3902"/>
          </w:cols>
        </w:sectPr>
      </w:pPr>
    </w:p>
    <w:p w14:paraId="00DC1F84" w14:textId="77777777" w:rsidR="00350CFB" w:rsidRDefault="00283FFF">
      <w:pPr>
        <w:spacing w:line="424" w:lineRule="exact"/>
        <w:ind w:left="2091"/>
        <w:rPr>
          <w:position w:val="16"/>
          <w:sz w:val="24"/>
        </w:rPr>
      </w:pPr>
      <w:r>
        <w:rPr>
          <w:sz w:val="24"/>
        </w:rPr>
        <w:t>transfer_tenure_days(</w:t>
      </w:r>
      <w:r>
        <w:rPr>
          <w:i/>
          <w:sz w:val="24"/>
        </w:rPr>
        <w:t>w</w:t>
      </w:r>
      <w:r>
        <w:rPr>
          <w:sz w:val="24"/>
        </w:rPr>
        <w:t>)</w:t>
      </w:r>
      <w:r>
        <w:rPr>
          <w:spacing w:val="41"/>
          <w:sz w:val="24"/>
        </w:rPr>
        <w:t xml:space="preserve"> </w:t>
      </w:r>
      <w:r>
        <w:rPr>
          <w:sz w:val="24"/>
        </w:rPr>
        <w:t>=</w:t>
      </w:r>
      <w:r>
        <w:rPr>
          <w:spacing w:val="79"/>
          <w:sz w:val="24"/>
        </w:rPr>
        <w:t xml:space="preserve"> </w:t>
      </w:r>
      <w:r>
        <w:rPr>
          <w:i/>
          <w:position w:val="16"/>
          <w:sz w:val="24"/>
          <w:u w:val="single"/>
        </w:rPr>
        <w:t>t</w:t>
      </w:r>
      <w:r>
        <w:rPr>
          <w:position w:val="13"/>
          <w:sz w:val="16"/>
          <w:u w:val="single"/>
        </w:rPr>
        <w:t>max</w:t>
      </w:r>
      <w:r>
        <w:rPr>
          <w:position w:val="16"/>
          <w:sz w:val="24"/>
          <w:u w:val="single"/>
        </w:rPr>
        <w:t>(</w:t>
      </w:r>
      <w:r>
        <w:rPr>
          <w:i/>
          <w:position w:val="16"/>
          <w:sz w:val="24"/>
          <w:u w:val="single"/>
        </w:rPr>
        <w:t>w</w:t>
      </w:r>
      <w:r>
        <w:rPr>
          <w:position w:val="16"/>
          <w:sz w:val="24"/>
          <w:u w:val="single"/>
        </w:rPr>
        <w:t>)</w:t>
      </w:r>
      <w:r>
        <w:rPr>
          <w:spacing w:val="22"/>
          <w:position w:val="16"/>
          <w:sz w:val="24"/>
          <w:u w:val="single"/>
        </w:rPr>
        <w:t xml:space="preserve"> </w:t>
      </w:r>
      <w:r>
        <w:rPr>
          <w:rFonts w:ascii="Arial Unicode MS" w:hAnsi="Arial Unicode MS"/>
          <w:position w:val="16"/>
          <w:sz w:val="24"/>
          <w:u w:val="single"/>
        </w:rPr>
        <w:t>−</w:t>
      </w:r>
      <w:r>
        <w:rPr>
          <w:rFonts w:ascii="Arial Unicode MS" w:hAnsi="Arial Unicode MS"/>
          <w:spacing w:val="14"/>
          <w:position w:val="16"/>
          <w:sz w:val="24"/>
          <w:u w:val="single"/>
        </w:rPr>
        <w:t xml:space="preserve"> </w:t>
      </w:r>
      <w:r>
        <w:rPr>
          <w:i/>
          <w:spacing w:val="-2"/>
          <w:position w:val="16"/>
          <w:sz w:val="24"/>
          <w:u w:val="single"/>
        </w:rPr>
        <w:t>t</w:t>
      </w:r>
      <w:r>
        <w:rPr>
          <w:spacing w:val="-2"/>
          <w:position w:val="13"/>
          <w:sz w:val="16"/>
          <w:u w:val="single"/>
        </w:rPr>
        <w:t>min</w:t>
      </w:r>
      <w:r>
        <w:rPr>
          <w:spacing w:val="-2"/>
          <w:position w:val="16"/>
          <w:sz w:val="24"/>
          <w:u w:val="single"/>
        </w:rPr>
        <w:t>(</w:t>
      </w:r>
      <w:r>
        <w:rPr>
          <w:i/>
          <w:spacing w:val="-2"/>
          <w:position w:val="16"/>
          <w:sz w:val="24"/>
          <w:u w:val="single"/>
        </w:rPr>
        <w:t>w</w:t>
      </w:r>
      <w:r>
        <w:rPr>
          <w:spacing w:val="-2"/>
          <w:position w:val="16"/>
          <w:sz w:val="24"/>
          <w:u w:val="single"/>
        </w:rPr>
        <w:t>)</w:t>
      </w:r>
    </w:p>
    <w:p w14:paraId="00DC1F85" w14:textId="77777777" w:rsidR="00350CFB" w:rsidRDefault="00283FFF">
      <w:pPr>
        <w:pStyle w:val="a3"/>
        <w:spacing w:line="220" w:lineRule="exact"/>
        <w:ind w:right="563"/>
        <w:jc w:val="right"/>
      </w:pPr>
      <w:r>
        <w:rPr>
          <w:spacing w:val="-2"/>
        </w:rPr>
        <w:t>86400</w:t>
      </w:r>
    </w:p>
    <w:p w14:paraId="00DC1F86" w14:textId="77777777" w:rsidR="00350CFB" w:rsidRDefault="00283FFF">
      <w:pPr>
        <w:pStyle w:val="a3"/>
        <w:tabs>
          <w:tab w:val="left" w:pos="2531"/>
        </w:tabs>
        <w:spacing w:before="204"/>
        <w:ind w:left="223"/>
      </w:pPr>
      <w:r>
        <w:br w:type="column"/>
        <w:t>(seconds</w:t>
      </w:r>
      <w:r>
        <w:rPr>
          <w:spacing w:val="-10"/>
        </w:rPr>
        <w:t xml:space="preserve"> </w:t>
      </w:r>
      <w:r>
        <w:t>to</w:t>
      </w:r>
      <w:r>
        <w:rPr>
          <w:spacing w:val="-10"/>
        </w:rPr>
        <w:t xml:space="preserve"> </w:t>
      </w:r>
      <w:r>
        <w:rPr>
          <w:spacing w:val="-2"/>
        </w:rPr>
        <w:t>days)</w:t>
      </w:r>
      <w:r>
        <w:rPr>
          <w:i/>
          <w:spacing w:val="-2"/>
        </w:rPr>
        <w:t>,</w:t>
      </w:r>
      <w:r>
        <w:rPr>
          <w:i/>
        </w:rPr>
        <w:tab/>
      </w:r>
      <w:r>
        <w:rPr>
          <w:spacing w:val="-2"/>
        </w:rPr>
        <w:t>(3.14)</w:t>
      </w:r>
    </w:p>
    <w:p w14:paraId="00DC1F87" w14:textId="77777777" w:rsidR="00350CFB" w:rsidRDefault="00350CFB">
      <w:pPr>
        <w:pStyle w:val="a3"/>
        <w:sectPr w:rsidR="00350CFB">
          <w:type w:val="continuous"/>
          <w:pgSz w:w="11910" w:h="16840"/>
          <w:pgMar w:top="1920" w:right="708" w:bottom="280" w:left="992" w:header="0" w:footer="2115" w:gutter="0"/>
          <w:cols w:num="2" w:space="720" w:equalWidth="0">
            <w:col w:w="6507" w:space="40"/>
            <w:col w:w="3663"/>
          </w:cols>
        </w:sectPr>
      </w:pPr>
    </w:p>
    <w:p w14:paraId="00DC1F88" w14:textId="77777777" w:rsidR="00350CFB" w:rsidRDefault="00283FFF">
      <w:pPr>
        <w:pStyle w:val="a3"/>
        <w:tabs>
          <w:tab w:val="left" w:pos="9077"/>
        </w:tabs>
        <w:spacing w:before="123"/>
        <w:ind w:left="2701"/>
      </w:pPr>
      <w:r>
        <w:rPr>
          <w:w w:val="105"/>
        </w:rPr>
        <w:t>active_months(</w:t>
      </w:r>
      <w:r>
        <w:rPr>
          <w:i/>
          <w:w w:val="105"/>
        </w:rPr>
        <w:t>w</w:t>
      </w:r>
      <w:r>
        <w:rPr>
          <w:w w:val="105"/>
        </w:rPr>
        <w:t>)</w:t>
      </w:r>
      <w:r>
        <w:rPr>
          <w:spacing w:val="-11"/>
          <w:w w:val="105"/>
        </w:rPr>
        <w:t xml:space="preserve"> </w:t>
      </w:r>
      <w:r>
        <w:rPr>
          <w:w w:val="105"/>
        </w:rPr>
        <w:t>=</w:t>
      </w:r>
      <w:r>
        <w:rPr>
          <w:spacing w:val="-7"/>
          <w:w w:val="105"/>
        </w:rPr>
        <w:t xml:space="preserve"> </w:t>
      </w:r>
      <w:r>
        <w:rPr>
          <w:i/>
          <w:w w:val="105"/>
        </w:rPr>
        <w:t>M</w:t>
      </w:r>
      <w:r>
        <w:rPr>
          <w:i/>
          <w:spacing w:val="-38"/>
          <w:w w:val="105"/>
        </w:rPr>
        <w:t xml:space="preserve"> </w:t>
      </w:r>
      <w:r>
        <w:rPr>
          <w:spacing w:val="-4"/>
          <w:w w:val="105"/>
        </w:rPr>
        <w:t>(</w:t>
      </w:r>
      <w:r>
        <w:rPr>
          <w:i/>
          <w:spacing w:val="-4"/>
          <w:w w:val="105"/>
        </w:rPr>
        <w:t>w</w:t>
      </w:r>
      <w:r>
        <w:rPr>
          <w:spacing w:val="-4"/>
          <w:w w:val="105"/>
        </w:rPr>
        <w:t>)</w:t>
      </w:r>
      <w:r>
        <w:rPr>
          <w:i/>
          <w:spacing w:val="-4"/>
          <w:w w:val="105"/>
        </w:rPr>
        <w:t>.</w:t>
      </w:r>
      <w:r>
        <w:rPr>
          <w:i/>
        </w:rPr>
        <w:tab/>
      </w:r>
      <w:r>
        <w:rPr>
          <w:spacing w:val="-2"/>
          <w:w w:val="110"/>
        </w:rPr>
        <w:t>(3.15)</w:t>
      </w:r>
    </w:p>
    <w:p w14:paraId="00DC1F89" w14:textId="77777777" w:rsidR="00350CFB" w:rsidRDefault="00350CFB">
      <w:pPr>
        <w:pStyle w:val="a3"/>
      </w:pPr>
    </w:p>
    <w:p w14:paraId="00DC1F8A" w14:textId="77777777" w:rsidR="00350CFB" w:rsidRDefault="00350CFB">
      <w:pPr>
        <w:pStyle w:val="a3"/>
        <w:spacing w:before="6"/>
      </w:pPr>
    </w:p>
    <w:p w14:paraId="00DC1F8B" w14:textId="77777777" w:rsidR="00350CFB" w:rsidRDefault="00283FFF">
      <w:pPr>
        <w:pStyle w:val="a3"/>
        <w:spacing w:line="396" w:lineRule="auto"/>
        <w:ind w:left="282" w:right="556"/>
        <w:jc w:val="both"/>
      </w:pPr>
      <w:r>
        <w:t>High</w:t>
      </w:r>
      <w:r>
        <w:rPr>
          <w:spacing w:val="-11"/>
        </w:rPr>
        <w:t xml:space="preserve"> </w:t>
      </w:r>
      <w:r>
        <w:t>counterparty</w:t>
      </w:r>
      <w:r>
        <w:rPr>
          <w:spacing w:val="-11"/>
        </w:rPr>
        <w:t xml:space="preserve"> </w:t>
      </w:r>
      <w:r>
        <w:t>ratio</w:t>
      </w:r>
      <w:r>
        <w:rPr>
          <w:spacing w:val="-11"/>
        </w:rPr>
        <w:t xml:space="preserve"> </w:t>
      </w:r>
      <w:r>
        <w:t>penalizes</w:t>
      </w:r>
      <w:r>
        <w:rPr>
          <w:spacing w:val="-11"/>
        </w:rPr>
        <w:t xml:space="preserve"> </w:t>
      </w:r>
      <w:r>
        <w:t>wallets</w:t>
      </w:r>
      <w:r>
        <w:rPr>
          <w:spacing w:val="-11"/>
        </w:rPr>
        <w:t xml:space="preserve"> </w:t>
      </w:r>
      <w:r>
        <w:t>that</w:t>
      </w:r>
      <w:r>
        <w:rPr>
          <w:spacing w:val="-11"/>
        </w:rPr>
        <w:t xml:space="preserve"> </w:t>
      </w:r>
      <w:r>
        <w:t>receive</w:t>
      </w:r>
      <w:r>
        <w:rPr>
          <w:spacing w:val="-11"/>
        </w:rPr>
        <w:t xml:space="preserve"> </w:t>
      </w:r>
      <w:r>
        <w:t>many</w:t>
      </w:r>
      <w:r>
        <w:rPr>
          <w:spacing w:val="-11"/>
        </w:rPr>
        <w:t xml:space="preserve"> </w:t>
      </w:r>
      <w:r>
        <w:t>transfers</w:t>
      </w:r>
      <w:r>
        <w:rPr>
          <w:spacing w:val="-11"/>
        </w:rPr>
        <w:t xml:space="preserve"> </w:t>
      </w:r>
      <w:r>
        <w:t>from</w:t>
      </w:r>
      <w:r>
        <w:rPr>
          <w:spacing w:val="-11"/>
        </w:rPr>
        <w:t xml:space="preserve"> </w:t>
      </w:r>
      <w:r>
        <w:t>few</w:t>
      </w:r>
      <w:r>
        <w:rPr>
          <w:spacing w:val="-11"/>
        </w:rPr>
        <w:t xml:space="preserve"> </w:t>
      </w:r>
      <w:r>
        <w:t>addresses</w:t>
      </w:r>
      <w:r>
        <w:rPr>
          <w:spacing w:val="-11"/>
        </w:rPr>
        <w:t xml:space="preserve"> </w:t>
      </w:r>
      <w:r>
        <w:t>(a</w:t>
      </w:r>
      <w:r>
        <w:rPr>
          <w:spacing w:val="-11"/>
        </w:rPr>
        <w:t xml:space="preserve"> </w:t>
      </w:r>
      <w:r>
        <w:t>simple Sybil/wash</w:t>
      </w:r>
      <w:r>
        <w:rPr>
          <w:spacing w:val="-3"/>
        </w:rPr>
        <w:t xml:space="preserve"> </w:t>
      </w:r>
      <w:r>
        <w:t>pattern).</w:t>
      </w:r>
      <w:r>
        <w:rPr>
          <w:spacing w:val="22"/>
        </w:rPr>
        <w:t xml:space="preserve"> </w:t>
      </w:r>
      <w:r>
        <w:t>Tenure</w:t>
      </w:r>
      <w:r>
        <w:rPr>
          <w:spacing w:val="-3"/>
        </w:rPr>
        <w:t xml:space="preserve"> </w:t>
      </w:r>
      <w:r>
        <w:t>and</w:t>
      </w:r>
      <w:r>
        <w:rPr>
          <w:spacing w:val="-3"/>
        </w:rPr>
        <w:t xml:space="preserve"> </w:t>
      </w:r>
      <w:r>
        <w:t>active</w:t>
      </w:r>
      <w:r>
        <w:rPr>
          <w:spacing w:val="-3"/>
        </w:rPr>
        <w:t xml:space="preserve"> </w:t>
      </w:r>
      <w:r>
        <w:t>months</w:t>
      </w:r>
      <w:r>
        <w:rPr>
          <w:spacing w:val="-3"/>
        </w:rPr>
        <w:t xml:space="preserve"> </w:t>
      </w:r>
      <w:r>
        <w:t>capture</w:t>
      </w:r>
      <w:r>
        <w:rPr>
          <w:spacing w:val="-3"/>
        </w:rPr>
        <w:t xml:space="preserve"> </w:t>
      </w:r>
      <w:r>
        <w:t>persistence</w:t>
      </w:r>
      <w:r>
        <w:rPr>
          <w:spacing w:val="-3"/>
        </w:rPr>
        <w:t xml:space="preserve"> </w:t>
      </w:r>
      <w:r>
        <w:t>of</w:t>
      </w:r>
      <w:r>
        <w:rPr>
          <w:spacing w:val="-3"/>
        </w:rPr>
        <w:t xml:space="preserve"> </w:t>
      </w:r>
      <w:r>
        <w:t>on-chain</w:t>
      </w:r>
      <w:r>
        <w:rPr>
          <w:spacing w:val="-3"/>
        </w:rPr>
        <w:t xml:space="preserve"> </w:t>
      </w:r>
      <w:r>
        <w:t>activity</w:t>
      </w:r>
      <w:r>
        <w:rPr>
          <w:spacing w:val="-3"/>
        </w:rPr>
        <w:t xml:space="preserve"> </w:t>
      </w:r>
      <w:r>
        <w:t>within</w:t>
      </w:r>
      <w:r>
        <w:rPr>
          <w:spacing w:val="-3"/>
        </w:rPr>
        <w:t xml:space="preserve"> </w:t>
      </w:r>
      <w:r>
        <w:t>the observation window.</w:t>
      </w:r>
      <w:r>
        <w:rPr>
          <w:spacing w:val="34"/>
        </w:rPr>
        <w:t xml:space="preserve"> </w:t>
      </w:r>
      <w:r>
        <w:t>These measures are imperfect Sybil defenses—coordinated adversaries can still</w:t>
      </w:r>
      <w:r>
        <w:rPr>
          <w:spacing w:val="-15"/>
        </w:rPr>
        <w:t xml:space="preserve"> </w:t>
      </w:r>
      <w:r>
        <w:t>diversify</w:t>
      </w:r>
      <w:r>
        <w:rPr>
          <w:spacing w:val="-15"/>
        </w:rPr>
        <w:t xml:space="preserve"> </w:t>
      </w:r>
      <w:r>
        <w:t>counterparties—but</w:t>
      </w:r>
      <w:r>
        <w:rPr>
          <w:spacing w:val="-15"/>
        </w:rPr>
        <w:t xml:space="preserve"> </w:t>
      </w:r>
      <w:r>
        <w:t>they</w:t>
      </w:r>
      <w:r>
        <w:rPr>
          <w:spacing w:val="-15"/>
        </w:rPr>
        <w:t xml:space="preserve"> </w:t>
      </w:r>
      <w:r>
        <w:t>operationalize</w:t>
      </w:r>
      <w:r>
        <w:rPr>
          <w:spacing w:val="-15"/>
        </w:rPr>
        <w:t xml:space="preserve"> </w:t>
      </w:r>
      <w:r>
        <w:t>the</w:t>
      </w:r>
      <w:r>
        <w:rPr>
          <w:spacing w:val="-15"/>
        </w:rPr>
        <w:t xml:space="preserve"> </w:t>
      </w:r>
      <w:r>
        <w:t>intuition</w:t>
      </w:r>
      <w:r>
        <w:rPr>
          <w:spacing w:val="-15"/>
        </w:rPr>
        <w:t xml:space="preserve"> </w:t>
      </w:r>
      <w:r>
        <w:t>that</w:t>
      </w:r>
      <w:r>
        <w:rPr>
          <w:spacing w:val="-15"/>
        </w:rPr>
        <w:t xml:space="preserve"> </w:t>
      </w:r>
      <w:r>
        <w:t>durable,</w:t>
      </w:r>
      <w:r>
        <w:rPr>
          <w:spacing w:val="-15"/>
        </w:rPr>
        <w:t xml:space="preserve"> </w:t>
      </w:r>
      <w:r>
        <w:t xml:space="preserve">multi-counterparty activity is more reputation-relevant than bursty self-dealing </w:t>
      </w:r>
      <w:hyperlink w:anchor="_bookmark181" w:history="1">
        <w:r>
          <w:rPr>
            <w:vertAlign w:val="superscript"/>
          </w:rPr>
          <w:t>[2]</w:t>
        </w:r>
      </w:hyperlink>
      <w:r>
        <w:t>.</w:t>
      </w:r>
    </w:p>
    <w:p w14:paraId="00DC1F8C"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1F8D" w14:textId="77777777" w:rsidR="00350CFB" w:rsidRDefault="00283FFF">
      <w:pPr>
        <w:pStyle w:val="3"/>
        <w:numPr>
          <w:ilvl w:val="2"/>
          <w:numId w:val="26"/>
        </w:numPr>
        <w:tabs>
          <w:tab w:val="left" w:pos="879"/>
        </w:tabs>
        <w:spacing w:before="73"/>
        <w:ind w:left="879" w:hanging="597"/>
      </w:pPr>
      <w:commentRangeStart w:id="255"/>
      <w:r>
        <w:t>Trading-success family (archived; not used in the main comparison)</w:t>
      </w:r>
      <w:commentRangeEnd w:id="255"/>
      <w:r>
        <w:rPr>
          <w:rStyle w:val="a5"/>
          <w:sz w:val="24"/>
          <w:szCs w:val="24"/>
        </w:rPr>
        <w:commentReference w:id="255"/>
      </w:r>
    </w:p>
    <w:p w14:paraId="00DC1F8E" w14:textId="77777777" w:rsidR="00350CFB" w:rsidRDefault="00350CFB">
      <w:pPr>
        <w:pStyle w:val="a3"/>
        <w:spacing w:before="46"/>
        <w:rPr>
          <w:b/>
        </w:rPr>
      </w:pPr>
    </w:p>
    <w:p w14:paraId="00DC1F8F" w14:textId="77777777" w:rsidR="00350CFB" w:rsidRDefault="00283FFF">
      <w:pPr>
        <w:pStyle w:val="a3"/>
        <w:ind w:left="273"/>
      </w:pPr>
      <w:r>
        <w:t>A</w:t>
      </w:r>
      <w:r>
        <w:rPr>
          <w:spacing w:val="-8"/>
        </w:rPr>
        <w:t xml:space="preserve"> </w:t>
      </w:r>
      <w:r>
        <w:t>successful</w:t>
      </w:r>
      <w:r>
        <w:rPr>
          <w:spacing w:val="-4"/>
        </w:rPr>
        <w:t xml:space="preserve"> </w:t>
      </w:r>
      <w:r>
        <w:t>close</w:t>
      </w:r>
      <w:r>
        <w:rPr>
          <w:spacing w:val="-4"/>
        </w:rPr>
        <w:t xml:space="preserve"> </w:t>
      </w:r>
      <w:r>
        <w:t>is</w:t>
      </w:r>
      <w:r>
        <w:rPr>
          <w:spacing w:val="-3"/>
        </w:rPr>
        <w:t xml:space="preserve"> </w:t>
      </w:r>
      <w:r>
        <w:t>a</w:t>
      </w:r>
      <w:r>
        <w:rPr>
          <w:spacing w:val="-4"/>
        </w:rPr>
        <w:t xml:space="preserve"> </w:t>
      </w:r>
      <w:r>
        <w:t>non-liquidation</w:t>
      </w:r>
      <w:r>
        <w:rPr>
          <w:spacing w:val="-4"/>
        </w:rPr>
        <w:t xml:space="preserve"> </w:t>
      </w:r>
      <w:r>
        <w:t>close</w:t>
      </w:r>
      <w:r>
        <w:rPr>
          <w:spacing w:val="-4"/>
        </w:rPr>
        <w:t xml:space="preserve"> </w:t>
      </w:r>
      <w:r>
        <w:t>with</w:t>
      </w:r>
      <w:r>
        <w:rPr>
          <w:spacing w:val="-4"/>
        </w:rPr>
        <w:t xml:space="preserve"> </w:t>
      </w:r>
      <w:r>
        <w:rPr>
          <w:i/>
        </w:rPr>
        <w:t>x</w:t>
      </w:r>
      <w:r>
        <w:rPr>
          <w:rFonts w:ascii="Menlo"/>
          <w:i/>
          <w:vertAlign w:val="subscript"/>
        </w:rPr>
        <w:t>c</w:t>
      </w:r>
      <w:r>
        <w:rPr>
          <w:rFonts w:ascii="Menlo"/>
          <w:i/>
          <w:spacing w:val="-69"/>
        </w:rPr>
        <w:t xml:space="preserve"> </w:t>
      </w:r>
      <w:r>
        <w:rPr>
          <w:i/>
        </w:rPr>
        <w:t>&gt;</w:t>
      </w:r>
      <w:r>
        <w:rPr>
          <w:i/>
          <w:spacing w:val="3"/>
        </w:rPr>
        <w:t xml:space="preserve"> </w:t>
      </w:r>
      <w:r>
        <w:t>0.</w:t>
      </w:r>
      <w:r>
        <w:rPr>
          <w:spacing w:val="15"/>
        </w:rPr>
        <w:t xml:space="preserve"> </w:t>
      </w:r>
      <w:r>
        <w:rPr>
          <w:spacing w:val="-2"/>
        </w:rPr>
        <w:t>Define</w:t>
      </w:r>
    </w:p>
    <w:p w14:paraId="00DC1F90" w14:textId="77777777" w:rsidR="00350CFB" w:rsidRDefault="00350CFB">
      <w:pPr>
        <w:pStyle w:val="a3"/>
      </w:pPr>
    </w:p>
    <w:p w14:paraId="00DC1F91" w14:textId="77777777" w:rsidR="00350CFB" w:rsidRDefault="00350CFB">
      <w:pPr>
        <w:pStyle w:val="a3"/>
      </w:pPr>
    </w:p>
    <w:p w14:paraId="00DC1F92" w14:textId="77777777" w:rsidR="00350CFB" w:rsidRDefault="00350CFB">
      <w:pPr>
        <w:pStyle w:val="a3"/>
        <w:spacing w:before="242"/>
      </w:pPr>
    </w:p>
    <w:p w14:paraId="00DC1F93" w14:textId="77777777" w:rsidR="00350CFB" w:rsidRDefault="00283FFF">
      <w:pPr>
        <w:pStyle w:val="a3"/>
        <w:tabs>
          <w:tab w:val="left" w:pos="5328"/>
          <w:tab w:val="left" w:pos="9077"/>
        </w:tabs>
        <w:ind w:left="2110"/>
      </w:pPr>
      <w:r>
        <w:rPr>
          <w:noProof/>
        </w:rPr>
        <mc:AlternateContent>
          <mc:Choice Requires="wps">
            <w:drawing>
              <wp:anchor distT="0" distB="0" distL="0" distR="0" simplePos="0" relativeHeight="484031488" behindDoc="1" locked="0" layoutInCell="1" allowOverlap="1" wp14:anchorId="00DC274A" wp14:editId="00DC274B">
                <wp:simplePos x="0" y="0"/>
                <wp:positionH relativeFrom="page">
                  <wp:posOffset>3706482</wp:posOffset>
                </wp:positionH>
                <wp:positionV relativeFrom="paragraph">
                  <wp:posOffset>-115592</wp:posOffset>
                </wp:positionV>
                <wp:extent cx="219710" cy="56324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9"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4A" id="Textbox 211" o:spid="_x0000_s1198" type="#_x0000_t202" style="position:absolute;left:0;text-align:left;margin-left:291.85pt;margin-top:-9.1pt;width:17.3pt;height:44.35pt;z-index:-192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jjmQEAACIDAAAOAAAAZHJzL2Uyb0RvYy54bWysUsGO0zAQvSPxD5bvNG3ZLR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" filled="f" stroked="f">
                <v:textbox inset="0,0,0,0">
                  <w:txbxContent>
                    <w:p w14:paraId="00DC2839" w14:textId="77777777" w:rsidR="00350CFB" w:rsidRDefault="00283FFF">
                      <w:pPr>
                        <w:pStyle w:val="a3"/>
                        <w:spacing w:line="231" w:lineRule="exact"/>
                      </w:pPr>
                      <w:r>
                        <w:rPr>
                          <w:spacing w:val="-10"/>
                          <w:w w:val="235"/>
                        </w:rPr>
                        <w:t>L</w:t>
                      </w:r>
                    </w:p>
                  </w:txbxContent>
                </v:textbox>
                <w10:wrap anchorx="page"/>
              </v:shape>
            </w:pict>
          </mc:Fallback>
        </mc:AlternateContent>
      </w:r>
      <w:r>
        <w:rPr>
          <w:noProof/>
        </w:rPr>
        <mc:AlternateContent>
          <mc:Choice Requires="wps">
            <w:drawing>
              <wp:anchor distT="0" distB="0" distL="0" distR="0" simplePos="0" relativeHeight="484033024" behindDoc="1" locked="0" layoutInCell="1" allowOverlap="1" wp14:anchorId="00DC274C" wp14:editId="00DC274D">
                <wp:simplePos x="0" y="0"/>
                <wp:positionH relativeFrom="page">
                  <wp:posOffset>1961616</wp:posOffset>
                </wp:positionH>
                <wp:positionV relativeFrom="paragraph">
                  <wp:posOffset>-337130</wp:posOffset>
                </wp:positionV>
                <wp:extent cx="4799330" cy="56324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63245"/>
                        </a:xfrm>
                        <a:prstGeom prst="rect">
                          <a:avLst/>
                        </a:prstGeom>
                      </wps:spPr>
                      <wps:txbx>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wps:txbx>
                      <wps:bodyPr wrap="square" lIns="0" tIns="0" rIns="0" bIns="0" rtlCol="0">
                        <a:noAutofit/>
                      </wps:bodyPr>
                    </wps:wsp>
                  </a:graphicData>
                </a:graphic>
              </wp:anchor>
            </w:drawing>
          </mc:Choice>
          <mc:Fallback>
            <w:pict>
              <v:shape w14:anchorId="00DC274C" id="Textbox 212" o:spid="_x0000_s1199" type="#_x0000_t202" style="position:absolute;left:0;text-align:left;margin-left:154.45pt;margin-top:-26.55pt;width:377.9pt;height:44.35pt;z-index:-19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" filled="f" stroked="f">
                <v:textbox inset="0,0,0,0">
                  <w:txbxContent>
                    <w:p w14:paraId="00DC283A" w14:textId="77777777" w:rsidR="00350CFB" w:rsidRDefault="00283FFF">
                      <w:pPr>
                        <w:tabs>
                          <w:tab w:val="left" w:pos="6980"/>
                        </w:tabs>
                        <w:spacing w:line="353" w:lineRule="exact"/>
                        <w:rPr>
                          <w:sz w:val="24"/>
                        </w:rPr>
                      </w:pPr>
                      <w:r>
                        <w:rPr>
                          <w:sz w:val="24"/>
                        </w:rPr>
                        <w:t>close_success_count(</w:t>
                      </w:r>
                      <w:r>
                        <w:rPr>
                          <w:i/>
                          <w:sz w:val="24"/>
                        </w:rPr>
                        <w:t>w</w:t>
                      </w:r>
                      <w:r>
                        <w:rPr>
                          <w:sz w:val="24"/>
                        </w:rPr>
                        <w:t>)</w:t>
                      </w:r>
                      <w:r>
                        <w:rPr>
                          <w:spacing w:val="16"/>
                          <w:sz w:val="24"/>
                        </w:rPr>
                        <w:t xml:space="preserve"> </w:t>
                      </w:r>
                      <w:r>
                        <w:rPr>
                          <w:sz w:val="24"/>
                        </w:rPr>
                        <w:t>=</w:t>
                      </w:r>
                      <w:r>
                        <w:rPr>
                          <w:spacing w:val="16"/>
                          <w:sz w:val="24"/>
                        </w:rPr>
                        <w:t xml:space="preserve"> </w:t>
                      </w:r>
                      <w:r>
                        <w:rPr>
                          <w:position w:val="6"/>
                          <w:sz w:val="24"/>
                        </w:rPr>
                        <w:t>1</w:t>
                      </w:r>
                      <w:r>
                        <w:rPr>
                          <w:rFonts w:ascii="Arial Unicode MS" w:hAnsi="Arial Unicode MS"/>
                          <w:sz w:val="24"/>
                        </w:rPr>
                        <w:t>{</w:t>
                      </w:r>
                      <w:r>
                        <w:rPr>
                          <w:i/>
                          <w:sz w:val="24"/>
                        </w:rPr>
                        <w:t>c</w:t>
                      </w:r>
                      <w:r>
                        <w:rPr>
                          <w:i/>
                          <w:spacing w:val="16"/>
                          <w:sz w:val="24"/>
                        </w:rPr>
                        <w:t xml:space="preserve"> </w:t>
                      </w:r>
                      <w:r>
                        <w:rPr>
                          <w:rFonts w:ascii="Arial Unicode MS" w:hAnsi="Arial Unicode MS"/>
                          <w:sz w:val="24"/>
                        </w:rPr>
                        <w:t>∈</w:t>
                      </w:r>
                      <w:r>
                        <w:rPr>
                          <w:rFonts w:ascii="Arial Unicode MS" w:hAnsi="Arial Unicode MS"/>
                          <w:spacing w:val="10"/>
                          <w:sz w:val="24"/>
                        </w:rPr>
                        <w:t xml:space="preserve"> </w:t>
                      </w:r>
                      <w:r>
                        <w:rPr>
                          <w:rFonts w:ascii="Arial Unicode MS" w:hAnsi="Arial Unicode MS"/>
                          <w:sz w:val="24"/>
                        </w:rPr>
                        <w:t>C</w:t>
                      </w:r>
                      <w:r>
                        <w:rPr>
                          <w:sz w:val="24"/>
                        </w:rPr>
                        <w:t>(</w:t>
                      </w:r>
                      <w:r>
                        <w:rPr>
                          <w:i/>
                          <w:sz w:val="24"/>
                        </w:rPr>
                        <w:t>w</w:t>
                      </w:r>
                      <w:r>
                        <w:rPr>
                          <w:sz w:val="24"/>
                        </w:rPr>
                        <w:t>)</w:t>
                      </w:r>
                      <w:r>
                        <w:rPr>
                          <w:spacing w:val="16"/>
                          <w:sz w:val="24"/>
                        </w:rPr>
                        <w:t xml:space="preserve"> </w:t>
                      </w:r>
                      <w:r>
                        <w:rPr>
                          <w:sz w:val="24"/>
                        </w:rPr>
                        <w:t>:</w:t>
                      </w:r>
                      <w:r>
                        <w:rPr>
                          <w:spacing w:val="17"/>
                          <w:sz w:val="24"/>
                        </w:rPr>
                        <w:t xml:space="preserve"> </w:t>
                      </w:r>
                      <w:r>
                        <w:rPr>
                          <w:i/>
                          <w:sz w:val="24"/>
                        </w:rPr>
                        <w:t>ℓ</w:t>
                      </w:r>
                      <w:r>
                        <w:rPr>
                          <w:rFonts w:ascii="Menlo" w:hAnsi="Menlo"/>
                          <w:i/>
                          <w:sz w:val="24"/>
                          <w:vertAlign w:val="subscript"/>
                        </w:rPr>
                        <w:t>c</w:t>
                      </w:r>
                      <w:r>
                        <w:rPr>
                          <w:rFonts w:ascii="Menlo" w:hAnsi="Menlo"/>
                          <w:i/>
                          <w:spacing w:val="-57"/>
                          <w:sz w:val="24"/>
                        </w:rPr>
                        <w:t xml:space="preserve"> </w:t>
                      </w:r>
                      <w:r>
                        <w:rPr>
                          <w:sz w:val="24"/>
                        </w:rPr>
                        <w:t>=</w:t>
                      </w:r>
                      <w:r>
                        <w:rPr>
                          <w:spacing w:val="17"/>
                          <w:sz w:val="24"/>
                        </w:rPr>
                        <w:t xml:space="preserve"> </w:t>
                      </w:r>
                      <w:r>
                        <w:rPr>
                          <w:sz w:val="24"/>
                        </w:rPr>
                        <w:t>0</w:t>
                      </w:r>
                      <w:r>
                        <w:rPr>
                          <w:spacing w:val="1"/>
                          <w:sz w:val="24"/>
                        </w:rPr>
                        <w:t xml:space="preserve"> </w:t>
                      </w:r>
                      <w:r>
                        <w:rPr>
                          <w:rFonts w:ascii="Arial Unicode MS" w:hAnsi="Arial Unicode MS"/>
                          <w:sz w:val="24"/>
                        </w:rPr>
                        <w:t>∧</w:t>
                      </w:r>
                      <w:r>
                        <w:rPr>
                          <w:rFonts w:ascii="Arial Unicode MS" w:hAnsi="Arial Unicode MS"/>
                          <w:spacing w:val="-6"/>
                          <w:sz w:val="24"/>
                        </w:rPr>
                        <w:t xml:space="preserve"> </w:t>
                      </w:r>
                      <w:r>
                        <w:rPr>
                          <w:i/>
                          <w:sz w:val="24"/>
                        </w:rPr>
                        <w:t>x</w:t>
                      </w:r>
                      <w:r>
                        <w:rPr>
                          <w:rFonts w:ascii="Menlo" w:hAnsi="Menlo"/>
                          <w:i/>
                          <w:sz w:val="24"/>
                          <w:vertAlign w:val="subscript"/>
                        </w:rPr>
                        <w:t>c</w:t>
                      </w:r>
                      <w:r>
                        <w:rPr>
                          <w:rFonts w:ascii="Menlo" w:hAnsi="Menlo"/>
                          <w:i/>
                          <w:spacing w:val="-57"/>
                          <w:sz w:val="24"/>
                        </w:rPr>
                        <w:t xml:space="preserve"> </w:t>
                      </w:r>
                      <w:r>
                        <w:rPr>
                          <w:i/>
                          <w:sz w:val="24"/>
                        </w:rPr>
                        <w:t>&gt;</w:t>
                      </w:r>
                      <w:r>
                        <w:rPr>
                          <w:i/>
                          <w:spacing w:val="16"/>
                          <w:sz w:val="24"/>
                        </w:rPr>
                        <w:t xml:space="preserve"> </w:t>
                      </w:r>
                      <w:r>
                        <w:rPr>
                          <w:spacing w:val="-4"/>
                          <w:sz w:val="24"/>
                        </w:rPr>
                        <w:t>0</w:t>
                      </w:r>
                      <w:r>
                        <w:rPr>
                          <w:rFonts w:ascii="Arial Unicode MS" w:hAnsi="Arial Unicode MS"/>
                          <w:spacing w:val="-4"/>
                          <w:sz w:val="24"/>
                        </w:rPr>
                        <w:t>}</w:t>
                      </w:r>
                      <w:r>
                        <w:rPr>
                          <w:spacing w:val="-4"/>
                          <w:position w:val="6"/>
                          <w:sz w:val="24"/>
                        </w:rPr>
                        <w:t>1</w:t>
                      </w:r>
                      <w:r>
                        <w:rPr>
                          <w:i/>
                          <w:spacing w:val="-4"/>
                          <w:sz w:val="24"/>
                        </w:rPr>
                        <w:t>,</w:t>
                      </w:r>
                      <w:r>
                        <w:rPr>
                          <w:i/>
                          <w:sz w:val="24"/>
                        </w:rPr>
                        <w:tab/>
                      </w:r>
                      <w:r>
                        <w:rPr>
                          <w:spacing w:val="-2"/>
                          <w:sz w:val="24"/>
                        </w:rPr>
                        <w:t>(3.16)</w:t>
                      </w:r>
                    </w:p>
                  </w:txbxContent>
                </v:textbox>
                <w10:wrap anchorx="page"/>
              </v:shape>
            </w:pict>
          </mc:Fallback>
        </mc:AlternateContent>
      </w:r>
      <w:r>
        <w:t>realized_gain_proxy(</w:t>
      </w:r>
      <w:r>
        <w:rPr>
          <w:i/>
        </w:rPr>
        <w:t>w</w:t>
      </w:r>
      <w:r>
        <w:t>)</w:t>
      </w:r>
      <w:r>
        <w:rPr>
          <w:spacing w:val="18"/>
        </w:rPr>
        <w:t xml:space="preserve"> </w:t>
      </w:r>
      <w:r>
        <w:rPr>
          <w:spacing w:val="-10"/>
        </w:rPr>
        <w:t>=</w:t>
      </w:r>
      <w:r>
        <w:tab/>
        <w:t>max(</w:t>
      </w:r>
      <w:r>
        <w:rPr>
          <w:i/>
        </w:rPr>
        <w:t>x</w:t>
      </w:r>
      <w:r>
        <w:rPr>
          <w:rFonts w:ascii="Menlo"/>
          <w:i/>
          <w:vertAlign w:val="subscript"/>
        </w:rPr>
        <w:t>c</w:t>
      </w:r>
      <w:r>
        <w:rPr>
          <w:i/>
        </w:rPr>
        <w:t>,</w:t>
      </w:r>
      <w:r>
        <w:rPr>
          <w:i/>
          <w:spacing w:val="-4"/>
        </w:rPr>
        <w:t xml:space="preserve"> </w:t>
      </w:r>
      <w:r>
        <w:rPr>
          <w:spacing w:val="-5"/>
        </w:rPr>
        <w:t>0)</w:t>
      </w:r>
      <w:r>
        <w:rPr>
          <w:i/>
          <w:spacing w:val="-5"/>
        </w:rPr>
        <w:t>,</w:t>
      </w:r>
      <w:r>
        <w:rPr>
          <w:i/>
        </w:rPr>
        <w:tab/>
      </w:r>
      <w:bookmarkStart w:id="256" w:name="_bookmark70"/>
      <w:bookmarkEnd w:id="256"/>
      <w:r>
        <w:rPr>
          <w:spacing w:val="-2"/>
        </w:rPr>
        <w:t>(3.17)</w:t>
      </w:r>
    </w:p>
    <w:p w14:paraId="00DC1F94" w14:textId="77777777" w:rsidR="00350CFB" w:rsidRDefault="00283FFF">
      <w:pPr>
        <w:spacing w:before="85"/>
        <w:ind w:left="-1" w:right="168"/>
        <w:jc w:val="center"/>
        <w:rPr>
          <w:sz w:val="16"/>
        </w:rPr>
      </w:pPr>
      <w:r>
        <w:rPr>
          <w:rFonts w:ascii="Menlo" w:hAnsi="Menlo"/>
          <w:i/>
          <w:spacing w:val="-2"/>
          <w:w w:val="115"/>
          <w:sz w:val="16"/>
        </w:rPr>
        <w:t>c</w:t>
      </w:r>
      <w:r>
        <w:rPr>
          <w:rFonts w:ascii="Apple Symbols" w:hAnsi="Apple Symbols"/>
          <w:spacing w:val="-2"/>
          <w:w w:val="115"/>
          <w:sz w:val="16"/>
        </w:rPr>
        <w:t>∈C</w:t>
      </w:r>
      <w:r>
        <w:rPr>
          <w:spacing w:val="-2"/>
          <w:w w:val="115"/>
          <w:sz w:val="16"/>
        </w:rPr>
        <w:t>(</w:t>
      </w:r>
      <w:r>
        <w:rPr>
          <w:rFonts w:ascii="Menlo" w:hAnsi="Menlo"/>
          <w:i/>
          <w:spacing w:val="-2"/>
          <w:w w:val="115"/>
          <w:sz w:val="16"/>
        </w:rPr>
        <w:t>w</w:t>
      </w:r>
      <w:r>
        <w:rPr>
          <w:spacing w:val="-2"/>
          <w:w w:val="115"/>
          <w:sz w:val="16"/>
        </w:rPr>
        <w:t>)</w:t>
      </w:r>
    </w:p>
    <w:p w14:paraId="00DC1F95" w14:textId="77777777" w:rsidR="00350CFB" w:rsidRDefault="00283FFF">
      <w:pPr>
        <w:pStyle w:val="a3"/>
        <w:tabs>
          <w:tab w:val="left" w:pos="8526"/>
        </w:tabs>
        <w:spacing w:before="60" w:line="340" w:lineRule="exact"/>
        <w:ind w:left="1719"/>
        <w:jc w:val="center"/>
      </w:pPr>
      <w:r>
        <w:t>close_success_rate(</w:t>
      </w:r>
      <w:r>
        <w:rPr>
          <w:i/>
        </w:rPr>
        <w:t>w</w:t>
      </w:r>
      <w:r>
        <w:t>)</w:t>
      </w:r>
      <w:r>
        <w:rPr>
          <w:spacing w:val="32"/>
        </w:rPr>
        <w:t xml:space="preserve"> </w:t>
      </w:r>
      <w:r>
        <w:t>=</w:t>
      </w:r>
      <w:r>
        <w:rPr>
          <w:spacing w:val="66"/>
        </w:rPr>
        <w:t xml:space="preserve"> </w:t>
      </w:r>
      <w:r>
        <w:rPr>
          <w:position w:val="16"/>
        </w:rPr>
        <w:t>close_success_count(</w:t>
      </w:r>
      <w:r>
        <w:rPr>
          <w:i/>
          <w:position w:val="16"/>
        </w:rPr>
        <w:t>w</w:t>
      </w:r>
      <w:r>
        <w:rPr>
          <w:position w:val="16"/>
        </w:rPr>
        <w:t>)</w:t>
      </w:r>
      <w:r>
        <w:rPr>
          <w:spacing w:val="-26"/>
          <w:position w:val="16"/>
        </w:rPr>
        <w:t xml:space="preserve"> </w:t>
      </w:r>
      <w:r>
        <w:rPr>
          <w:i/>
          <w:spacing w:val="-10"/>
        </w:rPr>
        <w:t>.</w:t>
      </w:r>
      <w:r>
        <w:rPr>
          <w:i/>
        </w:rPr>
        <w:tab/>
      </w:r>
      <w:r>
        <w:rPr>
          <w:spacing w:val="-2"/>
        </w:rPr>
        <w:t>(3.18)</w:t>
      </w:r>
    </w:p>
    <w:p w14:paraId="00DC1F96" w14:textId="77777777" w:rsidR="00350CFB" w:rsidRDefault="00283FFF">
      <w:pPr>
        <w:spacing w:line="20" w:lineRule="exact"/>
        <w:ind w:left="4770"/>
        <w:rPr>
          <w:sz w:val="2"/>
        </w:rPr>
      </w:pPr>
      <w:r>
        <w:rPr>
          <w:noProof/>
          <w:sz w:val="2"/>
        </w:rPr>
        <mc:AlternateContent>
          <mc:Choice Requires="wpg">
            <w:drawing>
              <wp:inline distT="0" distB="0" distL="0" distR="0" wp14:anchorId="00DC274E" wp14:editId="00DC274F">
                <wp:extent cx="1482725" cy="6350"/>
                <wp:effectExtent l="9525" t="0" r="0" b="317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6350"/>
                          <a:chOff x="0" y="0"/>
                          <a:chExt cx="1482725" cy="6350"/>
                        </a:xfrm>
                      </wpg:grpSpPr>
                      <wps:wsp>
                        <wps:cNvPr id="214" name="Graphic 214"/>
                        <wps:cNvSpPr/>
                        <wps:spPr>
                          <a:xfrm>
                            <a:off x="0" y="3036"/>
                            <a:ext cx="1482725" cy="1270"/>
                          </a:xfrm>
                          <a:custGeom>
                            <a:avLst/>
                            <a:gdLst/>
                            <a:ahLst/>
                            <a:cxnLst/>
                            <a:rect l="l" t="t" r="r" b="b"/>
                            <a:pathLst>
                              <a:path w="1482725">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5C13A4" id="Group 213" o:spid="_x0000_s1026" style="width:116.75pt;height:.5pt;mso-position-horizontal-relative:char;mso-position-vertical-relative:line" coordsize="148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">
                <v:shape id="Graphic 214" o:spid="_x0000_s1027" style="position:absolute;top:30;width:14827;height:13;visibility:visible;mso-wrap-style:square;v-text-anchor:top" coordsize="1482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" path="m,l1482445,e" filled="f" strokeweight=".16869mm">
                  <v:path arrowok="t"/>
                </v:shape>
                <w10:anchorlock/>
              </v:group>
            </w:pict>
          </mc:Fallback>
        </mc:AlternateContent>
      </w:r>
    </w:p>
    <w:p w14:paraId="00DC1F97" w14:textId="77777777" w:rsidR="00350CFB" w:rsidRDefault="00283FFF">
      <w:pPr>
        <w:pStyle w:val="a3"/>
        <w:spacing w:line="302" w:lineRule="exact"/>
        <w:ind w:left="1669"/>
        <w:jc w:val="center"/>
        <w:rPr>
          <w:rFonts w:ascii="Arial Unicode MS"/>
        </w:rPr>
      </w:pPr>
      <w:r>
        <w:rPr>
          <w:rFonts w:ascii="Arial Unicode MS"/>
          <w:spacing w:val="-2"/>
        </w:rPr>
        <w:t>|C</w:t>
      </w:r>
      <w:r>
        <w:rPr>
          <w:spacing w:val="-2"/>
        </w:rPr>
        <w:t>(</w:t>
      </w:r>
      <w:r>
        <w:rPr>
          <w:i/>
          <w:spacing w:val="-2"/>
        </w:rPr>
        <w:t>w</w:t>
      </w:r>
      <w:r>
        <w:rPr>
          <w:spacing w:val="-2"/>
        </w:rPr>
        <w:t>)</w:t>
      </w:r>
      <w:r>
        <w:rPr>
          <w:rFonts w:ascii="Arial Unicode MS"/>
          <w:spacing w:val="-2"/>
        </w:rPr>
        <w:t>|</w:t>
      </w:r>
    </w:p>
    <w:p w14:paraId="00DC1F98" w14:textId="77777777" w:rsidR="00350CFB" w:rsidRDefault="00283FFF">
      <w:pPr>
        <w:pStyle w:val="a3"/>
        <w:spacing w:before="191" w:line="456" w:lineRule="exact"/>
        <w:ind w:left="276" w:right="524" w:hanging="2"/>
        <w:jc w:val="both"/>
      </w:pPr>
      <w:r>
        <w:t>The primary definition of realized_gain_proxy is the raw sum of positive PnL. A size-weighted variant</w:t>
      </w:r>
      <w:r>
        <w:rPr>
          <w:spacing w:val="-15"/>
        </w:rPr>
        <w:t xml:space="preserve"> </w:t>
      </w:r>
      <w:r>
        <w:t>multiplies</w:t>
      </w:r>
      <w:r>
        <w:rPr>
          <w:spacing w:val="-15"/>
        </w:rPr>
        <w:t xml:space="preserve"> </w:t>
      </w:r>
      <w:r>
        <w:t>each</w:t>
      </w:r>
      <w:r>
        <w:rPr>
          <w:spacing w:val="-15"/>
        </w:rPr>
        <w:t xml:space="preserve"> </w:t>
      </w:r>
      <w:r>
        <w:t>positive</w:t>
      </w:r>
      <w:r>
        <w:rPr>
          <w:spacing w:val="-15"/>
        </w:rPr>
        <w:t xml:space="preserve"> </w:t>
      </w:r>
      <w:r>
        <w:t>PnL</w:t>
      </w:r>
      <w:r>
        <w:rPr>
          <w:spacing w:val="-15"/>
        </w:rPr>
        <w:t xml:space="preserve"> </w:t>
      </w:r>
      <w:r>
        <w:t>by</w:t>
      </w:r>
      <w:r>
        <w:rPr>
          <w:spacing w:val="-15"/>
        </w:rPr>
        <w:t xml:space="preserve"> </w:t>
      </w:r>
      <w:r>
        <w:t>max(</w:t>
      </w:r>
      <w:r>
        <w:rPr>
          <w:rFonts w:ascii="Arial Unicode MS" w:hAnsi="Arial Unicode MS"/>
        </w:rPr>
        <w:t>|</w:t>
      </w:r>
      <w:r>
        <w:rPr>
          <w:i/>
        </w:rPr>
        <w:t>s</w:t>
      </w:r>
      <w:r>
        <w:rPr>
          <w:rFonts w:ascii="Menlo" w:hAnsi="Menlo"/>
          <w:i/>
          <w:vertAlign w:val="subscript"/>
        </w:rPr>
        <w:t>c</w:t>
      </w:r>
      <w:r>
        <w:rPr>
          <w:rFonts w:ascii="Arial Unicode MS" w:hAnsi="Arial Unicode MS"/>
        </w:rPr>
        <w:t>|</w:t>
      </w:r>
      <w:r>
        <w:rPr>
          <w:i/>
        </w:rPr>
        <w:t>,</w:t>
      </w:r>
      <w:r>
        <w:rPr>
          <w:i/>
          <w:spacing w:val="-15"/>
        </w:rPr>
        <w:t xml:space="preserve"> </w:t>
      </w:r>
      <w:r>
        <w:t>1),</w:t>
      </w:r>
      <w:r>
        <w:rPr>
          <w:spacing w:val="-15"/>
        </w:rPr>
        <w:t xml:space="preserve"> </w:t>
      </w:r>
      <w:r>
        <w:t>where</w:t>
      </w:r>
      <w:r>
        <w:rPr>
          <w:spacing w:val="-10"/>
        </w:rPr>
        <w:t xml:space="preserve"> </w:t>
      </w:r>
      <w:r>
        <w:rPr>
          <w:i/>
        </w:rPr>
        <w:t>s</w:t>
      </w:r>
      <w:r>
        <w:rPr>
          <w:rFonts w:ascii="Menlo" w:hAnsi="Menlo"/>
          <w:i/>
          <w:vertAlign w:val="subscript"/>
        </w:rPr>
        <w:t>c</w:t>
      </w:r>
      <w:r>
        <w:rPr>
          <w:rFonts w:ascii="Menlo" w:hAnsi="Menlo"/>
          <w:i/>
          <w:spacing w:val="-36"/>
        </w:rPr>
        <w:t xml:space="preserve"> </w:t>
      </w:r>
      <w:r>
        <w:t>is</w:t>
      </w:r>
      <w:r>
        <w:rPr>
          <w:spacing w:val="-7"/>
        </w:rPr>
        <w:t xml:space="preserve"> </w:t>
      </w:r>
      <w:r>
        <w:t>the</w:t>
      </w:r>
      <w:r>
        <w:rPr>
          <w:spacing w:val="-7"/>
        </w:rPr>
        <w:t xml:space="preserve"> </w:t>
      </w:r>
      <w:r>
        <w:t>close’s</w:t>
      </w:r>
      <w:r>
        <w:rPr>
          <w:spacing w:val="-7"/>
        </w:rPr>
        <w:t xml:space="preserve"> </w:t>
      </w:r>
      <w:r>
        <w:rPr>
          <w:rFonts w:ascii="Courier New" w:hAnsi="Courier New"/>
        </w:rPr>
        <w:t>sizeDeltaUsd</w:t>
      </w:r>
      <w:r>
        <w:t>,</w:t>
      </w:r>
      <w:r>
        <w:rPr>
          <w:spacing w:val="-5"/>
        </w:rPr>
        <w:t xml:space="preserve"> </w:t>
      </w:r>
      <w:r>
        <w:t xml:space="preserve">and is used only in robustness checks (Section </w:t>
      </w:r>
      <w:hyperlink w:anchor="_bookmark73" w:history="1">
        <w:r>
          <w:t>3.12</w:t>
        </w:r>
      </w:hyperlink>
      <w:r>
        <w:t>).</w:t>
      </w:r>
      <w:r>
        <w:rPr>
          <w:spacing w:val="32"/>
        </w:rPr>
        <w:t xml:space="preserve"> </w:t>
      </w:r>
      <w:r>
        <w:t>These proxies operationalize trading success on GMX</w:t>
      </w:r>
      <w:r>
        <w:rPr>
          <w:spacing w:val="-8"/>
        </w:rPr>
        <w:t xml:space="preserve"> </w:t>
      </w:r>
      <w:r>
        <w:t>V2</w:t>
      </w:r>
      <w:r>
        <w:rPr>
          <w:spacing w:val="-8"/>
        </w:rPr>
        <w:t xml:space="preserve"> </w:t>
      </w:r>
      <w:r>
        <w:t>perpetual</w:t>
      </w:r>
      <w:r>
        <w:rPr>
          <w:spacing w:val="-8"/>
        </w:rPr>
        <w:t xml:space="preserve"> </w:t>
      </w:r>
      <w:r>
        <w:t>markets</w:t>
      </w:r>
      <w:r>
        <w:rPr>
          <w:spacing w:val="-8"/>
        </w:rPr>
        <w:t xml:space="preserve"> </w:t>
      </w:r>
      <w:hyperlink w:anchor="_bookmark156" w:history="1">
        <w:r>
          <w:rPr>
            <w:vertAlign w:val="superscript"/>
          </w:rPr>
          <w:t>[46]</w:t>
        </w:r>
      </w:hyperlink>
      <w:r>
        <w:rPr>
          <w:vertAlign w:val="superscript"/>
        </w:rPr>
        <w:t>,</w:t>
      </w:r>
      <w:hyperlink w:anchor="_bookmark186" w:history="1">
        <w:r>
          <w:rPr>
            <w:vertAlign w:val="superscript"/>
          </w:rPr>
          <w:t>[1]</w:t>
        </w:r>
      </w:hyperlink>
      <w:r>
        <w:t>.</w:t>
      </w:r>
      <w:r>
        <w:rPr>
          <w:spacing w:val="18"/>
        </w:rPr>
        <w:t xml:space="preserve"> </w:t>
      </w:r>
      <w:r>
        <w:t>They</w:t>
      </w:r>
      <w:r>
        <w:rPr>
          <w:spacing w:val="-8"/>
        </w:rPr>
        <w:t xml:space="preserve"> </w:t>
      </w:r>
      <w:r>
        <w:t>are</w:t>
      </w:r>
      <w:r>
        <w:rPr>
          <w:spacing w:val="-8"/>
        </w:rPr>
        <w:t xml:space="preserve"> </w:t>
      </w:r>
      <w:r>
        <w:t>outcome</w:t>
      </w:r>
      <w:r>
        <w:rPr>
          <w:spacing w:val="-8"/>
        </w:rPr>
        <w:t xml:space="preserve"> </w:t>
      </w:r>
      <w:r>
        <w:t>measures,</w:t>
      </w:r>
      <w:r>
        <w:rPr>
          <w:spacing w:val="-6"/>
        </w:rPr>
        <w:t xml:space="preserve"> </w:t>
      </w:r>
      <w:r>
        <w:t>not</w:t>
      </w:r>
      <w:r>
        <w:rPr>
          <w:spacing w:val="-8"/>
        </w:rPr>
        <w:t xml:space="preserve"> </w:t>
      </w:r>
      <w:r>
        <w:t>social-graph</w:t>
      </w:r>
      <w:r>
        <w:rPr>
          <w:spacing w:val="-8"/>
        </w:rPr>
        <w:t xml:space="preserve"> </w:t>
      </w:r>
      <w:r>
        <w:t>features:</w:t>
      </w:r>
      <w:r>
        <w:rPr>
          <w:spacing w:val="16"/>
        </w:rPr>
        <w:t xml:space="preserve"> </w:t>
      </w:r>
      <w:r>
        <w:t xml:space="preserve">neither </w:t>
      </w:r>
      <w:r>
        <w:rPr>
          <w:spacing w:val="-2"/>
        </w:rPr>
        <w:t>EndorseRank</w:t>
      </w:r>
      <w:r>
        <w:rPr>
          <w:spacing w:val="-13"/>
        </w:rPr>
        <w:t xml:space="preserve"> </w:t>
      </w:r>
      <w:r>
        <w:rPr>
          <w:spacing w:val="-2"/>
        </w:rPr>
        <w:t>nor</w:t>
      </w:r>
      <w:r>
        <w:rPr>
          <w:spacing w:val="-13"/>
        </w:rPr>
        <w:t xml:space="preserve"> </w:t>
      </w:r>
      <w:r>
        <w:rPr>
          <w:spacing w:val="-2"/>
        </w:rPr>
        <w:t>AWP</w:t>
      </w:r>
      <w:r>
        <w:rPr>
          <w:spacing w:val="-13"/>
        </w:rPr>
        <w:t xml:space="preserve"> </w:t>
      </w:r>
      <w:r>
        <w:rPr>
          <w:spacing w:val="-2"/>
        </w:rPr>
        <w:t>reads</w:t>
      </w:r>
      <w:r>
        <w:rPr>
          <w:spacing w:val="-13"/>
        </w:rPr>
        <w:t xml:space="preserve"> </w:t>
      </w:r>
      <w:r>
        <w:rPr>
          <w:rFonts w:ascii="Courier New" w:hAnsi="Courier New"/>
          <w:spacing w:val="-2"/>
        </w:rPr>
        <w:t>basePnlUsd</w:t>
      </w:r>
      <w:r>
        <w:rPr>
          <w:rFonts w:ascii="Courier New" w:hAnsi="Courier New"/>
          <w:spacing w:val="-34"/>
        </w:rPr>
        <w:t xml:space="preserve"> </w:t>
      </w:r>
      <w:r>
        <w:rPr>
          <w:spacing w:val="-2"/>
        </w:rPr>
        <w:t>when</w:t>
      </w:r>
      <w:r>
        <w:rPr>
          <w:spacing w:val="-13"/>
        </w:rPr>
        <w:t xml:space="preserve"> </w:t>
      </w:r>
      <w:r>
        <w:rPr>
          <w:spacing w:val="-2"/>
        </w:rPr>
        <w:t>building</w:t>
      </w:r>
      <w:r>
        <w:rPr>
          <w:spacing w:val="-13"/>
        </w:rPr>
        <w:t xml:space="preserve"> </w:t>
      </w:r>
      <w:r>
        <w:rPr>
          <w:spacing w:val="-2"/>
        </w:rPr>
        <w:t>edges. Consequently,</w:t>
      </w:r>
      <w:r>
        <w:rPr>
          <w:spacing w:val="-6"/>
        </w:rPr>
        <w:t xml:space="preserve"> </w:t>
      </w:r>
      <w:r>
        <w:rPr>
          <w:spacing w:val="-2"/>
        </w:rPr>
        <w:t>non-trivial</w:t>
      </w:r>
      <w:r>
        <w:rPr>
          <w:spacing w:val="-7"/>
        </w:rPr>
        <w:t xml:space="preserve"> </w:t>
      </w:r>
      <w:r>
        <w:rPr>
          <w:spacing w:val="-2"/>
        </w:rPr>
        <w:t>align-</w:t>
      </w:r>
      <w:r>
        <w:t>ment</w:t>
      </w:r>
      <w:r>
        <w:rPr>
          <w:spacing w:val="-11"/>
        </w:rPr>
        <w:t xml:space="preserve"> </w:t>
      </w:r>
      <w:r>
        <w:t>with</w:t>
      </w:r>
      <w:r>
        <w:rPr>
          <w:spacing w:val="-10"/>
        </w:rPr>
        <w:t xml:space="preserve"> </w:t>
      </w:r>
      <w:r>
        <w:t>trading</w:t>
      </w:r>
      <w:r>
        <w:rPr>
          <w:spacing w:val="-10"/>
        </w:rPr>
        <w:t xml:space="preserve"> </w:t>
      </w:r>
      <w:r>
        <w:t>success</w:t>
      </w:r>
      <w:r>
        <w:rPr>
          <w:spacing w:val="-11"/>
        </w:rPr>
        <w:t xml:space="preserve"> </w:t>
      </w:r>
      <w:r>
        <w:t>is</w:t>
      </w:r>
      <w:r>
        <w:rPr>
          <w:spacing w:val="-10"/>
        </w:rPr>
        <w:t xml:space="preserve"> </w:t>
      </w:r>
      <w:r>
        <w:t>the</w:t>
      </w:r>
      <w:r>
        <w:rPr>
          <w:spacing w:val="-10"/>
        </w:rPr>
        <w:t xml:space="preserve"> </w:t>
      </w:r>
      <w:r>
        <w:t>strongest</w:t>
      </w:r>
      <w:r>
        <w:rPr>
          <w:spacing w:val="-11"/>
        </w:rPr>
        <w:t xml:space="preserve"> </w:t>
      </w:r>
      <w:r>
        <w:t>form</w:t>
      </w:r>
      <w:r>
        <w:rPr>
          <w:spacing w:val="-10"/>
        </w:rPr>
        <w:t xml:space="preserve"> </w:t>
      </w:r>
      <w:r>
        <w:t>of</w:t>
      </w:r>
      <w:r>
        <w:rPr>
          <w:spacing w:val="-10"/>
        </w:rPr>
        <w:t xml:space="preserve"> </w:t>
      </w:r>
      <w:r>
        <w:t>domain</w:t>
      </w:r>
      <w:r>
        <w:rPr>
          <w:spacing w:val="-11"/>
        </w:rPr>
        <w:t xml:space="preserve"> </w:t>
      </w:r>
      <w:r>
        <w:t>evidence</w:t>
      </w:r>
      <w:r>
        <w:rPr>
          <w:spacing w:val="-10"/>
        </w:rPr>
        <w:t xml:space="preserve"> </w:t>
      </w:r>
      <w:r>
        <w:t>available</w:t>
      </w:r>
      <w:r>
        <w:rPr>
          <w:spacing w:val="-10"/>
        </w:rPr>
        <w:t xml:space="preserve"> </w:t>
      </w:r>
      <w:r>
        <w:t>in</w:t>
      </w:r>
      <w:r>
        <w:rPr>
          <w:spacing w:val="-10"/>
        </w:rPr>
        <w:t xml:space="preserve"> </w:t>
      </w:r>
      <w:r>
        <w:t>this</w:t>
      </w:r>
      <w:r>
        <w:rPr>
          <w:spacing w:val="-11"/>
        </w:rPr>
        <w:t xml:space="preserve"> </w:t>
      </w:r>
      <w:r>
        <w:t>design</w:t>
      </w:r>
      <w:r>
        <w:rPr>
          <w:spacing w:val="-10"/>
        </w:rPr>
        <w:t xml:space="preserve"> </w:t>
      </w:r>
      <w:r>
        <w:t>short</w:t>
      </w:r>
      <w:r>
        <w:rPr>
          <w:spacing w:val="-10"/>
        </w:rPr>
        <w:t xml:space="preserve"> </w:t>
      </w:r>
      <w:r>
        <w:t>of external</w:t>
      </w:r>
      <w:r>
        <w:rPr>
          <w:spacing w:val="-13"/>
        </w:rPr>
        <w:t xml:space="preserve"> </w:t>
      </w:r>
      <w:r>
        <w:t>credit</w:t>
      </w:r>
      <w:r>
        <w:rPr>
          <w:spacing w:val="-13"/>
        </w:rPr>
        <w:t xml:space="preserve"> </w:t>
      </w:r>
      <w:r>
        <w:t>labels.</w:t>
      </w:r>
      <w:r>
        <w:rPr>
          <w:spacing w:val="9"/>
        </w:rPr>
        <w:t xml:space="preserve"> </w:t>
      </w:r>
      <w:r>
        <w:t>Count,</w:t>
      </w:r>
      <w:r>
        <w:rPr>
          <w:spacing w:val="-12"/>
        </w:rPr>
        <w:t xml:space="preserve"> </w:t>
      </w:r>
      <w:r>
        <w:t>sum,</w:t>
      </w:r>
      <w:r>
        <w:rPr>
          <w:spacing w:val="-12"/>
        </w:rPr>
        <w:t xml:space="preserve"> </w:t>
      </w:r>
      <w:r>
        <w:t>and</w:t>
      </w:r>
      <w:r>
        <w:rPr>
          <w:spacing w:val="-13"/>
        </w:rPr>
        <w:t xml:space="preserve"> </w:t>
      </w:r>
      <w:r>
        <w:t>rate</w:t>
      </w:r>
      <w:r>
        <w:rPr>
          <w:spacing w:val="-13"/>
        </w:rPr>
        <w:t xml:space="preserve"> </w:t>
      </w:r>
      <w:r>
        <w:t>capture</w:t>
      </w:r>
      <w:r>
        <w:rPr>
          <w:spacing w:val="-13"/>
        </w:rPr>
        <w:t xml:space="preserve"> </w:t>
      </w:r>
      <w:r>
        <w:t>complementary</w:t>
      </w:r>
      <w:r>
        <w:rPr>
          <w:spacing w:val="-13"/>
        </w:rPr>
        <w:t xml:space="preserve"> </w:t>
      </w:r>
      <w:r>
        <w:t>aspects</w:t>
      </w:r>
      <w:r>
        <w:rPr>
          <w:spacing w:val="-13"/>
        </w:rPr>
        <w:t xml:space="preserve"> </w:t>
      </w:r>
      <w:r>
        <w:t>of</w:t>
      </w:r>
      <w:r>
        <w:rPr>
          <w:spacing w:val="-13"/>
        </w:rPr>
        <w:t xml:space="preserve"> </w:t>
      </w:r>
      <w:r>
        <w:t xml:space="preserve">success—frequency, magnitude, and consistency—so family-level mean </w:t>
      </w:r>
      <w:r>
        <w:rPr>
          <w:i/>
        </w:rPr>
        <w:t>τ</w:t>
      </w:r>
      <w:r>
        <w:rPr>
          <w:i/>
          <w:spacing w:val="26"/>
        </w:rPr>
        <w:t xml:space="preserve"> </w:t>
      </w:r>
      <w:r>
        <w:t>is not dominated by a single operationaliza-</w:t>
      </w:r>
      <w:bookmarkStart w:id="257" w:name="Liquidation_family_(ancillary)"/>
      <w:bookmarkEnd w:id="257"/>
      <w:r>
        <w:rPr>
          <w:spacing w:val="-2"/>
        </w:rPr>
        <w:t>tion.</w:t>
      </w:r>
    </w:p>
    <w:p w14:paraId="00DC1F99" w14:textId="77777777" w:rsidR="00350CFB" w:rsidRDefault="00350CFB">
      <w:pPr>
        <w:pStyle w:val="a3"/>
        <w:spacing w:before="150"/>
      </w:pPr>
    </w:p>
    <w:p w14:paraId="00DC1F9A" w14:textId="77777777" w:rsidR="00350CFB" w:rsidRDefault="00283FFF">
      <w:pPr>
        <w:pStyle w:val="3"/>
        <w:numPr>
          <w:ilvl w:val="2"/>
          <w:numId w:val="26"/>
        </w:numPr>
        <w:tabs>
          <w:tab w:val="left" w:pos="879"/>
        </w:tabs>
        <w:spacing w:before="1"/>
        <w:ind w:left="879" w:hanging="597"/>
      </w:pPr>
      <w:commentRangeStart w:id="258"/>
      <w:r>
        <w:t>Liquidation family (ancillary) (archived; not used in the main comparison)</w:t>
      </w:r>
      <w:commentRangeEnd w:id="258"/>
      <w:r>
        <w:rPr>
          <w:rStyle w:val="a5"/>
          <w:sz w:val="24"/>
          <w:szCs w:val="24"/>
        </w:rPr>
        <w:commentReference w:id="258"/>
      </w:r>
    </w:p>
    <w:p w14:paraId="00DC1F9B" w14:textId="77777777" w:rsidR="00350CFB" w:rsidRDefault="00350CFB">
      <w:pPr>
        <w:pStyle w:val="a3"/>
        <w:spacing w:before="46"/>
        <w:rPr>
          <w:b/>
        </w:rPr>
      </w:pPr>
    </w:p>
    <w:p w14:paraId="00DC1F9C" w14:textId="77777777" w:rsidR="00350CFB" w:rsidRDefault="00283FFF">
      <w:pPr>
        <w:pStyle w:val="a3"/>
        <w:ind w:left="282"/>
        <w:jc w:val="both"/>
      </w:pPr>
      <w:r>
        <w:t>For</w:t>
      </w:r>
      <w:r>
        <w:rPr>
          <w:spacing w:val="-8"/>
        </w:rPr>
        <w:t xml:space="preserve"> </w:t>
      </w:r>
      <w:r>
        <w:t>completeness,</w:t>
      </w:r>
      <w:r>
        <w:rPr>
          <w:spacing w:val="-7"/>
        </w:rPr>
        <w:t xml:space="preserve"> </w:t>
      </w:r>
      <w:r>
        <w:t>the</w:t>
      </w:r>
      <w:r>
        <w:rPr>
          <w:spacing w:val="-7"/>
        </w:rPr>
        <w:t xml:space="preserve"> </w:t>
      </w:r>
      <w:r>
        <w:t>pipeline</w:t>
      </w:r>
      <w:r>
        <w:rPr>
          <w:spacing w:val="-8"/>
        </w:rPr>
        <w:t xml:space="preserve"> </w:t>
      </w:r>
      <w:r>
        <w:t>also</w:t>
      </w:r>
      <w:r>
        <w:rPr>
          <w:spacing w:val="-7"/>
        </w:rPr>
        <w:t xml:space="preserve"> </w:t>
      </w:r>
      <w:r>
        <w:rPr>
          <w:spacing w:val="-2"/>
        </w:rPr>
        <w:t>computes</w:t>
      </w:r>
    </w:p>
    <w:p w14:paraId="00DC1F9D" w14:textId="77777777" w:rsidR="00350CFB" w:rsidRDefault="00350CFB">
      <w:pPr>
        <w:pStyle w:val="a3"/>
        <w:spacing w:before="122"/>
      </w:pPr>
    </w:p>
    <w:p w14:paraId="00DC1F9E" w14:textId="77777777" w:rsidR="00350CFB" w:rsidRDefault="00283FFF">
      <w:pPr>
        <w:pStyle w:val="a3"/>
        <w:tabs>
          <w:tab w:val="left" w:pos="6381"/>
          <w:tab w:val="left" w:pos="9077"/>
        </w:tabs>
        <w:spacing w:line="371" w:lineRule="exact"/>
        <w:ind w:left="2984"/>
      </w:pPr>
      <w:r>
        <w:rPr>
          <w:noProof/>
        </w:rPr>
        <mc:AlternateContent>
          <mc:Choice Requires="wps">
            <w:drawing>
              <wp:anchor distT="0" distB="0" distL="0" distR="0" simplePos="0" relativeHeight="484030976" behindDoc="1" locked="0" layoutInCell="1" allowOverlap="1" wp14:anchorId="00DC2750" wp14:editId="00DC2751">
                <wp:simplePos x="0" y="0"/>
                <wp:positionH relativeFrom="page">
                  <wp:posOffset>4499470</wp:posOffset>
                </wp:positionH>
                <wp:positionV relativeFrom="paragraph">
                  <wp:posOffset>206423</wp:posOffset>
                </wp:positionV>
                <wp:extent cx="39941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1270"/>
                        </a:xfrm>
                        <a:custGeom>
                          <a:avLst/>
                          <a:gdLst/>
                          <a:ahLst/>
                          <a:cxnLst/>
                          <a:rect l="l" t="t" r="r" b="b"/>
                          <a:pathLst>
                            <a:path w="399415">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B2C7C" id="Graphic 215" o:spid="_x0000_s1026" style="position:absolute;margin-left:354.3pt;margin-top:16.25pt;width:31.45pt;height:.1pt;z-index:-19285504;visibility:visible;mso-wrap-style:square;mso-wrap-distance-left:0;mso-wrap-distance-top:0;mso-wrap-distance-right:0;mso-wrap-distance-bottom:0;mso-position-horizontal:absolute;mso-position-horizontal-relative:page;mso-position-vertical:absolute;mso-position-vertical-relative:text;v-text-anchor:top" coordsize="399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" path="m,l399135,e" filled="f" strokeweight=".16869mm">
                <v:path arrowok="t"/>
                <w10:wrap anchorx="page"/>
              </v:shape>
            </w:pict>
          </mc:Fallback>
        </mc:AlternateContent>
      </w:r>
      <w:r>
        <w:rPr>
          <w:noProof/>
        </w:rPr>
        <mc:AlternateContent>
          <mc:Choice Requires="wps">
            <w:drawing>
              <wp:anchor distT="0" distB="0" distL="0" distR="0" simplePos="0" relativeHeight="484032000" behindDoc="1" locked="0" layoutInCell="1" allowOverlap="1" wp14:anchorId="00DC2752" wp14:editId="00DC2753">
                <wp:simplePos x="0" y="0"/>
                <wp:positionH relativeFrom="page">
                  <wp:posOffset>4522152</wp:posOffset>
                </wp:positionH>
                <wp:positionV relativeFrom="paragraph">
                  <wp:posOffset>-86862</wp:posOffset>
                </wp:positionV>
                <wp:extent cx="160655" cy="56324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3B"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52" id="Textbox 216" o:spid="_x0000_s1200" type="#_x0000_t202" style="position:absolute;left:0;text-align:left;margin-left:356.05pt;margin-top:-6.85pt;width:12.65pt;height:44.35pt;z-index:-192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" filled="f" stroked="f">
                <v:textbox inset="0,0,0,0">
                  <w:txbxContent>
                    <w:p w14:paraId="00DC283B" w14:textId="77777777" w:rsidR="00350CFB" w:rsidRDefault="00283FFF">
                      <w:pPr>
                        <w:pStyle w:val="a3"/>
                        <w:spacing w:line="231" w:lineRule="exact"/>
                      </w:pPr>
                      <w:r>
                        <w:rPr>
                          <w:spacing w:val="-10"/>
                          <w:w w:val="170"/>
                        </w:rPr>
                        <w:t>L</w:t>
                      </w:r>
                    </w:p>
                  </w:txbxContent>
                </v:textbox>
                <w10:wrap anchorx="page"/>
              </v:shape>
            </w:pict>
          </mc:Fallback>
        </mc:AlternateContent>
      </w:r>
      <w:r>
        <w:t>liquidation_free_rate(</w:t>
      </w:r>
      <w:r>
        <w:rPr>
          <w:i/>
        </w:rPr>
        <w:t>w</w:t>
      </w:r>
      <w:r>
        <w:t>)</w:t>
      </w:r>
      <w:r>
        <w:rPr>
          <w:spacing w:val="20"/>
          <w:w w:val="105"/>
        </w:rPr>
        <w:t xml:space="preserve"> </w:t>
      </w:r>
      <w:r>
        <w:rPr>
          <w:w w:val="105"/>
        </w:rPr>
        <w:t>=</w:t>
      </w:r>
      <w:r>
        <w:rPr>
          <w:spacing w:val="20"/>
          <w:w w:val="105"/>
        </w:rPr>
        <w:t xml:space="preserve"> </w:t>
      </w:r>
      <w:r>
        <w:t>1</w:t>
      </w:r>
      <w:r>
        <w:rPr>
          <w:spacing w:val="3"/>
          <w:w w:val="105"/>
        </w:rPr>
        <w:t xml:space="preserve"> </w:t>
      </w:r>
      <w:r>
        <w:rPr>
          <w:rFonts w:ascii="Arial Unicode MS" w:hAnsi="Arial Unicode MS"/>
          <w:spacing w:val="-10"/>
          <w:w w:val="105"/>
        </w:rPr>
        <w:t>−</w:t>
      </w:r>
      <w:r>
        <w:rPr>
          <w:rFonts w:ascii="Arial Unicode MS" w:hAnsi="Arial Unicode MS"/>
        </w:rPr>
        <w:tab/>
      </w:r>
      <w:r>
        <w:rPr>
          <w:rFonts w:ascii="Menlo" w:hAnsi="Menlo"/>
          <w:i/>
          <w:w w:val="80"/>
          <w:vertAlign w:val="superscript"/>
        </w:rPr>
        <w:t>c</w:t>
      </w:r>
      <w:r>
        <w:rPr>
          <w:rFonts w:ascii="Menlo" w:hAnsi="Menlo"/>
          <w:i/>
          <w:spacing w:val="-65"/>
          <w:w w:val="80"/>
        </w:rPr>
        <w:t xml:space="preserve"> </w:t>
      </w:r>
      <w:r>
        <w:rPr>
          <w:i/>
          <w:w w:val="80"/>
          <w:position w:val="16"/>
        </w:rPr>
        <w:t>ℓ</w:t>
      </w:r>
      <w:r>
        <w:rPr>
          <w:rFonts w:ascii="Menlo" w:hAnsi="Menlo"/>
          <w:i/>
          <w:w w:val="80"/>
          <w:position w:val="13"/>
          <w:sz w:val="16"/>
        </w:rPr>
        <w:t>c</w:t>
      </w:r>
      <w:r>
        <w:rPr>
          <w:rFonts w:ascii="Menlo" w:hAnsi="Menlo"/>
          <w:i/>
          <w:spacing w:val="-4"/>
          <w:w w:val="80"/>
          <w:position w:val="13"/>
          <w:sz w:val="16"/>
        </w:rPr>
        <w:t xml:space="preserve"> </w:t>
      </w:r>
      <w:r>
        <w:rPr>
          <w:i/>
          <w:spacing w:val="-10"/>
          <w:w w:val="80"/>
        </w:rPr>
        <w:t>,</w:t>
      </w:r>
      <w:r>
        <w:rPr>
          <w:i/>
        </w:rPr>
        <w:tab/>
      </w:r>
      <w:r>
        <w:rPr>
          <w:spacing w:val="-2"/>
        </w:rPr>
        <w:t>(3.19)</w:t>
      </w:r>
    </w:p>
    <w:p w14:paraId="00DC1F9F" w14:textId="77777777" w:rsidR="00350CFB" w:rsidRPr="008D30C5" w:rsidRDefault="00283FFF">
      <w:pPr>
        <w:pStyle w:val="a3"/>
        <w:spacing w:line="196" w:lineRule="exact"/>
        <w:ind w:left="2948" w:right="338"/>
        <w:jc w:val="center"/>
        <w:rPr>
          <w:rFonts w:ascii="Arial Unicode MS"/>
          <w:lang w:val="fr-CM"/>
        </w:rPr>
      </w:pPr>
      <w:r>
        <w:rPr>
          <w:rFonts w:ascii="Arial Unicode MS"/>
          <w:spacing w:val="-2"/>
          <w:lang w:val="fr-CM"/>
        </w:rPr>
        <w:t>|C</w:t>
      </w:r>
      <w:r>
        <w:rPr>
          <w:spacing w:val="-2"/>
          <w:lang w:val="fr-CM"/>
        </w:rPr>
        <w:t>(</w:t>
      </w:r>
      <w:r>
        <w:rPr>
          <w:i/>
          <w:spacing w:val="-2"/>
          <w:lang w:val="fr-CM"/>
        </w:rPr>
        <w:t>w</w:t>
      </w:r>
      <w:r>
        <w:rPr>
          <w:spacing w:val="-2"/>
          <w:lang w:val="fr-CM"/>
        </w:rPr>
        <w:t>)</w:t>
      </w:r>
      <w:r>
        <w:rPr>
          <w:rFonts w:ascii="Arial Unicode MS"/>
          <w:spacing w:val="-2"/>
          <w:lang w:val="fr-CM"/>
        </w:rPr>
        <w:t>|</w:t>
      </w:r>
    </w:p>
    <w:p w14:paraId="00DC1FA0" w14:textId="77777777" w:rsidR="00350CFB" w:rsidRPr="008D30C5" w:rsidRDefault="00283FFF">
      <w:pPr>
        <w:pStyle w:val="a3"/>
        <w:tabs>
          <w:tab w:val="left" w:pos="9077"/>
        </w:tabs>
        <w:spacing w:line="596" w:lineRule="exact"/>
        <w:ind w:left="2931"/>
        <w:rPr>
          <w:lang w:val="fr-CM"/>
        </w:rPr>
      </w:pPr>
      <w:r>
        <w:rPr>
          <w:noProof/>
        </w:rPr>
        <mc:AlternateContent>
          <mc:Choice Requires="wps">
            <w:drawing>
              <wp:anchor distT="0" distB="0" distL="0" distR="0" simplePos="0" relativeHeight="484032512" behindDoc="1" locked="0" layoutInCell="1" allowOverlap="1" wp14:anchorId="00DC2754" wp14:editId="00DC2755">
                <wp:simplePos x="0" y="0"/>
                <wp:positionH relativeFrom="page">
                  <wp:posOffset>4224375</wp:posOffset>
                </wp:positionH>
                <wp:positionV relativeFrom="paragraph">
                  <wp:posOffset>528039</wp:posOffset>
                </wp:positionV>
                <wp:extent cx="219710" cy="56324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3C"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54" id="Textbox 217" o:spid="_x0000_s1201" type="#_x0000_t202" style="position:absolute;left:0;text-align:left;margin-left:332.65pt;margin-top:41.6pt;width:17.3pt;height:44.35pt;z-index:-192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" filled="f" stroked="f">
                <v:textbox inset="0,0,0,0">
                  <w:txbxContent>
                    <w:p w14:paraId="00DC283C" w14:textId="77777777" w:rsidR="00350CFB" w:rsidRDefault="00283FFF">
                      <w:pPr>
                        <w:pStyle w:val="a3"/>
                        <w:spacing w:line="231" w:lineRule="exact"/>
                      </w:pPr>
                      <w:r>
                        <w:rPr>
                          <w:spacing w:val="-10"/>
                          <w:w w:val="235"/>
                        </w:rPr>
                        <w:t>L</w:t>
                      </w:r>
                    </w:p>
                  </w:txbxContent>
                </v:textbox>
                <w10:wrap anchorx="page"/>
              </v:shape>
            </w:pict>
          </mc:Fallback>
        </mc:AlternateContent>
      </w:r>
      <w:r>
        <w:rPr>
          <w:w w:val="110"/>
          <w:lang w:val="fr-CM"/>
        </w:rPr>
        <w:t>zero_liquidation_flag(</w:t>
      </w:r>
      <w:r>
        <w:rPr>
          <w:i/>
          <w:w w:val="110"/>
          <w:lang w:val="fr-CM"/>
        </w:rPr>
        <w:t>w</w:t>
      </w:r>
      <w:r>
        <w:rPr>
          <w:w w:val="110"/>
          <w:lang w:val="fr-CM"/>
        </w:rPr>
        <w:t>)</w:t>
      </w:r>
      <w:r>
        <w:rPr>
          <w:spacing w:val="-17"/>
          <w:w w:val="110"/>
          <w:lang w:val="fr-CM"/>
        </w:rPr>
        <w:t xml:space="preserve"> </w:t>
      </w:r>
      <w:r>
        <w:rPr>
          <w:w w:val="110"/>
          <w:lang w:val="fr-CM"/>
        </w:rPr>
        <w:t>=</w:t>
      </w:r>
      <w:r>
        <w:rPr>
          <w:spacing w:val="-12"/>
          <w:w w:val="110"/>
          <w:lang w:val="fr-CM"/>
        </w:rPr>
        <w:t xml:space="preserve"> </w:t>
      </w:r>
      <w:r>
        <w:rPr>
          <w:w w:val="120"/>
          <w:lang w:val="fr-CM"/>
        </w:rPr>
        <w:t>1</w:t>
      </w:r>
      <w:r>
        <w:rPr>
          <w:w w:val="120"/>
          <w:position w:val="41"/>
          <w:lang w:val="fr-CM"/>
        </w:rPr>
        <w:t>I</w:t>
      </w:r>
      <w:r>
        <w:rPr>
          <w:w w:val="120"/>
          <w:position w:val="23"/>
          <w:lang w:val="fr-CM"/>
        </w:rPr>
        <w:t>L</w:t>
      </w:r>
      <w:r>
        <w:rPr>
          <w:spacing w:val="-33"/>
          <w:w w:val="120"/>
          <w:position w:val="23"/>
          <w:lang w:val="fr-CM"/>
        </w:rPr>
        <w:t xml:space="preserve"> </w:t>
      </w:r>
      <w:r>
        <w:rPr>
          <w:i/>
          <w:w w:val="110"/>
          <w:lang w:val="fr-CM"/>
        </w:rPr>
        <w:t>ℓ</w:t>
      </w:r>
      <w:r>
        <w:rPr>
          <w:rFonts w:ascii="Menlo" w:hAnsi="Menlo"/>
          <w:i/>
          <w:w w:val="110"/>
          <w:vertAlign w:val="subscript"/>
          <w:lang w:val="fr-CM"/>
        </w:rPr>
        <w:t>c</w:t>
      </w:r>
      <w:r>
        <w:rPr>
          <w:rFonts w:ascii="Menlo" w:hAnsi="Menlo"/>
          <w:i/>
          <w:spacing w:val="-83"/>
          <w:w w:val="110"/>
          <w:lang w:val="fr-CM"/>
        </w:rPr>
        <w:t xml:space="preserve"> </w:t>
      </w:r>
      <w:r>
        <w:rPr>
          <w:w w:val="110"/>
          <w:lang w:val="fr-CM"/>
        </w:rPr>
        <w:t>=</w:t>
      </w:r>
      <w:r>
        <w:rPr>
          <w:spacing w:val="-7"/>
          <w:w w:val="110"/>
          <w:lang w:val="fr-CM"/>
        </w:rPr>
        <w:t xml:space="preserve"> </w:t>
      </w:r>
      <w:r>
        <w:rPr>
          <w:w w:val="110"/>
          <w:lang w:val="fr-CM"/>
        </w:rPr>
        <w:t>0</w:t>
      </w:r>
      <w:r>
        <w:rPr>
          <w:w w:val="110"/>
          <w:position w:val="41"/>
          <w:lang w:val="fr-CM"/>
        </w:rPr>
        <w:t>#</w:t>
      </w:r>
      <w:r>
        <w:rPr>
          <w:spacing w:val="-27"/>
          <w:w w:val="110"/>
          <w:position w:val="41"/>
          <w:lang w:val="fr-CM"/>
        </w:rPr>
        <w:t xml:space="preserve"> </w:t>
      </w:r>
      <w:r>
        <w:rPr>
          <w:i/>
          <w:spacing w:val="-10"/>
          <w:w w:val="110"/>
          <w:lang w:val="fr-CM"/>
        </w:rPr>
        <w:t>,</w:t>
      </w:r>
      <w:r>
        <w:rPr>
          <w:i/>
          <w:lang w:val="fr-CM"/>
        </w:rPr>
        <w:tab/>
      </w:r>
      <w:r>
        <w:rPr>
          <w:spacing w:val="-2"/>
          <w:w w:val="110"/>
          <w:lang w:val="fr-CM"/>
        </w:rPr>
        <w:t>(3.20)</w:t>
      </w:r>
    </w:p>
    <w:p w14:paraId="00DC1FA1" w14:textId="77777777" w:rsidR="00350CFB" w:rsidRPr="008D30C5" w:rsidRDefault="00283FFF">
      <w:pPr>
        <w:pStyle w:val="a3"/>
        <w:spacing w:before="6"/>
        <w:rPr>
          <w:sz w:val="6"/>
          <w:lang w:val="fr-CM"/>
        </w:rPr>
      </w:pPr>
      <w:r>
        <w:rPr>
          <w:noProof/>
          <w:sz w:val="6"/>
        </w:rPr>
        <mc:AlternateContent>
          <mc:Choice Requires="wps">
            <w:drawing>
              <wp:anchor distT="0" distB="0" distL="0" distR="0" simplePos="0" relativeHeight="487617536" behindDoc="1" locked="0" layoutInCell="1" allowOverlap="1" wp14:anchorId="00DC2756" wp14:editId="00DC2757">
                <wp:simplePos x="0" y="0"/>
                <wp:positionH relativeFrom="page">
                  <wp:posOffset>4475226</wp:posOffset>
                </wp:positionH>
                <wp:positionV relativeFrom="paragraph">
                  <wp:posOffset>63246</wp:posOffset>
                </wp:positionV>
                <wp:extent cx="46990" cy="10160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00DC283D" w14:textId="77777777" w:rsidR="00350CFB" w:rsidRDefault="00283FFF">
                            <w:pPr>
                              <w:spacing w:line="157" w:lineRule="exact"/>
                              <w:rPr>
                                <w:rFonts w:ascii="Menlo"/>
                                <w:i/>
                                <w:sz w:val="16"/>
                              </w:rPr>
                            </w:pPr>
                            <w:r>
                              <w:rPr>
                                <w:rFonts w:ascii="Menlo"/>
                                <w:i/>
                                <w:spacing w:val="-10"/>
                                <w:w w:val="75"/>
                                <w:sz w:val="16"/>
                              </w:rPr>
                              <w:t>c</w:t>
                            </w:r>
                          </w:p>
                        </w:txbxContent>
                      </wps:txbx>
                      <wps:bodyPr wrap="square" lIns="0" tIns="0" rIns="0" bIns="0" rtlCol="0">
                        <a:noAutofit/>
                      </wps:bodyPr>
                    </wps:wsp>
                  </a:graphicData>
                </a:graphic>
              </wp:anchor>
            </w:drawing>
          </mc:Choice>
          <mc:Fallback>
            <w:pict>
              <v:shape w14:anchorId="00DC2756" id="Textbox 218" o:spid="_x0000_s1202" type="#_x0000_t202" style="position:absolute;margin-left:352.4pt;margin-top:5pt;width:3.7pt;height:8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" filled="f" stroked="f">
                <v:textbox inset="0,0,0,0">
                  <w:txbxContent>
                    <w:p w14:paraId="00DC283D" w14:textId="77777777" w:rsidR="00350CFB" w:rsidRDefault="00283FFF">
                      <w:pPr>
                        <w:spacing w:line="157" w:lineRule="exact"/>
                        <w:rPr>
                          <w:rFonts w:ascii="Menlo"/>
                          <w:i/>
                          <w:sz w:val="16"/>
                        </w:rPr>
                      </w:pPr>
                      <w:r>
                        <w:rPr>
                          <w:rFonts w:ascii="Menlo"/>
                          <w:i/>
                          <w:spacing w:val="-10"/>
                          <w:w w:val="75"/>
                          <w:sz w:val="16"/>
                        </w:rPr>
                        <w:t>c</w:t>
                      </w:r>
                    </w:p>
                  </w:txbxContent>
                </v:textbox>
                <w10:wrap type="topAndBottom" anchorx="page"/>
              </v:shape>
            </w:pict>
          </mc:Fallback>
        </mc:AlternateContent>
      </w:r>
    </w:p>
    <w:p w14:paraId="00DC1FA2" w14:textId="77777777" w:rsidR="00350CFB" w:rsidRDefault="00283FFF">
      <w:pPr>
        <w:pStyle w:val="a3"/>
        <w:tabs>
          <w:tab w:val="left" w:pos="6005"/>
          <w:tab w:val="left" w:pos="9077"/>
        </w:tabs>
        <w:spacing w:before="79"/>
        <w:ind w:left="2758"/>
      </w:pPr>
      <w:r>
        <w:t>liquidation_free_closes(</w:t>
      </w:r>
      <w:r>
        <w:rPr>
          <w:i/>
        </w:rPr>
        <w:t>w</w:t>
      </w:r>
      <w:r>
        <w:t>)</w:t>
      </w:r>
      <w:r>
        <w:rPr>
          <w:spacing w:val="-6"/>
        </w:rPr>
        <w:t xml:space="preserve"> </w:t>
      </w:r>
      <w:r>
        <w:rPr>
          <w:spacing w:val="-10"/>
          <w:w w:val="110"/>
        </w:rPr>
        <w:t>=</w:t>
      </w:r>
      <w:r>
        <w:tab/>
      </w:r>
      <w:r>
        <w:rPr>
          <w:w w:val="110"/>
        </w:rPr>
        <w:t>(1</w:t>
      </w:r>
      <w:r>
        <w:rPr>
          <w:spacing w:val="-5"/>
          <w:w w:val="110"/>
        </w:rPr>
        <w:t xml:space="preserve"> </w:t>
      </w:r>
      <w:r>
        <w:rPr>
          <w:rFonts w:ascii="Arial Unicode MS" w:hAnsi="Arial Unicode MS"/>
          <w:w w:val="110"/>
        </w:rPr>
        <w:t>−</w:t>
      </w:r>
      <w:r>
        <w:rPr>
          <w:rFonts w:ascii="Arial Unicode MS" w:hAnsi="Arial Unicode MS"/>
          <w:spacing w:val="-12"/>
          <w:w w:val="110"/>
        </w:rPr>
        <w:t xml:space="preserve"> </w:t>
      </w:r>
      <w:r>
        <w:rPr>
          <w:i/>
          <w:spacing w:val="-4"/>
          <w:w w:val="110"/>
        </w:rPr>
        <w:t>ℓ</w:t>
      </w:r>
      <w:r>
        <w:rPr>
          <w:rFonts w:ascii="Menlo" w:hAnsi="Menlo"/>
          <w:i/>
          <w:spacing w:val="-4"/>
          <w:w w:val="110"/>
          <w:vertAlign w:val="subscript"/>
        </w:rPr>
        <w:t>c</w:t>
      </w:r>
      <w:r>
        <w:rPr>
          <w:spacing w:val="-4"/>
          <w:w w:val="110"/>
        </w:rPr>
        <w:t>)</w:t>
      </w:r>
      <w:r>
        <w:rPr>
          <w:i/>
          <w:spacing w:val="-4"/>
          <w:w w:val="110"/>
        </w:rPr>
        <w:t>.</w:t>
      </w:r>
      <w:r>
        <w:rPr>
          <w:i/>
        </w:rPr>
        <w:tab/>
      </w:r>
      <w:r>
        <w:rPr>
          <w:spacing w:val="-2"/>
          <w:w w:val="110"/>
        </w:rPr>
        <w:t>(3.21)</w:t>
      </w:r>
    </w:p>
    <w:p w14:paraId="00DC1FA3" w14:textId="77777777" w:rsidR="00350CFB" w:rsidRDefault="00283FFF">
      <w:pPr>
        <w:spacing w:before="12"/>
        <w:ind w:left="1460"/>
        <w:jc w:val="center"/>
        <w:rPr>
          <w:rFonts w:ascii="Menlo"/>
          <w:i/>
          <w:sz w:val="16"/>
        </w:rPr>
      </w:pPr>
      <w:r>
        <w:rPr>
          <w:rFonts w:ascii="Menlo"/>
          <w:i/>
          <w:spacing w:val="-12"/>
          <w:w w:val="85"/>
          <w:sz w:val="16"/>
        </w:rPr>
        <w:t>c</w:t>
      </w:r>
    </w:p>
    <w:p w14:paraId="00DC1FA4" w14:textId="77777777" w:rsidR="00350CFB" w:rsidRDefault="00350CFB">
      <w:pPr>
        <w:jc w:val="center"/>
        <w:rPr>
          <w:rFonts w:ascii="Menlo"/>
          <w:i/>
          <w:sz w:val="16"/>
        </w:rPr>
        <w:sectPr w:rsidR="00350CFB">
          <w:pgSz w:w="11910" w:h="16840"/>
          <w:pgMar w:top="1920" w:right="708" w:bottom="2300" w:left="992" w:header="0" w:footer="2115" w:gutter="0"/>
          <w:cols w:space="720"/>
        </w:sectPr>
      </w:pPr>
    </w:p>
    <w:p w14:paraId="00DC1FA5" w14:textId="77777777" w:rsidR="00350CFB" w:rsidRDefault="00283FFF">
      <w:pPr>
        <w:pStyle w:val="a3"/>
        <w:spacing w:before="72" w:line="396" w:lineRule="auto"/>
        <w:ind w:left="282" w:right="558" w:hanging="8"/>
        <w:jc w:val="both"/>
      </w:pPr>
      <w:r>
        <w:rPr>
          <w:spacing w:val="-2"/>
        </w:rPr>
        <w:t>These</w:t>
      </w:r>
      <w:r>
        <w:rPr>
          <w:spacing w:val="-7"/>
        </w:rPr>
        <w:t xml:space="preserve"> </w:t>
      </w:r>
      <w:r>
        <w:rPr>
          <w:spacing w:val="-2"/>
        </w:rPr>
        <w:t>metrics</w:t>
      </w:r>
      <w:r>
        <w:rPr>
          <w:spacing w:val="-6"/>
        </w:rPr>
        <w:t xml:space="preserve"> </w:t>
      </w:r>
      <w:r>
        <w:rPr>
          <w:spacing w:val="-2"/>
        </w:rPr>
        <w:t>support</w:t>
      </w:r>
      <w:r>
        <w:rPr>
          <w:spacing w:val="-7"/>
        </w:rPr>
        <w:t xml:space="preserve"> </w:t>
      </w:r>
      <w:r>
        <w:rPr>
          <w:spacing w:val="-2"/>
        </w:rPr>
        <w:t>sensitivity</w:t>
      </w:r>
      <w:r>
        <w:rPr>
          <w:spacing w:val="-6"/>
        </w:rPr>
        <w:t xml:space="preserve"> </w:t>
      </w:r>
      <w:r>
        <w:rPr>
          <w:spacing w:val="-2"/>
        </w:rPr>
        <w:t>analyses</w:t>
      </w:r>
      <w:r>
        <w:rPr>
          <w:spacing w:val="-6"/>
        </w:rPr>
        <w:t xml:space="preserve"> </w:t>
      </w:r>
      <w:r>
        <w:rPr>
          <w:spacing w:val="-2"/>
        </w:rPr>
        <w:t>and</w:t>
      </w:r>
      <w:r>
        <w:rPr>
          <w:spacing w:val="-7"/>
        </w:rPr>
        <w:t xml:space="preserve"> </w:t>
      </w:r>
      <w:r>
        <w:rPr>
          <w:spacing w:val="-2"/>
        </w:rPr>
        <w:t>GF-PR</w:t>
      </w:r>
      <w:r>
        <w:rPr>
          <w:spacing w:val="-6"/>
        </w:rPr>
        <w:t xml:space="preserve"> </w:t>
      </w:r>
      <w:r>
        <w:rPr>
          <w:spacing w:val="-2"/>
        </w:rPr>
        <w:t>diagnostics</w:t>
      </w:r>
      <w:r>
        <w:rPr>
          <w:spacing w:val="-6"/>
        </w:rPr>
        <w:t xml:space="preserve"> </w:t>
      </w:r>
      <w:r>
        <w:rPr>
          <w:spacing w:val="-2"/>
        </w:rPr>
        <w:t>but</w:t>
      </w:r>
      <w:r>
        <w:rPr>
          <w:spacing w:val="-7"/>
        </w:rPr>
        <w:t xml:space="preserve"> </w:t>
      </w:r>
      <w:r>
        <w:rPr>
          <w:spacing w:val="-2"/>
        </w:rPr>
        <w:t>are</w:t>
      </w:r>
      <w:r>
        <w:rPr>
          <w:spacing w:val="-6"/>
        </w:rPr>
        <w:t xml:space="preserve"> </w:t>
      </w:r>
      <w:r>
        <w:rPr>
          <w:spacing w:val="-2"/>
        </w:rPr>
        <w:t>not</w:t>
      </w:r>
      <w:r>
        <w:rPr>
          <w:spacing w:val="-7"/>
        </w:rPr>
        <w:t xml:space="preserve"> </w:t>
      </w:r>
      <w:r>
        <w:rPr>
          <w:spacing w:val="-2"/>
        </w:rPr>
        <w:t>part</w:t>
      </w:r>
      <w:r>
        <w:rPr>
          <w:spacing w:val="-6"/>
        </w:rPr>
        <w:t xml:space="preserve"> </w:t>
      </w:r>
      <w:r>
        <w:rPr>
          <w:spacing w:val="-2"/>
        </w:rPr>
        <w:t>of</w:t>
      </w:r>
      <w:r>
        <w:rPr>
          <w:spacing w:val="-6"/>
        </w:rPr>
        <w:t xml:space="preserve"> </w:t>
      </w:r>
      <w:r>
        <w:rPr>
          <w:spacing w:val="-2"/>
        </w:rPr>
        <w:t>the</w:t>
      </w:r>
      <w:r>
        <w:rPr>
          <w:spacing w:val="-7"/>
        </w:rPr>
        <w:t xml:space="preserve"> </w:t>
      </w:r>
      <w:r>
        <w:rPr>
          <w:spacing w:val="-2"/>
        </w:rPr>
        <w:t xml:space="preserve">five-family </w:t>
      </w:r>
      <w:bookmarkStart w:id="259" w:name="Statistical_tests"/>
      <w:bookmarkStart w:id="260" w:name="_bookmark71"/>
      <w:bookmarkEnd w:id="259"/>
      <w:bookmarkEnd w:id="260"/>
      <w:r>
        <w:t>primary claims.</w:t>
      </w:r>
    </w:p>
    <w:p w14:paraId="00DC1FA6" w14:textId="77777777" w:rsidR="00350CFB" w:rsidRDefault="00350CFB">
      <w:pPr>
        <w:pStyle w:val="a3"/>
        <w:spacing w:before="160"/>
      </w:pPr>
    </w:p>
    <w:p w14:paraId="00DC1FA7" w14:textId="77777777" w:rsidR="00350CFB" w:rsidRDefault="00283FFF">
      <w:pPr>
        <w:pStyle w:val="2"/>
        <w:numPr>
          <w:ilvl w:val="1"/>
          <w:numId w:val="26"/>
        </w:numPr>
        <w:tabs>
          <w:tab w:val="left" w:pos="927"/>
        </w:tabs>
        <w:spacing w:before="1"/>
        <w:ind w:left="927" w:hanging="645"/>
      </w:pPr>
      <w:r>
        <w:t>Statistical</w:t>
      </w:r>
      <w:r>
        <w:rPr>
          <w:spacing w:val="24"/>
        </w:rPr>
        <w:t xml:space="preserve"> </w:t>
      </w:r>
      <w:r>
        <w:rPr>
          <w:spacing w:val="-2"/>
        </w:rPr>
        <w:t>tests</w:t>
      </w:r>
    </w:p>
    <w:p w14:paraId="00DC1FA8" w14:textId="77777777" w:rsidR="00350CFB" w:rsidRDefault="00350CFB">
      <w:pPr>
        <w:pStyle w:val="a3"/>
        <w:spacing w:before="23"/>
        <w:rPr>
          <w:b/>
          <w:sz w:val="28"/>
        </w:rPr>
      </w:pPr>
    </w:p>
    <w:p w14:paraId="00DC1FA9" w14:textId="77777777" w:rsidR="00350CFB" w:rsidRDefault="00283FFF">
      <w:pPr>
        <w:pStyle w:val="a3"/>
        <w:spacing w:before="1" w:line="396" w:lineRule="auto"/>
        <w:ind w:left="282" w:right="523"/>
        <w:jc w:val="both"/>
      </w:pPr>
      <w:r>
        <w:t>Reputation scores and validation proxies are continuous rank variables, not binary default labels. Following</w:t>
      </w:r>
      <w:r>
        <w:rPr>
          <w:spacing w:val="-6"/>
        </w:rPr>
        <w:t xml:space="preserve"> </w:t>
      </w:r>
      <w:r>
        <w:t>Do</w:t>
      </w:r>
      <w:r>
        <w:rPr>
          <w:spacing w:val="-5"/>
        </w:rPr>
        <w:t xml:space="preserve"> </w:t>
      </w:r>
      <w:r>
        <w:t>et</w:t>
      </w:r>
      <w:r>
        <w:rPr>
          <w:spacing w:val="-5"/>
        </w:rPr>
        <w:t xml:space="preserve"> </w:t>
      </w:r>
      <w:r>
        <w:t>al.</w:t>
      </w:r>
      <w:hyperlink w:anchor="_bookmark149" w:history="1">
        <w:r>
          <w:rPr>
            <w:vertAlign w:val="superscript"/>
          </w:rPr>
          <w:t>[3]</w:t>
        </w:r>
      </w:hyperlink>
      <w:r>
        <w:t xml:space="preserve"> and</w:t>
      </w:r>
      <w:r>
        <w:rPr>
          <w:spacing w:val="-5"/>
        </w:rPr>
        <w:t xml:space="preserve"> </w:t>
      </w:r>
      <w:r>
        <w:t>the</w:t>
      </w:r>
      <w:r>
        <w:rPr>
          <w:spacing w:val="-5"/>
        </w:rPr>
        <w:t xml:space="preserve"> </w:t>
      </w:r>
      <w:r>
        <w:t>construct-validity</w:t>
      </w:r>
      <w:r>
        <w:rPr>
          <w:spacing w:val="-5"/>
        </w:rPr>
        <w:t xml:space="preserve"> </w:t>
      </w:r>
      <w:r>
        <w:t>tradition</w:t>
      </w:r>
      <w:r>
        <w:rPr>
          <w:spacing w:val="-6"/>
        </w:rPr>
        <w:t xml:space="preserve"> </w:t>
      </w:r>
      <w:r>
        <w:t>of</w:t>
      </w:r>
      <w:r>
        <w:rPr>
          <w:spacing w:val="-5"/>
        </w:rPr>
        <w:t xml:space="preserve"> </w:t>
      </w:r>
      <w:r>
        <w:t>Cronbach</w:t>
      </w:r>
      <w:r>
        <w:rPr>
          <w:spacing w:val="-5"/>
        </w:rPr>
        <w:t xml:space="preserve"> </w:t>
      </w:r>
      <w:r>
        <w:t>and</w:t>
      </w:r>
      <w:r>
        <w:rPr>
          <w:spacing w:val="-5"/>
        </w:rPr>
        <w:t xml:space="preserve"> </w:t>
      </w:r>
      <w:r>
        <w:t>Meehl</w:t>
      </w:r>
      <w:hyperlink w:anchor="_bookmark147" w:history="1">
        <w:r>
          <w:rPr>
            <w:vertAlign w:val="superscript"/>
          </w:rPr>
          <w:t>[22]</w:t>
        </w:r>
      </w:hyperlink>
      <w:r>
        <w:t>,</w:t>
      </w:r>
      <w:r>
        <w:rPr>
          <w:spacing w:val="-5"/>
        </w:rPr>
        <w:t xml:space="preserve"> </w:t>
      </w:r>
      <w:r>
        <w:t>alignment</w:t>
      </w:r>
      <w:r>
        <w:rPr>
          <w:spacing w:val="-5"/>
        </w:rPr>
        <w:t xml:space="preserve"> </w:t>
      </w:r>
      <w:r>
        <w:t>is measured with rank correlations that are invariant to monotonic transforms of either variable.</w:t>
      </w:r>
    </w:p>
    <w:p w14:paraId="00DC1FAA" w14:textId="77777777" w:rsidR="00350CFB" w:rsidRDefault="00283FFF">
      <w:pPr>
        <w:pStyle w:val="a4"/>
        <w:numPr>
          <w:ilvl w:val="0"/>
          <w:numId w:val="12"/>
        </w:numPr>
        <w:tabs>
          <w:tab w:val="left" w:pos="806"/>
          <w:tab w:val="left" w:pos="808"/>
        </w:tabs>
        <w:spacing w:before="122" w:line="391" w:lineRule="auto"/>
        <w:ind w:right="522"/>
        <w:jc w:val="both"/>
        <w:rPr>
          <w:sz w:val="24"/>
        </w:rPr>
      </w:pPr>
      <w:r>
        <w:rPr>
          <w:sz w:val="24"/>
        </w:rPr>
        <w:t>Spearman’s</w:t>
      </w:r>
      <w:r>
        <w:rPr>
          <w:spacing w:val="-15"/>
          <w:sz w:val="24"/>
        </w:rPr>
        <w:t xml:space="preserve"> </w:t>
      </w:r>
      <w:r>
        <w:rPr>
          <w:i/>
          <w:sz w:val="24"/>
        </w:rPr>
        <w:t>ρ</w:t>
      </w:r>
      <w:r>
        <w:rPr>
          <w:sz w:val="24"/>
        </w:rPr>
        <w:t>:</w:t>
      </w:r>
      <w:r>
        <w:rPr>
          <w:spacing w:val="-15"/>
          <w:sz w:val="24"/>
        </w:rPr>
        <w:t xml:space="preserve"> </w:t>
      </w:r>
      <w:r>
        <w:rPr>
          <w:sz w:val="24"/>
        </w:rPr>
        <w:t>Let</w:t>
      </w:r>
      <w:r>
        <w:rPr>
          <w:spacing w:val="-15"/>
          <w:sz w:val="24"/>
        </w:rPr>
        <w:t xml:space="preserve"> </w:t>
      </w:r>
      <w:r>
        <w:rPr>
          <w:i/>
          <w:sz w:val="24"/>
        </w:rPr>
        <w:t>R</w:t>
      </w:r>
      <w:r>
        <w:rPr>
          <w:rFonts w:ascii="Menlo" w:hAnsi="Menlo"/>
          <w:i/>
          <w:sz w:val="24"/>
          <w:vertAlign w:val="subscript"/>
        </w:rPr>
        <w:t>i</w:t>
      </w:r>
      <w:r>
        <w:rPr>
          <w:rFonts w:ascii="Menlo" w:hAnsi="Menlo"/>
          <w:i/>
          <w:spacing w:val="-37"/>
          <w:sz w:val="24"/>
        </w:rPr>
        <w:t xml:space="preserve"> </w:t>
      </w:r>
      <w:r>
        <w:rPr>
          <w:sz w:val="24"/>
        </w:rPr>
        <w:t>and</w:t>
      </w:r>
      <w:r>
        <w:rPr>
          <w:spacing w:val="-11"/>
          <w:sz w:val="24"/>
        </w:rPr>
        <w:t xml:space="preserve"> </w:t>
      </w:r>
      <w:r>
        <w:rPr>
          <w:i/>
          <w:sz w:val="24"/>
        </w:rPr>
        <w:t>S</w:t>
      </w:r>
      <w:r>
        <w:rPr>
          <w:rFonts w:ascii="Menlo" w:hAnsi="Menlo"/>
          <w:i/>
          <w:sz w:val="24"/>
          <w:vertAlign w:val="subscript"/>
        </w:rPr>
        <w:t>i</w:t>
      </w:r>
      <w:r>
        <w:rPr>
          <w:rFonts w:ascii="Menlo" w:hAnsi="Menlo"/>
          <w:i/>
          <w:spacing w:val="-36"/>
          <w:sz w:val="24"/>
        </w:rPr>
        <w:t xml:space="preserve"> </w:t>
      </w:r>
      <w:r>
        <w:rPr>
          <w:sz w:val="24"/>
        </w:rPr>
        <w:t xml:space="preserve">be the dense ranks of score and proxy for wallet </w:t>
      </w:r>
      <w:r>
        <w:rPr>
          <w:i/>
          <w:sz w:val="24"/>
        </w:rPr>
        <w:t>i</w:t>
      </w:r>
      <w:r>
        <w:rPr>
          <w:i/>
          <w:spacing w:val="15"/>
          <w:sz w:val="24"/>
        </w:rPr>
        <w:t xml:space="preserve"> </w:t>
      </w:r>
      <w:r>
        <w:rPr>
          <w:sz w:val="24"/>
        </w:rPr>
        <w:t>=</w:t>
      </w:r>
      <w:r>
        <w:rPr>
          <w:spacing w:val="15"/>
          <w:sz w:val="24"/>
        </w:rPr>
        <w:t xml:space="preserve"> </w:t>
      </w:r>
      <w:r>
        <w:rPr>
          <w:sz w:val="24"/>
        </w:rPr>
        <w:t>1</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n</w:t>
      </w:r>
      <w:r>
        <w:rPr>
          <w:sz w:val="24"/>
        </w:rPr>
        <w:t>. Spearman’s coefficient is the Pearson correlation of these ranks:</w:t>
      </w:r>
    </w:p>
    <w:p w14:paraId="00DC1FAB" w14:textId="77777777" w:rsidR="00350CFB" w:rsidRDefault="00283FFF">
      <w:pPr>
        <w:spacing w:before="41"/>
        <w:ind w:left="612"/>
        <w:jc w:val="center"/>
        <w:rPr>
          <w:sz w:val="24"/>
        </w:rPr>
      </w:pPr>
      <w:r>
        <w:rPr>
          <w:noProof/>
          <w:sz w:val="24"/>
        </w:rPr>
        <mc:AlternateContent>
          <mc:Choice Requires="wps">
            <w:drawing>
              <wp:anchor distT="0" distB="0" distL="0" distR="0" simplePos="0" relativeHeight="487620608" behindDoc="1" locked="0" layoutInCell="1" allowOverlap="1" wp14:anchorId="00DC2758" wp14:editId="00DC2759">
                <wp:simplePos x="0" y="0"/>
                <wp:positionH relativeFrom="page">
                  <wp:posOffset>3173450</wp:posOffset>
                </wp:positionH>
                <wp:positionV relativeFrom="paragraph">
                  <wp:posOffset>378891</wp:posOffset>
                </wp:positionV>
                <wp:extent cx="1934845"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4845" cy="1270"/>
                        </a:xfrm>
                        <a:custGeom>
                          <a:avLst/>
                          <a:gdLst/>
                          <a:ahLst/>
                          <a:cxnLst/>
                          <a:rect l="l" t="t" r="r" b="b"/>
                          <a:pathLst>
                            <a:path w="1934845">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E913B" id="Graphic 219" o:spid="_x0000_s1026" style="position:absolute;margin-left:249.9pt;margin-top:29.85pt;width:152.3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1934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" path="m,l1934324,e" filled="f" strokeweight=".16869mm">
                <v:path arrowok="t"/>
                <w10:wrap type="topAndBottom" anchorx="page"/>
              </v:shape>
            </w:pict>
          </mc:Fallback>
        </mc:AlternateContent>
      </w:r>
      <w:r>
        <w:rPr>
          <w:noProof/>
          <w:sz w:val="24"/>
        </w:rPr>
        <mc:AlternateContent>
          <mc:Choice Requires="wps">
            <w:drawing>
              <wp:anchor distT="0" distB="0" distL="0" distR="0" simplePos="0" relativeHeight="484037120" behindDoc="1" locked="0" layoutInCell="1" allowOverlap="1" wp14:anchorId="00DC275A" wp14:editId="00DC275B">
                <wp:simplePos x="0" y="0"/>
                <wp:positionH relativeFrom="page">
                  <wp:posOffset>3021622</wp:posOffset>
                </wp:positionH>
                <wp:positionV relativeFrom="paragraph">
                  <wp:posOffset>268053</wp:posOffset>
                </wp:positionV>
                <wp:extent cx="312420" cy="58166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 cy="581660"/>
                        </a:xfrm>
                        <a:prstGeom prst="rect">
                          <a:avLst/>
                        </a:prstGeom>
                      </wps:spPr>
                      <wps:txbx>
                        <w:txbxContent>
                          <w:p w14:paraId="00DC283E" w14:textId="77777777" w:rsidR="00350CFB" w:rsidRDefault="00283FFF">
                            <w:pPr>
                              <w:pStyle w:val="a3"/>
                              <w:spacing w:line="261" w:lineRule="exact"/>
                              <w:rPr>
                                <w:position w:val="-2"/>
                              </w:rPr>
                            </w:pPr>
                            <w:r>
                              <w:rPr>
                                <w:spacing w:val="-5"/>
                                <w:w w:val="180"/>
                              </w:rPr>
                              <w:t>p</w:t>
                            </w:r>
                            <w:r>
                              <w:rPr>
                                <w:spacing w:val="-5"/>
                                <w:w w:val="180"/>
                                <w:position w:val="-2"/>
                              </w:rPr>
                              <w:t>L</w:t>
                            </w:r>
                          </w:p>
                        </w:txbxContent>
                      </wps:txbx>
                      <wps:bodyPr wrap="square" lIns="0" tIns="0" rIns="0" bIns="0" rtlCol="0">
                        <a:noAutofit/>
                      </wps:bodyPr>
                    </wps:wsp>
                  </a:graphicData>
                </a:graphic>
              </wp:anchor>
            </w:drawing>
          </mc:Choice>
          <mc:Fallback>
            <w:pict>
              <v:shape w14:anchorId="00DC275A" id="Textbox 220" o:spid="_x0000_s1203" type="#_x0000_t202" style="position:absolute;left:0;text-align:left;margin-left:237.9pt;margin-top:21.1pt;width:24.6pt;height:45.8pt;z-index:-1927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" filled="f" stroked="f">
                <v:textbox inset="0,0,0,0">
                  <w:txbxContent>
                    <w:p w14:paraId="00DC283E" w14:textId="77777777" w:rsidR="00350CFB" w:rsidRDefault="00283FFF">
                      <w:pPr>
                        <w:pStyle w:val="a3"/>
                        <w:spacing w:line="261" w:lineRule="exact"/>
                        <w:rPr>
                          <w:position w:val="-2"/>
                        </w:rPr>
                      </w:pPr>
                      <w:r>
                        <w:rPr>
                          <w:spacing w:val="-5"/>
                          <w:w w:val="180"/>
                        </w:rPr>
                        <w:t>p</w:t>
                      </w:r>
                      <w:r>
                        <w:rPr>
                          <w:spacing w:val="-5"/>
                          <w:w w:val="180"/>
                          <w:position w:val="-2"/>
                        </w:rPr>
                        <w:t>L</w:t>
                      </w:r>
                    </w:p>
                  </w:txbxContent>
                </v:textbox>
                <w10:wrap anchorx="page"/>
              </v:shape>
            </w:pict>
          </mc:Fallback>
        </mc:AlternateContent>
      </w:r>
      <w:r>
        <w:rPr>
          <w:noProof/>
          <w:sz w:val="24"/>
        </w:rPr>
        <mc:AlternateContent>
          <mc:Choice Requires="wps">
            <w:drawing>
              <wp:anchor distT="0" distB="0" distL="0" distR="0" simplePos="0" relativeHeight="484037632" behindDoc="1" locked="0" layoutInCell="1" allowOverlap="1" wp14:anchorId="00DC275C" wp14:editId="00DC275D">
                <wp:simplePos x="0" y="0"/>
                <wp:positionH relativeFrom="page">
                  <wp:posOffset>3021622</wp:posOffset>
                </wp:positionH>
                <wp:positionV relativeFrom="paragraph">
                  <wp:posOffset>237067</wp:posOffset>
                </wp:positionV>
                <wp:extent cx="2086610" cy="1155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15570"/>
                        </a:xfrm>
                        <a:prstGeom prst="rect">
                          <a:avLst/>
                        </a:prstGeom>
                      </wps:spPr>
                      <wps:txbx>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wps:txbx>
                      <wps:bodyPr wrap="square" lIns="0" tIns="0" rIns="0" bIns="0" rtlCol="0">
                        <a:noAutofit/>
                      </wps:bodyPr>
                    </wps:wsp>
                  </a:graphicData>
                </a:graphic>
              </wp:anchor>
            </w:drawing>
          </mc:Choice>
          <mc:Fallback>
            <w:pict>
              <v:shape w14:anchorId="00DC275C" id="Textbox 221" o:spid="_x0000_s1204" type="#_x0000_t202" style="position:absolute;left:0;text-align:left;margin-left:237.9pt;margin-top:18.65pt;width:164.3pt;height:9.1pt;z-index:-1927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" filled="f" stroked="f">
                <v:textbox inset="0,0,0,0">
                  <w:txbxContent>
                    <w:p w14:paraId="00DC283F" w14:textId="77777777" w:rsidR="00350CFB" w:rsidRDefault="00283FFF">
                      <w:pPr>
                        <w:tabs>
                          <w:tab w:val="left" w:pos="754"/>
                          <w:tab w:val="left" w:pos="3285"/>
                        </w:tabs>
                        <w:spacing w:line="180" w:lineRule="exact"/>
                        <w:rPr>
                          <w:sz w:val="16"/>
                        </w:rPr>
                      </w:pPr>
                      <w:r>
                        <w:rPr>
                          <w:sz w:val="16"/>
                          <w:u w:val="single"/>
                        </w:rPr>
                        <w:tab/>
                      </w:r>
                      <w:r>
                        <w:rPr>
                          <w:rFonts w:ascii="Menlo"/>
                          <w:i/>
                          <w:spacing w:val="-5"/>
                          <w:w w:val="105"/>
                          <w:sz w:val="16"/>
                          <w:u w:val="single"/>
                        </w:rPr>
                        <w:t>i</w:t>
                      </w:r>
                      <w:r>
                        <w:rPr>
                          <w:spacing w:val="-5"/>
                          <w:w w:val="105"/>
                          <w:sz w:val="16"/>
                          <w:u w:val="single"/>
                        </w:rPr>
                        <w:t>=1</w:t>
                      </w:r>
                      <w:r>
                        <w:rPr>
                          <w:sz w:val="16"/>
                          <w:u w:val="single"/>
                        </w:rPr>
                        <w:tab/>
                      </w:r>
                    </w:p>
                  </w:txbxContent>
                </v:textbox>
                <w10:wrap anchorx="page"/>
              </v:shape>
            </w:pict>
          </mc:Fallback>
        </mc:AlternateContent>
      </w:r>
      <w:r>
        <w:rPr>
          <w:noProof/>
          <w:sz w:val="24"/>
        </w:rPr>
        <mc:AlternateContent>
          <mc:Choice Requires="wps">
            <w:drawing>
              <wp:anchor distT="0" distB="0" distL="0" distR="0" simplePos="0" relativeHeight="15766016" behindDoc="0" locked="0" layoutInCell="1" allowOverlap="1" wp14:anchorId="00DC275E" wp14:editId="00DC275F">
                <wp:simplePos x="0" y="0"/>
                <wp:positionH relativeFrom="page">
                  <wp:posOffset>6394106</wp:posOffset>
                </wp:positionH>
                <wp:positionV relativeFrom="paragraph">
                  <wp:posOffset>251187</wp:posOffset>
                </wp:positionV>
                <wp:extent cx="367030" cy="16827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8275"/>
                        </a:xfrm>
                        <a:prstGeom prst="rect">
                          <a:avLst/>
                        </a:prstGeom>
                      </wps:spPr>
                      <wps:txbx>
                        <w:txbxContent>
                          <w:p w14:paraId="00DC2840" w14:textId="77777777" w:rsidR="00350CFB" w:rsidRDefault="00283FFF">
                            <w:pPr>
                              <w:pStyle w:val="a3"/>
                              <w:spacing w:line="265" w:lineRule="exact"/>
                            </w:pPr>
                            <w:r>
                              <w:rPr>
                                <w:spacing w:val="-2"/>
                              </w:rPr>
                              <w:t>(3.22)</w:t>
                            </w:r>
                          </w:p>
                        </w:txbxContent>
                      </wps:txbx>
                      <wps:bodyPr wrap="square" lIns="0" tIns="0" rIns="0" bIns="0" rtlCol="0">
                        <a:noAutofit/>
                      </wps:bodyPr>
                    </wps:wsp>
                  </a:graphicData>
                </a:graphic>
              </wp:anchor>
            </w:drawing>
          </mc:Choice>
          <mc:Fallback>
            <w:pict>
              <v:shape w14:anchorId="00DC275E" id="Textbox 222" o:spid="_x0000_s1205" type="#_x0000_t202" style="position:absolute;left:0;text-align:left;margin-left:503.45pt;margin-top:19.8pt;width:28.9pt;height:13.25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" filled="f" stroked="f">
                <v:textbox inset="0,0,0,0">
                  <w:txbxContent>
                    <w:p w14:paraId="00DC2840" w14:textId="77777777" w:rsidR="00350CFB" w:rsidRDefault="00283FFF">
                      <w:pPr>
                        <w:pStyle w:val="a3"/>
                        <w:spacing w:line="265" w:lineRule="exact"/>
                      </w:pPr>
                      <w:r>
                        <w:rPr>
                          <w:spacing w:val="-2"/>
                        </w:rPr>
                        <w:t>(3.22)</w:t>
                      </w:r>
                    </w:p>
                  </w:txbxContent>
                </v:textbox>
                <w10:wrap anchorx="page"/>
              </v:shape>
            </w:pict>
          </mc:Fallback>
        </mc:AlternateContent>
      </w:r>
      <w:r>
        <w:rPr>
          <w:noProof/>
          <w:sz w:val="24"/>
        </w:rPr>
        <mc:AlternateContent>
          <mc:Choice Requires="wps">
            <w:drawing>
              <wp:anchor distT="0" distB="0" distL="0" distR="0" simplePos="0" relativeHeight="484038656" behindDoc="1" locked="0" layoutInCell="1" allowOverlap="1" wp14:anchorId="00DC2760" wp14:editId="00DC2761">
                <wp:simplePos x="0" y="0"/>
                <wp:positionH relativeFrom="page">
                  <wp:posOffset>2729776</wp:posOffset>
                </wp:positionH>
                <wp:positionV relativeFrom="paragraph">
                  <wp:posOffset>272612</wp:posOffset>
                </wp:positionV>
                <wp:extent cx="778510" cy="31115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311150"/>
                        </a:xfrm>
                        <a:prstGeom prst="rect">
                          <a:avLst/>
                        </a:prstGeom>
                      </wps:spPr>
                      <wps:txbx>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wps:txbx>
                      <wps:bodyPr wrap="square" lIns="0" tIns="0" rIns="0" bIns="0" rtlCol="0">
                        <a:noAutofit/>
                      </wps:bodyPr>
                    </wps:wsp>
                  </a:graphicData>
                </a:graphic>
              </wp:anchor>
            </w:drawing>
          </mc:Choice>
          <mc:Fallback>
            <w:pict>
              <v:shape w14:anchorId="00DC2760" id="Textbox 223" o:spid="_x0000_s1206" type="#_x0000_t202" style="position:absolute;left:0;text-align:left;margin-left:214.95pt;margin-top:21.45pt;width:61.3pt;height:24.5pt;z-index:-1927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" filled="f" stroked="f">
                <v:textbox inset="0,0,0,0">
                  <w:txbxContent>
                    <w:p w14:paraId="00DC2841" w14:textId="77777777" w:rsidR="00350CFB" w:rsidRDefault="00283FFF">
                      <w:pPr>
                        <w:tabs>
                          <w:tab w:val="left" w:pos="950"/>
                        </w:tabs>
                        <w:spacing w:line="192" w:lineRule="auto"/>
                        <w:rPr>
                          <w:rFonts w:ascii="Menlo" w:hAnsi="Menlo"/>
                          <w:i/>
                          <w:position w:val="-7"/>
                          <w:sz w:val="16"/>
                        </w:rPr>
                      </w:pPr>
                      <w:r>
                        <w:rPr>
                          <w:i/>
                          <w:w w:val="115"/>
                          <w:sz w:val="24"/>
                        </w:rPr>
                        <w:t>ρ</w:t>
                      </w:r>
                      <w:r>
                        <w:rPr>
                          <w:i/>
                          <w:spacing w:val="-16"/>
                          <w:w w:val="115"/>
                          <w:sz w:val="24"/>
                        </w:rPr>
                        <w:t xml:space="preserve"> </w:t>
                      </w:r>
                      <w:r>
                        <w:rPr>
                          <w:spacing w:val="-12"/>
                          <w:w w:val="115"/>
                          <w:sz w:val="24"/>
                        </w:rPr>
                        <w:t>=</w:t>
                      </w:r>
                      <w:r>
                        <w:rPr>
                          <w:sz w:val="24"/>
                        </w:rPr>
                        <w:tab/>
                      </w:r>
                      <w:r>
                        <w:rPr>
                          <w:rFonts w:ascii="Menlo" w:hAnsi="Menlo"/>
                          <w:i/>
                          <w:spacing w:val="-10"/>
                          <w:w w:val="115"/>
                          <w:position w:val="-7"/>
                          <w:sz w:val="16"/>
                        </w:rPr>
                        <w:t>n</w:t>
                      </w:r>
                    </w:p>
                    <w:p w14:paraId="00DC2842" w14:textId="77777777" w:rsidR="00350CFB" w:rsidRDefault="00283FFF">
                      <w:pPr>
                        <w:spacing w:before="13"/>
                        <w:jc w:val="right"/>
                        <w:rPr>
                          <w:sz w:val="16"/>
                        </w:rPr>
                      </w:pPr>
                      <w:r>
                        <w:rPr>
                          <w:rFonts w:ascii="Menlo"/>
                          <w:i/>
                          <w:spacing w:val="-5"/>
                          <w:w w:val="105"/>
                          <w:sz w:val="16"/>
                        </w:rPr>
                        <w:t>i</w:t>
                      </w:r>
                      <w:r>
                        <w:rPr>
                          <w:spacing w:val="-5"/>
                          <w:w w:val="105"/>
                          <w:sz w:val="16"/>
                        </w:rPr>
                        <w:t>=1</w:t>
                      </w:r>
                    </w:p>
                  </w:txbxContent>
                </v:textbox>
                <w10:wrap anchorx="page"/>
              </v:shape>
            </w:pict>
          </mc:Fallback>
        </mc:AlternateContent>
      </w:r>
      <w:r>
        <w:rPr>
          <w:noProof/>
          <w:sz w:val="24"/>
        </w:rPr>
        <mc:AlternateContent>
          <mc:Choice Requires="wps">
            <w:drawing>
              <wp:anchor distT="0" distB="0" distL="0" distR="0" simplePos="0" relativeHeight="484039168" behindDoc="1" locked="0" layoutInCell="1" allowOverlap="1" wp14:anchorId="00DC2762" wp14:editId="00DC2763">
                <wp:simplePos x="0" y="0"/>
                <wp:positionH relativeFrom="page">
                  <wp:posOffset>3761740</wp:posOffset>
                </wp:positionH>
                <wp:positionV relativeFrom="paragraph">
                  <wp:posOffset>285960</wp:posOffset>
                </wp:positionV>
                <wp:extent cx="635000" cy="5632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563245"/>
                        </a:xfrm>
                        <a:prstGeom prst="rect">
                          <a:avLst/>
                        </a:prstGeom>
                      </wps:spPr>
                      <wps:txbx>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wps:txbx>
                      <wps:bodyPr wrap="square" lIns="0" tIns="0" rIns="0" bIns="0" rtlCol="0">
                        <a:noAutofit/>
                      </wps:bodyPr>
                    </wps:wsp>
                  </a:graphicData>
                </a:graphic>
              </wp:anchor>
            </w:drawing>
          </mc:Choice>
          <mc:Fallback>
            <w:pict>
              <v:shape w14:anchorId="00DC2762" id="Textbox 224" o:spid="_x0000_s1207" type="#_x0000_t202" style="position:absolute;left:0;text-align:left;margin-left:296.2pt;margin-top:22.5pt;width:50pt;height:44.35pt;z-index:-1927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" filled="f" stroked="f">
                <v:textbox inset="0,0,0,0">
                  <w:txbxContent>
                    <w:p w14:paraId="00DC2843" w14:textId="77777777" w:rsidR="00350CFB" w:rsidRDefault="00283FFF">
                      <w:pPr>
                        <w:spacing w:line="472" w:lineRule="exact"/>
                        <w:rPr>
                          <w:rFonts w:ascii="Menlo" w:hAnsi="Menlo"/>
                          <w:i/>
                          <w:position w:val="12"/>
                          <w:sz w:val="16"/>
                        </w:rPr>
                      </w:pPr>
                      <w:r>
                        <w:rPr>
                          <w:rFonts w:ascii="Arial Unicode MS" w:hAnsi="Arial Unicode MS"/>
                          <w:spacing w:val="-18"/>
                          <w:w w:val="110"/>
                          <w:sz w:val="24"/>
                        </w:rPr>
                        <w:t>−</w:t>
                      </w:r>
                      <w:r>
                        <w:rPr>
                          <w:rFonts w:ascii="Arial Unicode MS" w:hAnsi="Arial Unicode MS"/>
                          <w:spacing w:val="-21"/>
                          <w:w w:val="110"/>
                          <w:sz w:val="24"/>
                        </w:rPr>
                        <w:t xml:space="preserve"> </w:t>
                      </w:r>
                      <w:r>
                        <w:rPr>
                          <w:i/>
                          <w:spacing w:val="-117"/>
                          <w:w w:val="122"/>
                          <w:sz w:val="24"/>
                        </w:rPr>
                        <w:t>R</w:t>
                      </w:r>
                      <w:r>
                        <w:rPr>
                          <w:spacing w:val="23"/>
                          <w:w w:val="98"/>
                          <w:position w:val="6"/>
                          <w:sz w:val="24"/>
                        </w:rPr>
                        <w:t>¯</w:t>
                      </w:r>
                      <w:r>
                        <w:rPr>
                          <w:spacing w:val="11"/>
                          <w:w w:val="114"/>
                          <w:sz w:val="24"/>
                        </w:rPr>
                        <w:t>)</w:t>
                      </w:r>
                      <w:r>
                        <w:rPr>
                          <w:spacing w:val="11"/>
                          <w:w w:val="106"/>
                          <w:position w:val="7"/>
                          <w:sz w:val="16"/>
                        </w:rPr>
                        <w:t>2</w:t>
                      </w:r>
                      <w:r>
                        <w:rPr>
                          <w:spacing w:val="5"/>
                          <w:w w:val="110"/>
                          <w:position w:val="7"/>
                          <w:sz w:val="16"/>
                        </w:rPr>
                        <w:t xml:space="preserve"> </w:t>
                      </w:r>
                      <w:r>
                        <w:rPr>
                          <w:spacing w:val="-18"/>
                          <w:w w:val="110"/>
                          <w:position w:val="18"/>
                          <w:sz w:val="24"/>
                        </w:rPr>
                        <w:t>L</w:t>
                      </w:r>
                      <w:r>
                        <w:rPr>
                          <w:rFonts w:ascii="Menlo" w:hAnsi="Menlo"/>
                          <w:i/>
                          <w:spacing w:val="-18"/>
                          <w:w w:val="110"/>
                          <w:position w:val="12"/>
                          <w:sz w:val="16"/>
                        </w:rPr>
                        <w:t>n</w:t>
                      </w:r>
                    </w:p>
                  </w:txbxContent>
                </v:textbox>
                <w10:wrap anchorx="page"/>
              </v:shape>
            </w:pict>
          </mc:Fallback>
        </mc:AlternateContent>
      </w:r>
      <w:r>
        <w:rPr>
          <w:noProof/>
          <w:sz w:val="24"/>
        </w:rPr>
        <mc:AlternateContent>
          <mc:Choice Requires="wps">
            <w:drawing>
              <wp:anchor distT="0" distB="0" distL="0" distR="0" simplePos="0" relativeHeight="484039680" behindDoc="1" locked="0" layoutInCell="1" allowOverlap="1" wp14:anchorId="00DC2764" wp14:editId="00DC2765">
                <wp:simplePos x="0" y="0"/>
                <wp:positionH relativeFrom="page">
                  <wp:posOffset>4737747</wp:posOffset>
                </wp:positionH>
                <wp:positionV relativeFrom="paragraph">
                  <wp:posOffset>272612</wp:posOffset>
                </wp:positionV>
                <wp:extent cx="426720" cy="2794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279400"/>
                        </a:xfrm>
                        <a:prstGeom prst="rect">
                          <a:avLst/>
                        </a:prstGeom>
                      </wps:spPr>
                      <wps:txbx>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wps:txbx>
                      <wps:bodyPr wrap="square" lIns="0" tIns="0" rIns="0" bIns="0" rtlCol="0">
                        <a:noAutofit/>
                      </wps:bodyPr>
                    </wps:wsp>
                  </a:graphicData>
                </a:graphic>
              </wp:anchor>
            </w:drawing>
          </mc:Choice>
          <mc:Fallback>
            <w:pict>
              <v:shape w14:anchorId="00DC2764" id="Textbox 225" o:spid="_x0000_s1208" type="#_x0000_t202" style="position:absolute;left:0;text-align:left;margin-left:373.05pt;margin-top:21.45pt;width:33.6pt;height:22pt;z-index:-19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" filled="f" stroked="f">
                <v:textbox inset="0,0,0,0">
                  <w:txbxContent>
                    <w:p w14:paraId="00DC2844" w14:textId="77777777" w:rsidR="00350CFB" w:rsidRDefault="00283FFF">
                      <w:pPr>
                        <w:spacing w:line="153" w:lineRule="exact"/>
                        <w:jc w:val="right"/>
                        <w:rPr>
                          <w:i/>
                          <w:sz w:val="24"/>
                        </w:rPr>
                      </w:pPr>
                      <w:r>
                        <w:rPr>
                          <w:i/>
                          <w:spacing w:val="-10"/>
                          <w:w w:val="105"/>
                          <w:sz w:val="24"/>
                        </w:rPr>
                        <w:t>.</w:t>
                      </w:r>
                    </w:p>
                    <w:p w14:paraId="00DC2845" w14:textId="77777777" w:rsidR="00350CFB" w:rsidRDefault="00283FFF">
                      <w:pPr>
                        <w:spacing w:line="286" w:lineRule="exact"/>
                        <w:rPr>
                          <w:position w:val="7"/>
                          <w:sz w:val="16"/>
                        </w:rPr>
                      </w:pPr>
                      <w:r>
                        <w:rPr>
                          <w:rFonts w:ascii="Arial Unicode MS" w:hAnsi="Arial Unicode MS"/>
                          <w:w w:val="120"/>
                          <w:sz w:val="24"/>
                        </w:rPr>
                        <w:t>−</w:t>
                      </w:r>
                      <w:r>
                        <w:rPr>
                          <w:rFonts w:ascii="Arial Unicode MS" w:hAnsi="Arial Unicode MS"/>
                          <w:spacing w:val="-11"/>
                          <w:w w:val="120"/>
                          <w:sz w:val="24"/>
                        </w:rPr>
                        <w:t xml:space="preserve"> </w:t>
                      </w:r>
                      <w:r>
                        <w:rPr>
                          <w:i/>
                          <w:spacing w:val="-94"/>
                          <w:w w:val="130"/>
                          <w:sz w:val="24"/>
                        </w:rPr>
                        <w:t>S</w:t>
                      </w:r>
                      <w:r>
                        <w:rPr>
                          <w:spacing w:val="12"/>
                          <w:w w:val="108"/>
                          <w:position w:val="6"/>
                          <w:sz w:val="24"/>
                        </w:rPr>
                        <w:t>¯</w:t>
                      </w:r>
                      <w:r>
                        <w:rPr>
                          <w:spacing w:val="11"/>
                          <w:w w:val="124"/>
                          <w:sz w:val="24"/>
                        </w:rPr>
                        <w:t>)</w:t>
                      </w:r>
                      <w:r>
                        <w:rPr>
                          <w:spacing w:val="11"/>
                          <w:w w:val="116"/>
                          <w:position w:val="7"/>
                          <w:sz w:val="16"/>
                        </w:rPr>
                        <w:t>2</w:t>
                      </w:r>
                    </w:p>
                  </w:txbxContent>
                </v:textbox>
                <w10:wrap anchorx="page"/>
              </v:shape>
            </w:pict>
          </mc:Fallback>
        </mc:AlternateContent>
      </w:r>
      <w:r>
        <w:rPr>
          <w:spacing w:val="-8"/>
          <w:w w:val="120"/>
          <w:position w:val="18"/>
          <w:sz w:val="24"/>
        </w:rPr>
        <w:t>L</w:t>
      </w:r>
      <w:r>
        <w:rPr>
          <w:rFonts w:ascii="Menlo" w:hAnsi="Menlo"/>
          <w:i/>
          <w:spacing w:val="-8"/>
          <w:w w:val="120"/>
          <w:position w:val="12"/>
          <w:sz w:val="16"/>
        </w:rPr>
        <w:t>n</w:t>
      </w:r>
      <w:r>
        <w:rPr>
          <w:rFonts w:ascii="Menlo" w:hAnsi="Menlo"/>
          <w:i/>
          <w:spacing w:val="26"/>
          <w:w w:val="120"/>
          <w:position w:val="12"/>
          <w:sz w:val="16"/>
        </w:rPr>
        <w:t xml:space="preserve"> </w:t>
      </w:r>
      <w:r>
        <w:rPr>
          <w:spacing w:val="-8"/>
          <w:w w:val="115"/>
          <w:sz w:val="24"/>
        </w:rPr>
        <w:t>(</w:t>
      </w:r>
      <w:r>
        <w:rPr>
          <w:i/>
          <w:spacing w:val="-8"/>
          <w:w w:val="115"/>
          <w:sz w:val="24"/>
        </w:rPr>
        <w:t>R</w:t>
      </w:r>
      <w:r>
        <w:rPr>
          <w:rFonts w:ascii="Menlo" w:hAnsi="Menlo"/>
          <w:i/>
          <w:spacing w:val="-8"/>
          <w:w w:val="115"/>
          <w:sz w:val="24"/>
          <w:vertAlign w:val="subscript"/>
        </w:rPr>
        <w:t>i</w:t>
      </w:r>
      <w:r>
        <w:rPr>
          <w:rFonts w:ascii="Menlo" w:hAnsi="Menlo"/>
          <w:i/>
          <w:spacing w:val="-104"/>
          <w:w w:val="115"/>
          <w:sz w:val="24"/>
        </w:rPr>
        <w:t xml:space="preserve"> </w:t>
      </w:r>
      <w:r>
        <w:rPr>
          <w:rFonts w:ascii="Arial Unicode MS" w:hAnsi="Arial Unicode MS"/>
          <w:spacing w:val="-8"/>
          <w:w w:val="120"/>
          <w:sz w:val="24"/>
        </w:rPr>
        <w:t>−</w:t>
      </w:r>
      <w:r>
        <w:rPr>
          <w:rFonts w:ascii="Arial Unicode MS" w:hAnsi="Arial Unicode MS"/>
          <w:spacing w:val="-27"/>
          <w:w w:val="120"/>
          <w:sz w:val="24"/>
        </w:rPr>
        <w:t xml:space="preserve"> </w:t>
      </w:r>
      <w:r>
        <w:rPr>
          <w:i/>
          <w:spacing w:val="-117"/>
          <w:w w:val="132"/>
          <w:sz w:val="24"/>
        </w:rPr>
        <w:t>R</w:t>
      </w:r>
      <w:r>
        <w:rPr>
          <w:spacing w:val="23"/>
          <w:w w:val="108"/>
          <w:position w:val="6"/>
          <w:sz w:val="24"/>
        </w:rPr>
        <w:t>¯</w:t>
      </w:r>
      <w:r>
        <w:rPr>
          <w:spacing w:val="11"/>
          <w:w w:val="124"/>
          <w:sz w:val="24"/>
        </w:rPr>
        <w:t>)(</w:t>
      </w:r>
      <w:r>
        <w:rPr>
          <w:i/>
          <w:spacing w:val="11"/>
          <w:w w:val="130"/>
          <w:sz w:val="24"/>
        </w:rPr>
        <w:t>S</w:t>
      </w:r>
      <w:r>
        <w:rPr>
          <w:rFonts w:ascii="Menlo" w:hAnsi="Menlo"/>
          <w:i/>
          <w:spacing w:val="11"/>
          <w:w w:val="67"/>
          <w:sz w:val="24"/>
          <w:vertAlign w:val="subscript"/>
        </w:rPr>
        <w:t>i</w:t>
      </w:r>
      <w:r>
        <w:rPr>
          <w:rFonts w:ascii="Menlo" w:hAnsi="Menlo"/>
          <w:i/>
          <w:spacing w:val="-101"/>
          <w:w w:val="114"/>
          <w:sz w:val="24"/>
        </w:rPr>
        <w:t xml:space="preserve"> </w:t>
      </w:r>
      <w:r>
        <w:rPr>
          <w:rFonts w:ascii="Arial Unicode MS" w:hAnsi="Arial Unicode MS"/>
          <w:spacing w:val="-8"/>
          <w:w w:val="120"/>
          <w:sz w:val="24"/>
        </w:rPr>
        <w:t>−</w:t>
      </w:r>
      <w:r>
        <w:rPr>
          <w:rFonts w:ascii="Arial Unicode MS" w:hAnsi="Arial Unicode MS"/>
          <w:spacing w:val="-29"/>
          <w:w w:val="120"/>
          <w:sz w:val="24"/>
        </w:rPr>
        <w:t xml:space="preserve"> </w:t>
      </w:r>
      <w:r>
        <w:rPr>
          <w:i/>
          <w:spacing w:val="-78"/>
          <w:w w:val="124"/>
          <w:sz w:val="24"/>
        </w:rPr>
        <w:t>S</w:t>
      </w:r>
      <w:r>
        <w:rPr>
          <w:spacing w:val="27"/>
          <w:w w:val="102"/>
          <w:position w:val="6"/>
          <w:sz w:val="24"/>
        </w:rPr>
        <w:t>¯</w:t>
      </w:r>
      <w:r>
        <w:rPr>
          <w:spacing w:val="26"/>
          <w:w w:val="118"/>
          <w:sz w:val="24"/>
        </w:rPr>
        <w:t>)</w:t>
      </w:r>
    </w:p>
    <w:p w14:paraId="00DC1FAC" w14:textId="77777777" w:rsidR="00350CFB" w:rsidRDefault="00350CFB">
      <w:pPr>
        <w:pStyle w:val="a3"/>
        <w:spacing w:before="5"/>
        <w:rPr>
          <w:sz w:val="2"/>
        </w:rPr>
      </w:pPr>
    </w:p>
    <w:p w14:paraId="00DC1FAD" w14:textId="77777777" w:rsidR="00350CFB" w:rsidRDefault="00283FFF">
      <w:pPr>
        <w:tabs>
          <w:tab w:val="left" w:pos="5829"/>
        </w:tabs>
        <w:ind w:left="4541"/>
        <w:rPr>
          <w:position w:val="3"/>
          <w:sz w:val="20"/>
        </w:rPr>
      </w:pPr>
      <w:r>
        <w:rPr>
          <w:noProof/>
          <w:position w:val="5"/>
          <w:sz w:val="20"/>
        </w:rPr>
        <mc:AlternateContent>
          <mc:Choice Requires="wps">
            <w:drawing>
              <wp:inline distT="0" distB="0" distL="0" distR="0" wp14:anchorId="00DC2766" wp14:editId="00DC2767">
                <wp:extent cx="171450" cy="152400"/>
                <wp:effectExtent l="0" t="0" r="0" b="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52400"/>
                        </a:xfrm>
                        <a:prstGeom prst="rect">
                          <a:avLst/>
                        </a:prstGeom>
                      </wps:spPr>
                      <wps:txbx>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wps:txbx>
                      <wps:bodyPr wrap="square" lIns="0" tIns="0" rIns="0" bIns="0" rtlCol="0">
                        <a:noAutofit/>
                      </wps:bodyPr>
                    </wps:wsp>
                  </a:graphicData>
                </a:graphic>
              </wp:inline>
            </w:drawing>
          </mc:Choice>
          <mc:Fallback>
            <w:pict>
              <v:shape w14:anchorId="00DC2766" id="Textbox 226" o:spid="_x0000_s1209" type="#_x0000_t202" style="width:13.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" filled="f" stroked="f">
                <v:textbox inset="0,0,0,0">
                  <w:txbxContent>
                    <w:p w14:paraId="00DC2846" w14:textId="77777777" w:rsidR="00350CFB" w:rsidRDefault="00283FFF">
                      <w:pPr>
                        <w:spacing w:line="231" w:lineRule="exact"/>
                        <w:rPr>
                          <w:i/>
                          <w:sz w:val="24"/>
                        </w:rPr>
                      </w:pPr>
                      <w:r>
                        <w:rPr>
                          <w:spacing w:val="-5"/>
                          <w:w w:val="115"/>
                          <w:sz w:val="24"/>
                        </w:rPr>
                        <w:t>(</w:t>
                      </w:r>
                      <w:r>
                        <w:rPr>
                          <w:i/>
                          <w:spacing w:val="-5"/>
                          <w:w w:val="115"/>
                          <w:sz w:val="24"/>
                        </w:rPr>
                        <w:t>R</w:t>
                      </w:r>
                    </w:p>
                  </w:txbxContent>
                </v:textbox>
                <w10:anchorlock/>
              </v:shape>
            </w:pict>
          </mc:Fallback>
        </mc:AlternateContent>
      </w:r>
      <w:r>
        <w:rPr>
          <w:noProof/>
          <w:position w:val="3"/>
          <w:sz w:val="20"/>
        </w:rPr>
        <mc:AlternateContent>
          <mc:Choice Requires="wps">
            <w:drawing>
              <wp:inline distT="0" distB="0" distL="0" distR="0" wp14:anchorId="00DC2768" wp14:editId="00DC2769">
                <wp:extent cx="36830" cy="101600"/>
                <wp:effectExtent l="0" t="0" r="0" b="0"/>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7"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8" id="Textbox 227" o:spid="_x0000_s1210"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" filled="f" stroked="f">
                <v:textbox inset="0,0,0,0">
                  <w:txbxContent>
                    <w:p w14:paraId="00DC2847"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r>
        <w:rPr>
          <w:position w:val="3"/>
          <w:sz w:val="20"/>
        </w:rPr>
        <w:tab/>
      </w:r>
      <w:r>
        <w:rPr>
          <w:noProof/>
          <w:sz w:val="20"/>
        </w:rPr>
        <mc:AlternateContent>
          <mc:Choice Requires="wps">
            <w:drawing>
              <wp:inline distT="0" distB="0" distL="0" distR="0" wp14:anchorId="00DC276A" wp14:editId="00DC276B">
                <wp:extent cx="173990" cy="101600"/>
                <wp:effectExtent l="0" t="0" r="0" b="0"/>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01600"/>
                        </a:xfrm>
                        <a:prstGeom prst="rect">
                          <a:avLst/>
                        </a:prstGeom>
                      </wps:spPr>
                      <wps:txbx>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wps:txbx>
                      <wps:bodyPr wrap="square" lIns="0" tIns="0" rIns="0" bIns="0" rtlCol="0">
                        <a:noAutofit/>
                      </wps:bodyPr>
                    </wps:wsp>
                  </a:graphicData>
                </a:graphic>
              </wp:inline>
            </w:drawing>
          </mc:Choice>
          <mc:Fallback>
            <w:pict>
              <v:shape w14:anchorId="00DC276A" id="Textbox 228" o:spid="_x0000_s1211" type="#_x0000_t202" style="width:13.7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" filled="f" stroked="f">
                <v:textbox inset="0,0,0,0">
                  <w:txbxContent>
                    <w:p w14:paraId="00DC2848" w14:textId="77777777" w:rsidR="00350CFB" w:rsidRDefault="00283FFF">
                      <w:pPr>
                        <w:spacing w:line="157" w:lineRule="exact"/>
                        <w:rPr>
                          <w:sz w:val="16"/>
                        </w:rPr>
                      </w:pPr>
                      <w:r>
                        <w:rPr>
                          <w:rFonts w:ascii="Menlo"/>
                          <w:i/>
                          <w:spacing w:val="-5"/>
                          <w:sz w:val="16"/>
                        </w:rPr>
                        <w:t>i</w:t>
                      </w:r>
                      <w:r>
                        <w:rPr>
                          <w:spacing w:val="-5"/>
                          <w:sz w:val="16"/>
                        </w:rPr>
                        <w:t>=1</w:t>
                      </w:r>
                    </w:p>
                  </w:txbxContent>
                </v:textbox>
                <w10:anchorlock/>
              </v:shape>
            </w:pict>
          </mc:Fallback>
        </mc:AlternateContent>
      </w:r>
      <w:r>
        <w:rPr>
          <w:spacing w:val="-40"/>
          <w:sz w:val="20"/>
        </w:rPr>
        <w:t xml:space="preserve"> </w:t>
      </w:r>
      <w:r>
        <w:rPr>
          <w:noProof/>
          <w:spacing w:val="-40"/>
          <w:position w:val="5"/>
          <w:sz w:val="20"/>
        </w:rPr>
        <mc:AlternateContent>
          <mc:Choice Requires="wps">
            <w:drawing>
              <wp:inline distT="0" distB="0" distL="0" distR="0" wp14:anchorId="00DC276C" wp14:editId="00DC276D">
                <wp:extent cx="149225" cy="152400"/>
                <wp:effectExtent l="0" t="0" r="0" b="0"/>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wps:txbx>
                      <wps:bodyPr wrap="square" lIns="0" tIns="0" rIns="0" bIns="0" rtlCol="0">
                        <a:noAutofit/>
                      </wps:bodyPr>
                    </wps:wsp>
                  </a:graphicData>
                </a:graphic>
              </wp:inline>
            </w:drawing>
          </mc:Choice>
          <mc:Fallback>
            <w:pict>
              <v:shape w14:anchorId="00DC276C" id="Textbox 229" o:spid="_x0000_s1212" type="#_x0000_t202" style="width:11.7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" filled="f" stroked="f">
                <v:textbox inset="0,0,0,0">
                  <w:txbxContent>
                    <w:p w14:paraId="00DC2849" w14:textId="77777777" w:rsidR="00350CFB" w:rsidRDefault="00283FFF">
                      <w:pPr>
                        <w:spacing w:line="231" w:lineRule="exact"/>
                        <w:rPr>
                          <w:i/>
                          <w:sz w:val="24"/>
                        </w:rPr>
                      </w:pPr>
                      <w:r>
                        <w:rPr>
                          <w:spacing w:val="-5"/>
                          <w:w w:val="115"/>
                          <w:sz w:val="24"/>
                        </w:rPr>
                        <w:t>(</w:t>
                      </w:r>
                      <w:r>
                        <w:rPr>
                          <w:i/>
                          <w:spacing w:val="-5"/>
                          <w:w w:val="115"/>
                          <w:sz w:val="24"/>
                        </w:rPr>
                        <w:t>S</w:t>
                      </w:r>
                    </w:p>
                  </w:txbxContent>
                </v:textbox>
                <w10:anchorlock/>
              </v:shape>
            </w:pict>
          </mc:Fallback>
        </mc:AlternateContent>
      </w:r>
      <w:r>
        <w:rPr>
          <w:noProof/>
          <w:spacing w:val="-40"/>
          <w:position w:val="3"/>
          <w:sz w:val="20"/>
        </w:rPr>
        <mc:AlternateContent>
          <mc:Choice Requires="wps">
            <w:drawing>
              <wp:inline distT="0" distB="0" distL="0" distR="0" wp14:anchorId="00DC276E" wp14:editId="00DC276F">
                <wp:extent cx="36830" cy="101600"/>
                <wp:effectExtent l="0" t="0" r="0" b="0"/>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4A" w14:textId="77777777" w:rsidR="00350CFB" w:rsidRDefault="00283FFF">
                            <w:pPr>
                              <w:spacing w:line="157" w:lineRule="exact"/>
                              <w:rPr>
                                <w:rFonts w:ascii="Menlo"/>
                                <w:i/>
                                <w:sz w:val="16"/>
                              </w:rPr>
                            </w:pPr>
                            <w:r>
                              <w:rPr>
                                <w:rFonts w:ascii="Menlo"/>
                                <w:i/>
                                <w:spacing w:val="-21"/>
                                <w:w w:val="70"/>
                                <w:sz w:val="16"/>
                              </w:rPr>
                              <w:t>i</w:t>
                            </w:r>
                          </w:p>
                        </w:txbxContent>
                      </wps:txbx>
                      <wps:bodyPr wrap="square" lIns="0" tIns="0" rIns="0" bIns="0" rtlCol="0">
                        <a:noAutofit/>
                      </wps:bodyPr>
                    </wps:wsp>
                  </a:graphicData>
                </a:graphic>
              </wp:inline>
            </w:drawing>
          </mc:Choice>
          <mc:Fallback>
            <w:pict>
              <v:shape w14:anchorId="00DC276E" id="Textbox 230" o:spid="_x0000_s1213" type="#_x0000_t202" style="width:2.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" filled="f" stroked="f">
                <v:textbox inset="0,0,0,0">
                  <w:txbxContent>
                    <w:p w14:paraId="00DC284A" w14:textId="77777777" w:rsidR="00350CFB" w:rsidRDefault="00283FFF">
                      <w:pPr>
                        <w:spacing w:line="157" w:lineRule="exact"/>
                        <w:rPr>
                          <w:rFonts w:ascii="Menlo"/>
                          <w:i/>
                          <w:sz w:val="16"/>
                        </w:rPr>
                      </w:pPr>
                      <w:r>
                        <w:rPr>
                          <w:rFonts w:ascii="Menlo"/>
                          <w:i/>
                          <w:spacing w:val="-21"/>
                          <w:w w:val="70"/>
                          <w:sz w:val="16"/>
                        </w:rPr>
                        <w:t>i</w:t>
                      </w:r>
                    </w:p>
                  </w:txbxContent>
                </v:textbox>
                <w10:anchorlock/>
              </v:shape>
            </w:pict>
          </mc:Fallback>
        </mc:AlternateContent>
      </w:r>
    </w:p>
    <w:p w14:paraId="00DC1FAE" w14:textId="77777777" w:rsidR="00350CFB" w:rsidRDefault="00350CFB">
      <w:pPr>
        <w:pStyle w:val="a3"/>
        <w:spacing w:before="24"/>
      </w:pPr>
    </w:p>
    <w:p w14:paraId="00DC1FAF" w14:textId="77777777" w:rsidR="00350CFB" w:rsidRDefault="00283FFF">
      <w:pPr>
        <w:pStyle w:val="a3"/>
        <w:spacing w:line="396" w:lineRule="auto"/>
        <w:ind w:left="808" w:right="564"/>
      </w:pPr>
      <w:r>
        <w:t>Spearman captures monotonic agreement:</w:t>
      </w:r>
      <w:r>
        <w:rPr>
          <w:spacing w:val="40"/>
        </w:rPr>
        <w:t xml:space="preserve"> </w:t>
      </w:r>
      <w:r>
        <w:t xml:space="preserve">if higher reputation consistently co-occurs with higher proxy values, </w:t>
      </w:r>
      <w:r>
        <w:rPr>
          <w:i/>
        </w:rPr>
        <w:t xml:space="preserve">ρ </w:t>
      </w:r>
      <w:r>
        <w:t>is positive even when the relationship is nonlinear in the raw scores.</w:t>
      </w:r>
    </w:p>
    <w:p w14:paraId="00DC1FB0" w14:textId="77777777" w:rsidR="00350CFB" w:rsidRDefault="00283FFF">
      <w:pPr>
        <w:pStyle w:val="a4"/>
        <w:numPr>
          <w:ilvl w:val="0"/>
          <w:numId w:val="12"/>
        </w:numPr>
        <w:tabs>
          <w:tab w:val="left" w:pos="807"/>
        </w:tabs>
        <w:spacing w:before="39"/>
        <w:ind w:left="807" w:hanging="214"/>
        <w:rPr>
          <w:sz w:val="24"/>
        </w:rPr>
      </w:pPr>
      <w:r>
        <w:rPr>
          <w:sz w:val="24"/>
        </w:rPr>
        <w:t>Kendall’s</w:t>
      </w:r>
      <w:r>
        <w:rPr>
          <w:spacing w:val="-16"/>
          <w:sz w:val="24"/>
        </w:rPr>
        <w:t xml:space="preserve"> </w:t>
      </w:r>
      <w:r>
        <w:rPr>
          <w:i/>
          <w:sz w:val="24"/>
        </w:rPr>
        <w:t>τ</w:t>
      </w:r>
      <w:r>
        <w:rPr>
          <w:i/>
          <w:spacing w:val="-34"/>
          <w:sz w:val="24"/>
        </w:rPr>
        <w:t xml:space="preserve"> </w:t>
      </w:r>
      <w:r>
        <w:rPr>
          <w:sz w:val="24"/>
        </w:rPr>
        <w:t>:</w:t>
      </w:r>
      <w:r>
        <w:rPr>
          <w:spacing w:val="-14"/>
          <w:sz w:val="24"/>
        </w:rPr>
        <w:t xml:space="preserve"> </w:t>
      </w:r>
      <w:r>
        <w:rPr>
          <w:sz w:val="24"/>
        </w:rPr>
        <w:t>Kendall’s</w:t>
      </w:r>
      <w:r>
        <w:rPr>
          <w:spacing w:val="-16"/>
          <w:sz w:val="24"/>
        </w:rPr>
        <w:t xml:space="preserve"> </w:t>
      </w:r>
      <w:r>
        <w:rPr>
          <w:sz w:val="24"/>
        </w:rPr>
        <w:t>coefficient</w:t>
      </w:r>
      <w:r>
        <w:rPr>
          <w:spacing w:val="-16"/>
          <w:sz w:val="24"/>
        </w:rPr>
        <w:t xml:space="preserve"> </w:t>
      </w:r>
      <w:r>
        <w:rPr>
          <w:sz w:val="24"/>
        </w:rPr>
        <w:t>counts</w:t>
      </w:r>
      <w:r>
        <w:rPr>
          <w:spacing w:val="-16"/>
          <w:sz w:val="24"/>
        </w:rPr>
        <w:t xml:space="preserve"> </w:t>
      </w:r>
      <w:r>
        <w:rPr>
          <w:sz w:val="24"/>
        </w:rPr>
        <w:t>concordant</w:t>
      </w:r>
      <w:r>
        <w:rPr>
          <w:spacing w:val="-16"/>
          <w:sz w:val="24"/>
        </w:rPr>
        <w:t xml:space="preserve"> </w:t>
      </w:r>
      <w:r>
        <w:rPr>
          <w:sz w:val="24"/>
        </w:rPr>
        <w:t>and</w:t>
      </w:r>
      <w:r>
        <w:rPr>
          <w:spacing w:val="-16"/>
          <w:sz w:val="24"/>
        </w:rPr>
        <w:t xml:space="preserve"> </w:t>
      </w:r>
      <w:r>
        <w:rPr>
          <w:sz w:val="24"/>
        </w:rPr>
        <w:t>discordant</w:t>
      </w:r>
      <w:r>
        <w:rPr>
          <w:spacing w:val="-16"/>
          <w:sz w:val="24"/>
        </w:rPr>
        <w:t xml:space="preserve"> </w:t>
      </w:r>
      <w:r>
        <w:rPr>
          <w:sz w:val="24"/>
        </w:rPr>
        <w:t>pairs.</w:t>
      </w:r>
      <w:r>
        <w:rPr>
          <w:spacing w:val="-12"/>
          <w:sz w:val="24"/>
        </w:rPr>
        <w:t xml:space="preserve"> </w:t>
      </w:r>
      <w:r>
        <w:rPr>
          <w:sz w:val="24"/>
        </w:rPr>
        <w:t>For</w:t>
      </w:r>
      <w:r>
        <w:rPr>
          <w:spacing w:val="-16"/>
          <w:sz w:val="24"/>
        </w:rPr>
        <w:t xml:space="preserve"> </w:t>
      </w:r>
      <w:r>
        <w:rPr>
          <w:sz w:val="24"/>
        </w:rPr>
        <w:t>all</w:t>
      </w:r>
      <w:r>
        <w:rPr>
          <w:spacing w:val="-16"/>
          <w:sz w:val="24"/>
        </w:rPr>
        <w:t xml:space="preserve"> </w:t>
      </w:r>
      <w:r>
        <w:rPr>
          <w:sz w:val="24"/>
        </w:rPr>
        <w:t>pairs</w:t>
      </w:r>
      <w:r>
        <w:rPr>
          <w:spacing w:val="-17"/>
          <w:sz w:val="24"/>
        </w:rPr>
        <w:t xml:space="preserve"> </w:t>
      </w:r>
      <w:r>
        <w:rPr>
          <w:i/>
          <w:sz w:val="24"/>
        </w:rPr>
        <w:t>i</w:t>
      </w:r>
      <w:r>
        <w:rPr>
          <w:i/>
          <w:spacing w:val="-2"/>
          <w:sz w:val="24"/>
        </w:rPr>
        <w:t xml:space="preserve"> </w:t>
      </w:r>
      <w:r>
        <w:rPr>
          <w:i/>
          <w:sz w:val="24"/>
        </w:rPr>
        <w:t xml:space="preserve">&lt; </w:t>
      </w:r>
      <w:r>
        <w:rPr>
          <w:i/>
          <w:spacing w:val="-5"/>
          <w:sz w:val="24"/>
        </w:rPr>
        <w:t>j</w:t>
      </w:r>
      <w:r>
        <w:rPr>
          <w:spacing w:val="-5"/>
          <w:sz w:val="24"/>
        </w:rPr>
        <w:t>,</w:t>
      </w:r>
    </w:p>
    <w:p w14:paraId="00DC1FB1" w14:textId="77777777" w:rsidR="00350CFB" w:rsidRDefault="00350CFB">
      <w:pPr>
        <w:pStyle w:val="a3"/>
        <w:spacing w:before="106"/>
        <w:rPr>
          <w:sz w:val="20"/>
        </w:rPr>
      </w:pPr>
    </w:p>
    <w:p w14:paraId="00DC1FB2" w14:textId="77777777" w:rsidR="00350CFB" w:rsidRDefault="00350CFB">
      <w:pPr>
        <w:pStyle w:val="a3"/>
        <w:rPr>
          <w:sz w:val="20"/>
        </w:rPr>
        <w:sectPr w:rsidR="00350CFB">
          <w:pgSz w:w="11910" w:h="16840"/>
          <w:pgMar w:top="1840" w:right="708" w:bottom="2300" w:left="992" w:header="0" w:footer="2115" w:gutter="0"/>
          <w:cols w:space="720"/>
        </w:sectPr>
      </w:pPr>
    </w:p>
    <w:p w14:paraId="00DC1FB3" w14:textId="77777777" w:rsidR="00350CFB" w:rsidRDefault="00283FFF">
      <w:pPr>
        <w:spacing w:line="311" w:lineRule="exact"/>
        <w:ind w:left="4924"/>
        <w:rPr>
          <w:sz w:val="24"/>
        </w:rPr>
      </w:pPr>
      <w:r>
        <w:rPr>
          <w:w w:val="115"/>
          <w:sz w:val="24"/>
        </w:rPr>
        <w:t>2(</w:t>
      </w:r>
      <w:r>
        <w:rPr>
          <w:i/>
          <w:w w:val="115"/>
          <w:sz w:val="24"/>
        </w:rPr>
        <w:t>C</w:t>
      </w:r>
      <w:r>
        <w:rPr>
          <w:i/>
          <w:spacing w:val="-17"/>
          <w:w w:val="115"/>
          <w:sz w:val="24"/>
        </w:rPr>
        <w:t xml:space="preserve"> </w:t>
      </w:r>
      <w:r>
        <w:rPr>
          <w:rFonts w:ascii="Arial Unicode MS" w:hAnsi="Arial Unicode MS"/>
          <w:w w:val="115"/>
          <w:sz w:val="24"/>
        </w:rPr>
        <w:t>−</w:t>
      </w:r>
      <w:r>
        <w:rPr>
          <w:rFonts w:ascii="Arial Unicode MS" w:hAnsi="Arial Unicode MS"/>
          <w:spacing w:val="-24"/>
          <w:w w:val="115"/>
          <w:sz w:val="24"/>
        </w:rPr>
        <w:t xml:space="preserve"> </w:t>
      </w:r>
      <w:r>
        <w:rPr>
          <w:i/>
          <w:spacing w:val="-5"/>
          <w:w w:val="115"/>
          <w:sz w:val="24"/>
        </w:rPr>
        <w:t>D</w:t>
      </w:r>
      <w:r>
        <w:rPr>
          <w:spacing w:val="-5"/>
          <w:w w:val="115"/>
          <w:sz w:val="24"/>
        </w:rPr>
        <w:t>)</w:t>
      </w:r>
    </w:p>
    <w:p w14:paraId="00DC1FB4" w14:textId="77777777" w:rsidR="00350CFB" w:rsidRDefault="00283FFF">
      <w:pPr>
        <w:spacing w:line="92" w:lineRule="exact"/>
        <w:ind w:right="1065"/>
        <w:jc w:val="right"/>
        <w:rPr>
          <w:sz w:val="24"/>
        </w:rPr>
      </w:pPr>
      <w:r>
        <w:rPr>
          <w:noProof/>
          <w:sz w:val="24"/>
        </w:rPr>
        <mc:AlternateContent>
          <mc:Choice Requires="wps">
            <w:drawing>
              <wp:anchor distT="0" distB="0" distL="0" distR="0" simplePos="0" relativeHeight="15764480" behindDoc="0" locked="0" layoutInCell="1" allowOverlap="1" wp14:anchorId="00DC2770" wp14:editId="00DC2771">
                <wp:simplePos x="0" y="0"/>
                <wp:positionH relativeFrom="page">
                  <wp:posOffset>3756926</wp:posOffset>
                </wp:positionH>
                <wp:positionV relativeFrom="paragraph">
                  <wp:posOffset>48419</wp:posOffset>
                </wp:positionV>
                <wp:extent cx="620395"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 cy="1270"/>
                        </a:xfrm>
                        <a:custGeom>
                          <a:avLst/>
                          <a:gdLst/>
                          <a:ahLst/>
                          <a:cxnLst/>
                          <a:rect l="l" t="t" r="r" b="b"/>
                          <a:pathLst>
                            <a:path w="620395">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575C1" id="Graphic 231" o:spid="_x0000_s1026" style="position:absolute;margin-left:295.8pt;margin-top:3.8pt;width:48.8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620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" path="m,l620369,e" filled="f" strokeweight=".16869mm">
                <v:path arrowok="t"/>
                <w10:wrap anchorx="page"/>
              </v:shape>
            </w:pict>
          </mc:Fallback>
        </mc:AlternateContent>
      </w:r>
      <w:r>
        <w:rPr>
          <w:i/>
          <w:w w:val="130"/>
          <w:sz w:val="24"/>
        </w:rPr>
        <w:t>τ</w:t>
      </w:r>
      <w:r>
        <w:rPr>
          <w:i/>
          <w:spacing w:val="4"/>
          <w:w w:val="130"/>
          <w:sz w:val="24"/>
        </w:rPr>
        <w:t xml:space="preserve"> </w:t>
      </w:r>
      <w:r>
        <w:rPr>
          <w:spacing w:val="-12"/>
          <w:w w:val="130"/>
          <w:sz w:val="24"/>
        </w:rPr>
        <w:t>=</w:t>
      </w:r>
    </w:p>
    <w:p w14:paraId="00DC1FB5" w14:textId="77777777" w:rsidR="00350CFB" w:rsidRDefault="00283FFF">
      <w:pPr>
        <w:spacing w:line="322" w:lineRule="exact"/>
        <w:ind w:left="4977"/>
        <w:rPr>
          <w:sz w:val="24"/>
        </w:rPr>
      </w:pPr>
      <w:r>
        <w:rPr>
          <w:i/>
          <w:w w:val="115"/>
          <w:sz w:val="24"/>
        </w:rPr>
        <w:t>n</w:t>
      </w:r>
      <w:r>
        <w:rPr>
          <w:w w:val="115"/>
          <w:sz w:val="24"/>
        </w:rPr>
        <w:t>(</w:t>
      </w:r>
      <w:r>
        <w:rPr>
          <w:i/>
          <w:w w:val="115"/>
          <w:sz w:val="24"/>
        </w:rPr>
        <w:t>n</w:t>
      </w:r>
      <w:r>
        <w:rPr>
          <w:i/>
          <w:spacing w:val="-4"/>
          <w:w w:val="115"/>
          <w:sz w:val="24"/>
        </w:rPr>
        <w:t xml:space="preserve"> </w:t>
      </w:r>
      <w:r>
        <w:rPr>
          <w:rFonts w:ascii="Arial Unicode MS" w:hAnsi="Arial Unicode MS"/>
          <w:w w:val="115"/>
          <w:sz w:val="24"/>
        </w:rPr>
        <w:t>−</w:t>
      </w:r>
      <w:r>
        <w:rPr>
          <w:rFonts w:ascii="Arial Unicode MS" w:hAnsi="Arial Unicode MS"/>
          <w:spacing w:val="-12"/>
          <w:w w:val="115"/>
          <w:sz w:val="24"/>
        </w:rPr>
        <w:t xml:space="preserve"> </w:t>
      </w:r>
      <w:r>
        <w:rPr>
          <w:spacing w:val="-5"/>
          <w:w w:val="115"/>
          <w:sz w:val="24"/>
        </w:rPr>
        <w:t>1)</w:t>
      </w:r>
    </w:p>
    <w:p w14:paraId="00DC1FB6" w14:textId="77777777" w:rsidR="00350CFB" w:rsidRDefault="00283FFF">
      <w:pPr>
        <w:tabs>
          <w:tab w:val="left" w:pos="3152"/>
        </w:tabs>
        <w:spacing w:before="222"/>
        <w:rPr>
          <w:sz w:val="24"/>
        </w:rPr>
      </w:pPr>
      <w:r>
        <w:br w:type="column"/>
      </w:r>
      <w:r>
        <w:rPr>
          <w:i/>
          <w:spacing w:val="-10"/>
          <w:sz w:val="24"/>
        </w:rPr>
        <w:t>,</w:t>
      </w:r>
      <w:r>
        <w:rPr>
          <w:i/>
          <w:sz w:val="24"/>
        </w:rPr>
        <w:tab/>
      </w:r>
      <w:r>
        <w:rPr>
          <w:spacing w:val="-2"/>
          <w:sz w:val="24"/>
        </w:rPr>
        <w:t>(3.23)</w:t>
      </w:r>
    </w:p>
    <w:p w14:paraId="00DC1FB7" w14:textId="77777777" w:rsidR="00350CFB" w:rsidRDefault="00350CFB">
      <w:pPr>
        <w:rPr>
          <w:sz w:val="24"/>
        </w:rPr>
        <w:sectPr w:rsidR="00350CFB">
          <w:type w:val="continuous"/>
          <w:pgSz w:w="11910" w:h="16840"/>
          <w:pgMar w:top="1920" w:right="708" w:bottom="280" w:left="992" w:header="0" w:footer="2115" w:gutter="0"/>
          <w:cols w:num="2" w:space="720" w:equalWidth="0">
            <w:col w:w="5902" w:space="24"/>
            <w:col w:w="4284"/>
          </w:cols>
        </w:sectPr>
      </w:pPr>
    </w:p>
    <w:p w14:paraId="00DC1FB8" w14:textId="77777777" w:rsidR="00350CFB" w:rsidRDefault="00350CFB">
      <w:pPr>
        <w:pStyle w:val="a3"/>
        <w:spacing w:before="56"/>
      </w:pPr>
    </w:p>
    <w:p w14:paraId="00DC1FB9" w14:textId="77777777" w:rsidR="00350CFB" w:rsidRDefault="00283FFF">
      <w:pPr>
        <w:pStyle w:val="a3"/>
        <w:spacing w:line="396" w:lineRule="auto"/>
        <w:ind w:left="808" w:right="557" w:hanging="9"/>
        <w:jc w:val="both"/>
      </w:pPr>
      <w:r>
        <w:t>where</w:t>
      </w:r>
      <w:r>
        <w:rPr>
          <w:spacing w:val="-1"/>
        </w:rPr>
        <w:t xml:space="preserve"> </w:t>
      </w:r>
      <w:r>
        <w:rPr>
          <w:i/>
        </w:rPr>
        <w:t xml:space="preserve">C </w:t>
      </w:r>
      <w:r>
        <w:t>is</w:t>
      </w:r>
      <w:r>
        <w:rPr>
          <w:spacing w:val="-2"/>
        </w:rPr>
        <w:t xml:space="preserve"> </w:t>
      </w:r>
      <w:r>
        <w:t>the</w:t>
      </w:r>
      <w:r>
        <w:rPr>
          <w:spacing w:val="-1"/>
        </w:rPr>
        <w:t xml:space="preserve"> </w:t>
      </w:r>
      <w:r>
        <w:t>number</w:t>
      </w:r>
      <w:r>
        <w:rPr>
          <w:spacing w:val="-1"/>
        </w:rPr>
        <w:t xml:space="preserve"> </w:t>
      </w:r>
      <w:r>
        <w:t>of</w:t>
      </w:r>
      <w:r>
        <w:rPr>
          <w:spacing w:val="-1"/>
        </w:rPr>
        <w:t xml:space="preserve"> </w:t>
      </w:r>
      <w:r>
        <w:t>pairs</w:t>
      </w:r>
      <w:r>
        <w:rPr>
          <w:spacing w:val="-1"/>
        </w:rPr>
        <w:t xml:space="preserve"> </w:t>
      </w:r>
      <w:r>
        <w:t>ordered</w:t>
      </w:r>
      <w:r>
        <w:rPr>
          <w:spacing w:val="-1"/>
        </w:rPr>
        <w:t xml:space="preserve"> </w:t>
      </w:r>
      <w:r>
        <w:t>the</w:t>
      </w:r>
      <w:r>
        <w:rPr>
          <w:spacing w:val="-1"/>
        </w:rPr>
        <w:t xml:space="preserve"> </w:t>
      </w:r>
      <w:r>
        <w:t>same</w:t>
      </w:r>
      <w:r>
        <w:rPr>
          <w:spacing w:val="-1"/>
        </w:rPr>
        <w:t xml:space="preserve"> </w:t>
      </w:r>
      <w:r>
        <w:t>way</w:t>
      </w:r>
      <w:r>
        <w:rPr>
          <w:spacing w:val="-1"/>
        </w:rPr>
        <w:t xml:space="preserve"> </w:t>
      </w:r>
      <w:r>
        <w:t>by</w:t>
      </w:r>
      <w:r>
        <w:rPr>
          <w:spacing w:val="-1"/>
        </w:rPr>
        <w:t xml:space="preserve"> </w:t>
      </w:r>
      <w:r>
        <w:t>both</w:t>
      </w:r>
      <w:r>
        <w:rPr>
          <w:spacing w:val="-1"/>
        </w:rPr>
        <w:t xml:space="preserve"> </w:t>
      </w:r>
      <w:r>
        <w:t>rankings</w:t>
      </w:r>
      <w:r>
        <w:rPr>
          <w:spacing w:val="-2"/>
        </w:rPr>
        <w:t xml:space="preserve"> </w:t>
      </w:r>
      <w:r>
        <w:t>and</w:t>
      </w:r>
      <w:r>
        <w:rPr>
          <w:spacing w:val="-1"/>
        </w:rPr>
        <w:t xml:space="preserve"> </w:t>
      </w:r>
      <w:r>
        <w:rPr>
          <w:i/>
        </w:rPr>
        <w:t xml:space="preserve">D </w:t>
      </w:r>
      <w:r>
        <w:t>is</w:t>
      </w:r>
      <w:r>
        <w:rPr>
          <w:spacing w:val="-2"/>
        </w:rPr>
        <w:t xml:space="preserve"> </w:t>
      </w:r>
      <w:r>
        <w:t>the</w:t>
      </w:r>
      <w:r>
        <w:rPr>
          <w:spacing w:val="-1"/>
        </w:rPr>
        <w:t xml:space="preserve"> </w:t>
      </w:r>
      <w:r>
        <w:t>number ordered</w:t>
      </w:r>
      <w:r>
        <w:rPr>
          <w:spacing w:val="-5"/>
        </w:rPr>
        <w:t xml:space="preserve"> </w:t>
      </w:r>
      <w:r>
        <w:t>differently</w:t>
      </w:r>
      <w:r>
        <w:rPr>
          <w:spacing w:val="-5"/>
        </w:rPr>
        <w:t xml:space="preserve"> </w:t>
      </w:r>
      <w:r>
        <w:t>(ties</w:t>
      </w:r>
      <w:r>
        <w:rPr>
          <w:spacing w:val="-5"/>
        </w:rPr>
        <w:t xml:space="preserve"> </w:t>
      </w:r>
      <w:r>
        <w:t>handled</w:t>
      </w:r>
      <w:r>
        <w:rPr>
          <w:spacing w:val="-5"/>
        </w:rPr>
        <w:t xml:space="preserve"> </w:t>
      </w:r>
      <w:r>
        <w:t>by</w:t>
      </w:r>
      <w:r>
        <w:rPr>
          <w:spacing w:val="-5"/>
        </w:rPr>
        <w:t xml:space="preserve"> </w:t>
      </w:r>
      <w:r>
        <w:t>the</w:t>
      </w:r>
      <w:r>
        <w:rPr>
          <w:spacing w:val="-5"/>
        </w:rPr>
        <w:t xml:space="preserve"> </w:t>
      </w:r>
      <w:r>
        <w:t>implementation’s</w:t>
      </w:r>
      <w:r>
        <w:rPr>
          <w:spacing w:val="-5"/>
        </w:rPr>
        <w:t xml:space="preserve"> </w:t>
      </w:r>
      <w:r>
        <w:t>standard</w:t>
      </w:r>
      <w:r>
        <w:rPr>
          <w:spacing w:val="-5"/>
        </w:rPr>
        <w:t xml:space="preserve"> </w:t>
      </w:r>
      <w:r>
        <w:t>tie</w:t>
      </w:r>
      <w:r>
        <w:rPr>
          <w:spacing w:val="-5"/>
        </w:rPr>
        <w:t xml:space="preserve"> </w:t>
      </w:r>
      <w:r>
        <w:t>correction).</w:t>
      </w:r>
      <w:r>
        <w:rPr>
          <w:spacing w:val="18"/>
        </w:rPr>
        <w:t xml:space="preserve"> </w:t>
      </w:r>
      <w:r>
        <w:t xml:space="preserve">Kendall’s </w:t>
      </w:r>
      <w:r>
        <w:rPr>
          <w:i/>
        </w:rPr>
        <w:t>τ</w:t>
      </w:r>
      <w:r>
        <w:rPr>
          <w:i/>
          <w:spacing w:val="35"/>
        </w:rPr>
        <w:t xml:space="preserve"> </w:t>
      </w:r>
      <w:r>
        <w:t>is more interpretable as a pairwise ordering probability and is less sensitive to large rank displacements than Spearman in some heavy-tailed settings.</w:t>
      </w:r>
    </w:p>
    <w:p w14:paraId="00DC1FBA" w14:textId="77777777" w:rsidR="00350CFB" w:rsidRDefault="00283FFF">
      <w:pPr>
        <w:pStyle w:val="a4"/>
        <w:numPr>
          <w:ilvl w:val="0"/>
          <w:numId w:val="12"/>
        </w:numPr>
        <w:tabs>
          <w:tab w:val="left" w:pos="794"/>
          <w:tab w:val="left" w:pos="799"/>
        </w:tabs>
        <w:spacing w:before="41" w:line="396" w:lineRule="auto"/>
        <w:ind w:left="799" w:right="523" w:hanging="207"/>
        <w:jc w:val="both"/>
        <w:rPr>
          <w:sz w:val="24"/>
        </w:rPr>
      </w:pPr>
      <w:r>
        <w:rPr>
          <w:sz w:val="24"/>
        </w:rPr>
        <w:t>Why both:</w:t>
      </w:r>
      <w:r>
        <w:rPr>
          <w:spacing w:val="35"/>
          <w:sz w:val="24"/>
        </w:rPr>
        <w:t xml:space="preserve"> </w:t>
      </w:r>
      <w:r>
        <w:rPr>
          <w:sz w:val="24"/>
        </w:rPr>
        <w:t>Spearman summarizes global monotonic association; Kendall emphasizes pair-wise order fidelity.</w:t>
      </w:r>
      <w:r>
        <w:rPr>
          <w:spacing w:val="40"/>
          <w:sz w:val="24"/>
        </w:rPr>
        <w:t xml:space="preserve"> </w:t>
      </w:r>
      <w:r>
        <w:rPr>
          <w:sz w:val="24"/>
        </w:rPr>
        <w:t>Reporting both follows Do et al.</w:t>
      </w:r>
      <w:hyperlink w:anchor="_bookmark149" w:history="1">
        <w:r>
          <w:rPr>
            <w:sz w:val="24"/>
            <w:vertAlign w:val="superscript"/>
          </w:rPr>
          <w:t>[3]</w:t>
        </w:r>
      </w:hyperlink>
      <w:r>
        <w:rPr>
          <w:sz w:val="24"/>
        </w:rPr>
        <w:t xml:space="preserve"> and allows readers to verify that family-level</w:t>
      </w:r>
      <w:r>
        <w:rPr>
          <w:spacing w:val="-8"/>
          <w:sz w:val="24"/>
        </w:rPr>
        <w:t xml:space="preserve"> </w:t>
      </w:r>
      <w:r>
        <w:rPr>
          <w:sz w:val="24"/>
        </w:rPr>
        <w:t>conclusions</w:t>
      </w:r>
      <w:r>
        <w:rPr>
          <w:spacing w:val="-8"/>
          <w:sz w:val="24"/>
        </w:rPr>
        <w:t xml:space="preserve"> </w:t>
      </w:r>
      <w:r>
        <w:rPr>
          <w:sz w:val="24"/>
        </w:rPr>
        <w:t>are</w:t>
      </w:r>
      <w:r>
        <w:rPr>
          <w:spacing w:val="-8"/>
          <w:sz w:val="24"/>
        </w:rPr>
        <w:t xml:space="preserve"> </w:t>
      </w:r>
      <w:r>
        <w:rPr>
          <w:sz w:val="24"/>
        </w:rPr>
        <w:t>not</w:t>
      </w:r>
      <w:r>
        <w:rPr>
          <w:spacing w:val="-7"/>
          <w:sz w:val="24"/>
        </w:rPr>
        <w:t xml:space="preserve"> </w:t>
      </w:r>
      <w:r>
        <w:rPr>
          <w:sz w:val="24"/>
        </w:rPr>
        <w:t>an</w:t>
      </w:r>
      <w:r>
        <w:rPr>
          <w:spacing w:val="-8"/>
          <w:sz w:val="24"/>
        </w:rPr>
        <w:t xml:space="preserve"> </w:t>
      </w:r>
      <w:r>
        <w:rPr>
          <w:sz w:val="24"/>
        </w:rPr>
        <w:t>artifact</w:t>
      </w:r>
      <w:r>
        <w:rPr>
          <w:spacing w:val="-8"/>
          <w:sz w:val="24"/>
        </w:rPr>
        <w:t xml:space="preserve"> </w:t>
      </w:r>
      <w:r>
        <w:rPr>
          <w:sz w:val="24"/>
        </w:rPr>
        <w:t>of</w:t>
      </w:r>
      <w:r>
        <w:rPr>
          <w:spacing w:val="-7"/>
          <w:sz w:val="24"/>
        </w:rPr>
        <w:t xml:space="preserve"> </w:t>
      </w:r>
      <w:r>
        <w:rPr>
          <w:sz w:val="24"/>
        </w:rPr>
        <w:t>a</w:t>
      </w:r>
      <w:r>
        <w:rPr>
          <w:spacing w:val="-8"/>
          <w:sz w:val="24"/>
        </w:rPr>
        <w:t xml:space="preserve"> </w:t>
      </w:r>
      <w:r>
        <w:rPr>
          <w:sz w:val="24"/>
        </w:rPr>
        <w:t>single</w:t>
      </w:r>
      <w:r>
        <w:rPr>
          <w:spacing w:val="-8"/>
          <w:sz w:val="24"/>
        </w:rPr>
        <w:t xml:space="preserve"> </w:t>
      </w:r>
      <w:r>
        <w:rPr>
          <w:sz w:val="24"/>
        </w:rPr>
        <w:t>rank</w:t>
      </w:r>
      <w:r>
        <w:rPr>
          <w:spacing w:val="-7"/>
          <w:sz w:val="24"/>
        </w:rPr>
        <w:t xml:space="preserve"> </w:t>
      </w:r>
      <w:r>
        <w:rPr>
          <w:sz w:val="24"/>
        </w:rPr>
        <w:t>statistic.</w:t>
      </w:r>
      <w:r>
        <w:rPr>
          <w:spacing w:val="16"/>
          <w:sz w:val="24"/>
        </w:rPr>
        <w:t xml:space="preserve"> </w:t>
      </w:r>
      <w:r>
        <w:rPr>
          <w:sz w:val="24"/>
        </w:rPr>
        <w:t>In</w:t>
      </w:r>
      <w:r>
        <w:rPr>
          <w:spacing w:val="-8"/>
          <w:sz w:val="24"/>
        </w:rPr>
        <w:t xml:space="preserve"> </w:t>
      </w:r>
      <w:r>
        <w:rPr>
          <w:sz w:val="24"/>
        </w:rPr>
        <w:t>blockchain</w:t>
      </w:r>
      <w:r>
        <w:rPr>
          <w:spacing w:val="-8"/>
          <w:sz w:val="24"/>
        </w:rPr>
        <w:t xml:space="preserve"> </w:t>
      </w:r>
      <w:r>
        <w:rPr>
          <w:sz w:val="24"/>
        </w:rPr>
        <w:t>reputation settings,</w:t>
      </w:r>
      <w:r>
        <w:rPr>
          <w:spacing w:val="-9"/>
          <w:sz w:val="24"/>
        </w:rPr>
        <w:t xml:space="preserve"> </w:t>
      </w:r>
      <w:r>
        <w:rPr>
          <w:sz w:val="24"/>
        </w:rPr>
        <w:t>score</w:t>
      </w:r>
      <w:r>
        <w:rPr>
          <w:spacing w:val="-11"/>
          <w:sz w:val="24"/>
        </w:rPr>
        <w:t xml:space="preserve"> </w:t>
      </w:r>
      <w:r>
        <w:rPr>
          <w:sz w:val="24"/>
        </w:rPr>
        <w:t>distributions</w:t>
      </w:r>
      <w:r>
        <w:rPr>
          <w:spacing w:val="-11"/>
          <w:sz w:val="24"/>
        </w:rPr>
        <w:t xml:space="preserve"> </w:t>
      </w:r>
      <w:r>
        <w:rPr>
          <w:sz w:val="24"/>
        </w:rPr>
        <w:t>are</w:t>
      </w:r>
      <w:r>
        <w:rPr>
          <w:spacing w:val="-11"/>
          <w:sz w:val="24"/>
        </w:rPr>
        <w:t xml:space="preserve"> </w:t>
      </w:r>
      <w:r>
        <w:rPr>
          <w:sz w:val="24"/>
        </w:rPr>
        <w:t>often</w:t>
      </w:r>
      <w:r>
        <w:rPr>
          <w:spacing w:val="-11"/>
          <w:sz w:val="24"/>
        </w:rPr>
        <w:t xml:space="preserve"> </w:t>
      </w:r>
      <w:r>
        <w:rPr>
          <w:sz w:val="24"/>
        </w:rPr>
        <w:t>heavy-tailed:</w:t>
      </w:r>
      <w:r>
        <w:rPr>
          <w:spacing w:val="13"/>
          <w:sz w:val="24"/>
        </w:rPr>
        <w:t xml:space="preserve"> </w:t>
      </w:r>
      <w:r>
        <w:rPr>
          <w:sz w:val="24"/>
        </w:rPr>
        <w:t>a</w:t>
      </w:r>
      <w:r>
        <w:rPr>
          <w:spacing w:val="-11"/>
          <w:sz w:val="24"/>
        </w:rPr>
        <w:t xml:space="preserve"> </w:t>
      </w:r>
      <w:r>
        <w:rPr>
          <w:sz w:val="24"/>
        </w:rPr>
        <w:t>few</w:t>
      </w:r>
      <w:r>
        <w:rPr>
          <w:spacing w:val="-11"/>
          <w:sz w:val="24"/>
        </w:rPr>
        <w:t xml:space="preserve"> </w:t>
      </w:r>
      <w:r>
        <w:rPr>
          <w:sz w:val="24"/>
        </w:rPr>
        <w:t>hubs</w:t>
      </w:r>
      <w:r>
        <w:rPr>
          <w:spacing w:val="-11"/>
          <w:sz w:val="24"/>
        </w:rPr>
        <w:t xml:space="preserve"> </w:t>
      </w:r>
      <w:r>
        <w:rPr>
          <w:sz w:val="24"/>
        </w:rPr>
        <w:t>receive</w:t>
      </w:r>
      <w:r>
        <w:rPr>
          <w:spacing w:val="-11"/>
          <w:sz w:val="24"/>
        </w:rPr>
        <w:t xml:space="preserve"> </w:t>
      </w:r>
      <w:r>
        <w:rPr>
          <w:sz w:val="24"/>
        </w:rPr>
        <w:t>large</w:t>
      </w:r>
      <w:r>
        <w:rPr>
          <w:spacing w:val="-11"/>
          <w:sz w:val="24"/>
        </w:rPr>
        <w:t xml:space="preserve"> </w:t>
      </w:r>
      <w:r>
        <w:rPr>
          <w:sz w:val="24"/>
        </w:rPr>
        <w:t>mass</w:t>
      </w:r>
      <w:r>
        <w:rPr>
          <w:spacing w:val="-11"/>
          <w:sz w:val="24"/>
        </w:rPr>
        <w:t xml:space="preserve"> </w:t>
      </w:r>
      <w:r>
        <w:rPr>
          <w:sz w:val="24"/>
        </w:rPr>
        <w:t>while</w:t>
      </w:r>
      <w:r>
        <w:rPr>
          <w:spacing w:val="-11"/>
          <w:sz w:val="24"/>
        </w:rPr>
        <w:t xml:space="preserve"> </w:t>
      </w:r>
      <w:r>
        <w:rPr>
          <w:sz w:val="24"/>
        </w:rPr>
        <w:t>many wallets</w:t>
      </w:r>
      <w:r>
        <w:rPr>
          <w:spacing w:val="-15"/>
          <w:sz w:val="24"/>
        </w:rPr>
        <w:t xml:space="preserve"> </w:t>
      </w:r>
      <w:r>
        <w:rPr>
          <w:sz w:val="24"/>
        </w:rPr>
        <w:t>share</w:t>
      </w:r>
      <w:r>
        <w:rPr>
          <w:spacing w:val="-15"/>
          <w:sz w:val="24"/>
        </w:rPr>
        <w:t xml:space="preserve"> </w:t>
      </w:r>
      <w:r>
        <w:rPr>
          <w:sz w:val="24"/>
        </w:rPr>
        <w:t>near-zero</w:t>
      </w:r>
      <w:r>
        <w:rPr>
          <w:spacing w:val="-15"/>
          <w:sz w:val="24"/>
        </w:rPr>
        <w:t xml:space="preserve"> </w:t>
      </w:r>
      <w:r>
        <w:rPr>
          <w:sz w:val="24"/>
        </w:rPr>
        <w:t>scores.</w:t>
      </w:r>
      <w:r>
        <w:rPr>
          <w:spacing w:val="6"/>
          <w:sz w:val="24"/>
        </w:rPr>
        <w:t xml:space="preserve"> </w:t>
      </w:r>
      <w:r>
        <w:rPr>
          <w:sz w:val="24"/>
        </w:rPr>
        <w:t>Rank</w:t>
      </w:r>
      <w:r>
        <w:rPr>
          <w:spacing w:val="-15"/>
          <w:sz w:val="24"/>
        </w:rPr>
        <w:t xml:space="preserve"> </w:t>
      </w:r>
      <w:r>
        <w:rPr>
          <w:sz w:val="24"/>
        </w:rPr>
        <w:t>correlations</w:t>
      </w:r>
      <w:r>
        <w:rPr>
          <w:spacing w:val="-15"/>
          <w:sz w:val="24"/>
        </w:rPr>
        <w:t xml:space="preserve"> </w:t>
      </w:r>
      <w:r>
        <w:rPr>
          <w:sz w:val="24"/>
        </w:rPr>
        <w:t>remain</w:t>
      </w:r>
      <w:r>
        <w:rPr>
          <w:spacing w:val="-15"/>
          <w:sz w:val="24"/>
        </w:rPr>
        <w:t xml:space="preserve"> </w:t>
      </w:r>
      <w:r>
        <w:rPr>
          <w:sz w:val="24"/>
        </w:rPr>
        <w:t>well-defined</w:t>
      </w:r>
      <w:r>
        <w:rPr>
          <w:spacing w:val="-15"/>
          <w:sz w:val="24"/>
        </w:rPr>
        <w:t xml:space="preserve"> </w:t>
      </w:r>
      <w:r>
        <w:rPr>
          <w:sz w:val="24"/>
        </w:rPr>
        <w:t>in</w:t>
      </w:r>
      <w:r>
        <w:rPr>
          <w:spacing w:val="-15"/>
          <w:sz w:val="24"/>
        </w:rPr>
        <w:t xml:space="preserve"> </w:t>
      </w:r>
      <w:r>
        <w:rPr>
          <w:sz w:val="24"/>
        </w:rPr>
        <w:t>that</w:t>
      </w:r>
      <w:r>
        <w:rPr>
          <w:spacing w:val="-15"/>
          <w:sz w:val="24"/>
        </w:rPr>
        <w:t xml:space="preserve"> </w:t>
      </w:r>
      <w:r>
        <w:rPr>
          <w:sz w:val="24"/>
        </w:rPr>
        <w:t>regime,</w:t>
      </w:r>
      <w:r>
        <w:rPr>
          <w:spacing w:val="-13"/>
          <w:sz w:val="24"/>
        </w:rPr>
        <w:t xml:space="preserve"> </w:t>
      </w:r>
      <w:r>
        <w:rPr>
          <w:sz w:val="24"/>
        </w:rPr>
        <w:t>whereas</w:t>
      </w:r>
    </w:p>
    <w:p w14:paraId="00DC1FBB" w14:textId="77777777" w:rsidR="00350CFB" w:rsidRDefault="00350CFB">
      <w:pPr>
        <w:pStyle w:val="a4"/>
        <w:spacing w:line="396" w:lineRule="auto"/>
        <w:jc w:val="both"/>
        <w:rPr>
          <w:sz w:val="24"/>
        </w:rPr>
        <w:sectPr w:rsidR="00350CFB">
          <w:type w:val="continuous"/>
          <w:pgSz w:w="11910" w:h="16840"/>
          <w:pgMar w:top="1920" w:right="708" w:bottom="280" w:left="992" w:header="0" w:footer="2115" w:gutter="0"/>
          <w:cols w:space="720"/>
        </w:sectPr>
      </w:pPr>
    </w:p>
    <w:p w14:paraId="00DC1FBC" w14:textId="77777777" w:rsidR="00350CFB" w:rsidRDefault="00283FFF">
      <w:pPr>
        <w:pStyle w:val="a3"/>
        <w:spacing w:before="72"/>
        <w:ind w:left="808"/>
        <w:jc w:val="both"/>
      </w:pPr>
      <w:r>
        <w:t>Pearson</w:t>
      </w:r>
      <w:r>
        <w:rPr>
          <w:spacing w:val="-8"/>
        </w:rPr>
        <w:t xml:space="preserve"> </w:t>
      </w:r>
      <w:r>
        <w:t>correlation</w:t>
      </w:r>
      <w:r>
        <w:rPr>
          <w:spacing w:val="-7"/>
        </w:rPr>
        <w:t xml:space="preserve"> </w:t>
      </w:r>
      <w:r>
        <w:t>on</w:t>
      </w:r>
      <w:r>
        <w:rPr>
          <w:spacing w:val="-8"/>
        </w:rPr>
        <w:t xml:space="preserve"> </w:t>
      </w:r>
      <w:r>
        <w:t>raw</w:t>
      </w:r>
      <w:r>
        <w:rPr>
          <w:spacing w:val="-7"/>
        </w:rPr>
        <w:t xml:space="preserve"> </w:t>
      </w:r>
      <w:r>
        <w:t>scores</w:t>
      </w:r>
      <w:r>
        <w:rPr>
          <w:spacing w:val="-8"/>
        </w:rPr>
        <w:t xml:space="preserve"> </w:t>
      </w:r>
      <w:r>
        <w:t>would</w:t>
      </w:r>
      <w:r>
        <w:rPr>
          <w:spacing w:val="-7"/>
        </w:rPr>
        <w:t xml:space="preserve"> </w:t>
      </w:r>
      <w:r>
        <w:t>be</w:t>
      </w:r>
      <w:r>
        <w:rPr>
          <w:spacing w:val="-7"/>
        </w:rPr>
        <w:t xml:space="preserve"> </w:t>
      </w:r>
      <w:r>
        <w:t>dominated</w:t>
      </w:r>
      <w:r>
        <w:rPr>
          <w:spacing w:val="-8"/>
        </w:rPr>
        <w:t xml:space="preserve"> </w:t>
      </w:r>
      <w:r>
        <w:t>by</w:t>
      </w:r>
      <w:r>
        <w:rPr>
          <w:spacing w:val="-7"/>
        </w:rPr>
        <w:t xml:space="preserve"> </w:t>
      </w:r>
      <w:r>
        <w:rPr>
          <w:spacing w:val="-2"/>
        </w:rPr>
        <w:t>hubs.</w:t>
      </w:r>
    </w:p>
    <w:p w14:paraId="00DC1FBD" w14:textId="77777777" w:rsidR="00350CFB" w:rsidRDefault="00283FFF">
      <w:pPr>
        <w:pStyle w:val="a4"/>
        <w:numPr>
          <w:ilvl w:val="0"/>
          <w:numId w:val="12"/>
        </w:numPr>
        <w:tabs>
          <w:tab w:val="left" w:pos="799"/>
          <w:tab w:val="left" w:pos="806"/>
        </w:tabs>
        <w:spacing w:before="76" w:line="456" w:lineRule="exact"/>
        <w:ind w:left="799" w:right="558" w:hanging="207"/>
        <w:jc w:val="both"/>
        <w:rPr>
          <w:sz w:val="24"/>
        </w:rPr>
      </w:pPr>
      <w:commentRangeStart w:id="261"/>
      <w:r>
        <w:rPr>
          <w:sz w:val="16"/>
        </w:rPr>
        <w:t>Family aggregation: Family-level summaries use mean τ across proxies within a family. For example, the transfer-family mean is 1/2(τ_(in_degree)+τ_(in_value)). Method comparisons on the same cohort and proxies are relative, not absolute claims about universal reputation. Absolute τ cutoffs are not used as decision rules; confidence intervals are.</w:t>
      </w:r>
    </w:p>
    <w:p w14:paraId="2C73FA03"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 xml:space="preserve">Uncertainty: sampling uncertainty is quantified with a paired wallet bootstrap </w:t>
      </w:r>
      <w:r>
        <w:rPr>
          <w:sz w:val="24"/>
          <w:vertAlign w:val="superscript"/>
        </w:rPr>
        <w:t>[34]</w:t>
      </w:r>
      <w:r>
        <w:rPr>
          <w:sz w:val="24"/>
        </w:rPr>
        <w:t xml:space="preserve">. The matched cohort is resampled with replacement B = 400 times (seed 42, fixed in configuration); the same index matrix is used for every method and proxy so that resampled statistics are paired across methods. For each proxy τ, each family mean, and the inter-method τ, the 2.5th and 97.5th percentiles of the bootstrap distribution form a 95% percentile interval </w:t>
      </w:r>
      <w:r>
        <w:rPr>
          <w:sz w:val="24"/>
          <w:vertAlign w:val="superscript"/>
        </w:rPr>
        <w:t>[35]</w:t>
      </w:r>
      <w:r>
        <w:rPr>
          <w:sz w:val="24"/>
        </w:rPr>
        <w:t>. Because the population Kendall τ is a U-statistic, the percentile interval is first-order accurate at n = 5,521; the small number of resamples was chosen to keep the O(B nlog n) cost of the tie-corrected τ tractable across all methods and proxies, and it limits the precision of the interval end-points to roughly ± 0.005.</w:t>
      </w:r>
    </w:p>
    <w:p w14:paraId="784B1C3A"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Difference tests: the comparisons on which the argument rests are pre-specified as paired contrasts and tested with the same resamples: the bootstrap distribution of Δτ = τ_A-τ_B is computed resample by resample, and its 95% percentile interval is reported. A contrast is called a difference when the interval excludes zero. The pre-specified contrasts are (i) EndorseRank on its allowance family minus EndorseRank on the transfer family; (ii) AWP on the transfer family minus EndorseRank on the transfer family;</w:t>
      </w:r>
      <w:r>
        <w:rPr>
          <w:sz w:val="24"/>
        </w:rPr>
        <w:t xml:space="preserve"> (iii) EndorseRank on the allowance family minus AWP on the allowance family; (iv) AWP minus EndorseRank on the Sybil-stability family; (v) AWP minus EndorseRank on the GMX trading-success proxies (reported for completeness only); and (vi) EndorseRank on in_approve_degree minus EndorseRank on in_degree. Paired resampling removes the between-resample variance shared by the two coefficients, so the contrast interval is narrower than the difference of the two marginal intervals would suggest.</w:t>
      </w:r>
    </w:p>
    <w:p w14:paraId="00DC1FBE" w14:textId="77777777" w:rsidR="00350CFB" w:rsidRDefault="00283FFF">
      <w:pPr>
        <w:pStyle w:val="a4"/>
        <w:numPr>
          <w:ilvl w:val="0"/>
          <w:numId w:val="12"/>
        </w:numPr>
        <w:tabs>
          <w:tab w:val="left" w:pos="806"/>
          <w:tab w:val="left" w:pos="808"/>
        </w:tabs>
        <w:spacing w:before="40" w:line="456" w:lineRule="exact"/>
        <w:ind w:right="560"/>
        <w:jc w:val="both"/>
        <w:rPr>
          <w:sz w:val="24"/>
        </w:rPr>
      </w:pPr>
      <w:r>
        <w:rPr>
          <w:sz w:val="24"/>
        </w:rPr>
        <w:t>Orientation and missingness: Proxies are pre-oriented so that larger values indicate better reputation. Wallets absent from a proxy source receive zeros after alignment to W, which is conservative for sparse activity and is applied identically to both methods. No wallet is dropped from one method but retained in the other: the correlation sample is always the full matched cohort for primary tables.</w:t>
      </w:r>
    </w:p>
    <w:p w14:paraId="00DC1FBF" w14:textId="77777777" w:rsidR="00350CFB" w:rsidRDefault="00283FFF">
      <w:pPr>
        <w:pStyle w:val="a4"/>
        <w:numPr>
          <w:ilvl w:val="0"/>
          <w:numId w:val="12"/>
        </w:numPr>
        <w:tabs>
          <w:tab w:val="left" w:pos="776"/>
          <w:tab w:val="left" w:pos="794"/>
        </w:tabs>
        <w:spacing w:before="180" w:line="396" w:lineRule="auto"/>
        <w:ind w:left="776" w:right="562" w:hanging="184"/>
        <w:jc w:val="both"/>
        <w:rPr>
          <w:sz w:val="24"/>
        </w:rPr>
      </w:pPr>
      <w:commentRangeStart w:id="262"/>
      <w:commentRangeStart w:id="263"/>
      <w:r>
        <w:rPr>
          <w:sz w:val="24"/>
        </w:rPr>
        <w:t>What is not tested: The study does not claim causal identification (reputation does not “cause” future approvals in an interventional sense), does not fit predictive classifiers with train/test splits, and does not use p-values as the decision criterion; interval exclusion of zero for a pre-specified contrast is the decision rule. The scientific target is comparative construct alignment and computational cost under a fixed, transparent protocol.</w:t>
      </w:r>
      <w:commentRangeEnd w:id="262"/>
      <w:r>
        <w:rPr>
          <w:rStyle w:val="a5"/>
          <w:sz w:val="24"/>
          <w:szCs w:val="22"/>
        </w:rPr>
        <w:commentReference w:id="262"/>
      </w:r>
      <w:commentRangeEnd w:id="263"/>
      <w:r w:rsidR="002149DF">
        <w:rPr>
          <w:rStyle w:val="a5"/>
          <w:sz w:val="24"/>
          <w:szCs w:val="22"/>
        </w:rPr>
        <w:commentReference w:id="263"/>
      </w:r>
      <w:commentRangeEnd w:id="261"/>
      <w:r>
        <w:rPr>
          <w:rStyle w:val="a5"/>
          <w:sz w:val="24"/>
          <w:szCs w:val="22"/>
        </w:rPr>
        <w:commentReference w:id="261"/>
      </w:r>
    </w:p>
    <w:p w14:paraId="00DC1FC0" w14:textId="77777777" w:rsidR="00350CFB" w:rsidRDefault="00350CFB">
      <w:pPr>
        <w:pStyle w:val="a3"/>
        <w:spacing w:before="163"/>
      </w:pPr>
    </w:p>
    <w:p w14:paraId="00DC1FC1" w14:textId="77777777" w:rsidR="00350CFB" w:rsidRDefault="00283FFF">
      <w:pPr>
        <w:pStyle w:val="2"/>
        <w:numPr>
          <w:ilvl w:val="1"/>
          <w:numId w:val="26"/>
        </w:numPr>
        <w:tabs>
          <w:tab w:val="left" w:pos="911"/>
        </w:tabs>
        <w:ind w:left="911" w:hanging="629"/>
      </w:pPr>
      <w:bookmarkStart w:id="264" w:name="Computational_benchmark_(Claim_C1)"/>
      <w:bookmarkStart w:id="265" w:name="_bookmark72"/>
      <w:bookmarkEnd w:id="264"/>
      <w:bookmarkEnd w:id="265"/>
      <w:r>
        <w:t>Computational</w:t>
      </w:r>
      <w:r>
        <w:rPr>
          <w:spacing w:val="24"/>
        </w:rPr>
        <w:t xml:space="preserve"> </w:t>
      </w:r>
      <w:r>
        <w:t>benchmark</w:t>
      </w:r>
      <w:r>
        <w:rPr>
          <w:spacing w:val="25"/>
        </w:rPr>
        <w:t xml:space="preserve"> </w:t>
      </w:r>
      <w:r>
        <w:t>(Claim</w:t>
      </w:r>
      <w:r>
        <w:rPr>
          <w:spacing w:val="25"/>
        </w:rPr>
        <w:t xml:space="preserve"> </w:t>
      </w:r>
      <w:r>
        <w:rPr>
          <w:spacing w:val="-5"/>
        </w:rPr>
        <w:t>C1)</w:t>
      </w:r>
    </w:p>
    <w:p w14:paraId="00DC1FC2" w14:textId="77777777" w:rsidR="00350CFB" w:rsidRDefault="00350CFB">
      <w:pPr>
        <w:pStyle w:val="a3"/>
        <w:spacing w:before="24"/>
        <w:rPr>
          <w:b/>
          <w:sz w:val="28"/>
        </w:rPr>
      </w:pPr>
    </w:p>
    <w:p w14:paraId="00DC1FC3" w14:textId="77777777" w:rsidR="00350CFB" w:rsidRDefault="00283FFF">
      <w:pPr>
        <w:pStyle w:val="a3"/>
        <w:spacing w:line="396" w:lineRule="auto"/>
        <w:ind w:left="282" w:right="523"/>
        <w:jc w:val="both"/>
      </w:pPr>
      <w:commentRangeStart w:id="266"/>
      <w:r>
        <w:t>Claim C1 concerns computational efficiency of EndorseRank versus AWP on identical inputs. The benchmark protocol isolates PageRank solve cost from one-time graph construction, because construction cost is dominated by I/O and preprocessing that would be amortized in a deployed scorer that updates incrementally, whereas the iterative solve is the recurring computational core of both methods.</w:t>
      </w:r>
    </w:p>
    <w:p w14:paraId="00DC1FC4" w14:textId="77777777" w:rsidR="00350CFB" w:rsidRDefault="00283FFF">
      <w:pPr>
        <w:pStyle w:val="a4"/>
        <w:numPr>
          <w:ilvl w:val="0"/>
          <w:numId w:val="11"/>
        </w:numPr>
        <w:tabs>
          <w:tab w:val="left" w:pos="799"/>
          <w:tab w:val="left" w:pos="801"/>
        </w:tabs>
        <w:spacing w:before="125" w:line="396" w:lineRule="auto"/>
        <w:ind w:right="521"/>
        <w:jc w:val="both"/>
        <w:rPr>
          <w:sz w:val="24"/>
        </w:rPr>
      </w:pPr>
      <w:r>
        <w:rPr>
          <w:sz w:val="24"/>
        </w:rPr>
        <w:t>Timed quantity: For each method, the weighted edge list is built once per cohort outside the timed loop; extraction, decoding, allowance collapsing and transfer decay are therefore excluded. The timed section is the solver call, which assembles the sparse transition operator from that edge list and runs power iteration with damping d = 0.85, tolerance τ_tol = 10⁻⁸, and at most I_max = 300 iterations. Both parts of the timed section are linear in |E|, and both would be repeated at every refresh of a deployed scorer. These numerical settings match the configuration used for alignment scores, so runtime and alignment refer to the same mathematical object.</w:t>
      </w:r>
    </w:p>
    <w:p w14:paraId="00DC1FC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1FC6"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 xml:space="preserve">Timing protocol: Every configuration is measured in one session with a single protocol. One untimed warm-up solve is run first; it populates caches, triggers just-in-time paths, and is the only run instrumented for peak memory (memory tracing is not active during timed runs because it would inflate wall-clock time). Five timed solves follow. Reported statistics are the mean and standard deviation of the five wall-clock times, the mean iteration count, the warm-up peak memory, and the node and edge counts of the pre-built graph. Measurements are memoized within the session by a key consisting of the edge multiset signature, damping, tolerance, iteration cap, and repeat count; wherever the same graph is tabulated under the same settings—the primary benchmark, the d = 0.85 row of the damping sweep, the in-cohort scaling stage with n = 5,521, and the full expanded-pool stage, whose induced subgraph coincides with the cohort graph (Section 3.12.1)—the tables therefore show identical numbers by construction rather than independent measurements of the same object. Edge counts are reported in every runtime table because they are the leading structural explanation for runtime differences under O(|E|) per-iteration complexity </w:t>
      </w:r>
      <w:r>
        <w:rPr>
          <w:sz w:val="24"/>
          <w:vertAlign w:val="superscript"/>
        </w:rPr>
        <w:t>[15]</w:t>
      </w:r>
      <w:r>
        <w:rPr>
          <w:sz w:val="24"/>
        </w:rPr>
        <w:t>. Per-run timings are retained in the machine-readable summary (Section 3.13).</w:t>
      </w:r>
    </w:p>
    <w:p w14:paraId="00DC1FC7" w14:textId="77777777" w:rsidR="00350CFB" w:rsidRDefault="00283FFF">
      <w:pPr>
        <w:pStyle w:val="a4"/>
        <w:numPr>
          <w:ilvl w:val="0"/>
          <w:numId w:val="11"/>
        </w:numPr>
        <w:tabs>
          <w:tab w:val="left" w:pos="806"/>
          <w:tab w:val="left" w:pos="808"/>
        </w:tabs>
        <w:spacing w:before="53" w:line="396" w:lineRule="auto"/>
        <w:ind w:left="808" w:right="533" w:hanging="216"/>
        <w:jc w:val="both"/>
        <w:rPr>
          <w:sz w:val="24"/>
        </w:rPr>
      </w:pPr>
      <w:commentRangeStart w:id="267"/>
      <w:commentRangeStart w:id="268"/>
      <w:r>
        <w:rPr>
          <w:sz w:val="24"/>
        </w:rPr>
        <w:t>Cohorts: The primary benchmark uses the matched wallet cohort (n = 5,521). Node-count sensitivity uses deterministic subsamples of the expanded wallet pool (Section 3.12).</w:t>
      </w:r>
      <w:commentRangeEnd w:id="267"/>
      <w:r>
        <w:rPr>
          <w:rStyle w:val="a5"/>
          <w:sz w:val="24"/>
          <w:szCs w:val="22"/>
        </w:rPr>
        <w:commentReference w:id="267"/>
      </w:r>
      <w:commentRangeEnd w:id="268"/>
      <w:r w:rsidR="002149DF">
        <w:rPr>
          <w:rStyle w:val="a5"/>
          <w:sz w:val="24"/>
          <w:szCs w:val="22"/>
        </w:rPr>
        <w:commentReference w:id="268"/>
      </w:r>
    </w:p>
    <w:p w14:paraId="00DC1FC8"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Fairness of comparison: Both methods use the same solver, tolerance, iteration cap, damping (unless a sensitivity sweep varies d), and seed wallet set. Differences therefore reflect graph density and weight structure—allowance snapshots versus time-decayed transfers—rather than implementation asymmetry. Hardware and software versions are recorded in the evaluation manifest so that absolute seconds can be interpreted relative to the experimental machine; speedup ratios (AWP time divided by EndorseRank time) are the preferred comparative summary, and they are always reported next to the corresponding edge ratio.</w:t>
      </w:r>
      <w:commentRangeEnd w:id="266"/>
      <w:r>
        <w:rPr>
          <w:rStyle w:val="a5"/>
          <w:sz w:val="24"/>
          <w:szCs w:val="22"/>
        </w:rPr>
        <w:commentReference w:id="266"/>
      </w:r>
    </w:p>
    <w:p w14:paraId="00DC1FCB" w14:textId="77777777" w:rsidR="00350CFB" w:rsidRDefault="00350CFB">
      <w:pPr>
        <w:pStyle w:val="a3"/>
        <w:spacing w:before="166"/>
      </w:pPr>
    </w:p>
    <w:p w14:paraId="00DC1FCC" w14:textId="77777777" w:rsidR="00350CFB" w:rsidRDefault="00283FFF">
      <w:pPr>
        <w:pStyle w:val="2"/>
        <w:numPr>
          <w:ilvl w:val="1"/>
          <w:numId w:val="26"/>
        </w:numPr>
        <w:tabs>
          <w:tab w:val="left" w:pos="927"/>
        </w:tabs>
        <w:ind w:left="927" w:hanging="645"/>
      </w:pPr>
      <w:bookmarkStart w:id="269" w:name="Scaling_and_robustness_extensions"/>
      <w:bookmarkStart w:id="270" w:name="_bookmark73"/>
      <w:bookmarkEnd w:id="269"/>
      <w:bookmarkEnd w:id="270"/>
      <w:r>
        <w:t>Scaling</w:t>
      </w:r>
      <w:r>
        <w:rPr>
          <w:spacing w:val="13"/>
        </w:rPr>
        <w:t xml:space="preserve"> </w:t>
      </w:r>
      <w:r>
        <w:t>and</w:t>
      </w:r>
      <w:r>
        <w:rPr>
          <w:spacing w:val="13"/>
        </w:rPr>
        <w:t xml:space="preserve"> </w:t>
      </w:r>
      <w:r>
        <w:t>robustness</w:t>
      </w:r>
      <w:r>
        <w:rPr>
          <w:spacing w:val="13"/>
        </w:rPr>
        <w:t xml:space="preserve"> </w:t>
      </w:r>
      <w:r>
        <w:rPr>
          <w:spacing w:val="-2"/>
        </w:rPr>
        <w:t>extensions</w:t>
      </w:r>
    </w:p>
    <w:p w14:paraId="00DC1FCD" w14:textId="77777777" w:rsidR="00350CFB" w:rsidRDefault="00350CFB">
      <w:pPr>
        <w:pStyle w:val="a3"/>
        <w:spacing w:before="24"/>
        <w:rPr>
          <w:b/>
          <w:sz w:val="28"/>
        </w:rPr>
      </w:pPr>
    </w:p>
    <w:p w14:paraId="00DC1FCE" w14:textId="77777777" w:rsidR="00350CFB" w:rsidRDefault="00283FFF">
      <w:pPr>
        <w:pStyle w:val="a3"/>
        <w:spacing w:line="396" w:lineRule="auto"/>
        <w:ind w:left="282" w:right="524"/>
        <w:jc w:val="both"/>
      </w:pPr>
      <w:bookmarkStart w:id="271" w:name="Expanded_wallet_pool_and_runtime_scaling"/>
      <w:r>
        <w:t>Beyond the matched cohort, the study evaluates runtime sensitivity to node count on a larger address set and stress-tests alignment under parameter and sample perturbations. These extensions support H3 (efficiency at larger n) and characterise how far family-level conclusions depend on the sample definition. They are not alternative primary samples: unless otherwise noted, alignment claims in Chapter 4 refer to the matched cohort, and node-count sensitivity refers to the expanded pool.</w:t>
      </w:r>
      <w:bookmarkEnd w:id="271"/>
    </w:p>
    <w:p w14:paraId="00DC1FCF"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1FD0" w14:textId="77777777" w:rsidR="00350CFB" w:rsidRDefault="00283FFF">
      <w:pPr>
        <w:pStyle w:val="3"/>
        <w:numPr>
          <w:ilvl w:val="2"/>
          <w:numId w:val="26"/>
        </w:numPr>
        <w:tabs>
          <w:tab w:val="left" w:pos="998"/>
        </w:tabs>
        <w:spacing w:before="73"/>
        <w:ind w:left="998" w:hanging="716"/>
        <w:jc w:val="both"/>
      </w:pPr>
      <w:r>
        <w:t>Expanded wallet pool and node-count sensitivity of runtime</w:t>
      </w:r>
    </w:p>
    <w:p w14:paraId="00DC1FD1" w14:textId="77777777" w:rsidR="00350CFB" w:rsidRDefault="00283FFF">
      <w:pPr>
        <w:pStyle w:val="a3"/>
        <w:spacing w:before="181" w:line="456" w:lineRule="exact"/>
        <w:ind w:left="282" w:right="523" w:hanging="8"/>
        <w:jc w:val="both"/>
      </w:pPr>
      <w:commentRangeStart w:id="272"/>
      <w:r>
        <w:t>The expanded wallet pool W_pool unions the matched cohort (5,521 addresses) with 93,559 supplemental addresses sampled from monthly Arbitrum One ERC-20 activity in the observation window (the supplemental active-wallet parquet produced by the sampling script), yielding N = |W_pool| = 99,080 addresses in this study. Runtime benchmarks at intermediate sizes use deterministic SHA256 subsampling with seed string benchmark-tier2-v1: wallets are ordered by SHA256(seed || address) with seed benchmark-tier2-v1 and the first n addresses form the subsample. The seed string is a fixed configuration constant. Reported stages are n = 10,000, n = 50,000 and the full pool n = N = 99,080, always on the same approval and transfer parquet. In-cohort stages with n ≤ 5,521 are reported in Appendix 8.1. Deterministic hashing avoids the non-reproducibility of pseudorandom draws across library versions.</w:t>
      </w:r>
    </w:p>
    <w:p w14:paraId="00DC1FD2" w14:textId="77777777" w:rsidR="00350CFB" w:rsidRDefault="00350CFB">
      <w:pPr>
        <w:pStyle w:val="a3"/>
        <w:spacing w:before="76"/>
      </w:pPr>
    </w:p>
    <w:p w14:paraId="00DC1FD3" w14:textId="77777777" w:rsidR="00350CFB" w:rsidRDefault="00283FFF">
      <w:pPr>
        <w:pStyle w:val="a3"/>
        <w:spacing w:before="1"/>
        <w:ind w:left="-1" w:right="275"/>
        <w:jc w:val="center"/>
        <w:rPr>
          <w:rFonts w:ascii="Courier New"/>
        </w:rPr>
      </w:pPr>
      <w:r>
        <w:rPr>
          <w:rFonts w:ascii="Courier New"/>
        </w:rPr>
        <w:t>Two properties of this design must be stated because they bound what the experiment can show. First, at every stage the graph is the subgraph of the cohort-window approval and transfer parquet induced by the sampled wallets, so |E| at a stage is determined by which wallets the hash order selects and is not monotone in n by construction. Second, the supplemental pool addresses were meant to be accompanied by a second-tier extraction of their own approval and transfer logs; that extraction did not complete (Appendix 8.1), so the full-pool stage adds nodes but no edges beyond the cohort parquet and reproduces the cohort edge counts exactly. The pool stages therefore measure how runtime responds to added isolated or weakly connected nodes at fixed edge counts; they do not scale the edge count that drives per-iteration cost. Per-stage |V| and |E| for both methods are reported in every scaling table so that this limitation is visible, and the scaling claim in Chapter 4 is confined to what those columns support.</w:t>
      </w:r>
      <w:commentRangeEnd w:id="272"/>
      <w:r>
        <w:rPr>
          <w:rStyle w:val="a5"/>
          <w:rFonts w:ascii="Courier New"/>
          <w:sz w:val="24"/>
          <w:szCs w:val="24"/>
        </w:rPr>
        <w:commentReference w:id="272"/>
      </w:r>
    </w:p>
    <w:p w14:paraId="00DC1FD5" w14:textId="77777777" w:rsidR="00350CFB" w:rsidRDefault="00350CFB">
      <w:pPr>
        <w:pStyle w:val="a3"/>
        <w:spacing w:before="147"/>
      </w:pPr>
    </w:p>
    <w:p w14:paraId="00DC1FD6" w14:textId="77777777" w:rsidR="00350CFB" w:rsidRDefault="00283FFF">
      <w:pPr>
        <w:pStyle w:val="3"/>
        <w:numPr>
          <w:ilvl w:val="2"/>
          <w:numId w:val="26"/>
        </w:numPr>
        <w:tabs>
          <w:tab w:val="left" w:pos="998"/>
        </w:tabs>
        <w:ind w:left="998" w:hanging="716"/>
        <w:jc w:val="both"/>
      </w:pPr>
      <w:r>
        <w:t>Damping sensitivity</w:t>
      </w:r>
    </w:p>
    <w:p w14:paraId="00DC1FD7" w14:textId="77777777" w:rsidR="00350CFB" w:rsidRDefault="00283FFF">
      <w:pPr>
        <w:pStyle w:val="a3"/>
        <w:spacing w:before="182" w:line="456" w:lineRule="exact"/>
        <w:ind w:left="282" w:right="564"/>
        <w:jc w:val="both"/>
      </w:pPr>
      <w:commentRangeStart w:id="273"/>
      <w:r>
        <w:t xml:space="preserve">PageRank damping is swept over d ∈ 0.75,0.85,0.95 on the matched cohort, holding graphs and proxies fixed. The default d = 0.85 matches the classical web PageRank setting </w:t>
      </w:r>
      <w:r>
        <w:rPr>
          <w:vertAlign w:val="superscript"/>
        </w:rPr>
        <w:t>[15]</w:t>
      </w:r>
      <w:r>
        <w:t xml:space="preserve"> and the AWP baseline</w:t>
      </w:r>
      <w:r>
        <w:rPr>
          <w:vertAlign w:val="superscript"/>
        </w:rPr>
        <w:t>[3]</w:t>
      </w:r>
      <w:r>
        <w:t>. Lower d increases teleportation and flattens scores; higher d emphasizes multi-hop structure and can slow convergence. The sweep tests whether allowance- and transfer-family alignment are artifacts of a single teleportation weight.</w:t>
      </w:r>
      <w:commentRangeEnd w:id="273"/>
      <w:r>
        <w:rPr>
          <w:rStyle w:val="a5"/>
          <w:sz w:val="24"/>
          <w:szCs w:val="24"/>
        </w:rPr>
        <w:commentReference w:id="273"/>
      </w:r>
    </w:p>
    <w:p w14:paraId="00DC1FD8" w14:textId="77777777" w:rsidR="00350CFB" w:rsidRDefault="00350CFB">
      <w:pPr>
        <w:pStyle w:val="a3"/>
        <w:spacing w:before="147"/>
      </w:pPr>
    </w:p>
    <w:p w14:paraId="00DC1FD9" w14:textId="77777777" w:rsidR="00350CFB" w:rsidRDefault="00283FFF">
      <w:pPr>
        <w:pStyle w:val="3"/>
        <w:numPr>
          <w:ilvl w:val="2"/>
          <w:numId w:val="26"/>
        </w:numPr>
        <w:tabs>
          <w:tab w:val="left" w:pos="998"/>
        </w:tabs>
        <w:ind w:left="998" w:hanging="716"/>
        <w:jc w:val="both"/>
      </w:pPr>
      <w:r>
        <w:t>Top-token subgraph</w:t>
      </w:r>
    </w:p>
    <w:p w14:paraId="00DC1FDA" w14:textId="77777777" w:rsidR="00350CFB" w:rsidRDefault="00350CFB">
      <w:pPr>
        <w:pStyle w:val="a3"/>
        <w:spacing w:before="46"/>
        <w:rPr>
          <w:b/>
        </w:rPr>
      </w:pPr>
    </w:p>
    <w:p w14:paraId="00DC1FDB" w14:textId="77777777" w:rsidR="00350CFB" w:rsidRDefault="00283FFF">
      <w:pPr>
        <w:pStyle w:val="a3"/>
        <w:spacing w:before="1" w:line="396" w:lineRule="auto"/>
        <w:ind w:left="273" w:right="543"/>
        <w:jc w:val="both"/>
      </w:pPr>
      <w:commentRangeStart w:id="274"/>
      <w:r>
        <w:t>A restricted subgraph retains only the top-20 ERC-20 tokens by combined transfer and allowance volume within the observation window. EndorseRank and AWP are recomputed on this subgraph to assess sensitivity to long-tail tokens and possible spam assets. If family-level conclusions reverse when low-volume tokens are removed, the primary result would be fragile to token composition; stability supports interpreting the full-token graphs as representative of major economic activity.</w:t>
      </w:r>
      <w:commentRangeEnd w:id="274"/>
      <w:r>
        <w:rPr>
          <w:rStyle w:val="a5"/>
          <w:sz w:val="24"/>
          <w:szCs w:val="24"/>
        </w:rPr>
        <w:commentReference w:id="274"/>
      </w:r>
    </w:p>
    <w:p w14:paraId="00DC1FDC"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FDD" w14:textId="77777777" w:rsidR="00350CFB" w:rsidRDefault="00283FFF">
      <w:pPr>
        <w:pStyle w:val="3"/>
        <w:numPr>
          <w:ilvl w:val="2"/>
          <w:numId w:val="26"/>
        </w:numPr>
        <w:tabs>
          <w:tab w:val="left" w:pos="998"/>
        </w:tabs>
        <w:spacing w:before="73"/>
        <w:ind w:left="998" w:hanging="716"/>
        <w:jc w:val="both"/>
      </w:pPr>
      <w:r>
        <w:t>Sample-definition sensitivity</w:t>
      </w:r>
    </w:p>
    <w:p w14:paraId="00DC1FDE" w14:textId="77777777" w:rsidR="00350CFB" w:rsidRDefault="00283FFF">
      <w:pPr>
        <w:pStyle w:val="a3"/>
        <w:spacing w:before="181" w:line="456" w:lineRule="exact"/>
        <w:ind w:left="282" w:right="523" w:hanging="9"/>
        <w:jc w:val="both"/>
      </w:pPr>
      <w:bookmarkStart w:id="275" w:name="GMX_proxy_definition_variants"/>
      <w:commentRangeStart w:id="276"/>
      <w:r>
        <w:t>Alignment statistics are recomputed on staged subsamples drawn from the expanded wallet pool using the same deterministic seed. The primary sample for every alignment claim is the matched wallet cohort (n = 5,521), whose coefficients are reported with confidence intervals. The pool subsamples differ from the cohort in size and in composition: they admit wallets with connectivity in only one of the two graphs, for which the missing-graph score and proxy are both zero after alignment, and such tied zeros raise rank agreement mechanically. The staged coefficients are therefore reported as a sensitivity analysis of the sample definition, not as evidence of stability; the question they answer is whether EndorseRank and AWP preserve their relative ordering on the transfer and allowance families when the sample definition changes.</w:t>
      </w:r>
      <w:bookmarkEnd w:id="275"/>
      <w:commentRangeEnd w:id="276"/>
      <w:r>
        <w:rPr>
          <w:rStyle w:val="a5"/>
          <w:sz w:val="24"/>
          <w:szCs w:val="24"/>
        </w:rPr>
        <w:commentReference w:id="276"/>
      </w:r>
    </w:p>
    <w:p w14:paraId="00DC1FDF" w14:textId="77777777" w:rsidR="00350CFB" w:rsidRDefault="00350CFB">
      <w:pPr>
        <w:pStyle w:val="a3"/>
        <w:spacing w:before="149"/>
      </w:pPr>
    </w:p>
    <w:p w14:paraId="00DC1FE0" w14:textId="77777777" w:rsidR="00350CFB" w:rsidRDefault="00283FFF">
      <w:pPr>
        <w:pStyle w:val="3"/>
        <w:numPr>
          <w:ilvl w:val="2"/>
          <w:numId w:val="26"/>
        </w:numPr>
        <w:tabs>
          <w:tab w:val="left" w:pos="998"/>
        </w:tabs>
        <w:spacing w:before="1"/>
        <w:ind w:left="998" w:hanging="716"/>
        <w:jc w:val="both"/>
      </w:pPr>
      <w:commentRangeStart w:id="277"/>
      <w:r>
        <w:t>GMX proxy definition variants (archived)</w:t>
      </w:r>
      <w:commentRangeEnd w:id="277"/>
      <w:r>
        <w:rPr>
          <w:rStyle w:val="a5"/>
          <w:sz w:val="24"/>
          <w:szCs w:val="24"/>
        </w:rPr>
        <w:commentReference w:id="277"/>
      </w:r>
    </w:p>
    <w:p w14:paraId="00DC1FE1" w14:textId="77777777" w:rsidR="00350CFB" w:rsidRDefault="00283FFF">
      <w:pPr>
        <w:pStyle w:val="a3"/>
        <w:spacing w:before="181" w:line="456" w:lineRule="exact"/>
        <w:ind w:left="282" w:right="525"/>
        <w:jc w:val="both"/>
      </w:pPr>
      <w:r>
        <w:t>For trading-success robustness,</w:t>
      </w:r>
      <w:r>
        <w:rPr>
          <w:spacing w:val="40"/>
        </w:rPr>
        <w:t xml:space="preserve"> </w:t>
      </w:r>
      <w:r>
        <w:t>realized_gain_proxy is computed under both the primary raw-sum definition (Equation (</w:t>
      </w:r>
      <w:hyperlink w:anchor="_bookmark70" w:history="1">
        <w:r>
          <w:t>3.17</w:t>
        </w:r>
      </w:hyperlink>
      <w:r>
        <w:t xml:space="preserve">)) and a size-weighted definition that multiplies positive PnL by </w:t>
      </w:r>
      <w:r>
        <w:rPr>
          <w:spacing w:val="-2"/>
        </w:rPr>
        <w:t>max(</w:t>
      </w:r>
      <w:r>
        <w:rPr>
          <w:rFonts w:ascii="Arial Unicode MS" w:hAnsi="Arial Unicode MS"/>
          <w:spacing w:val="-2"/>
        </w:rPr>
        <w:t>|</w:t>
      </w:r>
      <w:r>
        <w:rPr>
          <w:i/>
          <w:spacing w:val="-2"/>
        </w:rPr>
        <w:t>s</w:t>
      </w:r>
      <w:r>
        <w:rPr>
          <w:rFonts w:ascii="Menlo" w:hAnsi="Menlo"/>
          <w:i/>
          <w:spacing w:val="-2"/>
          <w:vertAlign w:val="subscript"/>
        </w:rPr>
        <w:t>c</w:t>
      </w:r>
      <w:r>
        <w:rPr>
          <w:rFonts w:ascii="Arial Unicode MS" w:hAnsi="Arial Unicode MS"/>
          <w:spacing w:val="-2"/>
        </w:rPr>
        <w:t>|</w:t>
      </w:r>
      <w:r>
        <w:rPr>
          <w:i/>
          <w:spacing w:val="-2"/>
        </w:rPr>
        <w:t>,</w:t>
      </w:r>
      <w:r>
        <w:rPr>
          <w:i/>
          <w:spacing w:val="-13"/>
        </w:rPr>
        <w:t xml:space="preserve"> </w:t>
      </w:r>
      <w:r>
        <w:rPr>
          <w:spacing w:val="-2"/>
        </w:rPr>
        <w:t>1)</w:t>
      </w:r>
      <w:r>
        <w:rPr>
          <w:spacing w:val="-13"/>
        </w:rPr>
        <w:t xml:space="preserve"> </w:t>
      </w:r>
      <w:r>
        <w:rPr>
          <w:spacing w:val="-2"/>
        </w:rPr>
        <w:t>for</w:t>
      </w:r>
      <w:r>
        <w:rPr>
          <w:spacing w:val="-13"/>
        </w:rPr>
        <w:t xml:space="preserve"> </w:t>
      </w:r>
      <w:r>
        <w:rPr>
          <w:spacing w:val="-2"/>
        </w:rPr>
        <w:t>close</w:t>
      </w:r>
      <w:r>
        <w:rPr>
          <w:spacing w:val="-13"/>
        </w:rPr>
        <w:t xml:space="preserve"> </w:t>
      </w:r>
      <w:r>
        <w:rPr>
          <w:spacing w:val="-2"/>
        </w:rPr>
        <w:t>size</w:t>
      </w:r>
      <w:r>
        <w:rPr>
          <w:spacing w:val="-13"/>
        </w:rPr>
        <w:t xml:space="preserve"> </w:t>
      </w:r>
      <w:r>
        <w:rPr>
          <w:i/>
          <w:spacing w:val="-2"/>
        </w:rPr>
        <w:t>s</w:t>
      </w:r>
      <w:r>
        <w:rPr>
          <w:rFonts w:ascii="Menlo" w:hAnsi="Menlo"/>
          <w:i/>
          <w:spacing w:val="-2"/>
          <w:vertAlign w:val="subscript"/>
        </w:rPr>
        <w:t>c</w:t>
      </w:r>
      <w:r>
        <w:rPr>
          <w:rFonts w:ascii="Menlo" w:hAnsi="Menlo"/>
          <w:i/>
          <w:spacing w:val="-35"/>
        </w:rPr>
        <w:t xml:space="preserve"> </w:t>
      </w:r>
      <w:r>
        <w:rPr>
          <w:spacing w:val="-2"/>
        </w:rPr>
        <w:t>(</w:t>
      </w:r>
      <w:r>
        <w:rPr>
          <w:rFonts w:ascii="Courier New" w:hAnsi="Courier New"/>
          <w:spacing w:val="-2"/>
        </w:rPr>
        <w:t>sizeDeltaUsd</w:t>
      </w:r>
      <w:r>
        <w:rPr>
          <w:spacing w:val="-2"/>
        </w:rPr>
        <w:t>).</w:t>
      </w:r>
      <w:r>
        <w:rPr>
          <w:spacing w:val="-13"/>
        </w:rPr>
        <w:t xml:space="preserve"> </w:t>
      </w:r>
      <w:r>
        <w:rPr>
          <w:spacing w:val="-2"/>
        </w:rPr>
        <w:t>Size-weighting</w:t>
      </w:r>
      <w:r>
        <w:rPr>
          <w:spacing w:val="-13"/>
        </w:rPr>
        <w:t xml:space="preserve"> </w:t>
      </w:r>
      <w:r>
        <w:rPr>
          <w:spacing w:val="-2"/>
        </w:rPr>
        <w:t>up-weights</w:t>
      </w:r>
      <w:r>
        <w:rPr>
          <w:spacing w:val="-13"/>
        </w:rPr>
        <w:t xml:space="preserve"> </w:t>
      </w:r>
      <w:r>
        <w:rPr>
          <w:spacing w:val="-2"/>
        </w:rPr>
        <w:t>large</w:t>
      </w:r>
      <w:r>
        <w:rPr>
          <w:spacing w:val="-13"/>
        </w:rPr>
        <w:t xml:space="preserve"> </w:t>
      </w:r>
      <w:r>
        <w:rPr>
          <w:spacing w:val="-2"/>
        </w:rPr>
        <w:t>positions</w:t>
      </w:r>
      <w:r>
        <w:rPr>
          <w:spacing w:val="-13"/>
        </w:rPr>
        <w:t xml:space="preserve"> </w:t>
      </w:r>
      <w:r>
        <w:rPr>
          <w:spacing w:val="-2"/>
        </w:rPr>
        <w:t>and</w:t>
      </w:r>
      <w:r>
        <w:rPr>
          <w:spacing w:val="-13"/>
        </w:rPr>
        <w:t xml:space="preserve"> </w:t>
      </w:r>
      <w:r>
        <w:rPr>
          <w:spacing w:val="-2"/>
        </w:rPr>
        <w:t xml:space="preserve">can </w:t>
      </w:r>
      <w:r>
        <w:t>change</w:t>
      </w:r>
      <w:r>
        <w:rPr>
          <w:spacing w:val="-9"/>
        </w:rPr>
        <w:t xml:space="preserve"> </w:t>
      </w:r>
      <w:r>
        <w:t>the</w:t>
      </w:r>
      <w:r>
        <w:rPr>
          <w:spacing w:val="-9"/>
        </w:rPr>
        <w:t xml:space="preserve"> </w:t>
      </w:r>
      <w:r>
        <w:t>identity</w:t>
      </w:r>
      <w:r>
        <w:rPr>
          <w:spacing w:val="-9"/>
        </w:rPr>
        <w:t xml:space="preserve"> </w:t>
      </w:r>
      <w:r>
        <w:t>of</w:t>
      </w:r>
      <w:r>
        <w:rPr>
          <w:spacing w:val="-9"/>
        </w:rPr>
        <w:t xml:space="preserve"> </w:t>
      </w:r>
      <w:r>
        <w:t>top</w:t>
      </w:r>
      <w:r>
        <w:rPr>
          <w:spacing w:val="-9"/>
        </w:rPr>
        <w:t xml:space="preserve"> </w:t>
      </w:r>
      <w:r>
        <w:t>traders.</w:t>
      </w:r>
      <w:r>
        <w:rPr>
          <w:spacing w:val="14"/>
        </w:rPr>
        <w:t xml:space="preserve"> </w:t>
      </w:r>
      <w:r>
        <w:t>Primary</w:t>
      </w:r>
      <w:r>
        <w:rPr>
          <w:spacing w:val="-9"/>
        </w:rPr>
        <w:t xml:space="preserve"> </w:t>
      </w:r>
      <w:r>
        <w:t>tables</w:t>
      </w:r>
      <w:r>
        <w:rPr>
          <w:spacing w:val="-9"/>
        </w:rPr>
        <w:t xml:space="preserve"> </w:t>
      </w:r>
      <w:r>
        <w:t>use</w:t>
      </w:r>
      <w:r>
        <w:rPr>
          <w:spacing w:val="-9"/>
        </w:rPr>
        <w:t xml:space="preserve"> </w:t>
      </w:r>
      <w:r>
        <w:t>the</w:t>
      </w:r>
      <w:r>
        <w:rPr>
          <w:spacing w:val="-9"/>
        </w:rPr>
        <w:t xml:space="preserve"> </w:t>
      </w:r>
      <w:r>
        <w:t>raw-sum</w:t>
      </w:r>
      <w:r>
        <w:rPr>
          <w:spacing w:val="-9"/>
        </w:rPr>
        <w:t xml:space="preserve"> </w:t>
      </w:r>
      <w:r>
        <w:t>definition;</w:t>
      </w:r>
      <w:r>
        <w:rPr>
          <w:spacing w:val="-7"/>
        </w:rPr>
        <w:t xml:space="preserve"> </w:t>
      </w:r>
      <w:r>
        <w:t>size-weighted</w:t>
      </w:r>
      <w:r>
        <w:rPr>
          <w:spacing w:val="-9"/>
        </w:rPr>
        <w:t xml:space="preserve"> </w:t>
      </w:r>
      <w:r>
        <w:t xml:space="preserve">results </w:t>
      </w:r>
      <w:bookmarkStart w:id="278" w:name="Reproducibility"/>
      <w:bookmarkStart w:id="279" w:name="_bookmark74"/>
      <w:bookmarkEnd w:id="278"/>
      <w:bookmarkEnd w:id="279"/>
      <w:r>
        <w:t>appear only in robustness tables.</w:t>
      </w:r>
    </w:p>
    <w:p w14:paraId="00DC1FE2" w14:textId="77777777" w:rsidR="00350CFB" w:rsidRDefault="00350CFB">
      <w:pPr>
        <w:pStyle w:val="a3"/>
      </w:pPr>
    </w:p>
    <w:p w14:paraId="00DC1FE3" w14:textId="77777777" w:rsidR="00350CFB" w:rsidRDefault="00350CFB">
      <w:pPr>
        <w:pStyle w:val="a3"/>
        <w:spacing w:before="26"/>
      </w:pPr>
    </w:p>
    <w:p w14:paraId="00DC1FE4" w14:textId="77777777" w:rsidR="00350CFB" w:rsidRDefault="00283FFF">
      <w:pPr>
        <w:pStyle w:val="2"/>
        <w:numPr>
          <w:ilvl w:val="1"/>
          <w:numId w:val="26"/>
        </w:numPr>
        <w:tabs>
          <w:tab w:val="left" w:pos="927"/>
        </w:tabs>
        <w:ind w:left="927" w:hanging="645"/>
        <w:jc w:val="both"/>
      </w:pPr>
      <w:r>
        <w:rPr>
          <w:spacing w:val="-2"/>
        </w:rPr>
        <w:t>Reproducibility</w:t>
      </w:r>
    </w:p>
    <w:p w14:paraId="00DC1FE5" w14:textId="77777777" w:rsidR="00350CFB" w:rsidRDefault="00350CFB">
      <w:pPr>
        <w:pStyle w:val="a3"/>
        <w:spacing w:before="24"/>
        <w:rPr>
          <w:b/>
          <w:sz w:val="28"/>
        </w:rPr>
      </w:pPr>
    </w:p>
    <w:p w14:paraId="00DC1FE6" w14:textId="77777777" w:rsidR="00350CFB" w:rsidRDefault="00283FFF">
      <w:pPr>
        <w:pStyle w:val="a3"/>
        <w:spacing w:line="396" w:lineRule="auto"/>
        <w:ind w:left="282" w:right="534" w:hanging="9"/>
        <w:jc w:val="both"/>
      </w:pPr>
      <w:commentRangeStart w:id="280"/>
      <w:r>
        <w:t>All empirical tables in Chapter 4 are produced by an open evaluation pipeline. After Phase 1 parquet artifacts are present, a single evaluation driver (scripts/run_dissertation_eval.py –real –robustness –benchmark-repeats 5) recomputes checks, alignment statistics with bootstrap intervals, and benchmarks from those inputs and writes one machine-readable summary (data/processed/eval_summary.json); a separate exporter (scripts/export_latex_results.py) renders every table in Chapter 4 and Appendix 8.1 from that file, so no number is transcribed by hand. Command-line flags select cached BigQuery-derived inputs versus synthetic fixtures and enable damping, top-token, and sample-definition sweeps. Observation window, damping, decay parameters, topic hashes, bootstrap resamples and seed, and benchmark seeds are collected in a single versioned configuration file (config/margin_config.yaml). Fixture mode supports offline verification without cloud credentials.</w:t>
      </w:r>
    </w:p>
    <w:p w14:paraId="00DC1FE7" w14:textId="77777777" w:rsidR="00350CFB" w:rsidRDefault="00283FFF">
      <w:pPr>
        <w:pStyle w:val="a3"/>
        <w:spacing w:before="21" w:line="396" w:lineRule="auto"/>
        <w:ind w:left="282" w:right="523"/>
        <w:jc w:val="both"/>
      </w:pPr>
      <w:r>
        <w:t>Reproducible elements include: deterministic wallet subsampling via SHA256 seeds; fixed PageRank tolerance and iteration caps; a fixed bootstrap seed and shared resample index matrix; explicit proxy formulas in Section 3.9; the timing protocol of Section 3.11 with per-run timings retained; and logged extraction manifests. Peer reviewers can regenerate alignment and benchmark tables from the same parquet without re-querying BigQuery.</w:t>
      </w:r>
    </w:p>
    <w:p w14:paraId="00DC1FE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1FE9" w14:textId="77777777" w:rsidR="00350CFB" w:rsidRDefault="00283FFF">
      <w:pPr>
        <w:pStyle w:val="a3"/>
        <w:spacing w:before="72" w:line="396" w:lineRule="auto"/>
        <w:ind w:left="273" w:right="563" w:firstLine="8"/>
        <w:jc w:val="both"/>
      </w:pPr>
      <w:bookmarkStart w:id="281" w:name="Sampling_considerations_and_missingness"/>
      <w:bookmarkStart w:id="282" w:name="_bookmark75"/>
      <w:r>
        <w:t>The evaluation source (A-Skill-Programs/margin_rank), versioned configuration, and machine-readable result summary are in the public repository https://github.com/abitocodes/phd_works at commit 0c70518a35540c8b56be66b52452cb94ca3fb916; the commit hash is updated at each submission. An anonymised archive can be supplied on request.</w:t>
      </w:r>
      <w:bookmarkEnd w:id="281"/>
      <w:bookmarkEnd w:id="282"/>
      <w:commentRangeEnd w:id="280"/>
      <w:r>
        <w:rPr>
          <w:rStyle w:val="a5"/>
          <w:sz w:val="24"/>
          <w:szCs w:val="24"/>
        </w:rPr>
        <w:commentReference w:id="280"/>
      </w:r>
    </w:p>
    <w:p w14:paraId="00DC1FEA" w14:textId="77777777" w:rsidR="00350CFB" w:rsidRDefault="00350CFB">
      <w:pPr>
        <w:pStyle w:val="a3"/>
        <w:spacing w:before="160"/>
      </w:pPr>
    </w:p>
    <w:p w14:paraId="00DC1FEB" w14:textId="77777777" w:rsidR="00350CFB" w:rsidRDefault="00283FFF">
      <w:pPr>
        <w:pStyle w:val="2"/>
        <w:numPr>
          <w:ilvl w:val="1"/>
          <w:numId w:val="26"/>
        </w:numPr>
        <w:tabs>
          <w:tab w:val="left" w:pos="927"/>
        </w:tabs>
        <w:spacing w:before="1"/>
        <w:ind w:left="927" w:hanging="645"/>
      </w:pPr>
      <w:r>
        <w:t>Sampling</w:t>
      </w:r>
      <w:r>
        <w:rPr>
          <w:spacing w:val="18"/>
        </w:rPr>
        <w:t xml:space="preserve"> </w:t>
      </w:r>
      <w:r>
        <w:t>considerations</w:t>
      </w:r>
      <w:r>
        <w:rPr>
          <w:spacing w:val="18"/>
        </w:rPr>
        <w:t xml:space="preserve"> </w:t>
      </w:r>
      <w:r>
        <w:t>and</w:t>
      </w:r>
      <w:r>
        <w:rPr>
          <w:spacing w:val="18"/>
        </w:rPr>
        <w:t xml:space="preserve"> </w:t>
      </w:r>
      <w:r>
        <w:rPr>
          <w:spacing w:val="-2"/>
        </w:rPr>
        <w:t>missingness</w:t>
      </w:r>
    </w:p>
    <w:p w14:paraId="00DC1FEC" w14:textId="77777777" w:rsidR="00350CFB" w:rsidRDefault="00350CFB">
      <w:pPr>
        <w:pStyle w:val="a3"/>
        <w:spacing w:before="23"/>
        <w:rPr>
          <w:b/>
          <w:sz w:val="28"/>
        </w:rPr>
      </w:pPr>
    </w:p>
    <w:p w14:paraId="00DC1FED" w14:textId="77777777" w:rsidR="00350CFB" w:rsidRDefault="00283FFF">
      <w:pPr>
        <w:pStyle w:val="a3"/>
        <w:spacing w:before="1" w:line="396" w:lineRule="auto"/>
        <w:ind w:left="282" w:right="524" w:hanging="8"/>
        <w:jc w:val="both"/>
      </w:pPr>
      <w:commentRangeStart w:id="283"/>
      <w:r>
        <w:t xml:space="preserve">The matched cohort is a purposeful sample, not a random sample of all Arbitrum addresses. Eligibility requires non-zero connectivity in the approval or transfer reputation subgraph, so results speak to </w:t>
      </w:r>
      <w:r>
        <w:rPr>
          <w:i/>
          <w:iCs/>
        </w:rPr>
        <w:t>wallets with observable endorsement- or transfer-graph structure</w:t>
      </w:r>
      <w:r>
        <w:t>. Idle wallets, pure holders, and addresses that interact only through non-ERC-20 mechanisms are out of scope by design.</w:t>
      </w:r>
    </w:p>
    <w:p w14:paraId="00DC1FEE" w14:textId="77777777" w:rsidR="00350CFB" w:rsidRDefault="00283FFF">
      <w:pPr>
        <w:pStyle w:val="a3"/>
        <w:spacing w:before="18" w:line="396" w:lineRule="auto"/>
        <w:ind w:left="282" w:right="560"/>
        <w:jc w:val="both"/>
      </w:pPr>
      <w:r>
        <w:t>Missingness arises in several forms. Tokens with unknown decimals may be dropped or defaulted during preprocessing; such decisions are logged in the pipeline. Approvals that never emit standard ERC-20 logs (non-standard tokens) are invisible to EndorseRank. Transfers that occur off-chain or through custodial systems never enter AWP. These missingness patterns bias both methods toward on-chain, standard-token activity—acceptable for an on-chain reputation study, but relevant when generalizing to the full user population of a protocol.</w:t>
      </w:r>
    </w:p>
    <w:p w14:paraId="00DC1FEF" w14:textId="77777777" w:rsidR="00350CFB" w:rsidRDefault="00283FFF">
      <w:pPr>
        <w:pStyle w:val="a3"/>
        <w:spacing w:before="20" w:line="396" w:lineRule="auto"/>
        <w:ind w:left="282" w:right="563"/>
        <w:jc w:val="both"/>
      </w:pPr>
      <w:bookmarkStart w:id="284" w:name="Implementation_notes"/>
      <w:bookmarkStart w:id="285" w:name="_bookmark76"/>
      <w:r>
        <w:t>Supplemental addresses in the expanded wallet pool (N = 99,080) increase node coverage for runtime tests. Alignment claims therefore remain anchored to the matched cohort (n = 5,521), while node-count sensitivity uses the pool.</w:t>
      </w:r>
      <w:bookmarkEnd w:id="284"/>
      <w:bookmarkEnd w:id="285"/>
      <w:commentRangeEnd w:id="283"/>
      <w:r>
        <w:rPr>
          <w:rStyle w:val="a5"/>
          <w:sz w:val="24"/>
          <w:szCs w:val="24"/>
        </w:rPr>
        <w:commentReference w:id="283"/>
      </w:r>
    </w:p>
    <w:p w14:paraId="00DC1FF0" w14:textId="77777777" w:rsidR="00350CFB" w:rsidRDefault="00350CFB">
      <w:pPr>
        <w:pStyle w:val="a3"/>
        <w:spacing w:before="161"/>
      </w:pPr>
    </w:p>
    <w:p w14:paraId="00DC1FF1" w14:textId="77777777" w:rsidR="00350CFB" w:rsidRDefault="00283FFF">
      <w:pPr>
        <w:pStyle w:val="2"/>
        <w:numPr>
          <w:ilvl w:val="1"/>
          <w:numId w:val="26"/>
        </w:numPr>
        <w:tabs>
          <w:tab w:val="left" w:pos="927"/>
        </w:tabs>
        <w:spacing w:before="1"/>
        <w:ind w:left="927" w:hanging="645"/>
      </w:pPr>
      <w:r>
        <w:t>Implementation</w:t>
      </w:r>
      <w:r>
        <w:rPr>
          <w:spacing w:val="26"/>
        </w:rPr>
        <w:t xml:space="preserve"> </w:t>
      </w:r>
      <w:r>
        <w:rPr>
          <w:spacing w:val="-2"/>
        </w:rPr>
        <w:t>notes</w:t>
      </w:r>
    </w:p>
    <w:p w14:paraId="00DC1FF2" w14:textId="77777777" w:rsidR="00350CFB" w:rsidRDefault="00350CFB">
      <w:pPr>
        <w:pStyle w:val="a3"/>
        <w:spacing w:before="23"/>
        <w:rPr>
          <w:b/>
          <w:sz w:val="28"/>
        </w:rPr>
      </w:pPr>
    </w:p>
    <w:p w14:paraId="00DC1FF3" w14:textId="77777777" w:rsidR="00350CFB" w:rsidRDefault="00283FFF">
      <w:pPr>
        <w:pStyle w:val="a3"/>
        <w:spacing w:before="1" w:line="396" w:lineRule="auto"/>
        <w:ind w:left="282" w:right="523"/>
        <w:jc w:val="both"/>
      </w:pPr>
      <w:commentRangeStart w:id="286"/>
      <w:r>
        <w:t>PageRank is implemented in Python with a SciPy sparse transition operator and NumPy power iteration. Edge lists are built once per configuration; timed benchmarks exclude I/O and preprocessing and cover operator assembly plus iteration (Section 3.11). Randomness enters only through optional fixture generation; real-data evaluation is deterministic given parquet inputs and configuration seeds. Floating-point differences across machines are expected to be negligible relative to the reported τ precision (three decimal places).</w:t>
      </w:r>
    </w:p>
    <w:p w14:paraId="00DC1FF4" w14:textId="77777777" w:rsidR="00350CFB" w:rsidRDefault="00283FFF">
      <w:pPr>
        <w:pStyle w:val="a3"/>
        <w:spacing w:before="20"/>
        <w:ind w:left="282"/>
        <w:jc w:val="both"/>
      </w:pPr>
      <w:r>
        <w:t>Figures are generated from the same evaluation artifacts as the tables, so reported numerics and plots remain consistent.</w:t>
      </w:r>
    </w:p>
    <w:p w14:paraId="00DC1FF5" w14:textId="77777777" w:rsidR="00350CFB" w:rsidRDefault="00350CFB">
      <w:pPr>
        <w:pStyle w:val="a3"/>
        <w:jc w:val="both"/>
        <w:sectPr w:rsidR="00350CFB">
          <w:pgSz w:w="11910" w:h="16840"/>
          <w:pgMar w:top="1840" w:right="708" w:bottom="2300" w:left="992" w:header="0" w:footer="2115" w:gutter="0"/>
          <w:cols w:space="720"/>
        </w:sectPr>
      </w:pPr>
    </w:p>
    <w:p w14:paraId="00DC1FF6" w14:textId="77777777" w:rsidR="00350CFB" w:rsidRDefault="00283FFF">
      <w:pPr>
        <w:pStyle w:val="a3"/>
        <w:spacing w:before="72"/>
        <w:ind w:left="282"/>
        <w:jc w:val="both"/>
      </w:pPr>
      <w:bookmarkStart w:id="287" w:name="Ethics"/>
      <w:bookmarkStart w:id="288" w:name="_bookmark77"/>
      <w:bookmarkEnd w:id="287"/>
      <w:bookmarkEnd w:id="288"/>
      <w:commentRangeEnd w:id="286"/>
      <w:r>
        <w:rPr>
          <w:rStyle w:val="a5"/>
          <w:sz w:val="24"/>
          <w:szCs w:val="24"/>
        </w:rPr>
        <w:commentReference w:id="286"/>
      </w:r>
    </w:p>
    <w:p w14:paraId="00DC1FF7" w14:textId="77777777" w:rsidR="00350CFB" w:rsidRDefault="00350CFB">
      <w:pPr>
        <w:pStyle w:val="a3"/>
      </w:pPr>
    </w:p>
    <w:p w14:paraId="00DC1FF8" w14:textId="77777777" w:rsidR="00350CFB" w:rsidRDefault="00350CFB">
      <w:pPr>
        <w:pStyle w:val="a3"/>
        <w:spacing w:before="63"/>
      </w:pPr>
    </w:p>
    <w:p w14:paraId="00DC1FF9" w14:textId="77777777" w:rsidR="00350CFB" w:rsidRDefault="00283FFF">
      <w:pPr>
        <w:pStyle w:val="2"/>
        <w:numPr>
          <w:ilvl w:val="1"/>
          <w:numId w:val="26"/>
        </w:numPr>
        <w:tabs>
          <w:tab w:val="left" w:pos="927"/>
        </w:tabs>
        <w:ind w:left="927" w:hanging="645"/>
      </w:pPr>
      <w:r>
        <w:rPr>
          <w:spacing w:val="-2"/>
        </w:rPr>
        <w:t>Ethics</w:t>
      </w:r>
    </w:p>
    <w:p w14:paraId="00DC1FFA" w14:textId="77777777" w:rsidR="00350CFB" w:rsidRDefault="00350CFB">
      <w:pPr>
        <w:pStyle w:val="a3"/>
        <w:spacing w:before="24"/>
        <w:rPr>
          <w:b/>
          <w:sz w:val="28"/>
        </w:rPr>
      </w:pPr>
    </w:p>
    <w:p w14:paraId="00DC1FFB" w14:textId="77777777" w:rsidR="00350CFB" w:rsidRDefault="00283FFF">
      <w:pPr>
        <w:pStyle w:val="a3"/>
        <w:spacing w:line="396" w:lineRule="auto"/>
        <w:ind w:left="282" w:right="560" w:hanging="8"/>
        <w:jc w:val="both"/>
      </w:pPr>
      <w:commentRangeStart w:id="289"/>
      <w:commentRangeStart w:id="290"/>
      <w:commentRangeStart w:id="291"/>
      <w:r>
        <w:t>This study uses exclusively publicly available blockchain data and does not involve human participants. Institutional ethics review (Unisa SoC/CAES) was completed before empirical data collection. The ethics clearance certificate, reference [Unisa SoC/CAES ethics clearance ref: TBD] dated [TBD], is reproduced in Appendix 8.6.1.</w:t>
      </w:r>
      <w:commentRangeEnd w:id="290"/>
      <w:r>
        <w:rPr>
          <w:rStyle w:val="a5"/>
          <w:sz w:val="24"/>
          <w:szCs w:val="24"/>
        </w:rPr>
        <w:commentReference w:id="290"/>
      </w:r>
      <w:commentRangeEnd w:id="291"/>
      <w:r w:rsidR="002149DF">
        <w:rPr>
          <w:rStyle w:val="a5"/>
          <w:sz w:val="24"/>
          <w:szCs w:val="24"/>
        </w:rPr>
        <w:commentReference w:id="291"/>
      </w:r>
    </w:p>
    <w:p w14:paraId="00DC1FFC" w14:textId="77777777" w:rsidR="00350CFB" w:rsidRDefault="00283FFF">
      <w:pPr>
        <w:pStyle w:val="a4"/>
        <w:numPr>
          <w:ilvl w:val="0"/>
          <w:numId w:val="10"/>
        </w:numPr>
        <w:tabs>
          <w:tab w:val="left" w:pos="806"/>
          <w:tab w:val="left" w:pos="808"/>
        </w:tabs>
        <w:spacing w:before="123" w:line="393" w:lineRule="auto"/>
        <w:ind w:right="523"/>
        <w:jc w:val="both"/>
        <w:rPr>
          <w:sz w:val="24"/>
        </w:rPr>
      </w:pPr>
      <w:bookmarkStart w:id="292" w:name="_bookmark78"/>
      <w:r>
        <w:rPr>
          <w:sz w:val="24"/>
        </w:rPr>
        <w:t xml:space="preserve">Privacy and anonymity: Arbitrum One addresses are pseudonymous identifiers, not inherently linked to real-world identities </w:t>
      </w:r>
      <w:r>
        <w:rPr>
          <w:sz w:val="24"/>
          <w:vertAlign w:val="superscript"/>
        </w:rPr>
        <w:t>[2]</w:t>
      </w:r>
      <w:r>
        <w:rPr>
          <w:sz w:val="24"/>
        </w:rPr>
        <w:t>. Pseudonymity is not anonymity: determined adversaries can sometimes link addresses to persons through exchange deposits, public profiles, or clustering heuristics. This study deliberately refrains from such linkage. Collection is restricted to on-chain events—Approval and Transfer—with no scraping or integration of off-chain personal data such as IP addresses, exchange KYC records, social-media handles, or deanonymization graphs. No attempt was made to cluster addresses into real-world entities, to publish address-level rankings that could reasonably identify individuals, or to combine wallet histories with external identity providers. Reported results are cohort-level aggregates (correlations, runtimes, family means), not leaderboards of named users. Where examples are discussed in prose, they refer to abstract roles (e.g., “high-allowance spenders”) rather than concrete addresses.</w:t>
      </w:r>
      <w:bookmarkEnd w:id="292"/>
    </w:p>
    <w:p w14:paraId="00DC1FFD"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Data minimization: Only fields required for graph construction and checks are retained in processed tables (addresses, token amounts, timestamps). Raw logs are stored for auditability of the research pipeline but are not redistributed as a deanonymization aid. Query filters are wallet-scoped where possible to avoid indiscriminate full-chain dumps beyond the study design.</w:t>
      </w:r>
    </w:p>
    <w:p w14:paraId="00DC1FFE" w14:textId="77777777" w:rsidR="00350CFB" w:rsidRDefault="00283FFF">
      <w:pPr>
        <w:pStyle w:val="a4"/>
        <w:numPr>
          <w:ilvl w:val="0"/>
          <w:numId w:val="10"/>
        </w:numPr>
        <w:tabs>
          <w:tab w:val="left" w:pos="806"/>
          <w:tab w:val="left" w:pos="808"/>
        </w:tabs>
        <w:spacing w:before="41" w:line="396" w:lineRule="auto"/>
        <w:ind w:right="522"/>
        <w:jc w:val="both"/>
        <w:rPr>
          <w:sz w:val="24"/>
        </w:rPr>
      </w:pPr>
      <w:bookmarkStart w:id="293" w:name="_bookmark79"/>
      <w:r>
        <w:rPr>
          <w:sz w:val="24"/>
        </w:rPr>
        <w:t>Data usage and compliance: All queries targeted public datasets under bigquery-public-data.goog_blockchain_arbitrum_one_us in accordance with Google Cloud terms of service and rate limits. Dry-run byte estimates and per-query caps limit unnecessary scanning. No transactions were broadcast, no smart contracts were called in ways that could disrupt network operations, and no privileged or non-public indexer access was used.</w:t>
      </w:r>
      <w:bookmarkEnd w:id="293"/>
    </w:p>
    <w:p w14:paraId="00DC1FFF" w14:textId="77777777" w:rsidR="00350CFB" w:rsidRDefault="00283FFF">
      <w:pPr>
        <w:pStyle w:val="a4"/>
        <w:numPr>
          <w:ilvl w:val="0"/>
          <w:numId w:val="10"/>
        </w:numPr>
        <w:tabs>
          <w:tab w:val="left" w:pos="806"/>
          <w:tab w:val="left" w:pos="808"/>
        </w:tabs>
        <w:spacing w:before="43" w:line="369" w:lineRule="auto"/>
        <w:ind w:right="564"/>
        <w:jc w:val="both"/>
        <w:rPr>
          <w:sz w:val="24"/>
        </w:rPr>
      </w:pPr>
      <w:bookmarkStart w:id="294" w:name="_bookmark80"/>
      <w:r>
        <w:rPr>
          <w:sz w:val="24"/>
        </w:rPr>
        <w:t xml:space="preserve">Fairness and transparency: Graph reputation systems can systematically undervalue new entrants, low-volume participants, or wallets that avoid public approvals </w:t>
      </w:r>
      <w:r>
        <w:rPr>
          <w:sz w:val="24"/>
          <w:vertAlign w:val="superscript"/>
        </w:rPr>
        <w:t>[2]</w:t>
      </w:r>
      <w:r>
        <w:rPr>
          <w:sz w:val="24"/>
        </w:rPr>
        <w:t>. EndorseRank and AWP were therefore audited for such structural biases: allowance graphs favor addresses that receive spending authority; transfer graphs favor addresses embedded in value-flow networks. Limitations—including cold-start effects and Sybil susceptibility of approval graphs—are discussed in Chapter 5. All code paths, parameter choices, and evaluation metrics are documented in the open pipeline (Appendix 8.1) to enable peer review and independent replication.</w:t>
      </w:r>
      <w:bookmarkEnd w:id="294"/>
    </w:p>
    <w:p w14:paraId="00DC2000" w14:textId="77777777" w:rsidR="00350CFB" w:rsidRDefault="00350CFB">
      <w:pPr>
        <w:pStyle w:val="a4"/>
        <w:spacing w:line="369" w:lineRule="auto"/>
        <w:jc w:val="both"/>
        <w:rPr>
          <w:sz w:val="24"/>
        </w:rPr>
        <w:sectPr w:rsidR="00350CFB">
          <w:pgSz w:w="11910" w:h="16840"/>
          <w:pgMar w:top="1840" w:right="708" w:bottom="2300" w:left="992" w:header="0" w:footer="2115" w:gutter="0"/>
          <w:cols w:space="720"/>
        </w:sectPr>
      </w:pPr>
    </w:p>
    <w:p w14:paraId="00DC2001"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Responsible disclosure and impact: Although EndorseRank may inform risk assessment in DeFi contexts, it is not financial advice, credit advice, or a consumer reporting product. Human oversight remains necessary for lending, trading, and compliance decisions. Potential adversarial manipulation (for example, Sybil attacks on G_approve or wash transfers on G_transfer) is acknowledged and discussed in Chapter 5. The study reports aggregated cohort-level findings rather than wallet-level rankings intended for targeting individual users. Any future operational deployment would require additional governance, appeal mechanisms, and fairness monitoring beyond the scope of this research.</w:t>
      </w:r>
    </w:p>
    <w:p w14:paraId="00DC2002" w14:textId="77777777" w:rsidR="00350CFB" w:rsidRDefault="00283FFF">
      <w:pPr>
        <w:pStyle w:val="a4"/>
        <w:numPr>
          <w:ilvl w:val="0"/>
          <w:numId w:val="10"/>
        </w:numPr>
        <w:tabs>
          <w:tab w:val="left" w:pos="799"/>
          <w:tab w:val="left" w:pos="806"/>
        </w:tabs>
        <w:spacing w:before="40" w:line="396" w:lineRule="auto"/>
        <w:ind w:left="799" w:right="524" w:hanging="207"/>
        <w:jc w:val="both"/>
        <w:rPr>
          <w:sz w:val="24"/>
        </w:rPr>
      </w:pPr>
      <w:bookmarkStart w:id="295" w:name="_bookmark81"/>
      <w:r>
        <w:rPr>
          <w:sz w:val="24"/>
        </w:rPr>
        <w:t>Summary of methodological commitments: The design fixes the chain, window, cohort rules, graph formulas, proxy definitions, bootstrap protocol, timing protocol, and statistical tests before interpreting results. Primary claims compare only EndorseRank and AWP on the matched wallet cohort and the spender holdout; the expanded pool and sensitivity sweeps test efficiency and the dependence of results on parameters and sample definition.</w:t>
      </w:r>
      <w:bookmarkEnd w:id="295"/>
    </w:p>
    <w:p w14:paraId="00DC2003" w14:textId="77777777" w:rsidR="00350CFB" w:rsidRDefault="00283FFF">
      <w:pPr>
        <w:pStyle w:val="a3"/>
        <w:spacing w:line="359" w:lineRule="exact"/>
        <w:ind w:left="282"/>
        <w:jc w:val="both"/>
      </w:pPr>
      <w:bookmarkStart w:id="296" w:name="_bookmark82"/>
      <w:r>
        <w:t>Chapter 4 reports the empirical outcomes of this protocol as an Arbitrum One case study: it first characterises the dataset and cohort, then presents the runtime benchmark and its node-count sensitivity, the sensitivity sweeps, the alignment tables with intervals and contrasts, the rank-divergence test, and the temporal holdout, and closes by stating Claims C1–C4.</w:t>
      </w:r>
      <w:bookmarkEnd w:id="296"/>
    </w:p>
    <w:p w14:paraId="00DC2004" w14:textId="77777777" w:rsidR="00350CFB" w:rsidRDefault="00283FFF">
      <w:pPr>
        <w:pStyle w:val="a4"/>
        <w:numPr>
          <w:ilvl w:val="0"/>
          <w:numId w:val="10"/>
        </w:numPr>
        <w:tabs>
          <w:tab w:val="left" w:pos="806"/>
          <w:tab w:val="left" w:pos="808"/>
        </w:tabs>
        <w:spacing w:before="45" w:line="396" w:lineRule="auto"/>
        <w:ind w:right="523"/>
        <w:jc w:val="both"/>
        <w:rPr>
          <w:sz w:val="24"/>
        </w:rPr>
      </w:pPr>
      <w:bookmarkStart w:id="297" w:name="_bookmark83"/>
      <w:bookmarkEnd w:id="297"/>
      <w:commentRangeEnd w:id="289"/>
      <w:r>
        <w:rPr>
          <w:rStyle w:val="a5"/>
          <w:sz w:val="24"/>
          <w:szCs w:val="22"/>
        </w:rPr>
        <w:commentReference w:id="289"/>
      </w:r>
    </w:p>
    <w:p w14:paraId="00DC200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006" w14:textId="77777777" w:rsidR="00350CFB" w:rsidRDefault="00350CFB">
      <w:pPr>
        <w:pStyle w:val="a3"/>
        <w:rPr>
          <w:sz w:val="34"/>
        </w:rPr>
      </w:pPr>
    </w:p>
    <w:p w14:paraId="00DC2007" w14:textId="77777777" w:rsidR="00350CFB" w:rsidRDefault="00350CFB">
      <w:pPr>
        <w:pStyle w:val="a3"/>
        <w:spacing w:before="197"/>
        <w:rPr>
          <w:sz w:val="34"/>
        </w:rPr>
      </w:pPr>
    </w:p>
    <w:p w14:paraId="00DC2008" w14:textId="77777777" w:rsidR="00350CFB" w:rsidRDefault="00283FFF">
      <w:pPr>
        <w:pStyle w:val="1"/>
        <w:numPr>
          <w:ilvl w:val="0"/>
          <w:numId w:val="26"/>
        </w:numPr>
        <w:tabs>
          <w:tab w:val="left" w:pos="625"/>
        </w:tabs>
        <w:ind w:left="625" w:hanging="343"/>
        <w:jc w:val="both"/>
      </w:pPr>
      <w:bookmarkStart w:id="298" w:name="Implementation_and_Empirical_Results"/>
      <w:bookmarkStart w:id="299" w:name="_bookmark84"/>
      <w:bookmarkEnd w:id="298"/>
      <w:bookmarkEnd w:id="299"/>
      <w:r>
        <w:t>Implementation</w:t>
      </w:r>
      <w:r>
        <w:rPr>
          <w:spacing w:val="10"/>
        </w:rPr>
        <w:t xml:space="preserve"> </w:t>
      </w:r>
      <w:r>
        <w:t>and</w:t>
      </w:r>
      <w:r>
        <w:rPr>
          <w:spacing w:val="10"/>
        </w:rPr>
        <w:t xml:space="preserve"> </w:t>
      </w:r>
      <w:r>
        <w:t>Empirical</w:t>
      </w:r>
      <w:r>
        <w:rPr>
          <w:spacing w:val="11"/>
        </w:rPr>
        <w:t xml:space="preserve"> </w:t>
      </w:r>
      <w:r>
        <w:rPr>
          <w:spacing w:val="-2"/>
        </w:rPr>
        <w:t>Results</w:t>
      </w:r>
    </w:p>
    <w:p w14:paraId="00DC2009" w14:textId="77777777" w:rsidR="00350CFB" w:rsidRDefault="00350CFB">
      <w:pPr>
        <w:pStyle w:val="a3"/>
        <w:spacing w:before="28"/>
        <w:rPr>
          <w:b/>
          <w:sz w:val="34"/>
        </w:rPr>
      </w:pPr>
    </w:p>
    <w:p w14:paraId="00DC200A" w14:textId="77777777" w:rsidR="00350CFB" w:rsidRDefault="00283FFF">
      <w:pPr>
        <w:pStyle w:val="a3"/>
        <w:spacing w:line="396" w:lineRule="auto"/>
        <w:ind w:left="282" w:right="523" w:hanging="8"/>
        <w:jc w:val="both"/>
      </w:pPr>
      <w:commentRangeStart w:id="300"/>
      <w:r>
        <w:t>Chapter 3 specified how EndorseRank and the Adaptive Weighted PageRank (AWP) baseline are built, which construct checks are applied, how uncertainty is quantified and how runtime is timed. This chapter applies that design to Arbitrum One and reports what was observed. It is organised as a single case study: one chain, one observation window, one matched cohort for all same-window comparisons, one spender cohort for the temporal holdout and one expanded address pool for node-count sensitivity. Every table in the chapter is rendered by the pipeline’s exporter from the machine-readable summary described in Section 3.13; where a number is discussed in the text it is stated once, with its table as the reference, and confidence intervals accompany every Kendall τ coefficient.</w:t>
      </w:r>
    </w:p>
    <w:p w14:paraId="00DC200B" w14:textId="77777777" w:rsidR="00350CFB" w:rsidRDefault="00283FFF">
      <w:pPr>
        <w:pStyle w:val="a3"/>
        <w:spacing w:before="22" w:line="396" w:lineRule="auto"/>
        <w:ind w:left="282" w:right="544" w:hanging="9"/>
        <w:jc w:val="both"/>
      </w:pPr>
      <w:bookmarkStart w:id="301" w:name="Dataset"/>
      <w:bookmarkStart w:id="302" w:name="_bookmark85"/>
      <w:r>
        <w:t>The chapter proceeds from the case-study setting (Section 4.1), through the computational benchmark (Section 4.2), the same-window alignment results with difference tests (Sections 4.3–4.4), inter-method rank divergence (Section 4.5), robustness and sensitivity checks (Section 4.6) and the temporal holdout (Section 4.7), to a consolidated statement of the empirical claims C1–C4 (Section 4.8).</w:t>
      </w:r>
      <w:bookmarkEnd w:id="301"/>
      <w:bookmarkEnd w:id="302"/>
      <w:commentRangeEnd w:id="300"/>
      <w:r>
        <w:rPr>
          <w:rStyle w:val="a5"/>
          <w:sz w:val="24"/>
          <w:szCs w:val="24"/>
        </w:rPr>
        <w:commentReference w:id="300"/>
      </w:r>
    </w:p>
    <w:p w14:paraId="00DC200C" w14:textId="77777777" w:rsidR="00350CFB" w:rsidRDefault="00350CFB">
      <w:pPr>
        <w:pStyle w:val="a3"/>
        <w:spacing w:before="165"/>
      </w:pPr>
    </w:p>
    <w:p w14:paraId="00DC200D" w14:textId="77777777" w:rsidR="00350CFB" w:rsidRDefault="00283FFF">
      <w:pPr>
        <w:pStyle w:val="2"/>
        <w:numPr>
          <w:ilvl w:val="1"/>
          <w:numId w:val="26"/>
        </w:numPr>
        <w:tabs>
          <w:tab w:val="left" w:pos="783"/>
        </w:tabs>
        <w:spacing w:before="1"/>
        <w:ind w:left="783" w:hanging="501"/>
      </w:pPr>
      <w:commentRangeStart w:id="303"/>
      <w:r>
        <w:t>Case study setting: Arbitrum One</w:t>
      </w:r>
      <w:commentRangeEnd w:id="303"/>
      <w:r>
        <w:rPr>
          <w:rStyle w:val="a5"/>
          <w:sz w:val="28"/>
          <w:szCs w:val="28"/>
        </w:rPr>
        <w:commentReference w:id="303"/>
      </w:r>
    </w:p>
    <w:p w14:paraId="00DC200E" w14:textId="77777777" w:rsidR="00350CFB" w:rsidRDefault="00350CFB">
      <w:pPr>
        <w:pStyle w:val="a3"/>
        <w:spacing w:before="23"/>
        <w:rPr>
          <w:b/>
          <w:sz w:val="28"/>
        </w:rPr>
      </w:pPr>
    </w:p>
    <w:p w14:paraId="00DC200F" w14:textId="77777777" w:rsidR="00350CFB" w:rsidRDefault="00283FFF">
      <w:pPr>
        <w:pStyle w:val="a3"/>
        <w:spacing w:before="1" w:line="386" w:lineRule="auto"/>
        <w:ind w:left="282" w:right="524" w:hanging="8"/>
        <w:jc w:val="both"/>
      </w:pPr>
      <w:r>
        <w:rPr>
          <w:spacing w:val="-2"/>
        </w:rPr>
        <w:t>The</w:t>
      </w:r>
      <w:r>
        <w:rPr>
          <w:spacing w:val="-9"/>
        </w:rPr>
        <w:t xml:space="preserve"> </w:t>
      </w:r>
      <w:r>
        <w:rPr>
          <w:spacing w:val="-2"/>
        </w:rPr>
        <w:t>matched</w:t>
      </w:r>
      <w:r>
        <w:rPr>
          <w:spacing w:val="-9"/>
        </w:rPr>
        <w:t xml:space="preserve"> </w:t>
      </w:r>
      <w:r>
        <w:rPr>
          <w:spacing w:val="-2"/>
        </w:rPr>
        <w:t>cohort</w:t>
      </w:r>
      <w:r>
        <w:rPr>
          <w:spacing w:val="-9"/>
        </w:rPr>
        <w:t xml:space="preserve"> </w:t>
      </w:r>
      <w:r>
        <w:rPr>
          <w:spacing w:val="-2"/>
        </w:rPr>
        <w:t>comprises</w:t>
      </w:r>
      <w:r>
        <w:rPr>
          <w:spacing w:val="-9"/>
        </w:rPr>
        <w:t xml:space="preserve"> </w:t>
      </w:r>
      <w:r>
        <w:rPr>
          <w:i/>
          <w:spacing w:val="-2"/>
        </w:rPr>
        <w:t>n</w:t>
      </w:r>
      <w:r>
        <w:rPr>
          <w:i/>
          <w:spacing w:val="-3"/>
        </w:rPr>
        <w:t xml:space="preserve"> </w:t>
      </w:r>
      <w:r>
        <w:rPr>
          <w:spacing w:val="-2"/>
          <w:w w:val="105"/>
        </w:rPr>
        <w:t>=</w:t>
      </w:r>
      <w:r>
        <w:rPr>
          <w:spacing w:val="-6"/>
          <w:w w:val="105"/>
        </w:rPr>
        <w:t xml:space="preserve"> </w:t>
      </w:r>
      <w:r>
        <w:rPr>
          <w:spacing w:val="-2"/>
        </w:rPr>
        <w:t>5</w:t>
      </w:r>
      <w:r>
        <w:rPr>
          <w:i/>
          <w:spacing w:val="-2"/>
        </w:rPr>
        <w:t>,</w:t>
      </w:r>
      <w:r>
        <w:rPr>
          <w:spacing w:val="-2"/>
        </w:rPr>
        <w:t>521</w:t>
      </w:r>
      <w:r>
        <w:rPr>
          <w:spacing w:val="-9"/>
        </w:rPr>
        <w:t xml:space="preserve"> </w:t>
      </w:r>
      <w:r>
        <w:rPr>
          <w:spacing w:val="-2"/>
        </w:rPr>
        <w:t>wallets</w:t>
      </w:r>
      <w:r>
        <w:rPr>
          <w:spacing w:val="-10"/>
        </w:rPr>
        <w:t xml:space="preserve"> </w:t>
      </w:r>
      <w:r>
        <w:rPr>
          <w:spacing w:val="-2"/>
        </w:rPr>
        <w:t>with</w:t>
      </w:r>
      <w:r>
        <w:rPr>
          <w:spacing w:val="-9"/>
        </w:rPr>
        <w:t xml:space="preserve"> </w:t>
      </w:r>
      <w:r>
        <w:rPr>
          <w:spacing w:val="-2"/>
        </w:rPr>
        <w:t>at</w:t>
      </w:r>
      <w:r>
        <w:rPr>
          <w:spacing w:val="-9"/>
        </w:rPr>
        <w:t xml:space="preserve"> </w:t>
      </w:r>
      <w:r>
        <w:rPr>
          <w:spacing w:val="-2"/>
        </w:rPr>
        <w:t>least</w:t>
      </w:r>
      <w:r>
        <w:rPr>
          <w:spacing w:val="-9"/>
        </w:rPr>
        <w:t xml:space="preserve"> </w:t>
      </w:r>
      <w:r>
        <w:rPr>
          <w:spacing w:val="-2"/>
        </w:rPr>
        <w:t>three</w:t>
      </w:r>
      <w:r>
        <w:rPr>
          <w:spacing w:val="-9"/>
        </w:rPr>
        <w:t xml:space="preserve"> </w:t>
      </w:r>
      <w:r>
        <w:rPr>
          <w:spacing w:val="-2"/>
        </w:rPr>
        <w:t>GMX</w:t>
      </w:r>
      <w:r>
        <w:rPr>
          <w:spacing w:val="-9"/>
        </w:rPr>
        <w:t xml:space="preserve"> </w:t>
      </w:r>
      <w:r>
        <w:rPr>
          <w:spacing w:val="-2"/>
        </w:rPr>
        <w:t>V2</w:t>
      </w:r>
      <w:r>
        <w:rPr>
          <w:spacing w:val="-9"/>
        </w:rPr>
        <w:t xml:space="preserve"> </w:t>
      </w:r>
      <w:r>
        <w:rPr>
          <w:rFonts w:ascii="Courier New" w:hAnsi="Courier New"/>
          <w:spacing w:val="-2"/>
        </w:rPr>
        <w:t xml:space="preserve">PositionDecreas </w:t>
      </w:r>
      <w:r>
        <w:rPr>
          <w:rFonts w:ascii="Courier New" w:hAnsi="Courier New"/>
        </w:rPr>
        <w:t>e</w:t>
      </w:r>
      <w:r>
        <w:rPr>
          <w:rFonts w:ascii="Courier New" w:hAnsi="Courier New"/>
          <w:spacing w:val="-36"/>
        </w:rPr>
        <w:t xml:space="preserve"> </w:t>
      </w:r>
      <w:r>
        <w:t>closes</w:t>
      </w:r>
      <w:r>
        <w:rPr>
          <w:spacing w:val="-15"/>
        </w:rPr>
        <w:t xml:space="preserve"> </w:t>
      </w:r>
      <w:r>
        <w:t>and</w:t>
      </w:r>
      <w:r>
        <w:rPr>
          <w:spacing w:val="-15"/>
        </w:rPr>
        <w:t xml:space="preserve"> </w:t>
      </w:r>
      <w:r>
        <w:t>non-zero</w:t>
      </w:r>
      <w:r>
        <w:rPr>
          <w:spacing w:val="-15"/>
        </w:rPr>
        <w:t xml:space="preserve"> </w:t>
      </w:r>
      <w:r>
        <w:t>reputation-subgraph</w:t>
      </w:r>
      <w:r>
        <w:rPr>
          <w:spacing w:val="-9"/>
        </w:rPr>
        <w:t xml:space="preserve"> </w:t>
      </w:r>
      <w:r>
        <w:t>connectivity, drawn</w:t>
      </w:r>
      <w:r>
        <w:rPr>
          <w:spacing w:val="-1"/>
        </w:rPr>
        <w:t xml:space="preserve"> </w:t>
      </w:r>
      <w:r>
        <w:t>from</w:t>
      </w:r>
      <w:r>
        <w:rPr>
          <w:spacing w:val="-1"/>
        </w:rPr>
        <w:t xml:space="preserve"> </w:t>
      </w:r>
      <w:r>
        <w:t>six</w:t>
      </w:r>
      <w:r>
        <w:rPr>
          <w:spacing w:val="-2"/>
        </w:rPr>
        <w:t xml:space="preserve"> </w:t>
      </w:r>
      <w:r>
        <w:t>months</w:t>
      </w:r>
      <w:r>
        <w:rPr>
          <w:spacing w:val="-1"/>
        </w:rPr>
        <w:t xml:space="preserve"> </w:t>
      </w:r>
      <w:r>
        <w:t>of</w:t>
      </w:r>
      <w:r>
        <w:rPr>
          <w:spacing w:val="-1"/>
        </w:rPr>
        <w:t xml:space="preserve"> </w:t>
      </w:r>
      <w:r>
        <w:t>Arbitrum</w:t>
      </w:r>
      <w:r>
        <w:rPr>
          <w:spacing w:val="-1"/>
        </w:rPr>
        <w:t xml:space="preserve"> </w:t>
      </w:r>
      <w:r>
        <w:t>One BigQuery logs spanning 2025-12-01 through 2026-05-31.</w:t>
      </w:r>
      <w:r>
        <w:rPr>
          <w:spacing w:val="40"/>
        </w:rPr>
        <w:t xml:space="preserve"> </w:t>
      </w:r>
      <w:r>
        <w:t xml:space="preserve">EndorseRank scores are computed on the latest-allowance endorsement graph </w:t>
      </w:r>
      <w:r>
        <w:rPr>
          <w:i/>
        </w:rPr>
        <w:t>G</w:t>
      </w:r>
      <w:r>
        <w:rPr>
          <w:vertAlign w:val="subscript"/>
        </w:rPr>
        <w:t>approve</w:t>
      </w:r>
      <w:r>
        <w:t>; AWP scores are computed on the time-decayed transfer</w:t>
      </w:r>
      <w:r>
        <w:rPr>
          <w:spacing w:val="-15"/>
        </w:rPr>
        <w:t xml:space="preserve"> </w:t>
      </w:r>
      <w:r>
        <w:t>graph</w:t>
      </w:r>
      <w:r>
        <w:rPr>
          <w:spacing w:val="-15"/>
        </w:rPr>
        <w:t xml:space="preserve"> </w:t>
      </w:r>
      <w:r>
        <w:rPr>
          <w:i/>
        </w:rPr>
        <w:t>G</w:t>
      </w:r>
      <w:r>
        <w:rPr>
          <w:vertAlign w:val="subscript"/>
        </w:rPr>
        <w:t>transfer</w:t>
      </w:r>
      <w:r>
        <w:t>.</w:t>
      </w:r>
      <w:r>
        <w:rPr>
          <w:spacing w:val="-15"/>
        </w:rPr>
        <w:t xml:space="preserve"> </w:t>
      </w:r>
      <w:r>
        <w:t>Five</w:t>
      </w:r>
      <w:r>
        <w:rPr>
          <w:spacing w:val="-15"/>
        </w:rPr>
        <w:t xml:space="preserve"> </w:t>
      </w:r>
      <w:r>
        <w:t>proxy</w:t>
      </w:r>
      <w:r>
        <w:rPr>
          <w:spacing w:val="-15"/>
        </w:rPr>
        <w:t xml:space="preserve"> </w:t>
      </w:r>
      <w:r>
        <w:t>families—transfer,</w:t>
      </w:r>
      <w:r>
        <w:rPr>
          <w:spacing w:val="-15"/>
        </w:rPr>
        <w:t xml:space="preserve"> </w:t>
      </w:r>
      <w:r>
        <w:t>allowance,</w:t>
      </w:r>
      <w:r>
        <w:rPr>
          <w:spacing w:val="-15"/>
        </w:rPr>
        <w:t xml:space="preserve"> </w:t>
      </w:r>
      <w:r>
        <w:t>inverse</w:t>
      </w:r>
      <w:r>
        <w:rPr>
          <w:spacing w:val="-15"/>
        </w:rPr>
        <w:t xml:space="preserve"> </w:t>
      </w:r>
      <w:r>
        <w:t>risk,</w:t>
      </w:r>
      <w:r>
        <w:rPr>
          <w:spacing w:val="-15"/>
        </w:rPr>
        <w:t xml:space="preserve"> </w:t>
      </w:r>
      <w:r>
        <w:t>Sybil-adjusted</w:t>
      </w:r>
      <w:r>
        <w:rPr>
          <w:spacing w:val="-15"/>
        </w:rPr>
        <w:t xml:space="preserve"> </w:t>
      </w:r>
      <w:r>
        <w:t>stabil-ity, and trading success—are evaluated against both social methods.</w:t>
      </w:r>
      <w:r>
        <w:rPr>
          <w:spacing w:val="35"/>
        </w:rPr>
        <w:t xml:space="preserve"> </w:t>
      </w:r>
      <w:r>
        <w:t>GF-PR scores are computed</w:t>
      </w:r>
    </w:p>
    <w:p w14:paraId="00DC2010" w14:textId="77777777" w:rsidR="00350CFB" w:rsidRDefault="00350CFB">
      <w:pPr>
        <w:pStyle w:val="a3"/>
        <w:spacing w:line="386" w:lineRule="auto"/>
        <w:jc w:val="both"/>
        <w:sectPr w:rsidR="00350CFB">
          <w:pgSz w:w="11910" w:h="16840"/>
          <w:pgMar w:top="1920" w:right="708" w:bottom="2300" w:left="992" w:header="0" w:footer="2115" w:gutter="0"/>
          <w:cols w:space="720"/>
        </w:sectPr>
      </w:pPr>
    </w:p>
    <w:p w14:paraId="00DC2011" w14:textId="77777777" w:rsidR="00350CFB" w:rsidRDefault="00283FFF">
      <w:pPr>
        <w:pStyle w:val="a3"/>
        <w:spacing w:before="72"/>
        <w:ind w:left="282"/>
        <w:jc w:val="both"/>
      </w:pPr>
      <w:r>
        <w:t>from</w:t>
      </w:r>
      <w:r>
        <w:rPr>
          <w:spacing w:val="-8"/>
        </w:rPr>
        <w:t xml:space="preserve"> </w:t>
      </w:r>
      <w:r>
        <w:t>the</w:t>
      </w:r>
      <w:r>
        <w:rPr>
          <w:spacing w:val="-8"/>
        </w:rPr>
        <w:t xml:space="preserve"> </w:t>
      </w:r>
      <w:r>
        <w:t>same</w:t>
      </w:r>
      <w:r>
        <w:rPr>
          <w:spacing w:val="-8"/>
        </w:rPr>
        <w:t xml:space="preserve"> </w:t>
      </w:r>
      <w:r>
        <w:t>cohort</w:t>
      </w:r>
      <w:r>
        <w:rPr>
          <w:spacing w:val="-8"/>
        </w:rPr>
        <w:t xml:space="preserve"> </w:t>
      </w:r>
      <w:r>
        <w:t>for</w:t>
      </w:r>
      <w:r>
        <w:rPr>
          <w:spacing w:val="-8"/>
        </w:rPr>
        <w:t xml:space="preserve"> </w:t>
      </w:r>
      <w:r>
        <w:t>supplementary</w:t>
      </w:r>
      <w:r>
        <w:rPr>
          <w:spacing w:val="-8"/>
        </w:rPr>
        <w:t xml:space="preserve"> </w:t>
      </w:r>
      <w:r>
        <w:t>analysis</w:t>
      </w:r>
      <w:r>
        <w:rPr>
          <w:spacing w:val="-8"/>
        </w:rPr>
        <w:t xml:space="preserve"> </w:t>
      </w:r>
      <w:r>
        <w:t>only</w:t>
      </w:r>
      <w:r>
        <w:rPr>
          <w:spacing w:val="-8"/>
        </w:rPr>
        <w:t xml:space="preserve"> </w:t>
      </w:r>
      <w:r>
        <w:t>(Section</w:t>
      </w:r>
      <w:r>
        <w:rPr>
          <w:spacing w:val="-8"/>
        </w:rPr>
        <w:t xml:space="preserve"> </w:t>
      </w:r>
      <w:hyperlink w:anchor="_bookmark112" w:history="1">
        <w:r>
          <w:rPr>
            <w:spacing w:val="-2"/>
          </w:rPr>
          <w:t>4.7</w:t>
        </w:r>
      </w:hyperlink>
      <w:r>
        <w:rPr>
          <w:spacing w:val="-2"/>
        </w:rPr>
        <w:t>).</w:t>
      </w:r>
    </w:p>
    <w:p w14:paraId="00DC2012" w14:textId="77777777" w:rsidR="00350CFB" w:rsidRDefault="00283FFF">
      <w:pPr>
        <w:pStyle w:val="a3"/>
        <w:spacing w:before="194" w:line="396" w:lineRule="auto"/>
        <w:ind w:left="282" w:right="523" w:hanging="8"/>
        <w:jc w:val="both"/>
      </w:pPr>
      <w:r>
        <w:t>Table</w:t>
      </w:r>
      <w:r>
        <w:rPr>
          <w:spacing w:val="-15"/>
        </w:rPr>
        <w:t xml:space="preserve"> </w:t>
      </w:r>
      <w:hyperlink w:anchor="_bookmark86" w:history="1">
        <w:r>
          <w:t>4.1</w:t>
        </w:r>
      </w:hyperlink>
      <w:r>
        <w:rPr>
          <w:spacing w:val="-15"/>
        </w:rPr>
        <w:t xml:space="preserve"> </w:t>
      </w:r>
      <w:r>
        <w:t>summarizes</w:t>
      </w:r>
      <w:r>
        <w:rPr>
          <w:spacing w:val="-15"/>
        </w:rPr>
        <w:t xml:space="preserve"> </w:t>
      </w:r>
      <w:r>
        <w:t>cohort</w:t>
      </w:r>
      <w:r>
        <w:rPr>
          <w:spacing w:val="-15"/>
        </w:rPr>
        <w:t xml:space="preserve"> </w:t>
      </w:r>
      <w:r>
        <w:t>size,</w:t>
      </w:r>
      <w:r>
        <w:rPr>
          <w:spacing w:val="-15"/>
        </w:rPr>
        <w:t xml:space="preserve"> </w:t>
      </w:r>
      <w:r>
        <w:t>event</w:t>
      </w:r>
      <w:r>
        <w:rPr>
          <w:spacing w:val="-15"/>
        </w:rPr>
        <w:t xml:space="preserve"> </w:t>
      </w:r>
      <w:r>
        <w:t>counts,</w:t>
      </w:r>
      <w:r>
        <w:rPr>
          <w:spacing w:val="-13"/>
        </w:rPr>
        <w:t xml:space="preserve"> </w:t>
      </w:r>
      <w:r>
        <w:t>and</w:t>
      </w:r>
      <w:r>
        <w:rPr>
          <w:spacing w:val="-15"/>
        </w:rPr>
        <w:t xml:space="preserve"> </w:t>
      </w:r>
      <w:r>
        <w:t>subgraph</w:t>
      </w:r>
      <w:r>
        <w:rPr>
          <w:spacing w:val="-15"/>
        </w:rPr>
        <w:t xml:space="preserve"> </w:t>
      </w:r>
      <w:r>
        <w:t>edge</w:t>
      </w:r>
      <w:r>
        <w:rPr>
          <w:spacing w:val="-15"/>
        </w:rPr>
        <w:t xml:space="preserve"> </w:t>
      </w:r>
      <w:r>
        <w:t>counts.</w:t>
      </w:r>
      <w:r>
        <w:rPr>
          <w:spacing w:val="10"/>
        </w:rPr>
        <w:t xml:space="preserve"> </w:t>
      </w:r>
      <w:r>
        <w:t>The</w:t>
      </w:r>
      <w:r>
        <w:rPr>
          <w:spacing w:val="-15"/>
        </w:rPr>
        <w:t xml:space="preserve"> </w:t>
      </w:r>
      <w:r>
        <w:t>endorsement</w:t>
      </w:r>
      <w:r>
        <w:rPr>
          <w:spacing w:val="-15"/>
        </w:rPr>
        <w:t xml:space="preserve"> </w:t>
      </w:r>
      <w:r>
        <w:t>graph is substantially sparser than the transfer graph (14,727 vs. 137,087 edges), a structural difference that</w:t>
      </w:r>
      <w:r>
        <w:rPr>
          <w:spacing w:val="-6"/>
        </w:rPr>
        <w:t xml:space="preserve"> </w:t>
      </w:r>
      <w:r>
        <w:t>underpins</w:t>
      </w:r>
      <w:r>
        <w:rPr>
          <w:spacing w:val="-6"/>
        </w:rPr>
        <w:t xml:space="preserve"> </w:t>
      </w:r>
      <w:r>
        <w:t>both</w:t>
      </w:r>
      <w:r>
        <w:rPr>
          <w:spacing w:val="-6"/>
        </w:rPr>
        <w:t xml:space="preserve"> </w:t>
      </w:r>
      <w:r>
        <w:t>the</w:t>
      </w:r>
      <w:r>
        <w:rPr>
          <w:spacing w:val="-6"/>
        </w:rPr>
        <w:t xml:space="preserve"> </w:t>
      </w:r>
      <w:r>
        <w:t>runtime</w:t>
      </w:r>
      <w:r>
        <w:rPr>
          <w:spacing w:val="-6"/>
        </w:rPr>
        <w:t xml:space="preserve"> </w:t>
      </w:r>
      <w:r>
        <w:t>advantage</w:t>
      </w:r>
      <w:r>
        <w:rPr>
          <w:spacing w:val="-6"/>
        </w:rPr>
        <w:t xml:space="preserve"> </w:t>
      </w:r>
      <w:r>
        <w:t>reported</w:t>
      </w:r>
      <w:r>
        <w:rPr>
          <w:spacing w:val="-6"/>
        </w:rPr>
        <w:t xml:space="preserve"> </w:t>
      </w:r>
      <w:r>
        <w:t>in</w:t>
      </w:r>
      <w:r>
        <w:rPr>
          <w:spacing w:val="-6"/>
        </w:rPr>
        <w:t xml:space="preserve"> </w:t>
      </w:r>
      <w:r>
        <w:t>Section</w:t>
      </w:r>
      <w:r>
        <w:rPr>
          <w:spacing w:val="-6"/>
        </w:rPr>
        <w:t xml:space="preserve"> </w:t>
      </w:r>
      <w:hyperlink w:anchor="_bookmark90" w:history="1">
        <w:r>
          <w:t>4.2</w:t>
        </w:r>
      </w:hyperlink>
      <w:r>
        <w:rPr>
          <w:spacing w:val="-6"/>
        </w:rPr>
        <w:t xml:space="preserve"> </w:t>
      </w:r>
      <w:r>
        <w:t>and</w:t>
      </w:r>
      <w:r>
        <w:rPr>
          <w:spacing w:val="-6"/>
        </w:rPr>
        <w:t xml:space="preserve"> </w:t>
      </w:r>
      <w:r>
        <w:t>the</w:t>
      </w:r>
      <w:r>
        <w:rPr>
          <w:spacing w:val="-6"/>
        </w:rPr>
        <w:t xml:space="preserve"> </w:t>
      </w:r>
      <w:r>
        <w:t>construct-specific</w:t>
      </w:r>
      <w:r>
        <w:rPr>
          <w:spacing w:val="-6"/>
        </w:rPr>
        <w:t xml:space="preserve"> </w:t>
      </w:r>
      <w:r>
        <w:t xml:space="preserve">align-ment patterns in Sections </w:t>
      </w:r>
      <w:hyperlink w:anchor="_bookmark100" w:history="1">
        <w:r>
          <w:t>4.4</w:t>
        </w:r>
      </w:hyperlink>
      <w:r>
        <w:t>–</w:t>
      </w:r>
      <w:hyperlink w:anchor="_bookmark103" w:history="1">
        <w:r>
          <w:t>4.5</w:t>
        </w:r>
      </w:hyperlink>
      <w:r>
        <w:t>.</w:t>
      </w:r>
    </w:p>
    <w:p w14:paraId="00DC2013" w14:textId="77777777" w:rsidR="00350CFB" w:rsidRDefault="00283FFF">
      <w:pPr>
        <w:pStyle w:val="a3"/>
        <w:spacing w:before="43" w:line="206" w:lineRule="auto"/>
        <w:ind w:left="282" w:right="564" w:hanging="8"/>
        <w:jc w:val="both"/>
      </w:pPr>
      <w:bookmarkStart w:id="304" w:name="_bookmark86"/>
      <w:bookmarkEnd w:id="304"/>
      <w:r>
        <w:t>Table</w:t>
      </w:r>
      <w:r>
        <w:rPr>
          <w:spacing w:val="-7"/>
        </w:rPr>
        <w:t xml:space="preserve"> </w:t>
      </w:r>
      <w:r>
        <w:t>4.1:</w:t>
      </w:r>
      <w:r>
        <w:rPr>
          <w:spacing w:val="18"/>
        </w:rPr>
        <w:t xml:space="preserve"> </w:t>
      </w:r>
      <w:r>
        <w:t>Dataset</w:t>
      </w:r>
      <w:r>
        <w:rPr>
          <w:spacing w:val="-6"/>
        </w:rPr>
        <w:t xml:space="preserve"> </w:t>
      </w:r>
      <w:r>
        <w:t>characteristics</w:t>
      </w:r>
      <w:r>
        <w:rPr>
          <w:spacing w:val="-6"/>
        </w:rPr>
        <w:t xml:space="preserve"> </w:t>
      </w:r>
      <w:r>
        <w:t>for</w:t>
      </w:r>
      <w:r>
        <w:rPr>
          <w:spacing w:val="-6"/>
        </w:rPr>
        <w:t xml:space="preserve"> </w:t>
      </w:r>
      <w:r>
        <w:t>the</w:t>
      </w:r>
      <w:r>
        <w:rPr>
          <w:spacing w:val="-6"/>
        </w:rPr>
        <w:t xml:space="preserve"> </w:t>
      </w:r>
      <w:r>
        <w:t>matched</w:t>
      </w:r>
      <w:r>
        <w:rPr>
          <w:spacing w:val="-6"/>
        </w:rPr>
        <w:t xml:space="preserve"> </w:t>
      </w:r>
      <w:r>
        <w:t>cohort</w:t>
      </w:r>
      <w:r>
        <w:rPr>
          <w:spacing w:val="-6"/>
        </w:rPr>
        <w:t xml:space="preserve"> </w:t>
      </w:r>
      <w:r>
        <w:t>(</w:t>
      </w:r>
      <w:r>
        <w:rPr>
          <w:i/>
        </w:rPr>
        <w:t xml:space="preserve">n </w:t>
      </w:r>
      <w:r>
        <w:t>= 5</w:t>
      </w:r>
      <w:r>
        <w:rPr>
          <w:i/>
        </w:rPr>
        <w:t>,</w:t>
      </w:r>
      <w:r>
        <w:t>521</w:t>
      </w:r>
      <w:r>
        <w:rPr>
          <w:spacing w:val="-6"/>
        </w:rPr>
        <w:t xml:space="preserve"> </w:t>
      </w:r>
      <w:r>
        <w:t>wallets</w:t>
      </w:r>
      <w:r>
        <w:rPr>
          <w:spacing w:val="-6"/>
        </w:rPr>
        <w:t xml:space="preserve"> </w:t>
      </w:r>
      <w:r>
        <w:t>with</w:t>
      </w:r>
      <w:r>
        <w:rPr>
          <w:spacing w:val="-6"/>
        </w:rPr>
        <w:t xml:space="preserve"> </w:t>
      </w:r>
      <w:r>
        <w:rPr>
          <w:rFonts w:ascii="Arial Unicode MS" w:hAnsi="Arial Unicode MS"/>
        </w:rPr>
        <w:t xml:space="preserve">≥ </w:t>
      </w:r>
      <w:r>
        <w:t>3</w:t>
      </w:r>
      <w:r>
        <w:rPr>
          <w:spacing w:val="-6"/>
        </w:rPr>
        <w:t xml:space="preserve"> </w:t>
      </w:r>
      <w:r>
        <w:t>GMX</w:t>
      </w:r>
      <w:r>
        <w:rPr>
          <w:spacing w:val="-6"/>
        </w:rPr>
        <w:t xml:space="preserve"> </w:t>
      </w:r>
      <w:r>
        <w:t>closes and non-zero reputation-subgraph connectivity).</w:t>
      </w:r>
    </w:p>
    <w:p w14:paraId="00DC2014" w14:textId="77777777" w:rsidR="00350CFB" w:rsidRDefault="00350CFB">
      <w:pPr>
        <w:pStyle w:val="a3"/>
        <w:spacing w:before="19"/>
        <w:rPr>
          <w:sz w:val="20"/>
        </w:rPr>
      </w:pPr>
    </w:p>
    <w:tbl>
      <w:tblPr>
        <w:tblW w:w="0" w:type="auto"/>
        <w:tblInd w:w="1356" w:type="dxa"/>
        <w:tblLayout w:type="fixed"/>
        <w:tblCellMar>
          <w:left w:w="0" w:type="dxa"/>
          <w:right w:w="0" w:type="dxa"/>
        </w:tblCellMar>
        <w:tblLook w:val="01E0" w:firstRow="1" w:lastRow="1" w:firstColumn="1" w:lastColumn="1" w:noHBand="0" w:noVBand="0"/>
      </w:tblPr>
      <w:tblGrid>
        <w:gridCol w:w="4513"/>
        <w:gridCol w:w="2710"/>
      </w:tblGrid>
      <w:tr w:rsidR="00350CFB" w14:paraId="00DC2017" w14:textId="77777777">
        <w:trPr>
          <w:trHeight w:val="399"/>
        </w:trPr>
        <w:tc>
          <w:tcPr>
            <w:tcW w:w="4513" w:type="dxa"/>
            <w:tcBorders>
              <w:top w:val="single" w:sz="8" w:space="0" w:color="000000"/>
              <w:bottom w:val="single" w:sz="6" w:space="0" w:color="000000"/>
            </w:tcBorders>
          </w:tcPr>
          <w:p w14:paraId="00DC2015" w14:textId="77777777" w:rsidR="00350CFB" w:rsidRDefault="00283FFF">
            <w:pPr>
              <w:pStyle w:val="TableParagraph"/>
              <w:spacing w:before="47"/>
              <w:ind w:left="119"/>
              <w:jc w:val="left"/>
              <w:rPr>
                <w:sz w:val="24"/>
              </w:rPr>
            </w:pPr>
            <w:r>
              <w:rPr>
                <w:spacing w:val="-2"/>
                <w:sz w:val="24"/>
              </w:rPr>
              <w:t>Statistic</w:t>
            </w:r>
          </w:p>
        </w:tc>
        <w:tc>
          <w:tcPr>
            <w:tcW w:w="2710" w:type="dxa"/>
            <w:tcBorders>
              <w:top w:val="single" w:sz="8" w:space="0" w:color="000000"/>
              <w:bottom w:val="single" w:sz="6" w:space="0" w:color="000000"/>
            </w:tcBorders>
          </w:tcPr>
          <w:p w14:paraId="00DC2016" w14:textId="77777777" w:rsidR="00350CFB" w:rsidRDefault="00283FFF">
            <w:pPr>
              <w:pStyle w:val="TableParagraph"/>
              <w:spacing w:before="47"/>
              <w:ind w:right="117"/>
              <w:jc w:val="right"/>
              <w:rPr>
                <w:sz w:val="24"/>
              </w:rPr>
            </w:pPr>
            <w:r>
              <w:rPr>
                <w:spacing w:val="-2"/>
                <w:sz w:val="24"/>
              </w:rPr>
              <w:t>Value</w:t>
            </w:r>
          </w:p>
        </w:tc>
      </w:tr>
      <w:tr w:rsidR="00350CFB" w14:paraId="00DC201A" w14:textId="77777777">
        <w:trPr>
          <w:trHeight w:val="318"/>
        </w:trPr>
        <w:tc>
          <w:tcPr>
            <w:tcW w:w="4513" w:type="dxa"/>
            <w:tcBorders>
              <w:top w:val="single" w:sz="6" w:space="0" w:color="000000"/>
            </w:tcBorders>
          </w:tcPr>
          <w:p w14:paraId="00DC2018" w14:textId="77777777" w:rsidR="00350CFB" w:rsidRDefault="00283FFF">
            <w:pPr>
              <w:pStyle w:val="TableParagraph"/>
              <w:spacing w:before="46" w:line="253" w:lineRule="exact"/>
              <w:ind w:left="119"/>
              <w:jc w:val="left"/>
              <w:rPr>
                <w:sz w:val="24"/>
              </w:rPr>
            </w:pPr>
            <w:r>
              <w:rPr>
                <w:sz w:val="24"/>
              </w:rPr>
              <w:t>Matched</w:t>
            </w:r>
            <w:r>
              <w:rPr>
                <w:spacing w:val="-10"/>
                <w:sz w:val="24"/>
              </w:rPr>
              <w:t xml:space="preserve"> </w:t>
            </w:r>
            <w:r>
              <w:rPr>
                <w:spacing w:val="-2"/>
                <w:sz w:val="24"/>
              </w:rPr>
              <w:t>wallets</w:t>
            </w:r>
          </w:p>
        </w:tc>
        <w:tc>
          <w:tcPr>
            <w:tcW w:w="2710" w:type="dxa"/>
            <w:tcBorders>
              <w:top w:val="single" w:sz="6" w:space="0" w:color="000000"/>
            </w:tcBorders>
          </w:tcPr>
          <w:p w14:paraId="00DC2019" w14:textId="77777777" w:rsidR="00350CFB" w:rsidRDefault="00283FFF">
            <w:pPr>
              <w:pStyle w:val="TableParagraph"/>
              <w:spacing w:before="46" w:line="253" w:lineRule="exact"/>
              <w:ind w:right="117"/>
              <w:jc w:val="right"/>
              <w:rPr>
                <w:sz w:val="24"/>
              </w:rPr>
            </w:pPr>
            <w:r>
              <w:rPr>
                <w:spacing w:val="-2"/>
                <w:sz w:val="24"/>
              </w:rPr>
              <w:t>5,521</w:t>
            </w:r>
          </w:p>
        </w:tc>
      </w:tr>
      <w:tr w:rsidR="00350CFB" w14:paraId="00DC201D" w14:textId="77777777">
        <w:trPr>
          <w:trHeight w:val="315"/>
        </w:trPr>
        <w:tc>
          <w:tcPr>
            <w:tcW w:w="4513" w:type="dxa"/>
          </w:tcPr>
          <w:p w14:paraId="00DC201B" w14:textId="77777777" w:rsidR="00350CFB" w:rsidRDefault="00283FFF">
            <w:pPr>
              <w:pStyle w:val="TableParagraph"/>
              <w:spacing w:before="16" w:line="279" w:lineRule="exact"/>
              <w:ind w:left="119"/>
              <w:jc w:val="left"/>
              <w:rPr>
                <w:sz w:val="24"/>
              </w:rPr>
            </w:pPr>
            <w:r>
              <w:rPr>
                <w:w w:val="90"/>
                <w:sz w:val="24"/>
              </w:rPr>
              <w:t>GMX</w:t>
            </w:r>
            <w:r>
              <w:rPr>
                <w:spacing w:val="-7"/>
                <w:w w:val="90"/>
                <w:sz w:val="24"/>
              </w:rPr>
              <w:t xml:space="preserve"> </w:t>
            </w:r>
            <w:r>
              <w:rPr>
                <w:rFonts w:ascii="Courier New"/>
                <w:w w:val="90"/>
                <w:sz w:val="24"/>
              </w:rPr>
              <w:t>PositionDecrease</w:t>
            </w:r>
            <w:r>
              <w:rPr>
                <w:rFonts w:ascii="Courier New"/>
                <w:spacing w:val="-70"/>
                <w:w w:val="90"/>
                <w:sz w:val="24"/>
              </w:rPr>
              <w:t xml:space="preserve"> </w:t>
            </w:r>
            <w:r>
              <w:rPr>
                <w:w w:val="90"/>
                <w:sz w:val="24"/>
              </w:rPr>
              <w:t>events</w:t>
            </w:r>
            <w:r>
              <w:rPr>
                <w:spacing w:val="-1"/>
                <w:w w:val="90"/>
                <w:sz w:val="24"/>
              </w:rPr>
              <w:t xml:space="preserve"> </w:t>
            </w:r>
            <w:r>
              <w:rPr>
                <w:spacing w:val="-2"/>
                <w:w w:val="90"/>
                <w:sz w:val="24"/>
              </w:rPr>
              <w:t>(decoded)</w:t>
            </w:r>
          </w:p>
        </w:tc>
        <w:tc>
          <w:tcPr>
            <w:tcW w:w="2710" w:type="dxa"/>
          </w:tcPr>
          <w:p w14:paraId="00DC201C" w14:textId="77777777" w:rsidR="00350CFB" w:rsidRDefault="00283FFF">
            <w:pPr>
              <w:pStyle w:val="TableParagraph"/>
              <w:spacing w:before="16"/>
              <w:ind w:right="117"/>
              <w:jc w:val="right"/>
              <w:rPr>
                <w:sz w:val="24"/>
              </w:rPr>
            </w:pPr>
            <w:r>
              <w:rPr>
                <w:spacing w:val="-2"/>
                <w:sz w:val="24"/>
              </w:rPr>
              <w:t>365,488</w:t>
            </w:r>
          </w:p>
        </w:tc>
      </w:tr>
      <w:tr w:rsidR="00350CFB" w14:paraId="00DC2020" w14:textId="77777777">
        <w:trPr>
          <w:trHeight w:val="277"/>
        </w:trPr>
        <w:tc>
          <w:tcPr>
            <w:tcW w:w="4513" w:type="dxa"/>
          </w:tcPr>
          <w:p w14:paraId="00DC201E" w14:textId="77777777" w:rsidR="00350CFB" w:rsidRDefault="00283FFF">
            <w:pPr>
              <w:pStyle w:val="TableParagraph"/>
              <w:spacing w:before="0" w:line="258" w:lineRule="exact"/>
              <w:ind w:left="119"/>
              <w:jc w:val="left"/>
              <w:rPr>
                <w:sz w:val="24"/>
              </w:rPr>
            </w:pPr>
            <w:r>
              <w:rPr>
                <w:sz w:val="24"/>
              </w:rPr>
              <w:t>EndorseRank</w:t>
            </w:r>
            <w:r>
              <w:rPr>
                <w:spacing w:val="-13"/>
                <w:sz w:val="24"/>
              </w:rPr>
              <w:t xml:space="preserve"> </w:t>
            </w:r>
            <w:r>
              <w:rPr>
                <w:sz w:val="24"/>
              </w:rPr>
              <w:t>edges</w:t>
            </w:r>
            <w:r>
              <w:rPr>
                <w:spacing w:val="-12"/>
                <w:sz w:val="24"/>
              </w:rPr>
              <w:t xml:space="preserve"> </w:t>
            </w:r>
            <w:r>
              <w:rPr>
                <w:spacing w:val="-2"/>
                <w:sz w:val="24"/>
              </w:rPr>
              <w:t>(subgraph)</w:t>
            </w:r>
          </w:p>
        </w:tc>
        <w:tc>
          <w:tcPr>
            <w:tcW w:w="2710" w:type="dxa"/>
          </w:tcPr>
          <w:p w14:paraId="00DC201F" w14:textId="77777777" w:rsidR="00350CFB" w:rsidRDefault="00283FFF">
            <w:pPr>
              <w:pStyle w:val="TableParagraph"/>
              <w:spacing w:before="0" w:line="258" w:lineRule="exact"/>
              <w:ind w:right="117"/>
              <w:jc w:val="right"/>
              <w:rPr>
                <w:sz w:val="24"/>
              </w:rPr>
            </w:pPr>
            <w:r>
              <w:rPr>
                <w:spacing w:val="-2"/>
                <w:sz w:val="24"/>
              </w:rPr>
              <w:t>14,727</w:t>
            </w:r>
          </w:p>
        </w:tc>
      </w:tr>
      <w:tr w:rsidR="00350CFB" w14:paraId="00DC2023" w14:textId="77777777">
        <w:trPr>
          <w:trHeight w:val="288"/>
        </w:trPr>
        <w:tc>
          <w:tcPr>
            <w:tcW w:w="4513" w:type="dxa"/>
          </w:tcPr>
          <w:p w14:paraId="00DC2021" w14:textId="77777777" w:rsidR="00350CFB" w:rsidRDefault="00283FFF">
            <w:pPr>
              <w:pStyle w:val="TableParagraph"/>
              <w:spacing w:before="1" w:line="268" w:lineRule="exact"/>
              <w:ind w:left="119"/>
              <w:jc w:val="left"/>
              <w:rPr>
                <w:sz w:val="24"/>
              </w:rPr>
            </w:pPr>
            <w:r>
              <w:rPr>
                <w:spacing w:val="-2"/>
                <w:sz w:val="24"/>
              </w:rPr>
              <w:t>AWP</w:t>
            </w:r>
            <w:r>
              <w:rPr>
                <w:spacing w:val="-11"/>
                <w:sz w:val="24"/>
              </w:rPr>
              <w:t xml:space="preserve"> </w:t>
            </w:r>
            <w:r>
              <w:rPr>
                <w:spacing w:val="-2"/>
                <w:sz w:val="24"/>
              </w:rPr>
              <w:t>edges</w:t>
            </w:r>
            <w:r>
              <w:rPr>
                <w:spacing w:val="-11"/>
                <w:sz w:val="24"/>
              </w:rPr>
              <w:t xml:space="preserve"> </w:t>
            </w:r>
            <w:r>
              <w:rPr>
                <w:spacing w:val="-2"/>
                <w:sz w:val="24"/>
              </w:rPr>
              <w:t>(subgraph)</w:t>
            </w:r>
          </w:p>
        </w:tc>
        <w:tc>
          <w:tcPr>
            <w:tcW w:w="2710" w:type="dxa"/>
          </w:tcPr>
          <w:p w14:paraId="00DC2022" w14:textId="77777777" w:rsidR="00350CFB" w:rsidRDefault="00283FFF">
            <w:pPr>
              <w:pStyle w:val="TableParagraph"/>
              <w:spacing w:before="1" w:line="268" w:lineRule="exact"/>
              <w:ind w:right="117"/>
              <w:jc w:val="right"/>
              <w:rPr>
                <w:sz w:val="24"/>
              </w:rPr>
            </w:pPr>
            <w:r>
              <w:rPr>
                <w:spacing w:val="-2"/>
                <w:sz w:val="24"/>
              </w:rPr>
              <w:t>137,087</w:t>
            </w:r>
          </w:p>
        </w:tc>
      </w:tr>
      <w:tr w:rsidR="00350CFB" w14:paraId="00DC2026" w14:textId="77777777">
        <w:trPr>
          <w:trHeight w:val="288"/>
        </w:trPr>
        <w:tc>
          <w:tcPr>
            <w:tcW w:w="4513" w:type="dxa"/>
          </w:tcPr>
          <w:p w14:paraId="00DC2024" w14:textId="77777777" w:rsidR="00350CFB" w:rsidRDefault="00283FFF">
            <w:pPr>
              <w:pStyle w:val="TableParagraph"/>
              <w:spacing w:before="1" w:line="268" w:lineRule="exact"/>
              <w:ind w:left="119"/>
              <w:jc w:val="left"/>
              <w:rPr>
                <w:sz w:val="24"/>
              </w:rPr>
            </w:pPr>
            <w:r>
              <w:rPr>
                <w:sz w:val="24"/>
              </w:rPr>
              <w:t>Observation</w:t>
            </w:r>
            <w:r>
              <w:rPr>
                <w:spacing w:val="-13"/>
                <w:sz w:val="24"/>
              </w:rPr>
              <w:t xml:space="preserve"> </w:t>
            </w:r>
            <w:r>
              <w:rPr>
                <w:spacing w:val="-2"/>
                <w:sz w:val="24"/>
              </w:rPr>
              <w:t>window</w:t>
            </w:r>
          </w:p>
        </w:tc>
        <w:tc>
          <w:tcPr>
            <w:tcW w:w="2710" w:type="dxa"/>
          </w:tcPr>
          <w:p w14:paraId="00DC2025" w14:textId="77777777" w:rsidR="00350CFB" w:rsidRDefault="00283FFF">
            <w:pPr>
              <w:pStyle w:val="TableParagraph"/>
              <w:spacing w:before="1" w:line="268" w:lineRule="exact"/>
              <w:ind w:right="117"/>
              <w:jc w:val="right"/>
              <w:rPr>
                <w:sz w:val="24"/>
              </w:rPr>
            </w:pPr>
            <w:r>
              <w:rPr>
                <w:sz w:val="24"/>
              </w:rPr>
              <w:t>2025-12-01</w:t>
            </w:r>
            <w:r>
              <w:rPr>
                <w:spacing w:val="-12"/>
                <w:sz w:val="24"/>
              </w:rPr>
              <w:t xml:space="preserve"> </w:t>
            </w:r>
            <w:r>
              <w:rPr>
                <w:sz w:val="24"/>
              </w:rPr>
              <w:t>–</w:t>
            </w:r>
            <w:r>
              <w:rPr>
                <w:spacing w:val="-12"/>
                <w:sz w:val="24"/>
              </w:rPr>
              <w:t xml:space="preserve"> </w:t>
            </w:r>
            <w:r>
              <w:rPr>
                <w:sz w:val="24"/>
              </w:rPr>
              <w:t>2026-05-</w:t>
            </w:r>
            <w:r>
              <w:rPr>
                <w:spacing w:val="-5"/>
                <w:sz w:val="24"/>
              </w:rPr>
              <w:t>31</w:t>
            </w:r>
          </w:p>
        </w:tc>
      </w:tr>
      <w:tr w:rsidR="00350CFB" w14:paraId="00DC2029" w14:textId="77777777">
        <w:trPr>
          <w:trHeight w:val="354"/>
        </w:trPr>
        <w:tc>
          <w:tcPr>
            <w:tcW w:w="4513" w:type="dxa"/>
            <w:tcBorders>
              <w:bottom w:val="single" w:sz="8" w:space="0" w:color="000000"/>
            </w:tcBorders>
          </w:tcPr>
          <w:p w14:paraId="00DC2027" w14:textId="77777777" w:rsidR="00350CFB" w:rsidRDefault="00283FFF">
            <w:pPr>
              <w:pStyle w:val="TableParagraph"/>
              <w:spacing w:before="1"/>
              <w:ind w:left="119"/>
              <w:jc w:val="left"/>
              <w:rPr>
                <w:sz w:val="24"/>
              </w:rPr>
            </w:pPr>
            <w:r>
              <w:rPr>
                <w:sz w:val="24"/>
              </w:rPr>
              <w:t>Min.</w:t>
            </w:r>
            <w:r>
              <w:rPr>
                <w:spacing w:val="-8"/>
                <w:sz w:val="24"/>
              </w:rPr>
              <w:t xml:space="preserve"> </w:t>
            </w:r>
            <w:r>
              <w:rPr>
                <w:sz w:val="24"/>
              </w:rPr>
              <w:t>GMX</w:t>
            </w:r>
            <w:r>
              <w:rPr>
                <w:spacing w:val="-8"/>
                <w:sz w:val="24"/>
              </w:rPr>
              <w:t xml:space="preserve"> </w:t>
            </w:r>
            <w:r>
              <w:rPr>
                <w:sz w:val="24"/>
              </w:rPr>
              <w:t>closes</w:t>
            </w:r>
            <w:r>
              <w:rPr>
                <w:spacing w:val="-7"/>
                <w:sz w:val="24"/>
              </w:rPr>
              <w:t xml:space="preserve"> </w:t>
            </w:r>
            <w:r>
              <w:rPr>
                <w:sz w:val="24"/>
              </w:rPr>
              <w:t>per</w:t>
            </w:r>
            <w:r>
              <w:rPr>
                <w:spacing w:val="-8"/>
                <w:sz w:val="24"/>
              </w:rPr>
              <w:t xml:space="preserve"> </w:t>
            </w:r>
            <w:r>
              <w:rPr>
                <w:spacing w:val="-2"/>
                <w:sz w:val="24"/>
              </w:rPr>
              <w:t>wallet</w:t>
            </w:r>
          </w:p>
        </w:tc>
        <w:tc>
          <w:tcPr>
            <w:tcW w:w="2710" w:type="dxa"/>
            <w:tcBorders>
              <w:bottom w:val="single" w:sz="8" w:space="0" w:color="000000"/>
            </w:tcBorders>
          </w:tcPr>
          <w:p w14:paraId="00DC2028" w14:textId="77777777" w:rsidR="00350CFB" w:rsidRDefault="00283FFF">
            <w:pPr>
              <w:pStyle w:val="TableParagraph"/>
              <w:spacing w:before="1"/>
              <w:ind w:right="117"/>
              <w:jc w:val="right"/>
              <w:rPr>
                <w:sz w:val="24"/>
              </w:rPr>
            </w:pPr>
            <w:r>
              <w:rPr>
                <w:spacing w:val="-10"/>
                <w:sz w:val="24"/>
              </w:rPr>
              <w:t>3</w:t>
            </w:r>
          </w:p>
        </w:tc>
      </w:tr>
    </w:tbl>
    <w:p w14:paraId="00DC202A" w14:textId="77777777" w:rsidR="00350CFB" w:rsidRDefault="00350CFB">
      <w:pPr>
        <w:pStyle w:val="a3"/>
        <w:spacing w:before="177"/>
      </w:pPr>
    </w:p>
    <w:p w14:paraId="00DC202B" w14:textId="77777777" w:rsidR="00350CFB" w:rsidRDefault="00283FFF">
      <w:pPr>
        <w:pStyle w:val="a3"/>
        <w:spacing w:before="1" w:line="396" w:lineRule="auto"/>
        <w:ind w:left="282" w:right="562" w:hanging="8"/>
        <w:jc w:val="both"/>
      </w:pPr>
      <w:r>
        <w:t>The edge-count asymmetry is not an artifact of incomplete extraction:</w:t>
      </w:r>
      <w:r>
        <w:rPr>
          <w:spacing w:val="27"/>
        </w:rPr>
        <w:t xml:space="preserve"> </w:t>
      </w:r>
      <w:r>
        <w:t>both graphs are built from the same wallet seed set and the same observation window.</w:t>
      </w:r>
      <w:r>
        <w:rPr>
          <w:spacing w:val="40"/>
        </w:rPr>
        <w:t xml:space="preserve"> </w:t>
      </w:r>
      <w:r>
        <w:t>EndorseRank retains only the latest decimal-adjusted allowance per owner–spender pair, so repeated approvals collapse to a single directed edge.</w:t>
      </w:r>
      <w:r>
        <w:rPr>
          <w:spacing w:val="40"/>
        </w:rPr>
        <w:t xml:space="preserve"> </w:t>
      </w:r>
      <w:r>
        <w:t>AWP aggregates transfer history with logistic time-decay, producing many more directed edges among the same wallets.</w:t>
      </w:r>
      <w:r>
        <w:rPr>
          <w:spacing w:val="40"/>
        </w:rPr>
        <w:t xml:space="preserve"> </w:t>
      </w:r>
      <w:r>
        <w:t>Consequently, differences in scores and alignment are attributable to ranking logic and graph semantics, not to inconsistent sampling.</w:t>
      </w:r>
    </w:p>
    <w:p w14:paraId="00DC202C" w14:textId="77777777" w:rsidR="00350CFB" w:rsidRDefault="00283FFF">
      <w:pPr>
        <w:pStyle w:val="a3"/>
        <w:spacing w:line="358" w:lineRule="exact"/>
        <w:ind w:left="274"/>
        <w:jc w:val="both"/>
      </w:pPr>
      <w:r>
        <w:t>The</w:t>
      </w:r>
      <w:r>
        <w:rPr>
          <w:spacing w:val="-12"/>
        </w:rPr>
        <w:t xml:space="preserve"> </w:t>
      </w:r>
      <w:r>
        <w:t>matched-cohort</w:t>
      </w:r>
      <w:r>
        <w:rPr>
          <w:spacing w:val="-11"/>
        </w:rPr>
        <w:t xml:space="preserve"> </w:t>
      </w:r>
      <w:r>
        <w:t>design</w:t>
      </w:r>
      <w:r>
        <w:rPr>
          <w:spacing w:val="-12"/>
        </w:rPr>
        <w:t xml:space="preserve"> </w:t>
      </w:r>
      <w:r>
        <w:t>deliberately</w:t>
      </w:r>
      <w:r>
        <w:rPr>
          <w:spacing w:val="-11"/>
        </w:rPr>
        <w:t xml:space="preserve"> </w:t>
      </w:r>
      <w:r>
        <w:t>intersects</w:t>
      </w:r>
      <w:r>
        <w:rPr>
          <w:spacing w:val="-12"/>
        </w:rPr>
        <w:t xml:space="preserve"> </w:t>
      </w:r>
      <w:r>
        <w:t>two</w:t>
      </w:r>
      <w:r>
        <w:rPr>
          <w:spacing w:val="-11"/>
        </w:rPr>
        <w:t xml:space="preserve"> </w:t>
      </w:r>
      <w:r>
        <w:t>filters.</w:t>
      </w:r>
      <w:r>
        <w:rPr>
          <w:spacing w:val="11"/>
        </w:rPr>
        <w:t xml:space="preserve"> </w:t>
      </w:r>
      <w:r>
        <w:t>The</w:t>
      </w:r>
      <w:r>
        <w:rPr>
          <w:spacing w:val="-11"/>
        </w:rPr>
        <w:t xml:space="preserve"> </w:t>
      </w:r>
      <w:r>
        <w:t>GMX</w:t>
      </w:r>
      <w:r>
        <w:rPr>
          <w:spacing w:val="-12"/>
        </w:rPr>
        <w:t xml:space="preserve"> </w:t>
      </w:r>
      <w:r>
        <w:t>activity</w:t>
      </w:r>
      <w:r>
        <w:rPr>
          <w:spacing w:val="-11"/>
        </w:rPr>
        <w:t xml:space="preserve"> </w:t>
      </w:r>
      <w:r>
        <w:t>filter</w:t>
      </w:r>
      <w:r>
        <w:rPr>
          <w:spacing w:val="-12"/>
        </w:rPr>
        <w:t xml:space="preserve"> </w:t>
      </w:r>
      <w:r>
        <w:t>(</w:t>
      </w:r>
      <w:r>
        <w:rPr>
          <w:rFonts w:ascii="Arial Unicode MS" w:hAnsi="Arial Unicode MS"/>
        </w:rPr>
        <w:t>≥</w:t>
      </w:r>
      <w:r>
        <w:rPr>
          <w:rFonts w:ascii="Arial Unicode MS" w:hAnsi="Arial Unicode MS"/>
          <w:spacing w:val="-5"/>
        </w:rPr>
        <w:t xml:space="preserve"> </w:t>
      </w:r>
      <w:r>
        <w:t>3</w:t>
      </w:r>
      <w:r>
        <w:rPr>
          <w:spacing w:val="-11"/>
        </w:rPr>
        <w:t xml:space="preserve"> </w:t>
      </w:r>
      <w:r>
        <w:rPr>
          <w:spacing w:val="-2"/>
        </w:rPr>
        <w:t>closes)</w:t>
      </w:r>
    </w:p>
    <w:p w14:paraId="00DC202D" w14:textId="77777777" w:rsidR="00350CFB" w:rsidRDefault="00283FFF">
      <w:pPr>
        <w:pStyle w:val="a3"/>
        <w:spacing w:before="118" w:line="393" w:lineRule="auto"/>
        <w:ind w:left="282" w:right="525"/>
        <w:jc w:val="both"/>
      </w:pPr>
      <w:r>
        <w:t>ensures that trading-success and inverse-risk proxies are defined for every wallet, avoiding unde-fined rates and unstable count statistics for one-off traders.</w:t>
      </w:r>
      <w:r>
        <w:rPr>
          <w:spacing w:val="33"/>
        </w:rPr>
        <w:t xml:space="preserve"> </w:t>
      </w:r>
      <w:r>
        <w:t>The reputation-subgraph connectivity filter ensures that both EndorseRank and AWP produce non-degenerate scores:</w:t>
      </w:r>
      <w:r>
        <w:rPr>
          <w:spacing w:val="40"/>
        </w:rPr>
        <w:t xml:space="preserve"> </w:t>
      </w:r>
      <w:r>
        <w:t>wallets with no approval</w:t>
      </w:r>
      <w:r>
        <w:rPr>
          <w:spacing w:val="-4"/>
        </w:rPr>
        <w:t xml:space="preserve"> </w:t>
      </w:r>
      <w:r>
        <w:t>edges</w:t>
      </w:r>
      <w:r>
        <w:rPr>
          <w:spacing w:val="-4"/>
        </w:rPr>
        <w:t xml:space="preserve"> </w:t>
      </w:r>
      <w:r>
        <w:t>and</w:t>
      </w:r>
      <w:r>
        <w:rPr>
          <w:spacing w:val="-4"/>
        </w:rPr>
        <w:t xml:space="preserve"> </w:t>
      </w:r>
      <w:r>
        <w:t>no</w:t>
      </w:r>
      <w:r>
        <w:rPr>
          <w:spacing w:val="-4"/>
        </w:rPr>
        <w:t xml:space="preserve"> </w:t>
      </w:r>
      <w:r>
        <w:t>transfer</w:t>
      </w:r>
      <w:r>
        <w:rPr>
          <w:spacing w:val="-4"/>
        </w:rPr>
        <w:t xml:space="preserve"> </w:t>
      </w:r>
      <w:r>
        <w:t>edges</w:t>
      </w:r>
      <w:r>
        <w:rPr>
          <w:spacing w:val="-4"/>
        </w:rPr>
        <w:t xml:space="preserve"> </w:t>
      </w:r>
      <w:r>
        <w:t>cannot</w:t>
      </w:r>
      <w:r>
        <w:rPr>
          <w:spacing w:val="-4"/>
        </w:rPr>
        <w:t xml:space="preserve"> </w:t>
      </w:r>
      <w:r>
        <w:t>be</w:t>
      </w:r>
      <w:r>
        <w:rPr>
          <w:spacing w:val="-4"/>
        </w:rPr>
        <w:t xml:space="preserve"> </w:t>
      </w:r>
      <w:r>
        <w:t>ranked</w:t>
      </w:r>
      <w:r>
        <w:rPr>
          <w:spacing w:val="-4"/>
        </w:rPr>
        <w:t xml:space="preserve"> </w:t>
      </w:r>
      <w:r>
        <w:t>meaningfully</w:t>
      </w:r>
      <w:r>
        <w:rPr>
          <w:spacing w:val="-4"/>
        </w:rPr>
        <w:t xml:space="preserve"> </w:t>
      </w:r>
      <w:r>
        <w:t>by</w:t>
      </w:r>
      <w:r>
        <w:rPr>
          <w:spacing w:val="-4"/>
        </w:rPr>
        <w:t xml:space="preserve"> </w:t>
      </w:r>
      <w:r>
        <w:t>either</w:t>
      </w:r>
      <w:r>
        <w:rPr>
          <w:spacing w:val="-4"/>
        </w:rPr>
        <w:t xml:space="preserve"> </w:t>
      </w:r>
      <w:r>
        <w:t>social</w:t>
      </w:r>
      <w:r>
        <w:rPr>
          <w:spacing w:val="-4"/>
        </w:rPr>
        <w:t xml:space="preserve"> </w:t>
      </w:r>
      <w:r>
        <w:t>method. The intersection</w:t>
      </w:r>
      <w:r>
        <w:rPr>
          <w:spacing w:val="-15"/>
        </w:rPr>
        <w:t xml:space="preserve"> </w:t>
      </w:r>
      <w:r>
        <w:t>yields</w:t>
      </w:r>
      <w:r>
        <w:rPr>
          <w:spacing w:val="-15"/>
        </w:rPr>
        <w:t xml:space="preserve"> </w:t>
      </w:r>
      <w:r>
        <w:rPr>
          <w:i/>
        </w:rPr>
        <w:t>n</w:t>
      </w:r>
      <w:r>
        <w:rPr>
          <w:i/>
          <w:spacing w:val="-15"/>
        </w:rPr>
        <w:t xml:space="preserve"> </w:t>
      </w:r>
      <w:r>
        <w:rPr>
          <w:w w:val="105"/>
        </w:rPr>
        <w:t>=</w:t>
      </w:r>
      <w:r>
        <w:rPr>
          <w:spacing w:val="-16"/>
          <w:w w:val="105"/>
        </w:rPr>
        <w:t xml:space="preserve"> </w:t>
      </w:r>
      <w:r>
        <w:t>5</w:t>
      </w:r>
      <w:r>
        <w:rPr>
          <w:i/>
        </w:rPr>
        <w:t>,</w:t>
      </w:r>
      <w:r>
        <w:t>521</w:t>
      </w:r>
      <w:r>
        <w:rPr>
          <w:spacing w:val="-15"/>
        </w:rPr>
        <w:t xml:space="preserve"> </w:t>
      </w:r>
      <w:r>
        <w:t>wallets</w:t>
      </w:r>
      <w:r>
        <w:rPr>
          <w:spacing w:val="-15"/>
        </w:rPr>
        <w:t xml:space="preserve"> </w:t>
      </w:r>
      <w:r>
        <w:t>and</w:t>
      </w:r>
      <w:r>
        <w:rPr>
          <w:spacing w:val="-14"/>
        </w:rPr>
        <w:t xml:space="preserve"> </w:t>
      </w:r>
      <w:r>
        <w:t>365,488</w:t>
      </w:r>
      <w:r>
        <w:rPr>
          <w:spacing w:val="-11"/>
        </w:rPr>
        <w:t xml:space="preserve"> </w:t>
      </w:r>
      <w:r>
        <w:t>decoded</w:t>
      </w:r>
      <w:r>
        <w:rPr>
          <w:spacing w:val="-11"/>
        </w:rPr>
        <w:t xml:space="preserve"> </w:t>
      </w:r>
      <w:r>
        <w:rPr>
          <w:rFonts w:ascii="Courier New" w:hAnsi="Courier New"/>
        </w:rPr>
        <w:t>PositionDecrease</w:t>
      </w:r>
      <w:r>
        <w:rPr>
          <w:rFonts w:ascii="Courier New" w:hAnsi="Courier New"/>
          <w:spacing w:val="-36"/>
        </w:rPr>
        <w:t xml:space="preserve"> </w:t>
      </w:r>
      <w:r>
        <w:t>events</w:t>
      </w:r>
      <w:r>
        <w:rPr>
          <w:spacing w:val="-11"/>
        </w:rPr>
        <w:t xml:space="preserve"> </w:t>
      </w:r>
      <w:r>
        <w:t>over</w:t>
      </w:r>
      <w:r>
        <w:rPr>
          <w:spacing w:val="-11"/>
        </w:rPr>
        <w:t xml:space="preserve"> </w:t>
      </w:r>
      <w:r>
        <w:t>the six-month</w:t>
      </w:r>
      <w:r>
        <w:rPr>
          <w:spacing w:val="-4"/>
        </w:rPr>
        <w:t xml:space="preserve"> </w:t>
      </w:r>
      <w:r>
        <w:t>window. This</w:t>
      </w:r>
      <w:r>
        <w:rPr>
          <w:spacing w:val="-4"/>
        </w:rPr>
        <w:t xml:space="preserve"> </w:t>
      </w:r>
      <w:r>
        <w:t>sample</w:t>
      </w:r>
      <w:r>
        <w:rPr>
          <w:spacing w:val="-3"/>
        </w:rPr>
        <w:t xml:space="preserve"> </w:t>
      </w:r>
      <w:r>
        <w:t>is</w:t>
      </w:r>
      <w:r>
        <w:rPr>
          <w:spacing w:val="-4"/>
        </w:rPr>
        <w:t xml:space="preserve"> </w:t>
      </w:r>
      <w:r>
        <w:t>large</w:t>
      </w:r>
      <w:r>
        <w:rPr>
          <w:spacing w:val="-4"/>
        </w:rPr>
        <w:t xml:space="preserve"> </w:t>
      </w:r>
      <w:r>
        <w:t>enough</w:t>
      </w:r>
      <w:r>
        <w:rPr>
          <w:spacing w:val="-3"/>
        </w:rPr>
        <w:t xml:space="preserve"> </w:t>
      </w:r>
      <w:r>
        <w:t>for</w:t>
      </w:r>
      <w:r>
        <w:rPr>
          <w:spacing w:val="-4"/>
        </w:rPr>
        <w:t xml:space="preserve"> </w:t>
      </w:r>
      <w:r>
        <w:t>stable</w:t>
      </w:r>
      <w:r>
        <w:rPr>
          <w:spacing w:val="-3"/>
        </w:rPr>
        <w:t xml:space="preserve"> </w:t>
      </w:r>
      <w:r>
        <w:t>Kendall</w:t>
      </w:r>
      <w:r>
        <w:rPr>
          <w:spacing w:val="-4"/>
        </w:rPr>
        <w:t xml:space="preserve"> </w:t>
      </w:r>
      <w:r>
        <w:rPr>
          <w:i/>
        </w:rPr>
        <w:t>τ</w:t>
      </w:r>
      <w:r>
        <w:rPr>
          <w:i/>
          <w:spacing w:val="22"/>
        </w:rPr>
        <w:t xml:space="preserve"> </w:t>
      </w:r>
      <w:r>
        <w:t>estimates</w:t>
      </w:r>
      <w:r>
        <w:rPr>
          <w:spacing w:val="-4"/>
        </w:rPr>
        <w:t xml:space="preserve"> </w:t>
      </w:r>
      <w:r>
        <w:t>at</w:t>
      </w:r>
      <w:r>
        <w:rPr>
          <w:spacing w:val="-3"/>
        </w:rPr>
        <w:t xml:space="preserve"> </w:t>
      </w:r>
      <w:r>
        <w:t>the</w:t>
      </w:r>
      <w:r>
        <w:rPr>
          <w:spacing w:val="-3"/>
        </w:rPr>
        <w:t xml:space="preserve"> </w:t>
      </w:r>
      <w:r>
        <w:t>family</w:t>
      </w:r>
      <w:r>
        <w:rPr>
          <w:spacing w:val="-3"/>
        </w:rPr>
        <w:t xml:space="preserve"> </w:t>
      </w:r>
      <w:r>
        <w:t>level, yet</w:t>
      </w:r>
      <w:r>
        <w:rPr>
          <w:spacing w:val="-17"/>
        </w:rPr>
        <w:t xml:space="preserve"> </w:t>
      </w:r>
      <w:r>
        <w:t>small</w:t>
      </w:r>
      <w:r>
        <w:rPr>
          <w:spacing w:val="-17"/>
        </w:rPr>
        <w:t xml:space="preserve"> </w:t>
      </w:r>
      <w:r>
        <w:t>enough</w:t>
      </w:r>
      <w:r>
        <w:rPr>
          <w:spacing w:val="-16"/>
        </w:rPr>
        <w:t xml:space="preserve"> </w:t>
      </w:r>
      <w:r>
        <w:t>that</w:t>
      </w:r>
      <w:r>
        <w:rPr>
          <w:spacing w:val="-17"/>
        </w:rPr>
        <w:t xml:space="preserve"> </w:t>
      </w:r>
      <w:r>
        <w:t>full</w:t>
      </w:r>
      <w:r>
        <w:rPr>
          <w:spacing w:val="-16"/>
        </w:rPr>
        <w:t xml:space="preserve"> </w:t>
      </w:r>
      <w:r>
        <w:t>PageRank</w:t>
      </w:r>
      <w:r>
        <w:rPr>
          <w:spacing w:val="-17"/>
        </w:rPr>
        <w:t xml:space="preserve"> </w:t>
      </w:r>
      <w:r>
        <w:t>solves</w:t>
      </w:r>
      <w:r>
        <w:rPr>
          <w:spacing w:val="-17"/>
        </w:rPr>
        <w:t xml:space="preserve"> </w:t>
      </w:r>
      <w:r>
        <w:t>remain</w:t>
      </w:r>
      <w:r>
        <w:rPr>
          <w:spacing w:val="-16"/>
        </w:rPr>
        <w:t xml:space="preserve"> </w:t>
      </w:r>
      <w:r>
        <w:t>interactive</w:t>
      </w:r>
      <w:r>
        <w:rPr>
          <w:spacing w:val="-17"/>
        </w:rPr>
        <w:t xml:space="preserve"> </w:t>
      </w:r>
      <w:r>
        <w:t>on</w:t>
      </w:r>
      <w:r>
        <w:rPr>
          <w:spacing w:val="-16"/>
        </w:rPr>
        <w:t xml:space="preserve"> </w:t>
      </w:r>
      <w:r>
        <w:t>commodity</w:t>
      </w:r>
      <w:r>
        <w:rPr>
          <w:spacing w:val="-17"/>
        </w:rPr>
        <w:t xml:space="preserve"> </w:t>
      </w:r>
      <w:r>
        <w:t>hardware—a</w:t>
      </w:r>
      <w:r>
        <w:rPr>
          <w:spacing w:val="-17"/>
        </w:rPr>
        <w:t xml:space="preserve"> </w:t>
      </w:r>
      <w:r>
        <w:t>practical</w:t>
      </w:r>
    </w:p>
    <w:p w14:paraId="00DC202E" w14:textId="77777777" w:rsidR="00350CFB" w:rsidRDefault="00350CFB">
      <w:pPr>
        <w:pStyle w:val="a3"/>
        <w:spacing w:line="393" w:lineRule="auto"/>
        <w:jc w:val="both"/>
        <w:sectPr w:rsidR="00350CFB">
          <w:pgSz w:w="11910" w:h="16840"/>
          <w:pgMar w:top="1840" w:right="708" w:bottom="2300" w:left="992" w:header="0" w:footer="2115" w:gutter="0"/>
          <w:cols w:space="720"/>
        </w:sectPr>
      </w:pPr>
    </w:p>
    <w:p w14:paraId="00DC202F" w14:textId="77777777" w:rsidR="00350CFB" w:rsidRDefault="00283FFF">
      <w:pPr>
        <w:pStyle w:val="a3"/>
        <w:spacing w:before="72"/>
        <w:ind w:left="282"/>
        <w:jc w:val="both"/>
      </w:pPr>
      <w:r>
        <w:t>advantage</w:t>
      </w:r>
      <w:r>
        <w:rPr>
          <w:spacing w:val="-9"/>
        </w:rPr>
        <w:t xml:space="preserve"> </w:t>
      </w:r>
      <w:r>
        <w:t>when</w:t>
      </w:r>
      <w:r>
        <w:rPr>
          <w:spacing w:val="-8"/>
        </w:rPr>
        <w:t xml:space="preserve"> </w:t>
      </w:r>
      <w:r>
        <w:t>iterating</w:t>
      </w:r>
      <w:r>
        <w:rPr>
          <w:spacing w:val="-8"/>
        </w:rPr>
        <w:t xml:space="preserve"> </w:t>
      </w:r>
      <w:r>
        <w:t>on</w:t>
      </w:r>
      <w:r>
        <w:rPr>
          <w:spacing w:val="-8"/>
        </w:rPr>
        <w:t xml:space="preserve"> </w:t>
      </w:r>
      <w:r>
        <w:t>evaluation</w:t>
      </w:r>
      <w:r>
        <w:rPr>
          <w:spacing w:val="-8"/>
        </w:rPr>
        <w:t xml:space="preserve"> </w:t>
      </w:r>
      <w:r>
        <w:rPr>
          <w:spacing w:val="-2"/>
        </w:rPr>
        <w:t>design.</w:t>
      </w:r>
    </w:p>
    <w:p w14:paraId="00DC2030" w14:textId="77777777" w:rsidR="00350CFB" w:rsidRDefault="00283FFF">
      <w:pPr>
        <w:pStyle w:val="a3"/>
        <w:spacing w:before="194" w:line="396" w:lineRule="auto"/>
        <w:ind w:left="273" w:right="563" w:firstLine="1"/>
        <w:jc w:val="both"/>
      </w:pPr>
      <w: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xml:space="preserve"> </w:t>
      </w:r>
      <w:r>
        <w:t>reduce</w:t>
      </w:r>
      <w:r>
        <w:rPr>
          <w:spacing w:val="-9"/>
        </w:rPr>
        <w:t xml:space="preserve"> </w:t>
      </w:r>
      <w:r>
        <w:t>proxy</w:t>
      </w:r>
      <w:r>
        <w:rPr>
          <w:spacing w:val="-9"/>
        </w:rPr>
        <w:t xml:space="preserve"> </w:t>
      </w:r>
      <w:r>
        <w:t>stability</w:t>
      </w:r>
      <w:r>
        <w:rPr>
          <w:spacing w:val="-9"/>
        </w:rPr>
        <w:t xml:space="preserve"> </w:t>
      </w:r>
      <w:r>
        <w:t>for</w:t>
      </w:r>
      <w:r>
        <w:rPr>
          <w:spacing w:val="-9"/>
        </w:rPr>
        <w:t xml:space="preserve"> </w:t>
      </w:r>
      <w:r>
        <w:t>tenure</w:t>
      </w:r>
      <w:r>
        <w:rPr>
          <w:spacing w:val="-9"/>
        </w:rPr>
        <w:t xml:space="preserve"> </w:t>
      </w:r>
      <w:r>
        <w:t>and</w:t>
      </w:r>
      <w:r>
        <w:rPr>
          <w:spacing w:val="-9"/>
        </w:rPr>
        <w:t xml:space="preserve"> </w:t>
      </w:r>
      <w:r>
        <w:t>active-month</w:t>
      </w:r>
      <w:r>
        <w:rPr>
          <w:spacing w:val="-9"/>
        </w:rPr>
        <w:t xml:space="preserve"> </w:t>
      </w:r>
      <w:r>
        <w:t>measures.</w:t>
      </w:r>
      <w:r>
        <w:rPr>
          <w:spacing w:val="11"/>
        </w:rPr>
        <w:t xml:space="preserve"> </w:t>
      </w:r>
      <w:r>
        <w:t>The</w:t>
      </w:r>
      <w:r>
        <w:rPr>
          <w:spacing w:val="-9"/>
        </w:rPr>
        <w:t xml:space="preserve"> </w:t>
      </w:r>
      <w:r>
        <w:t>chosen</w:t>
      </w:r>
      <w:r>
        <w:rPr>
          <w:spacing w:val="-9"/>
        </w:rPr>
        <w:t xml:space="preserve"> </w:t>
      </w:r>
      <w:r>
        <w:t>window</w:t>
      </w:r>
      <w:r>
        <w:rPr>
          <w:spacing w:val="-9"/>
        </w:rPr>
        <w:t xml:space="preserve"> </w:t>
      </w:r>
      <w:r>
        <w:t xml:space="preserve">therefore balances recency, activity volume, and comparability between snapshot-based and history-based </w:t>
      </w:r>
      <w:bookmarkStart w:id="305" w:name="GMX_trading_activity_in_the_matched_coho"/>
      <w:bookmarkEnd w:id="305"/>
      <w:r>
        <w:rPr>
          <w:spacing w:val="-2"/>
        </w:rPr>
        <w:t>graphs.</w:t>
      </w:r>
    </w:p>
    <w:p w14:paraId="00DC2031" w14:textId="77777777" w:rsidR="00350CFB" w:rsidRDefault="00350CFB">
      <w:pPr>
        <w:pStyle w:val="a3"/>
        <w:spacing w:before="13"/>
      </w:pPr>
    </w:p>
    <w:p w14:paraId="00DC2032" w14:textId="77777777" w:rsidR="00350CFB" w:rsidRDefault="00283FFF">
      <w:pPr>
        <w:pStyle w:val="3"/>
        <w:numPr>
          <w:ilvl w:val="2"/>
          <w:numId w:val="26"/>
        </w:numPr>
        <w:tabs>
          <w:tab w:val="left" w:pos="879"/>
        </w:tabs>
        <w:ind w:left="879" w:hanging="597"/>
      </w:pPr>
      <w:r>
        <w:t>GMX</w:t>
      </w:r>
      <w:r>
        <w:rPr>
          <w:spacing w:val="-9"/>
        </w:rPr>
        <w:t xml:space="preserve"> </w:t>
      </w:r>
      <w:r>
        <w:t>trading</w:t>
      </w:r>
      <w:r>
        <w:rPr>
          <w:spacing w:val="-8"/>
        </w:rPr>
        <w:t xml:space="preserve"> </w:t>
      </w:r>
      <w:r>
        <w:t>activity</w:t>
      </w:r>
      <w:r>
        <w:rPr>
          <w:spacing w:val="-9"/>
        </w:rPr>
        <w:t xml:space="preserve"> </w:t>
      </w:r>
      <w:r>
        <w:t>in</w:t>
      </w:r>
      <w:r>
        <w:rPr>
          <w:spacing w:val="-8"/>
        </w:rPr>
        <w:t xml:space="preserve"> </w:t>
      </w:r>
      <w:r>
        <w:t>the</w:t>
      </w:r>
      <w:r>
        <w:rPr>
          <w:spacing w:val="-8"/>
        </w:rPr>
        <w:t xml:space="preserve"> </w:t>
      </w:r>
      <w:r>
        <w:t>matched</w:t>
      </w:r>
      <w:r>
        <w:rPr>
          <w:spacing w:val="-9"/>
        </w:rPr>
        <w:t xml:space="preserve"> </w:t>
      </w:r>
      <w:r>
        <w:rPr>
          <w:spacing w:val="-2"/>
        </w:rPr>
        <w:t>cohort</w:t>
      </w:r>
    </w:p>
    <w:p w14:paraId="00DC2033" w14:textId="77777777" w:rsidR="00350CFB" w:rsidRDefault="00350CFB">
      <w:pPr>
        <w:pStyle w:val="a3"/>
        <w:spacing w:before="47"/>
        <w:rPr>
          <w:b/>
        </w:rPr>
      </w:pPr>
    </w:p>
    <w:p w14:paraId="00DC2034" w14:textId="77777777" w:rsidR="00350CFB" w:rsidRDefault="00283FFF">
      <w:pPr>
        <w:pStyle w:val="a3"/>
        <w:spacing w:line="396" w:lineRule="auto"/>
        <w:ind w:left="282" w:right="523"/>
        <w:jc w:val="both"/>
      </w:pPr>
      <w:r>
        <w:t>Before</w:t>
      </w:r>
      <w:r>
        <w:rPr>
          <w:spacing w:val="-13"/>
        </w:rPr>
        <w:t xml:space="preserve"> </w:t>
      </w:r>
      <w:r>
        <w:t>comparing</w:t>
      </w:r>
      <w:r>
        <w:rPr>
          <w:spacing w:val="-13"/>
        </w:rPr>
        <w:t xml:space="preserve"> </w:t>
      </w:r>
      <w:r>
        <w:t>reputation</w:t>
      </w:r>
      <w:r>
        <w:rPr>
          <w:spacing w:val="-13"/>
        </w:rPr>
        <w:t xml:space="preserve"> </w:t>
      </w:r>
      <w:r>
        <w:t>rankings,</w:t>
      </w:r>
      <w:r>
        <w:rPr>
          <w:spacing w:val="-11"/>
        </w:rPr>
        <w:t xml:space="preserve"> </w:t>
      </w:r>
      <w:r>
        <w:t>it</w:t>
      </w:r>
      <w:r>
        <w:rPr>
          <w:spacing w:val="-13"/>
        </w:rPr>
        <w:t xml:space="preserve"> </w:t>
      </w:r>
      <w:r>
        <w:t>is</w:t>
      </w:r>
      <w:r>
        <w:rPr>
          <w:spacing w:val="-13"/>
        </w:rPr>
        <w:t xml:space="preserve"> </w:t>
      </w:r>
      <w:r>
        <w:t>useful</w:t>
      </w:r>
      <w:r>
        <w:rPr>
          <w:spacing w:val="-13"/>
        </w:rPr>
        <w:t xml:space="preserve"> </w:t>
      </w:r>
      <w:r>
        <w:t>to</w:t>
      </w:r>
      <w:r>
        <w:rPr>
          <w:spacing w:val="-13"/>
        </w:rPr>
        <w:t xml:space="preserve"> </w:t>
      </w:r>
      <w:r>
        <w:t>characterize</w:t>
      </w:r>
      <w:r>
        <w:rPr>
          <w:spacing w:val="-13"/>
        </w:rPr>
        <w:t xml:space="preserve"> </w:t>
      </w:r>
      <w:r>
        <w:t>the</w:t>
      </w:r>
      <w:r>
        <w:rPr>
          <w:spacing w:val="-13"/>
        </w:rPr>
        <w:t xml:space="preserve"> </w:t>
      </w:r>
      <w:r>
        <w:t>trading-outcome</w:t>
      </w:r>
      <w:r>
        <w:rPr>
          <w:spacing w:val="-13"/>
        </w:rPr>
        <w:t xml:space="preserve"> </w:t>
      </w:r>
      <w:r>
        <w:t>distributions that define the inverse-risk and trading-success proxy families.</w:t>
      </w:r>
      <w:r>
        <w:rPr>
          <w:spacing w:val="40"/>
        </w:rPr>
        <w:t xml:space="preserve"> </w:t>
      </w:r>
      <w:r>
        <w:t xml:space="preserve">Figure </w:t>
      </w:r>
      <w:hyperlink w:anchor="_bookmark87" w:history="1">
        <w:r>
          <w:t>4.1</w:t>
        </w:r>
      </w:hyperlink>
      <w:r>
        <w:t xml:space="preserve"> shows the distribution of GMX close counts per wallet in the matched cohort.</w:t>
      </w:r>
      <w:r>
        <w:rPr>
          <w:spacing w:val="34"/>
        </w:rPr>
        <w:t xml:space="preserve"> </w:t>
      </w:r>
      <w:r>
        <w:t>The minimum of three closes is enforced by</w:t>
      </w:r>
      <w:r>
        <w:rPr>
          <w:spacing w:val="-4"/>
        </w:rPr>
        <w:t xml:space="preserve"> </w:t>
      </w:r>
      <w:r>
        <w:t>construction;</w:t>
      </w:r>
      <w:r>
        <w:rPr>
          <w:spacing w:val="-3"/>
        </w:rPr>
        <w:t xml:space="preserve"> </w:t>
      </w:r>
      <w:r>
        <w:t>the</w:t>
      </w:r>
      <w:r>
        <w:rPr>
          <w:spacing w:val="-4"/>
        </w:rPr>
        <w:t xml:space="preserve"> </w:t>
      </w:r>
      <w:r>
        <w:t>right</w:t>
      </w:r>
      <w:r>
        <w:rPr>
          <w:spacing w:val="-4"/>
        </w:rPr>
        <w:t xml:space="preserve"> </w:t>
      </w:r>
      <w:r>
        <w:t>tail</w:t>
      </w:r>
      <w:r>
        <w:rPr>
          <w:spacing w:val="-4"/>
        </w:rPr>
        <w:t xml:space="preserve"> </w:t>
      </w:r>
      <w:r>
        <w:t>indicates</w:t>
      </w:r>
      <w:r>
        <w:rPr>
          <w:spacing w:val="-4"/>
        </w:rPr>
        <w:t xml:space="preserve"> </w:t>
      </w:r>
      <w:r>
        <w:t>a</w:t>
      </w:r>
      <w:r>
        <w:rPr>
          <w:spacing w:val="-4"/>
        </w:rPr>
        <w:t xml:space="preserve"> </w:t>
      </w:r>
      <w:r>
        <w:t>minority</w:t>
      </w:r>
      <w:r>
        <w:rPr>
          <w:spacing w:val="-4"/>
        </w:rPr>
        <w:t xml:space="preserve"> </w:t>
      </w:r>
      <w:r>
        <w:t>of</w:t>
      </w:r>
      <w:r>
        <w:rPr>
          <w:spacing w:val="-4"/>
        </w:rPr>
        <w:t xml:space="preserve"> </w:t>
      </w:r>
      <w:r>
        <w:t>highly</w:t>
      </w:r>
      <w:r>
        <w:rPr>
          <w:spacing w:val="-4"/>
        </w:rPr>
        <w:t xml:space="preserve"> </w:t>
      </w:r>
      <w:r>
        <w:t>active</w:t>
      </w:r>
      <w:r>
        <w:rPr>
          <w:spacing w:val="-4"/>
        </w:rPr>
        <w:t xml:space="preserve"> </w:t>
      </w:r>
      <w:r>
        <w:t>traders</w:t>
      </w:r>
      <w:r>
        <w:rPr>
          <w:spacing w:val="-4"/>
        </w:rPr>
        <w:t xml:space="preserve"> </w:t>
      </w:r>
      <w:r>
        <w:t>whose</w:t>
      </w:r>
      <w:r>
        <w:rPr>
          <w:spacing w:val="-4"/>
        </w:rPr>
        <w:t xml:space="preserve"> </w:t>
      </w:r>
      <w:r>
        <w:t>close</w:t>
      </w:r>
      <w:r>
        <w:rPr>
          <w:spacing w:val="-4"/>
        </w:rPr>
        <w:t xml:space="preserve"> </w:t>
      </w:r>
      <w:r>
        <w:t>counts</w:t>
      </w:r>
      <w:r>
        <w:rPr>
          <w:spacing w:val="-4"/>
        </w:rPr>
        <w:t xml:space="preserve"> </w:t>
      </w:r>
      <w:r>
        <w:t>sub-stantially exceed the cohort median.</w:t>
      </w:r>
      <w:r>
        <w:rPr>
          <w:spacing w:val="40"/>
        </w:rPr>
        <w:t xml:space="preserve"> </w:t>
      </w:r>
      <w:r>
        <w:t xml:space="preserve">This heterogeneity matters for interpretation: proxies based on close-success </w:t>
      </w:r>
      <w:r>
        <w:rPr>
          <w:i/>
        </w:rPr>
        <w:t xml:space="preserve">counts </w:t>
      </w:r>
      <w:r>
        <w:t>can favor high-activity wallets, whereas rate-based proxies normalize by activity and may yield weaker rank correlations when success rates concentrate near the center of the distribution.</w:t>
      </w:r>
    </w:p>
    <w:p w14:paraId="00DC2035" w14:textId="77777777" w:rsidR="00350CFB" w:rsidRDefault="00283FFF">
      <w:pPr>
        <w:pStyle w:val="a3"/>
        <w:spacing w:before="23" w:line="398" w:lineRule="auto"/>
        <w:ind w:left="282" w:right="521"/>
      </w:pPr>
      <w:r>
        <w:t xml:space="preserve">Figure </w:t>
      </w:r>
      <w:hyperlink w:anchor="_bookmark88" w:history="1">
        <w:r>
          <w:t>4.2</w:t>
        </w:r>
      </w:hyperlink>
      <w:r>
        <w:t xml:space="preserve"> displays the distribution of realized profit-and-loss (PnL) summaries used to construct inverse-risk</w:t>
      </w:r>
      <w:r>
        <w:rPr>
          <w:spacing w:val="-11"/>
        </w:rPr>
        <w:t xml:space="preserve"> </w:t>
      </w:r>
      <w:r>
        <w:t>and</w:t>
      </w:r>
      <w:r>
        <w:rPr>
          <w:spacing w:val="-11"/>
        </w:rPr>
        <w:t xml:space="preserve"> </w:t>
      </w:r>
      <w:r>
        <w:t>trading-success</w:t>
      </w:r>
      <w:r>
        <w:rPr>
          <w:spacing w:val="-11"/>
        </w:rPr>
        <w:t xml:space="preserve"> </w:t>
      </w:r>
      <w:r>
        <w:t>proxies.</w:t>
      </w:r>
      <w:r>
        <w:rPr>
          <w:spacing w:val="14"/>
        </w:rPr>
        <w:t xml:space="preserve"> </w:t>
      </w:r>
      <w:r>
        <w:t>The</w:t>
      </w:r>
      <w:r>
        <w:rPr>
          <w:spacing w:val="-11"/>
        </w:rPr>
        <w:t xml:space="preserve"> </w:t>
      </w:r>
      <w:r>
        <w:t>mass</w:t>
      </w:r>
      <w:r>
        <w:rPr>
          <w:spacing w:val="-11"/>
        </w:rPr>
        <w:t xml:space="preserve"> </w:t>
      </w:r>
      <w:r>
        <w:t>around</w:t>
      </w:r>
      <w:r>
        <w:rPr>
          <w:spacing w:val="-11"/>
        </w:rPr>
        <w:t xml:space="preserve"> </w:t>
      </w:r>
      <w:r>
        <w:t>zero</w:t>
      </w:r>
      <w:r>
        <w:rPr>
          <w:spacing w:val="-11"/>
        </w:rPr>
        <w:t xml:space="preserve"> </w:t>
      </w:r>
      <w:r>
        <w:t>and</w:t>
      </w:r>
      <w:r>
        <w:rPr>
          <w:spacing w:val="-11"/>
        </w:rPr>
        <w:t xml:space="preserve"> </w:t>
      </w:r>
      <w:r>
        <w:t>the</w:t>
      </w:r>
      <w:r>
        <w:rPr>
          <w:spacing w:val="-11"/>
        </w:rPr>
        <w:t xml:space="preserve"> </w:t>
      </w:r>
      <w:r>
        <w:t>presence</w:t>
      </w:r>
      <w:r>
        <w:rPr>
          <w:spacing w:val="-11"/>
        </w:rPr>
        <w:t xml:space="preserve"> </w:t>
      </w:r>
      <w:r>
        <w:t>of</w:t>
      </w:r>
      <w:r>
        <w:rPr>
          <w:spacing w:val="-11"/>
        </w:rPr>
        <w:t xml:space="preserve"> </w:t>
      </w:r>
      <w:r>
        <w:t>both</w:t>
      </w:r>
      <w:r>
        <w:rPr>
          <w:spacing w:val="-11"/>
        </w:rPr>
        <w:t xml:space="preserve"> </w:t>
      </w:r>
      <w:r>
        <w:t>profitable and loss-making tails indicate that the cohort is not dominated by uniformly successful traders.</w:t>
      </w:r>
      <w:r>
        <w:rPr>
          <w:spacing w:val="80"/>
        </w:rPr>
        <w:t xml:space="preserve"> </w:t>
      </w:r>
      <w:r>
        <w:t>Social reputation methods that align only weakly with PnL-derived proxies are therefore not nec-essarily</w:t>
      </w:r>
      <w:r>
        <w:rPr>
          <w:spacing w:val="27"/>
        </w:rPr>
        <w:t xml:space="preserve"> </w:t>
      </w:r>
      <w:r>
        <w:t>failing</w:t>
      </w:r>
      <w:r>
        <w:rPr>
          <w:spacing w:val="27"/>
        </w:rPr>
        <w:t xml:space="preserve"> </w:t>
      </w:r>
      <w:r>
        <w:t>a</w:t>
      </w:r>
      <w:r>
        <w:rPr>
          <w:spacing w:val="27"/>
        </w:rPr>
        <w:t xml:space="preserve"> </w:t>
      </w:r>
      <w:r>
        <w:t>validation</w:t>
      </w:r>
      <w:r>
        <w:rPr>
          <w:spacing w:val="27"/>
        </w:rPr>
        <w:t xml:space="preserve"> </w:t>
      </w:r>
      <w:r>
        <w:t>test;</w:t>
      </w:r>
      <w:r>
        <w:rPr>
          <w:spacing w:val="40"/>
        </w:rPr>
        <w:t xml:space="preserve"> </w:t>
      </w:r>
      <w:r>
        <w:t>they</w:t>
      </w:r>
      <w:r>
        <w:rPr>
          <w:spacing w:val="27"/>
        </w:rPr>
        <w:t xml:space="preserve"> </w:t>
      </w:r>
      <w:r>
        <w:t>may</w:t>
      </w:r>
      <w:r>
        <w:rPr>
          <w:spacing w:val="27"/>
        </w:rPr>
        <w:t xml:space="preserve"> </w:t>
      </w:r>
      <w:r>
        <w:t>be</w:t>
      </w:r>
      <w:r>
        <w:rPr>
          <w:spacing w:val="27"/>
        </w:rPr>
        <w:t xml:space="preserve"> </w:t>
      </w:r>
      <w:r>
        <w:t>measuring</w:t>
      </w:r>
      <w:r>
        <w:rPr>
          <w:spacing w:val="27"/>
        </w:rPr>
        <w:t xml:space="preserve"> </w:t>
      </w:r>
      <w:r>
        <w:t>a</w:t>
      </w:r>
      <w:r>
        <w:rPr>
          <w:spacing w:val="27"/>
        </w:rPr>
        <w:t xml:space="preserve"> </w:t>
      </w:r>
      <w:r>
        <w:t>construct—authorization</w:t>
      </w:r>
      <w:r>
        <w:rPr>
          <w:spacing w:val="27"/>
        </w:rPr>
        <w:t xml:space="preserve"> </w:t>
      </w:r>
      <w:r>
        <w:t>or</w:t>
      </w:r>
      <w:r>
        <w:rPr>
          <w:spacing w:val="27"/>
        </w:rPr>
        <w:t xml:space="preserve"> </w:t>
      </w:r>
      <w:r>
        <w:t xml:space="preserve">transfer centrality—that is only partially related to leveraged trading outcomes over a six-month window. Figure </w:t>
      </w:r>
      <w:hyperlink w:anchor="_bookmark89" w:history="1">
        <w:r>
          <w:t>4.3</w:t>
        </w:r>
      </w:hyperlink>
      <w:r>
        <w:t xml:space="preserve"> shows close success rates.</w:t>
      </w:r>
      <w:r>
        <w:rPr>
          <w:spacing w:val="80"/>
        </w:rPr>
        <w:t xml:space="preserve"> </w:t>
      </w:r>
      <w:r>
        <w:t>Relative to count-based proxies,</w:t>
      </w:r>
      <w:r>
        <w:rPr>
          <w:spacing w:val="33"/>
        </w:rPr>
        <w:t xml:space="preserve"> </w:t>
      </w:r>
      <w:r>
        <w:t>success rates compress</w:t>
      </w:r>
      <w:r>
        <w:rPr>
          <w:spacing w:val="40"/>
        </w:rPr>
        <w:t xml:space="preserve"> </w:t>
      </w:r>
      <w:r>
        <w:t>much of the activity-driven variation and concentrate mass in a narrower band.</w:t>
      </w:r>
      <w:r>
        <w:rPr>
          <w:spacing w:val="40"/>
        </w:rPr>
        <w:t xml:space="preserve"> </w:t>
      </w:r>
      <w:r>
        <w:t xml:space="preserve">Weak alignment of social methods with success-rate proxies (Section </w:t>
      </w:r>
      <w:hyperlink w:anchor="_bookmark103" w:history="1">
        <w:r>
          <w:t>4.5</w:t>
        </w:r>
      </w:hyperlink>
      <w:r>
        <w:t>) should be read in this light:</w:t>
      </w:r>
      <w:r>
        <w:rPr>
          <w:spacing w:val="25"/>
        </w:rPr>
        <w:t xml:space="preserve"> </w:t>
      </w:r>
      <w:r>
        <w:t>when many</w:t>
      </w:r>
    </w:p>
    <w:p w14:paraId="00DC2036" w14:textId="77777777" w:rsidR="00350CFB" w:rsidRDefault="00350CFB">
      <w:pPr>
        <w:pStyle w:val="a3"/>
        <w:spacing w:line="398" w:lineRule="auto"/>
        <w:sectPr w:rsidR="00350CFB">
          <w:pgSz w:w="11910" w:h="16840"/>
          <w:pgMar w:top="1840" w:right="708" w:bottom="2300" w:left="992" w:header="0" w:footer="2115" w:gutter="0"/>
          <w:cols w:space="720"/>
        </w:sectPr>
      </w:pPr>
    </w:p>
    <w:p w14:paraId="00DC2037" w14:textId="77777777" w:rsidR="00350CFB" w:rsidRDefault="00350CFB">
      <w:pPr>
        <w:pStyle w:val="a3"/>
        <w:rPr>
          <w:sz w:val="23"/>
        </w:rPr>
      </w:pPr>
    </w:p>
    <w:p w14:paraId="00DC2038" w14:textId="77777777" w:rsidR="00350CFB" w:rsidRDefault="00350CFB">
      <w:pPr>
        <w:pStyle w:val="a3"/>
        <w:rPr>
          <w:sz w:val="23"/>
        </w:rPr>
      </w:pPr>
    </w:p>
    <w:p w14:paraId="00DC2039" w14:textId="77777777" w:rsidR="00350CFB" w:rsidRDefault="00350CFB">
      <w:pPr>
        <w:pStyle w:val="a3"/>
        <w:rPr>
          <w:sz w:val="23"/>
        </w:rPr>
      </w:pPr>
    </w:p>
    <w:p w14:paraId="00DC203A" w14:textId="77777777" w:rsidR="00350CFB" w:rsidRDefault="00350CFB">
      <w:pPr>
        <w:pStyle w:val="a3"/>
        <w:rPr>
          <w:sz w:val="23"/>
        </w:rPr>
      </w:pPr>
    </w:p>
    <w:p w14:paraId="00DC203B" w14:textId="77777777" w:rsidR="00350CFB" w:rsidRDefault="00350CFB">
      <w:pPr>
        <w:pStyle w:val="a3"/>
        <w:rPr>
          <w:sz w:val="23"/>
        </w:rPr>
      </w:pPr>
    </w:p>
    <w:p w14:paraId="00DC203C" w14:textId="77777777" w:rsidR="00350CFB" w:rsidRDefault="00350CFB">
      <w:pPr>
        <w:pStyle w:val="a3"/>
        <w:rPr>
          <w:sz w:val="23"/>
        </w:rPr>
      </w:pPr>
    </w:p>
    <w:p w14:paraId="00DC203D" w14:textId="77777777" w:rsidR="00350CFB" w:rsidRDefault="00350CFB">
      <w:pPr>
        <w:pStyle w:val="a3"/>
        <w:rPr>
          <w:sz w:val="23"/>
        </w:rPr>
      </w:pPr>
    </w:p>
    <w:p w14:paraId="00DC203E" w14:textId="77777777" w:rsidR="00350CFB" w:rsidRDefault="00350CFB">
      <w:pPr>
        <w:pStyle w:val="a3"/>
        <w:rPr>
          <w:sz w:val="23"/>
        </w:rPr>
      </w:pPr>
    </w:p>
    <w:p w14:paraId="00DC203F" w14:textId="77777777" w:rsidR="00350CFB" w:rsidRDefault="00350CFB">
      <w:pPr>
        <w:pStyle w:val="a3"/>
        <w:rPr>
          <w:sz w:val="23"/>
        </w:rPr>
      </w:pPr>
    </w:p>
    <w:p w14:paraId="00DC2040" w14:textId="77777777" w:rsidR="00350CFB" w:rsidRDefault="00350CFB">
      <w:pPr>
        <w:pStyle w:val="a3"/>
        <w:rPr>
          <w:sz w:val="23"/>
        </w:rPr>
      </w:pPr>
    </w:p>
    <w:p w14:paraId="00DC2041" w14:textId="77777777" w:rsidR="00350CFB" w:rsidRDefault="00350CFB">
      <w:pPr>
        <w:pStyle w:val="a3"/>
        <w:spacing w:before="104"/>
        <w:rPr>
          <w:sz w:val="23"/>
        </w:rPr>
      </w:pPr>
    </w:p>
    <w:p w14:paraId="00DC2042" w14:textId="77777777" w:rsidR="00350CFB" w:rsidRDefault="00283FFF">
      <w:pPr>
        <w:ind w:left="1257"/>
        <w:rPr>
          <w:rFonts w:ascii="Arial"/>
          <w:sz w:val="25"/>
        </w:rPr>
      </w:pPr>
      <w:r>
        <w:rPr>
          <w:rFonts w:ascii="Arial"/>
          <w:noProof/>
          <w:sz w:val="25"/>
        </w:rPr>
        <mc:AlternateContent>
          <mc:Choice Requires="wpg">
            <w:drawing>
              <wp:anchor distT="0" distB="0" distL="0" distR="0" simplePos="0" relativeHeight="15768576" behindDoc="0" locked="0" layoutInCell="1" allowOverlap="1" wp14:anchorId="00DC2774" wp14:editId="00DC2775">
                <wp:simplePos x="0" y="0"/>
                <wp:positionH relativeFrom="page">
                  <wp:posOffset>1847993</wp:posOffset>
                </wp:positionH>
                <wp:positionV relativeFrom="paragraph">
                  <wp:posOffset>-70714</wp:posOffset>
                </wp:positionV>
                <wp:extent cx="4507865" cy="295148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7865" cy="2951480"/>
                          <a:chOff x="0" y="0"/>
                          <a:chExt cx="4507865" cy="2951480"/>
                        </a:xfrm>
                      </wpg:grpSpPr>
                      <wps:wsp>
                        <wps:cNvPr id="234" name="Graphic 234"/>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5" name="Graphic 235"/>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36" name="Graphic 236"/>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37" name="Graphic 237"/>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38" name="Graphic 238"/>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4096995" y="2900295"/>
                            <a:ext cx="101600" cy="1270"/>
                          </a:xfrm>
                          <a:custGeom>
                            <a:avLst/>
                            <a:gdLst/>
                            <a:ahLst/>
                            <a:cxnLst/>
                            <a:rect l="l" t="t" r="r" b="b"/>
                            <a:pathLst>
                              <a:path w="10160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4096995" y="2900295"/>
                            <a:ext cx="101600" cy="1270"/>
                          </a:xfrm>
                          <a:custGeom>
                            <a:avLst/>
                            <a:gdLst/>
                            <a:ahLst/>
                            <a:cxnLst/>
                            <a:rect l="l" t="t" r="r" b="b"/>
                            <a:pathLst>
                              <a:path w="10160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237748"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3" name="Graphic 313"/>
                        <wps:cNvSpPr/>
                        <wps:spPr>
                          <a:xfrm>
                            <a:off x="237748"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4" name="Graphic 314"/>
                        <wps:cNvSpPr/>
                        <wps:spPr>
                          <a:xfrm>
                            <a:off x="237748"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5" name="Graphic 315"/>
                        <wps:cNvSpPr/>
                        <wps:spPr>
                          <a:xfrm>
                            <a:off x="74850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6" name="Graphic 316"/>
                        <wps:cNvSpPr/>
                        <wps:spPr>
                          <a:xfrm>
                            <a:off x="74850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7" name="Graphic 317"/>
                        <wps:cNvSpPr/>
                        <wps:spPr>
                          <a:xfrm>
                            <a:off x="74850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8" name="Graphic 318"/>
                        <wps:cNvSpPr/>
                        <wps:spPr>
                          <a:xfrm>
                            <a:off x="1259267"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9" name="Graphic 319"/>
                        <wps:cNvSpPr/>
                        <wps:spPr>
                          <a:xfrm>
                            <a:off x="1259267"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0" name="Graphic 320"/>
                        <wps:cNvSpPr/>
                        <wps:spPr>
                          <a:xfrm>
                            <a:off x="1259267"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1" name="Graphic 321"/>
                        <wps:cNvSpPr/>
                        <wps:spPr>
                          <a:xfrm>
                            <a:off x="1770026"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2" name="Graphic 322"/>
                        <wps:cNvSpPr/>
                        <wps:spPr>
                          <a:xfrm>
                            <a:off x="1770026"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3" name="Graphic 323"/>
                        <wps:cNvSpPr/>
                        <wps:spPr>
                          <a:xfrm>
                            <a:off x="1770026"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4" name="Graphic 324"/>
                        <wps:cNvSpPr/>
                        <wps:spPr>
                          <a:xfrm>
                            <a:off x="228078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5" name="Graphic 325"/>
                        <wps:cNvSpPr/>
                        <wps:spPr>
                          <a:xfrm>
                            <a:off x="228078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6" name="Graphic 326"/>
                        <wps:cNvSpPr/>
                        <wps:spPr>
                          <a:xfrm>
                            <a:off x="228078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7" name="Graphic 327"/>
                        <wps:cNvSpPr/>
                        <wps:spPr>
                          <a:xfrm>
                            <a:off x="2791545"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8" name="Graphic 328"/>
                        <wps:cNvSpPr/>
                        <wps:spPr>
                          <a:xfrm>
                            <a:off x="2791545"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9" name="Graphic 329"/>
                        <wps:cNvSpPr/>
                        <wps:spPr>
                          <a:xfrm>
                            <a:off x="2791545"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0" name="Graphic 330"/>
                        <wps:cNvSpPr/>
                        <wps:spPr>
                          <a:xfrm>
                            <a:off x="330230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1" name="Graphic 331"/>
                        <wps:cNvSpPr/>
                        <wps:spPr>
                          <a:xfrm>
                            <a:off x="330230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2" name="Graphic 332"/>
                        <wps:cNvSpPr/>
                        <wps:spPr>
                          <a:xfrm>
                            <a:off x="330230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3" name="Graphic 333"/>
                        <wps:cNvSpPr/>
                        <wps:spPr>
                          <a:xfrm>
                            <a:off x="3813064"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4" name="Graphic 334"/>
                        <wps:cNvSpPr/>
                        <wps:spPr>
                          <a:xfrm>
                            <a:off x="3813064"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5" name="Graphic 335"/>
                        <wps:cNvSpPr/>
                        <wps:spPr>
                          <a:xfrm>
                            <a:off x="3813064"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6" name="Graphic 336"/>
                        <wps:cNvSpPr/>
                        <wps:spPr>
                          <a:xfrm>
                            <a:off x="4323823" y="5801"/>
                            <a:ext cx="1270" cy="2894965"/>
                          </a:xfrm>
                          <a:custGeom>
                            <a:avLst/>
                            <a:gdLst/>
                            <a:ahLst/>
                            <a:cxnLst/>
                            <a:rect l="l" t="t" r="r" b="b"/>
                            <a:pathLst>
                              <a:path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7" name="Graphic 337"/>
                        <wps:cNvSpPr/>
                        <wps:spPr>
                          <a:xfrm>
                            <a:off x="4323823" y="2900295"/>
                            <a:ext cx="1270" cy="50800"/>
                          </a:xfrm>
                          <a:custGeom>
                            <a:avLst/>
                            <a:gdLst/>
                            <a:ahLst/>
                            <a:cxnLst/>
                            <a:rect l="l" t="t" r="r" b="b"/>
                            <a:pathLst>
                              <a:path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8" name="Graphic 338"/>
                        <wps:cNvSpPr/>
                        <wps:spPr>
                          <a:xfrm>
                            <a:off x="4323823" y="2900295"/>
                            <a:ext cx="1270" cy="50800"/>
                          </a:xfrm>
                          <a:custGeom>
                            <a:avLst/>
                            <a:gdLst/>
                            <a:ahLst/>
                            <a:cxnLst/>
                            <a:rect l="l" t="t" r="r" b="b"/>
                            <a:pathLst>
                              <a:path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9" name="Graphic 339"/>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0" name="Graphic 340"/>
                        <wps:cNvSpPr/>
                        <wps:spPr>
                          <a:xfrm>
                            <a:off x="0" y="290029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290029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2" name="Graphic 342"/>
                        <wps:cNvSpPr/>
                        <wps:spPr>
                          <a:xfrm>
                            <a:off x="50759" y="250950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3" name="Graphic 343"/>
                        <wps:cNvSpPr/>
                        <wps:spPr>
                          <a:xfrm>
                            <a:off x="0" y="250950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250950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5" name="Graphic 345"/>
                        <wps:cNvSpPr/>
                        <wps:spPr>
                          <a:xfrm>
                            <a:off x="50759" y="211870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6" name="Graphic 346"/>
                        <wps:cNvSpPr/>
                        <wps:spPr>
                          <a:xfrm>
                            <a:off x="0" y="211870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11870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8" name="Graphic 348"/>
                        <wps:cNvSpPr/>
                        <wps:spPr>
                          <a:xfrm>
                            <a:off x="50759" y="1727913"/>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9" name="Graphic 349"/>
                        <wps:cNvSpPr/>
                        <wps:spPr>
                          <a:xfrm>
                            <a:off x="0" y="1727913"/>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1727913"/>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1" name="Graphic 351"/>
                        <wps:cNvSpPr/>
                        <wps:spPr>
                          <a:xfrm>
                            <a:off x="50759" y="1337119"/>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2" name="Graphic 352"/>
                        <wps:cNvSpPr/>
                        <wps:spPr>
                          <a:xfrm>
                            <a:off x="0" y="1337119"/>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3" name="Graphic 353"/>
                        <wps:cNvSpPr/>
                        <wps:spPr>
                          <a:xfrm>
                            <a:off x="0" y="1337119"/>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4" name="Graphic 354"/>
                        <wps:cNvSpPr/>
                        <wps:spPr>
                          <a:xfrm>
                            <a:off x="50759" y="946325"/>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5" name="Graphic 355"/>
                        <wps:cNvSpPr/>
                        <wps:spPr>
                          <a:xfrm>
                            <a:off x="0" y="946325"/>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6" name="Graphic 356"/>
                        <wps:cNvSpPr/>
                        <wps:spPr>
                          <a:xfrm>
                            <a:off x="0" y="946325"/>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7" name="Graphic 357"/>
                        <wps:cNvSpPr/>
                        <wps:spPr>
                          <a:xfrm>
                            <a:off x="50759" y="555531"/>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8" name="Graphic 358"/>
                        <wps:cNvSpPr/>
                        <wps:spPr>
                          <a:xfrm>
                            <a:off x="0" y="555531"/>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59" name="Graphic 359"/>
                        <wps:cNvSpPr/>
                        <wps:spPr>
                          <a:xfrm>
                            <a:off x="0" y="555531"/>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0" name="Graphic 360"/>
                        <wps:cNvSpPr/>
                        <wps:spPr>
                          <a:xfrm>
                            <a:off x="50759" y="164737"/>
                            <a:ext cx="4451350" cy="1270"/>
                          </a:xfrm>
                          <a:custGeom>
                            <a:avLst/>
                            <a:gdLst/>
                            <a:ahLst/>
                            <a:cxnLst/>
                            <a:rect l="l" t="t" r="r" b="b"/>
                            <a:pathLst>
                              <a:path w="445135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1" name="Graphic 361"/>
                        <wps:cNvSpPr/>
                        <wps:spPr>
                          <a:xfrm>
                            <a:off x="0" y="164737"/>
                            <a:ext cx="50800" cy="1270"/>
                          </a:xfrm>
                          <a:custGeom>
                            <a:avLst/>
                            <a:gdLst/>
                            <a:ahLst/>
                            <a:cxnLst/>
                            <a:rect l="l" t="t" r="r" b="b"/>
                            <a:pathLst>
                              <a:path w="50800">
                                <a:moveTo>
                                  <a:pt x="50759" y="0"/>
                                </a:moveTo>
                                <a:lnTo>
                                  <a:pt x="0" y="0"/>
                                </a:lnTo>
                              </a:path>
                            </a:pathLst>
                          </a:custGeom>
                          <a:solidFill>
                            <a:srgbClr val="000000"/>
                          </a:solidFill>
                        </wps:spPr>
                        <wps:bodyPr wrap="square" lIns="0" tIns="0" rIns="0" bIns="0" rtlCol="0">
                          <a:prstTxWarp prst="textNoShape">
                            <a:avLst/>
                          </a:prstTxWarp>
                          <a:noAutofit/>
                        </wps:bodyPr>
                      </wps:wsp>
                      <wps:wsp>
                        <wps:cNvPr id="362" name="Graphic 362"/>
                        <wps:cNvSpPr/>
                        <wps:spPr>
                          <a:xfrm>
                            <a:off x="0" y="164737"/>
                            <a:ext cx="50800" cy="1270"/>
                          </a:xfrm>
                          <a:custGeom>
                            <a:avLst/>
                            <a:gdLst/>
                            <a:ahLst/>
                            <a:cxnLst/>
                            <a:rect l="l" t="t" r="r" b="b"/>
                            <a:pathLst>
                              <a:path w="5080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3" name="Graphic 363"/>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50759" y="5801"/>
                            <a:ext cx="4451350" cy="1270"/>
                          </a:xfrm>
                          <a:custGeom>
                            <a:avLst/>
                            <a:gdLst/>
                            <a:ahLst/>
                            <a:cxnLst/>
                            <a:rect l="l" t="t" r="r" b="b"/>
                            <a:pathLst>
                              <a:path w="445135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C066F8" id="Group 233" o:spid="_x0000_s1026" style="position:absolute;margin-left:145.5pt;margin-top:-5.55pt;width:354.95pt;height:232.4pt;z-index:15768576;mso-wrap-distance-left:0;mso-wrap-distance-right:0;mso-position-horizontal-relative:page" coordsize="45078,2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">
                <v:shape id="Graphic 234" o:spid="_x0000_s1027" style="position:absolute;left:2530;top:1436;width:2026;height:27572;visibility:visible;mso-wrap-style:square;v-text-anchor:top" coordsize="202565,275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" path="m202311,2222830r-101156,l101155,,,,,2756662r101155,l202311,2756662r,-533832xe" fillcolor="#2b5e8a" stroked="f">
                  <v:path arrowok="t"/>
                </v:shape>
                <v:shape id="Graphic 235" o:spid="_x0000_s1028" style="position:absolute;left:3542;top:23664;width:1016;height:5341;visibility:visible;mso-wrap-style:square;v-text-anchor:top" coordsize="10160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" path="m,533824r101155,l101155,,,,,533824xe" filled="f" strokecolor="white" strokeweight=".16114mm">
                  <v:path arrowok="t"/>
                </v:shape>
                <v:shape id="Graphic 236" o:spid="_x0000_s1029" style="position:absolute;left:4553;top:26494;width:1016;height:2514;visibility:visible;mso-wrap-style:square;v-text-anchor:top" coordsize="1016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" path="m101155,l,,,250889r101155,l101155,xe" fillcolor="#2b5e8a" stroked="f">
                  <v:path arrowok="t"/>
                </v:shape>
                <v:shape id="Graphic 237" o:spid="_x0000_s1030" style="position:absolute;left:4553;top:26494;width:1016;height:2514;visibility:visible;mso-wrap-style:square;v-text-anchor:top" coordsize="1016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" path="m,250889r101155,l101155,,,,,250889xe" filled="f" strokecolor="white" strokeweight=".16114mm">
                  <v:path arrowok="t"/>
                </v:shape>
                <v:shape id="Graphic 238" o:spid="_x0000_s1031" style="position:absolute;left:5565;top:27392;width:1016;height:1613;visibility:visible;mso-wrap-style:square;v-text-anchor:top" coordsize="1016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" path="m101155,l,,,161007r101155,l101155,xe" fillcolor="#2b5e8a" stroked="f">
                  <v:path arrowok="t"/>
                </v:shape>
                <v:shape id="Graphic 239" o:spid="_x0000_s1032" style="position:absolute;left:5565;top:27392;width:1016;height:1613;visibility:visible;mso-wrap-style:square;v-text-anchor:top" coordsize="1016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" path="m,161007r101155,l101155,,,,,161007xe" filled="f" strokecolor="white" strokeweight=".16114mm">
                  <v:path arrowok="t"/>
                </v:shape>
                <v:shape id="Graphic 240" o:spid="_x0000_s1033" style="position:absolute;left:6576;top:27775;width:1016;height:1232;visibility:visible;mso-wrap-style:square;v-text-anchor:top" coordsize="10160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" path="m101155,l,,,122709r101155,l101155,xe" fillcolor="#2b5e8a" stroked="f">
                  <v:path arrowok="t"/>
                </v:shape>
                <v:shape id="Graphic 241" o:spid="_x0000_s1034" style="position:absolute;left:6576;top:27775;width:1016;height:1232;visibility:visible;mso-wrap-style:square;v-text-anchor:top" coordsize="10160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" path="m,122709r101155,l101155,,,,,122709xe" filled="f" strokecolor="white" strokeweight=".16114mm">
                  <v:path arrowok="t"/>
                </v:shape>
                <v:shape id="Graphic 242" o:spid="_x0000_s1035" style="position:absolute;left:7588;top:28166;width:1016;height:838;visibility:visible;mso-wrap-style:square;v-text-anchor:top" coordsize="1016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" path="m101155,l,,,83629r101155,l101155,xe" fillcolor="#2b5e8a" stroked="f">
                  <v:path arrowok="t"/>
                </v:shape>
                <v:shape id="Graphic 243" o:spid="_x0000_s1036" style="position:absolute;left:7588;top:28166;width:1016;height:838;visibility:visible;mso-wrap-style:square;v-text-anchor:top" coordsize="10160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" path="m,83629r101155,l101155,,,,,83629xe" filled="f" strokecolor="white" strokeweight=".16114mm">
                  <v:path arrowok="t"/>
                </v:shape>
                <v:shape id="Graphic 244" o:spid="_x0000_s1037" style="position:absolute;left:8600;top:28432;width:1016;height:571;visibility:visible;mso-wrap-style:square;v-text-anchor:top" coordsize="101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" path="m101155,l,,,57055r101155,l101155,xe" fillcolor="#2b5e8a" stroked="f">
                  <v:path arrowok="t"/>
                </v:shape>
                <v:shape id="Graphic 245" o:spid="_x0000_s1038" style="position:absolute;left:8600;top:28432;width:1016;height:571;visibility:visible;mso-wrap-style:square;v-text-anchor:top" coordsize="101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" path="m,57055r101155,l101155,,,,,57055xe" filled="f" strokecolor="white" strokeweight=".16114mm">
                  <v:path arrowok="t"/>
                </v:shape>
                <v:shape id="Graphic 246" o:spid="_x0000_s1039" style="position:absolute;left:9611;top:28463;width:1016;height:540;visibility:visible;mso-wrap-style:square;v-text-anchor:top" coordsize="1016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" path="m101155,l,,,53929r101155,l101155,xe" fillcolor="#2b5e8a" stroked="f">
                  <v:path arrowok="t"/>
                </v:shape>
                <v:shape id="Graphic 247" o:spid="_x0000_s1040" style="position:absolute;left:9611;top:28463;width:1016;height:540;visibility:visible;mso-wrap-style:square;v-text-anchor:top" coordsize="1016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" path="m,53929r101155,l101155,,,,,53929xe" filled="f" strokecolor="white" strokeweight=".16114mm">
                  <v:path arrowok="t"/>
                </v:shape>
                <v:shape id="Graphic 248" o:spid="_x0000_s1041" style="position:absolute;left:10623;top:28659;width:1016;height:349;visibility:visible;mso-wrap-style:square;v-text-anchor:top" coordsize="10160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" path="m101155,l,,,34389r101155,l101155,xe" fillcolor="#2b5e8a" stroked="f">
                  <v:path arrowok="t"/>
                </v:shape>
                <v:shape id="Graphic 249" o:spid="_x0000_s1042" style="position:absolute;left:10623;top:28659;width:1016;height:349;visibility:visible;mso-wrap-style:square;v-text-anchor:top" coordsize="10160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" path="m,34389r101155,l101155,,,,,34389xe" filled="f" strokecolor="white" strokeweight=".16114mm">
                  <v:path arrowok="t"/>
                </v:shape>
                <v:shape id="Graphic 250" o:spid="_x0000_s1043" style="position:absolute;left:11634;top:28745;width:1016;height:260;visibility:visible;mso-wrap-style:square;v-text-anchor:top" coordsize="1016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" path="m101155,l,,,25792r101155,l101155,xe" fillcolor="#2b5e8a" stroked="f">
                  <v:path arrowok="t"/>
                </v:shape>
                <v:shape id="Graphic 251" o:spid="_x0000_s1044" style="position:absolute;left:11634;top:28745;width:1016;height:260;visibility:visible;mso-wrap-style:square;v-text-anchor:top" coordsize="1016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" path="m,25792r101155,l101155,,,,,25792xe" filled="f" strokecolor="white" strokeweight=".16114mm">
                  <v:path arrowok="t"/>
                </v:shape>
                <v:shape id="Graphic 252" o:spid="_x0000_s1045" style="position:absolute;left:12646;top:28768;width:1016;height:235;visibility:visible;mso-wrap-style:square;v-text-anchor:top" coordsize="10160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" path="m101155,l,,,23447r101155,l101155,xe" fillcolor="#2b5e8a" stroked="f">
                  <v:path arrowok="t"/>
                </v:shape>
                <v:shape id="Graphic 253" o:spid="_x0000_s1046" style="position:absolute;left:12646;top:28768;width:1016;height:235;visibility:visible;mso-wrap-style:square;v-text-anchor:top" coordsize="10160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" path="m,23447r101155,l101155,,,,,23447xe" filled="f" strokecolor="white" strokeweight=".16114mm">
                  <v:path arrowok="t"/>
                </v:shape>
                <v:shape id="Graphic 254" o:spid="_x0000_s1047" style="position:absolute;left:13657;top:28791;width:1016;height:216;visibility:visible;mso-wrap-style:square;v-text-anchor:top" coordsize="101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" path="m101155,l,,,21102r101155,l101155,xe" fillcolor="#2b5e8a" stroked="f">
                  <v:path arrowok="t"/>
                </v:shape>
                <v:shape id="Graphic 255" o:spid="_x0000_s1048" style="position:absolute;left:13657;top:28791;width:1016;height:216;visibility:visible;mso-wrap-style:square;v-text-anchor:top" coordsize="101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" path="m,21102r101155,l101155,,,,,21102xe" filled="f" strokecolor="white" strokeweight=".16114mm">
                  <v:path arrowok="t"/>
                </v:shape>
                <v:shape id="Graphic 256" o:spid="_x0000_s1049" style="position:absolute;left:14669;top:28885;width:1016;height:121;visibility:visible;mso-wrap-style:square;v-text-anchor:top" coordsize="1016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" path="m101155,l,,,11723r101155,l101155,xe" fillcolor="#2b5e8a" stroked="f">
                  <v:path arrowok="t"/>
                </v:shape>
                <v:shape id="Graphic 257" o:spid="_x0000_s1050" style="position:absolute;left:14669;top:28885;width:1016;height:121;visibility:visible;mso-wrap-style:square;v-text-anchor:top" coordsize="1016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" path="m,11723r101155,l101155,,,,,11723xe" filled="f" strokecolor="white" strokeweight=".16114mm">
                  <v:path arrowok="t"/>
                </v:shape>
                <v:shape id="Graphic 258" o:spid="_x0000_s1051" style="position:absolute;left:15680;top:28807;width:1016;height:197;visibility:visible;mso-wrap-style:square;v-text-anchor:top" coordsize="101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" path="m101155,l,,,19539r101155,l101155,xe" fillcolor="#2b5e8a" stroked="f">
                  <v:path arrowok="t"/>
                </v:shape>
                <v:shape id="Graphic 259" o:spid="_x0000_s1052" style="position:absolute;left:15680;top:28807;width:1016;height:197;visibility:visible;mso-wrap-style:square;v-text-anchor:top" coordsize="101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" path="m,19539r101155,l101155,,,,,19539xe" filled="f" strokecolor="white" strokeweight=".16114mm">
                  <v:path arrowok="t"/>
                </v:shape>
                <v:shape id="Graphic 260" o:spid="_x0000_s1053" style="position:absolute;left:16692;top:28901;width:1016;height:101;visibility:visible;mso-wrap-style:square;v-text-anchor:top" coordsize="1016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" path="m101155,l,,,10160r101155,l101155,xe" fillcolor="#2b5e8a" stroked="f">
                  <v:path arrowok="t"/>
                </v:shape>
                <v:shape id="Graphic 261" o:spid="_x0000_s1054" style="position:absolute;left:16692;top:28901;width:1016;height:101;visibility:visible;mso-wrap-style:square;v-text-anchor:top" coordsize="1016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" path="m,10160r101155,l101155,,,,,10160xe" filled="f" strokecolor="white" strokeweight=".16114mm">
                  <v:path arrowok="t"/>
                </v:shape>
                <v:shape id="Graphic 262" o:spid="_x0000_s1055" style="position:absolute;left:17704;top:28909;width:1016;height:95;visibility:visible;mso-wrap-style:square;v-text-anchor:top" coordsize="101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" path="m101155,l,,,9379r101155,l101155,xe" fillcolor="#2b5e8a" stroked="f">
                  <v:path arrowok="t"/>
                </v:shape>
                <v:shape id="Graphic 263" o:spid="_x0000_s1056" style="position:absolute;left:17704;top:28909;width:1016;height:95;visibility:visible;mso-wrap-style:square;v-text-anchor:top" coordsize="101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" path="m,9379r101155,l101155,,,,,9379xe" filled="f" strokecolor="white" strokeweight=".16114mm">
                  <v:path arrowok="t"/>
                </v:shape>
                <v:shape id="Graphic 264" o:spid="_x0000_s1057" style="position:absolute;left:18715;top:28916;width:1016;height:89;visibility:visible;mso-wrap-style:square;v-text-anchor:top" coordsize="101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" path="m101155,l,,,8597r101155,l101155,xe" fillcolor="#2b5e8a" stroked="f">
                  <v:path arrowok="t"/>
                </v:shape>
                <v:shape id="Graphic 265" o:spid="_x0000_s1058" style="position:absolute;left:18715;top:28916;width:1016;height:89;visibility:visible;mso-wrap-style:square;v-text-anchor:top" coordsize="101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" path="m,8597r101155,l101155,,,,,8597xe" filled="f" strokecolor="white" strokeweight=".16114mm">
                  <v:path arrowok="t"/>
                </v:shape>
                <v:shape id="Graphic 266" o:spid="_x0000_s1059" style="position:absolute;left:19727;top:28893;width:1016;height:114;visibility:visible;mso-wrap-style:square;v-text-anchor:top" coordsize="1016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" path="m101155,l,,,10942r101155,l101155,xe" fillcolor="#2b5e8a" stroked="f">
                  <v:path arrowok="t"/>
                </v:shape>
                <v:shape id="Graphic 267" o:spid="_x0000_s1060" style="position:absolute;left:19727;top:28893;width:1016;height:114;visibility:visible;mso-wrap-style:square;v-text-anchor:top" coordsize="1016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" path="m,10942r101155,l101155,,,,,10942xe" filled="f" strokecolor="white" strokeweight=".16114mm">
                  <v:path arrowok="t"/>
                </v:shape>
                <v:shape id="Graphic 268" o:spid="_x0000_s1061" style="position:absolute;left:20738;top:28924;width:1016;height:83;visibility:visible;mso-wrap-style:square;v-text-anchor:top" coordsize="101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" path="m101155,l,,,7815r101155,l101155,xe" fillcolor="#2b5e8a" stroked="f">
                  <v:path arrowok="t"/>
                </v:shape>
                <v:shape id="Graphic 269" o:spid="_x0000_s1062" style="position:absolute;left:20738;top:28924;width:1016;height:83;visibility:visible;mso-wrap-style:square;v-text-anchor:top" coordsize="101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" path="m,7815r101155,l101155,,,,,7815xe" filled="f" strokecolor="white" strokeweight=".16114mm">
                  <v:path arrowok="t"/>
                </v:shape>
                <v:shape id="Graphic 270" o:spid="_x0000_s1063" style="position:absolute;left:21750;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" path="m101155,l,,,6252r101155,l101155,xe" fillcolor="#2b5e8a" stroked="f">
                  <v:path arrowok="t"/>
                </v:shape>
                <v:shape id="Graphic 271" o:spid="_x0000_s1064" style="position:absolute;left:21750;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" path="m,6252r101155,l101155,,,,,6252xe" filled="f" strokecolor="white" strokeweight=".16114mm">
                  <v:path arrowok="t"/>
                </v:shape>
                <v:shape id="Graphic 272" o:spid="_x0000_s1065" style="position:absolute;left:22761;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" path="m101155,l,,,6252r101155,l101155,xe" fillcolor="#2b5e8a" stroked="f">
                  <v:path arrowok="t"/>
                </v:shape>
                <v:shape id="Graphic 273" o:spid="_x0000_s1066" style="position:absolute;left:22761;top:28940;width:1016;height:63;visibility:visible;mso-wrap-style:square;v-text-anchor:top" coordsize="10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" path="m,6252r101155,l101155,,,,,6252xe" filled="f" strokecolor="white" strokeweight=".16114mm">
                  <v:path arrowok="t"/>
                </v:shape>
                <v:shape id="Graphic 274" o:spid="_x0000_s1067" style="position:absolute;left:23773;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" path="m101155,l,,,7034r101155,l101155,xe" fillcolor="#2b5e8a" stroked="f">
                  <v:path arrowok="t"/>
                </v:shape>
                <v:shape id="Graphic 275" o:spid="_x0000_s1068" style="position:absolute;left:23773;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" path="m,7034r101155,l101155,,,,,7034xe" filled="f" strokecolor="white" strokeweight=".16114mm">
                  <v:path arrowok="t"/>
                </v:shape>
                <v:shape id="Graphic 276" o:spid="_x0000_s1069" style="position:absolute;left:24785;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" path="m101155,l,,,7034r101155,l101155,xe" fillcolor="#2b5e8a" stroked="f">
                  <v:path arrowok="t"/>
                </v:shape>
                <v:shape id="Graphic 277" o:spid="_x0000_s1070" style="position:absolute;left:24785;top:28932;width:1016;height:76;visibility:visible;mso-wrap-style:square;v-text-anchor:top" coordsize="101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" path="m,7034r101155,l101155,,,,,7034xe" filled="f" strokecolor="white" strokeweight=".16114mm">
                  <v:path arrowok="t"/>
                </v:shape>
                <v:shape id="Graphic 278" o:spid="_x0000_s1071" style="position:absolute;left:25796;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" path="m101155,l,,,4689r101155,l101155,xe" fillcolor="#2b5e8a" stroked="f">
                  <v:path arrowok="t"/>
                </v:shape>
                <v:shape id="Graphic 279" o:spid="_x0000_s1072" style="position:absolute;left:25796;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" path="m,4689r101155,l101155,,,,,4689xe" filled="f" strokecolor="white" strokeweight=".16114mm">
                  <v:path arrowok="t"/>
                </v:shape>
                <v:shape id="Graphic 280" o:spid="_x0000_s1073" style="position:absolute;left:26808;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" path="m101155,l,,,3126r101155,l101155,xe" fillcolor="#2b5e8a" stroked="f">
                  <v:path arrowok="t"/>
                </v:shape>
                <v:shape id="Graphic 281" o:spid="_x0000_s1074" style="position:absolute;left:26808;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" path="m,3126r101155,l101155,,,,,3126xe" filled="f" strokecolor="white" strokeweight=".16114mm">
                  <v:path arrowok="t"/>
                </v:shape>
                <v:shape id="Graphic 282" o:spid="_x0000_s1075" style="position:absolute;left:2781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" path="m101155,l,,,2344r101155,l101155,xe" fillcolor="#2b5e8a" stroked="f">
                  <v:path arrowok="t"/>
                </v:shape>
                <v:shape id="Graphic 283" o:spid="_x0000_s1076" style="position:absolute;left:2781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" path="m,2344r101155,l101155,,,,,2344xe" filled="f" strokecolor="white" strokeweight=".16114mm">
                  <v:path arrowok="t"/>
                </v:shape>
                <v:shape id="Graphic 284" o:spid="_x0000_s1077" style="position:absolute;left:28831;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" path="m101155,l,,,4689r101155,l101155,xe" fillcolor="#2b5e8a" stroked="f">
                  <v:path arrowok="t"/>
                </v:shape>
                <v:shape id="Graphic 285" o:spid="_x0000_s1078" style="position:absolute;left:28831;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" path="m,4689r101155,l101155,,,,,4689xe" filled="f" strokecolor="white" strokeweight=".16114mm">
                  <v:path arrowok="t"/>
                </v:shape>
                <v:shape id="Graphic 286" o:spid="_x0000_s1079" style="position:absolute;left:29842;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" path="m101155,l,,,2344r101155,l101155,xe" fillcolor="#2b5e8a" stroked="f">
                  <v:path arrowok="t"/>
                </v:shape>
                <v:shape id="Graphic 287" o:spid="_x0000_s1080" style="position:absolute;left:29842;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" path="m,2344r101155,l101155,,,,,2344xe" filled="f" strokecolor="white" strokeweight=".16114mm">
                  <v:path arrowok="t"/>
                </v:shape>
                <v:shape id="Graphic 288" o:spid="_x0000_s1081" style="position:absolute;left:30854;top:28948;width:1016;height:57;visibility:visible;mso-wrap-style:square;v-text-anchor:top" coordsize="1016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" path="m101155,l,,,5471r101155,l101155,xe" fillcolor="#2b5e8a" stroked="f">
                  <v:path arrowok="t"/>
                </v:shape>
                <v:shape id="Graphic 289" o:spid="_x0000_s1082" style="position:absolute;left:30854;top:28948;width:1016;height:57;visibility:visible;mso-wrap-style:square;v-text-anchor:top" coordsize="1016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" path="m,5471r101155,l101155,,,,,5471xe" filled="f" strokecolor="white" strokeweight=".16114mm">
                  <v:path arrowok="t"/>
                </v:shape>
                <v:shape id="Graphic 290" o:spid="_x0000_s1083" style="position:absolute;left:31865;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" path="m101155,l,,,781r101155,l101155,xe" fillcolor="#2b5e8a" stroked="f">
                  <v:path arrowok="t"/>
                </v:shape>
                <v:shape id="Graphic 291" o:spid="_x0000_s1084" style="position:absolute;left:31865;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" path="m,781r101155,l101155,,,,,781xe" filled="f" strokecolor="white" strokeweight=".16114mm">
                  <v:path arrowok="t"/>
                </v:shape>
                <v:shape id="Graphic 292" o:spid="_x0000_s1085" style="position:absolute;left:32877;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" path="m101155,l,,,2344r101155,l101155,xe" fillcolor="#2b5e8a" stroked="f">
                  <v:path arrowok="t"/>
                </v:shape>
                <v:shape id="Graphic 293" o:spid="_x0000_s1086" style="position:absolute;left:32877;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" path="m,2344r101155,l101155,,,,,2344xe" filled="f" strokecolor="white" strokeweight=".16114mm">
                  <v:path arrowok="t"/>
                </v:shape>
                <v:shape id="Graphic 294" o:spid="_x0000_s1087" style="position:absolute;left:3388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" path="m101155,l,,,2344r101155,l101155,xe" fillcolor="#2b5e8a" stroked="f">
                  <v:path arrowok="t"/>
                </v:shape>
                <v:shape id="Graphic 295" o:spid="_x0000_s1088" style="position:absolute;left:33889;top:28979;width:1016;height:25;visibility:visible;mso-wrap-style:square;v-text-anchor:top" coordsize="101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" path="m,2344r101155,l101155,,,,,2344xe" filled="f" strokecolor="white" strokeweight=".16114mm">
                  <v:path arrowok="t"/>
                </v:shape>
                <v:shape id="Graphic 296" o:spid="_x0000_s1089" style="position:absolute;left:34900;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" path="m101155,l,,,1563r101155,l101155,xe" fillcolor="#2b5e8a" stroked="f">
                  <v:path arrowok="t"/>
                </v:shape>
                <v:shape id="Graphic 297" o:spid="_x0000_s1090" style="position:absolute;left:34900;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" path="m,1563r101155,l101155,,,,,1563xe" filled="f" strokecolor="white" strokeweight=".16114mm">
                  <v:path arrowok="t"/>
                </v:shape>
                <v:shape id="Graphic 298" o:spid="_x0000_s1091" style="position:absolute;left:35912;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" path="m101155,l,,,4689r101155,l101155,xe" fillcolor="#2b5e8a" stroked="f">
                  <v:path arrowok="t"/>
                </v:shape>
                <v:shape id="Graphic 299" o:spid="_x0000_s1092" style="position:absolute;left:35912;top:28956;width:1016;height:50;visibility:visible;mso-wrap-style:square;v-text-anchor:top" coordsize="101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" path="m,4689r101155,l101155,,,,,4689xe" filled="f" strokecolor="white" strokeweight=".16114mm">
                  <v:path arrowok="t"/>
                </v:shape>
                <v:shape id="Graphic 300" o:spid="_x0000_s1093" style="position:absolute;left:36923;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" path="m101155,l,,,781r101155,l101155,xe" fillcolor="#2b5e8a" stroked="f">
                  <v:path arrowok="t"/>
                </v:shape>
                <v:shape id="Graphic 301" o:spid="_x0000_s1094" style="position:absolute;left:36923;top:28995;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" path="m,781r101155,l101155,,,,,781xe" filled="f" strokecolor="white" strokeweight=".16114mm">
                  <v:path arrowok="t"/>
                </v:shape>
                <v:shape id="Graphic 302" o:spid="_x0000_s1095" style="position:absolute;left:37935;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" path="m101155,l,,,3126r101155,l101155,xe" fillcolor="#2b5e8a" stroked="f">
                  <v:path arrowok="t"/>
                </v:shape>
                <v:shape id="Graphic 303" o:spid="_x0000_s1096" style="position:absolute;left:37935;top:28971;width:1016;height:32;visibility:visible;mso-wrap-style:square;v-text-anchor:top" coordsize="1016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" path="m,3126r101155,l101155,,,,,3126xe" filled="f" strokecolor="white" strokeweight=".16114mm">
                  <v:path arrowok="t"/>
                </v:shape>
                <v:shape id="Graphic 304" o:spid="_x0000_s1097" style="position:absolute;left:38946;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" path="m101155,l,,,1563r101155,l101155,xe" fillcolor="#2b5e8a" stroked="f">
                  <v:path arrowok="t"/>
                </v:shape>
                <v:shape id="Graphic 305" o:spid="_x0000_s1098" style="position:absolute;left:38946;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" path="m,1563r101155,l101155,,,,,1563xe" filled="f" strokecolor="white" strokeweight=".16114mm">
                  <v:path arrowok="t"/>
                </v:shape>
                <v:shape id="Graphic 306" o:spid="_x0000_s1099" style="position:absolute;left:39958;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" path="m101155,l,,,1563r101155,l101155,xe" fillcolor="#2b5e8a" stroked="f">
                  <v:path arrowok="t"/>
                </v:shape>
                <v:shape id="Graphic 307" o:spid="_x0000_s1100" style="position:absolute;left:39958;top:28987;width:1016;height:19;visibility:visible;mso-wrap-style:square;v-text-anchor:top" coordsize="1016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" path="m,1563r101155,l101155,,,,,1563xe" filled="f" strokecolor="white" strokeweight=".16114mm">
                  <v:path arrowok="t"/>
                </v:shape>
                <v:shape id="Graphic 308" o:spid="_x0000_s1101" style="position:absolute;left:40969;top:29002;width:1016;height:13;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" path="m101155,l,,101155,xe" fillcolor="#2b5e8a" stroked="f">
                  <v:path arrowok="t"/>
                </v:shape>
                <v:shape id="Graphic 309" o:spid="_x0000_s1102" style="position:absolute;left:40969;top:29002;width:1016;height:13;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" path="m,l101155,,,xe" filled="f" strokecolor="white" strokeweight=".16114mm">
                  <v:path arrowok="t"/>
                </v:shape>
                <v:shape id="Graphic 310" o:spid="_x0000_s1103" style="position:absolute;left:41981;top:28557;width:1016;height:451;visibility:visible;mso-wrap-style:square;v-text-anchor:top" coordsize="1016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" path="m101155,l,,,44550r101155,l101155,xe" fillcolor="#2b5e8a" stroked="f">
                  <v:path arrowok="t"/>
                </v:shape>
                <v:shape id="Graphic 311" o:spid="_x0000_s1104" style="position:absolute;left:41981;top:28557;width:1016;height:451;visibility:visible;mso-wrap-style:square;v-text-anchor:top" coordsize="1016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" path="m,44550r101155,l101155,,,,,44550xe" filled="f" strokecolor="white" strokeweight=".16114mm">
                  <v:path arrowok="t"/>
                </v:shape>
                <v:shape id="Graphic 312" o:spid="_x0000_s1105" style="position:absolute;left:2377;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" path="m,2894494l,e" filled="f" strokecolor="#afafaf" strokeweight=".32228mm">
                  <v:path arrowok="t"/>
                </v:shape>
                <v:shape id="Graphic 313" o:spid="_x0000_s1106" style="position:absolute;left:237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" path="m,l,50759e" fillcolor="black" stroked="f">
                  <v:path arrowok="t"/>
                </v:shape>
                <v:shape id="Graphic 314" o:spid="_x0000_s1107" style="position:absolute;left:237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" path="m,l,50759e" filled="f" strokeweight=".32228mm">
                  <v:path arrowok="t"/>
                </v:shape>
                <v:shape id="Graphic 315" o:spid="_x0000_s1108" style="position:absolute;left:7485;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" path="m,2894494l,e" filled="f" strokecolor="#afafaf" strokeweight=".32228mm">
                  <v:path arrowok="t"/>
                </v:shape>
                <v:shape id="Graphic 316" o:spid="_x0000_s1109" style="position:absolute;left:7485;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" path="m,l,50759e" fillcolor="black" stroked="f">
                  <v:path arrowok="t"/>
                </v:shape>
                <v:shape id="Graphic 317" o:spid="_x0000_s1110" style="position:absolute;left:7485;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" path="m,l,50759e" filled="f" strokeweight=".32228mm">
                  <v:path arrowok="t"/>
                </v:shape>
                <v:shape id="Graphic 318" o:spid="_x0000_s1111" style="position:absolute;left:12592;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" path="m,2894494l,e" filled="f" strokecolor="#afafaf" strokeweight=".32228mm">
                  <v:path arrowok="t"/>
                </v:shape>
                <v:shape id="Graphic 319" o:spid="_x0000_s1112" style="position:absolute;left:12592;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" path="m,l,50759e" fillcolor="black" stroked="f">
                  <v:path arrowok="t"/>
                </v:shape>
                <v:shape id="Graphic 320" o:spid="_x0000_s1113" style="position:absolute;left:12592;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" path="m,l,50759e" filled="f" strokeweight=".32228mm">
                  <v:path arrowok="t"/>
                </v:shape>
                <v:shape id="Graphic 321" o:spid="_x0000_s1114" style="position:absolute;left:17700;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" path="m,2894494l,e" filled="f" strokecolor="#afafaf" strokeweight=".32228mm">
                  <v:path arrowok="t"/>
                </v:shape>
                <v:shape id="Graphic 322" o:spid="_x0000_s1115" style="position:absolute;left:17700;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" path="m,l,50759e" fillcolor="black" stroked="f">
                  <v:path arrowok="t"/>
                </v:shape>
                <v:shape id="Graphic 323" o:spid="_x0000_s1116" style="position:absolute;left:17700;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" path="m,l,50759e" filled="f" strokeweight=".32228mm">
                  <v:path arrowok="t"/>
                </v:shape>
                <v:shape id="Graphic 324" o:spid="_x0000_s1117" style="position:absolute;left:22807;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" path="m,2894494l,e" filled="f" strokecolor="#afafaf" strokeweight=".32228mm">
                  <v:path arrowok="t"/>
                </v:shape>
                <v:shape id="Graphic 325" o:spid="_x0000_s1118" style="position:absolute;left:2280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" path="m,l,50759e" fillcolor="black" stroked="f">
                  <v:path arrowok="t"/>
                </v:shape>
                <v:shape id="Graphic 326" o:spid="_x0000_s1119" style="position:absolute;left:22807;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" path="m,l,50759e" filled="f" strokeweight=".32228mm">
                  <v:path arrowok="t"/>
                </v:shape>
                <v:shape id="Graphic 327" o:spid="_x0000_s1120" style="position:absolute;left:27915;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" path="m,2894494l,e" filled="f" strokecolor="#afafaf" strokeweight=".32228mm">
                  <v:path arrowok="t"/>
                </v:shape>
                <v:shape id="Graphic 328" o:spid="_x0000_s1121" style="position:absolute;left:27915;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" path="m,l,50759e" fillcolor="black" stroked="f">
                  <v:path arrowok="t"/>
                </v:shape>
                <v:shape id="Graphic 329" o:spid="_x0000_s1122" style="position:absolute;left:27915;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" path="m,l,50759e" filled="f" strokeweight=".32228mm">
                  <v:path arrowok="t"/>
                </v:shape>
                <v:shape id="Graphic 330" o:spid="_x0000_s1123" style="position:absolute;left:33023;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" path="m,2894494l,e" filled="f" strokecolor="#afafaf" strokeweight=".32228mm">
                  <v:path arrowok="t"/>
                </v:shape>
                <v:shape id="Graphic 331" o:spid="_x0000_s1124" style="position:absolute;left:33023;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" path="m,l,50759e" fillcolor="black" stroked="f">
                  <v:path arrowok="t"/>
                </v:shape>
                <v:shape id="Graphic 332" o:spid="_x0000_s1125" style="position:absolute;left:33023;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" path="m,l,50759e" filled="f" strokeweight=".32228mm">
                  <v:path arrowok="t"/>
                </v:shape>
                <v:shape id="Graphic 333" o:spid="_x0000_s1126" style="position:absolute;left:38130;top:58;width:13;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" path="m,2894494l,e" filled="f" strokecolor="#afafaf" strokeweight=".32228mm">
                  <v:path arrowok="t"/>
                </v:shape>
                <v:shape id="Graphic 334" o:spid="_x0000_s1127" style="position:absolute;left:38130;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" path="m,l,50759e" fillcolor="black" stroked="f">
                  <v:path arrowok="t"/>
                </v:shape>
                <v:shape id="Graphic 335" o:spid="_x0000_s1128" style="position:absolute;left:38130;top:29002;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" path="m,l,50759e" filled="f" strokeweight=".32228mm">
                  <v:path arrowok="t"/>
                </v:shape>
                <v:shape id="Graphic 336" o:spid="_x0000_s1129" style="position:absolute;left:43238;top:58;width:12;height:28949;visibility:visible;mso-wrap-style:square;v-text-anchor:top" coordsize="127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" path="m,2894494l,e" filled="f" strokecolor="#afafaf" strokeweight=".32228mm">
                  <v:path arrowok="t"/>
                </v:shape>
                <v:shape id="Graphic 337" o:spid="_x0000_s1130" style="position:absolute;left:43238;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" path="m,l,50759e" fillcolor="black" stroked="f">
                  <v:path arrowok="t"/>
                </v:shape>
                <v:shape id="Graphic 338" o:spid="_x0000_s1131" style="position:absolute;left:43238;top:29002;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" path="m,l,50759e" filled="f" strokeweight=".32228mm">
                  <v:path arrowok="t"/>
                </v:shape>
                <v:shape id="Graphic 339" o:spid="_x0000_s1132" style="position:absolute;left:507;top:28944;width:44514;height:121;visibility:visible;mso-wrap-style:square;v-text-anchor:top" coordsize="4451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" path="m,11602r4450859,l4450859,,,,,11602xe" fillcolor="#afafaf" stroked="f">
                  <v:path arrowok="t"/>
                </v:shape>
                <v:shape id="Graphic 340" o:spid="_x0000_s1133" style="position:absolute;top:29002;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" path="m50759,l,e" fillcolor="black" stroked="f">
                  <v:path arrowok="t"/>
                </v:shape>
                <v:shape id="Graphic 341" o:spid="_x0000_s1134" style="position:absolute;top:29002;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" path="m50759,l,e" filled="f" strokeweight=".32228mm">
                  <v:path arrowok="t"/>
                </v:shape>
                <v:shape id="Graphic 342" o:spid="_x0000_s1135" style="position:absolute;left:507;top:25095;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" path="m,l4450859,e" filled="f" strokecolor="#afafaf" strokeweight=".32228mm">
                  <v:path arrowok="t"/>
                </v:shape>
                <v:shape id="Graphic 343" o:spid="_x0000_s1136" style="position:absolute;top:25095;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" path="m50759,l,e" fillcolor="black" stroked="f">
                  <v:path arrowok="t"/>
                </v:shape>
                <v:shape id="Graphic 344" o:spid="_x0000_s1137" style="position:absolute;top:25095;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" path="m50759,l,e" filled="f" strokeweight=".32228mm">
                  <v:path arrowok="t"/>
                </v:shape>
                <v:shape id="Graphic 345" o:spid="_x0000_s1138" style="position:absolute;left:507;top:21187;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" path="m,l4450859,e" filled="f" strokecolor="#afafaf" strokeweight=".32228mm">
                  <v:path arrowok="t"/>
                </v:shape>
                <v:shape id="Graphic 346" o:spid="_x0000_s1139" style="position:absolute;top:21187;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" path="m50759,l,e" fillcolor="black" stroked="f">
                  <v:path arrowok="t"/>
                </v:shape>
                <v:shape id="Graphic 347" o:spid="_x0000_s1140" style="position:absolute;top:21187;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" path="m50759,l,e" filled="f" strokeweight=".32228mm">
                  <v:path arrowok="t"/>
                </v:shape>
                <v:shape id="Graphic 348" o:spid="_x0000_s1141" style="position:absolute;left:507;top:17279;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" path="m,l4450859,e" filled="f" strokecolor="#afafaf" strokeweight=".32228mm">
                  <v:path arrowok="t"/>
                </v:shape>
                <v:shape id="Graphic 349" o:spid="_x0000_s1142" style="position:absolute;top:17279;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" path="m50759,l,e" fillcolor="black" stroked="f">
                  <v:path arrowok="t"/>
                </v:shape>
                <v:shape id="Graphic 350" o:spid="_x0000_s1143" style="position:absolute;top:17279;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" path="m50759,l,e" filled="f" strokeweight=".32228mm">
                  <v:path arrowok="t"/>
                </v:shape>
                <v:shape id="Graphic 351" o:spid="_x0000_s1144" style="position:absolute;left:507;top:13371;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" path="m,l4450859,e" filled="f" strokecolor="#afafaf" strokeweight=".32228mm">
                  <v:path arrowok="t"/>
                </v:shape>
                <v:shape id="Graphic 352" o:spid="_x0000_s1145" style="position:absolute;top:13371;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" path="m50759,l,e" fillcolor="black" stroked="f">
                  <v:path arrowok="t"/>
                </v:shape>
                <v:shape id="Graphic 353" o:spid="_x0000_s1146" style="position:absolute;top:13371;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" path="m50759,l,e" filled="f" strokeweight=".32228mm">
                  <v:path arrowok="t"/>
                </v:shape>
                <v:shape id="Graphic 354" o:spid="_x0000_s1147" style="position:absolute;left:507;top:9463;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" path="m,l4450859,e" filled="f" strokecolor="#afafaf" strokeweight=".32228mm">
                  <v:path arrowok="t"/>
                </v:shape>
                <v:shape id="Graphic 355" o:spid="_x0000_s1148" style="position:absolute;top:9463;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" path="m50759,l,e" fillcolor="black" stroked="f">
                  <v:path arrowok="t"/>
                </v:shape>
                <v:shape id="Graphic 356" o:spid="_x0000_s1149" style="position:absolute;top:9463;width:508;height:12;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" path="m50759,l,e" filled="f" strokeweight=".32228mm">
                  <v:path arrowok="t"/>
                </v:shape>
                <v:shape id="Graphic 357" o:spid="_x0000_s1150" style="position:absolute;left:507;top:5555;width:44514;height:13;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" path="m,l4450859,e" filled="f" strokecolor="#afafaf" strokeweight=".32228mm">
                  <v:path arrowok="t"/>
                </v:shape>
                <v:shape id="Graphic 358" o:spid="_x0000_s1151" style="position:absolute;top:5555;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" path="m50759,l,e" fillcolor="black" stroked="f">
                  <v:path arrowok="t"/>
                </v:shape>
                <v:shape id="Graphic 359" o:spid="_x0000_s1152" style="position:absolute;top:5555;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" path="m50759,l,e" filled="f" strokeweight=".32228mm">
                  <v:path arrowok="t"/>
                </v:shape>
                <v:shape id="Graphic 360" o:spid="_x0000_s1153" style="position:absolute;left:507;top:1647;width:44514;height:13;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" path="m,l4450859,e" filled="f" strokecolor="#afafaf" strokeweight=".32228mm">
                  <v:path arrowok="t"/>
                </v:shape>
                <v:shape id="Graphic 361" o:spid="_x0000_s1154" style="position:absolute;top:1647;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" path="m50759,l,e" fillcolor="black" stroked="f">
                  <v:path arrowok="t"/>
                </v:shape>
                <v:shape id="Graphic 362" o:spid="_x0000_s1155" style="position:absolute;top:1647;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" path="m50759,l,e" filled="f" strokeweight=".32228mm">
                  <v:path arrowok="t"/>
                </v:shape>
                <v:shape id="Graphic 363" o:spid="_x0000_s1156" style="position:absolute;left:507;top:58;width:44514;height:28949;visibility:visible;mso-wrap-style:square;v-text-anchor:top" coordsize="4451350,289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" path="m,2894494l,em4450859,2894494l4450859,e" filled="f" strokeweight=".32228mm">
                  <v:path arrowok="t"/>
                </v:shape>
                <v:shape id="Graphic 364" o:spid="_x0000_s1157" style="position:absolute;left:507;top:28944;width:44514;height:121;visibility:visible;mso-wrap-style:square;v-text-anchor:top" coordsize="4451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" path="m,11602r4450859,l4450859,,,,,11602xe" fillcolor="black" stroked="f">
                  <v:path arrowok="t"/>
                </v:shape>
                <v:shape id="Graphic 365" o:spid="_x0000_s1158" style="position:absolute;left:507;top:58;width:44514;height:12;visibility:visible;mso-wrap-style:square;v-text-anchor:top" coordsize="445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" path="m,l4450859,e" filled="f" strokeweight=".32228mm">
                  <v:path arrowok="t"/>
                </v:shape>
                <w10:wrap anchorx="page"/>
              </v:group>
            </w:pict>
          </mc:Fallback>
        </mc:AlternateContent>
      </w:r>
      <w:bookmarkStart w:id="306" w:name="_bookmark87"/>
      <w:bookmarkEnd w:id="306"/>
      <w:r>
        <w:rPr>
          <w:rFonts w:ascii="Arial"/>
          <w:spacing w:val="-4"/>
          <w:w w:val="105"/>
          <w:sz w:val="25"/>
        </w:rPr>
        <w:t>3500</w:t>
      </w:r>
    </w:p>
    <w:p w14:paraId="00DC2043" w14:textId="77777777" w:rsidR="00350CFB" w:rsidRDefault="00350CFB">
      <w:pPr>
        <w:pStyle w:val="a3"/>
        <w:spacing w:before="63"/>
        <w:rPr>
          <w:rFonts w:ascii="Arial"/>
          <w:sz w:val="23"/>
        </w:rPr>
      </w:pPr>
    </w:p>
    <w:p w14:paraId="00DC2044" w14:textId="77777777" w:rsidR="00350CFB" w:rsidRDefault="00283FFF">
      <w:pPr>
        <w:spacing w:before="1"/>
        <w:ind w:left="1257"/>
        <w:rPr>
          <w:rFonts w:ascii="Arial"/>
          <w:sz w:val="25"/>
        </w:rPr>
      </w:pPr>
      <w:r>
        <w:rPr>
          <w:rFonts w:ascii="Arial"/>
          <w:spacing w:val="-4"/>
          <w:w w:val="105"/>
          <w:sz w:val="25"/>
        </w:rPr>
        <w:t>3000</w:t>
      </w:r>
    </w:p>
    <w:p w14:paraId="00DC2045" w14:textId="77777777" w:rsidR="00350CFB" w:rsidRDefault="00350CFB">
      <w:pPr>
        <w:pStyle w:val="a3"/>
        <w:spacing w:before="63"/>
        <w:rPr>
          <w:rFonts w:ascii="Arial"/>
          <w:sz w:val="23"/>
        </w:rPr>
      </w:pPr>
    </w:p>
    <w:p w14:paraId="00DC2046" w14:textId="77777777" w:rsidR="00350CFB" w:rsidRDefault="00283FFF">
      <w:pPr>
        <w:ind w:left="1257"/>
        <w:rPr>
          <w:rFonts w:ascii="Arial"/>
          <w:sz w:val="25"/>
        </w:rPr>
      </w:pPr>
      <w:r>
        <w:rPr>
          <w:rFonts w:ascii="Arial"/>
          <w:noProof/>
          <w:sz w:val="25"/>
        </w:rPr>
        <mc:AlternateContent>
          <mc:Choice Requires="wps">
            <w:drawing>
              <wp:anchor distT="0" distB="0" distL="0" distR="0" simplePos="0" relativeHeight="15769088" behindDoc="0" locked="0" layoutInCell="1" allowOverlap="1" wp14:anchorId="00DC2776" wp14:editId="00DC2777">
                <wp:simplePos x="0" y="0"/>
                <wp:positionH relativeFrom="page">
                  <wp:posOffset>1198046</wp:posOffset>
                </wp:positionH>
                <wp:positionV relativeFrom="paragraph">
                  <wp:posOffset>-160900</wp:posOffset>
                </wp:positionV>
                <wp:extent cx="180340" cy="152336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523365"/>
                        </a:xfrm>
                        <a:prstGeom prst="rect">
                          <a:avLst/>
                        </a:prstGeom>
                      </wps:spPr>
                      <wps:txbx>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6" id="Textbox 366" o:spid="_x0000_s1214" type="#_x0000_t202" style="position:absolute;left:0;text-align:left;margin-left:94.35pt;margin-top:-12.65pt;width:14.2pt;height:119.9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" filled="f" stroked="f">
                <v:textbox style="layout-flow:vertical;mso-layout-flow-alt:bottom-to-top" inset="0,0,0,0">
                  <w:txbxContent>
                    <w:p w14:paraId="00DC284C" w14:textId="77777777" w:rsidR="00350CFB" w:rsidRDefault="00283FFF">
                      <w:pPr>
                        <w:spacing w:line="270" w:lineRule="exact"/>
                        <w:ind w:left="20"/>
                        <w:rPr>
                          <w:rFonts w:ascii="Arial"/>
                          <w:sz w:val="28"/>
                        </w:rPr>
                      </w:pPr>
                      <w:r>
                        <w:rPr>
                          <w:rFonts w:ascii="Arial"/>
                          <w:sz w:val="28"/>
                        </w:rPr>
                        <w:t>Number</w:t>
                      </w:r>
                      <w:r>
                        <w:rPr>
                          <w:rFonts w:ascii="Arial"/>
                          <w:spacing w:val="31"/>
                          <w:sz w:val="28"/>
                        </w:rPr>
                        <w:t xml:space="preserve"> </w:t>
                      </w:r>
                      <w:r>
                        <w:rPr>
                          <w:rFonts w:ascii="Arial"/>
                          <w:sz w:val="28"/>
                        </w:rPr>
                        <w:t>of</w:t>
                      </w:r>
                      <w:r>
                        <w:rPr>
                          <w:rFonts w:ascii="Arial"/>
                          <w:spacing w:val="31"/>
                          <w:sz w:val="28"/>
                        </w:rPr>
                        <w:t xml:space="preserve"> </w:t>
                      </w:r>
                      <w:r>
                        <w:rPr>
                          <w:rFonts w:ascii="Arial"/>
                          <w:spacing w:val="-2"/>
                          <w:sz w:val="28"/>
                        </w:rPr>
                        <w:t>wallets</w:t>
                      </w:r>
                    </w:p>
                  </w:txbxContent>
                </v:textbox>
                <w10:wrap anchorx="page"/>
              </v:shape>
            </w:pict>
          </mc:Fallback>
        </mc:AlternateContent>
      </w:r>
      <w:r>
        <w:rPr>
          <w:rFonts w:ascii="Arial"/>
          <w:spacing w:val="-4"/>
          <w:w w:val="105"/>
          <w:sz w:val="25"/>
        </w:rPr>
        <w:t>2500</w:t>
      </w:r>
    </w:p>
    <w:p w14:paraId="00DC2047" w14:textId="77777777" w:rsidR="00350CFB" w:rsidRDefault="00350CFB">
      <w:pPr>
        <w:pStyle w:val="a3"/>
        <w:spacing w:before="63"/>
        <w:rPr>
          <w:rFonts w:ascii="Arial"/>
          <w:sz w:val="23"/>
        </w:rPr>
      </w:pPr>
    </w:p>
    <w:p w14:paraId="00DC2048" w14:textId="77777777" w:rsidR="00350CFB" w:rsidRDefault="00283FFF">
      <w:pPr>
        <w:ind w:left="1257"/>
        <w:rPr>
          <w:rFonts w:ascii="Arial"/>
          <w:sz w:val="25"/>
        </w:rPr>
      </w:pPr>
      <w:r>
        <w:rPr>
          <w:rFonts w:ascii="Arial"/>
          <w:spacing w:val="-4"/>
          <w:w w:val="105"/>
          <w:sz w:val="25"/>
        </w:rPr>
        <w:t>2000</w:t>
      </w:r>
    </w:p>
    <w:p w14:paraId="00DC2049" w14:textId="77777777" w:rsidR="00350CFB" w:rsidRDefault="00350CFB">
      <w:pPr>
        <w:pStyle w:val="a3"/>
        <w:spacing w:before="64"/>
        <w:rPr>
          <w:rFonts w:ascii="Arial"/>
          <w:sz w:val="23"/>
        </w:rPr>
      </w:pPr>
    </w:p>
    <w:p w14:paraId="00DC204A" w14:textId="77777777" w:rsidR="00350CFB" w:rsidRDefault="00283FFF">
      <w:pPr>
        <w:ind w:left="1257"/>
        <w:rPr>
          <w:rFonts w:ascii="Arial"/>
          <w:sz w:val="25"/>
        </w:rPr>
      </w:pPr>
      <w:r>
        <w:rPr>
          <w:rFonts w:ascii="Arial"/>
          <w:spacing w:val="-4"/>
          <w:w w:val="105"/>
          <w:sz w:val="25"/>
        </w:rPr>
        <w:t>1500</w:t>
      </w:r>
    </w:p>
    <w:p w14:paraId="00DC204B" w14:textId="77777777" w:rsidR="00350CFB" w:rsidRDefault="00350CFB">
      <w:pPr>
        <w:pStyle w:val="a3"/>
        <w:spacing w:before="63"/>
        <w:rPr>
          <w:rFonts w:ascii="Arial"/>
          <w:sz w:val="23"/>
        </w:rPr>
      </w:pPr>
    </w:p>
    <w:p w14:paraId="00DC204C" w14:textId="77777777" w:rsidR="00350CFB" w:rsidRDefault="00283FFF">
      <w:pPr>
        <w:ind w:left="1257"/>
        <w:rPr>
          <w:rFonts w:ascii="Arial"/>
          <w:sz w:val="25"/>
        </w:rPr>
      </w:pPr>
      <w:r>
        <w:rPr>
          <w:rFonts w:ascii="Arial"/>
          <w:spacing w:val="-4"/>
          <w:w w:val="105"/>
          <w:sz w:val="25"/>
        </w:rPr>
        <w:t>1000</w:t>
      </w:r>
    </w:p>
    <w:p w14:paraId="00DC204D" w14:textId="77777777" w:rsidR="00350CFB" w:rsidRDefault="00350CFB">
      <w:pPr>
        <w:pStyle w:val="a3"/>
        <w:spacing w:before="64"/>
        <w:rPr>
          <w:rFonts w:ascii="Arial"/>
          <w:sz w:val="23"/>
        </w:rPr>
      </w:pPr>
    </w:p>
    <w:p w14:paraId="00DC204E" w14:textId="77777777" w:rsidR="00350CFB" w:rsidRDefault="00283FFF">
      <w:pPr>
        <w:ind w:left="1402"/>
        <w:rPr>
          <w:rFonts w:ascii="Arial"/>
          <w:sz w:val="25"/>
        </w:rPr>
      </w:pPr>
      <w:r>
        <w:rPr>
          <w:rFonts w:ascii="Arial"/>
          <w:spacing w:val="-5"/>
          <w:w w:val="105"/>
          <w:sz w:val="25"/>
        </w:rPr>
        <w:t>500</w:t>
      </w:r>
    </w:p>
    <w:p w14:paraId="00DC204F" w14:textId="77777777" w:rsidR="00350CFB" w:rsidRDefault="00350CFB">
      <w:pPr>
        <w:pStyle w:val="a3"/>
        <w:spacing w:before="63"/>
        <w:rPr>
          <w:rFonts w:ascii="Arial"/>
          <w:sz w:val="23"/>
        </w:rPr>
      </w:pPr>
    </w:p>
    <w:p w14:paraId="00DC2050" w14:textId="77777777" w:rsidR="00350CFB" w:rsidRDefault="00283FFF">
      <w:pPr>
        <w:spacing w:line="267" w:lineRule="exact"/>
        <w:ind w:left="1693"/>
        <w:rPr>
          <w:rFonts w:ascii="Arial"/>
          <w:sz w:val="25"/>
        </w:rPr>
      </w:pPr>
      <w:r>
        <w:rPr>
          <w:rFonts w:ascii="Arial"/>
          <w:spacing w:val="-10"/>
          <w:w w:val="105"/>
          <w:sz w:val="25"/>
        </w:rPr>
        <w:t>0</w:t>
      </w:r>
    </w:p>
    <w:p w14:paraId="00DC2051" w14:textId="77777777" w:rsidR="00350CFB" w:rsidRDefault="00283FFF">
      <w:pPr>
        <w:tabs>
          <w:tab w:val="left" w:pos="659"/>
          <w:tab w:val="left" w:pos="1463"/>
          <w:tab w:val="left" w:pos="2267"/>
          <w:tab w:val="left" w:pos="3072"/>
          <w:tab w:val="left" w:pos="3876"/>
          <w:tab w:val="left" w:pos="4680"/>
          <w:tab w:val="left" w:pos="5485"/>
          <w:tab w:val="left" w:pos="6289"/>
        </w:tabs>
        <w:spacing w:line="267" w:lineRule="exact"/>
        <w:ind w:right="1258"/>
        <w:jc w:val="right"/>
        <w:rPr>
          <w:rFonts w:ascii="Arial"/>
          <w:sz w:val="25"/>
        </w:rPr>
      </w:pPr>
      <w:r>
        <w:rPr>
          <w:rFonts w:ascii="Arial"/>
          <w:spacing w:val="-10"/>
          <w:w w:val="105"/>
          <w:sz w:val="25"/>
        </w:rPr>
        <w:t>0</w:t>
      </w:r>
      <w:r>
        <w:rPr>
          <w:rFonts w:ascii="Arial"/>
          <w:sz w:val="25"/>
        </w:rPr>
        <w:tab/>
      </w:r>
      <w:r>
        <w:rPr>
          <w:rFonts w:ascii="Arial"/>
          <w:spacing w:val="-5"/>
          <w:w w:val="105"/>
          <w:sz w:val="25"/>
        </w:rPr>
        <w:t>100</w:t>
      </w:r>
      <w:r>
        <w:rPr>
          <w:rFonts w:ascii="Arial"/>
          <w:sz w:val="25"/>
        </w:rPr>
        <w:tab/>
      </w:r>
      <w:r>
        <w:rPr>
          <w:rFonts w:ascii="Arial"/>
          <w:spacing w:val="-5"/>
          <w:w w:val="105"/>
          <w:sz w:val="25"/>
        </w:rPr>
        <w:t>200</w:t>
      </w:r>
      <w:r>
        <w:rPr>
          <w:rFonts w:ascii="Arial"/>
          <w:sz w:val="25"/>
        </w:rPr>
        <w:tab/>
      </w:r>
      <w:r>
        <w:rPr>
          <w:rFonts w:ascii="Arial"/>
          <w:spacing w:val="-5"/>
          <w:w w:val="105"/>
          <w:sz w:val="25"/>
        </w:rPr>
        <w:t>300</w:t>
      </w:r>
      <w:r>
        <w:rPr>
          <w:rFonts w:ascii="Arial"/>
          <w:sz w:val="25"/>
        </w:rPr>
        <w:tab/>
      </w:r>
      <w:r>
        <w:rPr>
          <w:rFonts w:ascii="Arial"/>
          <w:spacing w:val="-5"/>
          <w:w w:val="105"/>
          <w:sz w:val="25"/>
        </w:rPr>
        <w:t>400</w:t>
      </w:r>
      <w:r>
        <w:rPr>
          <w:rFonts w:ascii="Arial"/>
          <w:sz w:val="25"/>
        </w:rPr>
        <w:tab/>
      </w:r>
      <w:r>
        <w:rPr>
          <w:rFonts w:ascii="Arial"/>
          <w:spacing w:val="-5"/>
          <w:w w:val="105"/>
          <w:sz w:val="25"/>
        </w:rPr>
        <w:t>500</w:t>
      </w:r>
      <w:r>
        <w:rPr>
          <w:rFonts w:ascii="Arial"/>
          <w:sz w:val="25"/>
        </w:rPr>
        <w:tab/>
      </w:r>
      <w:r>
        <w:rPr>
          <w:rFonts w:ascii="Arial"/>
          <w:spacing w:val="-5"/>
          <w:w w:val="105"/>
          <w:sz w:val="25"/>
        </w:rPr>
        <w:t>600</w:t>
      </w:r>
      <w:r>
        <w:rPr>
          <w:rFonts w:ascii="Arial"/>
          <w:sz w:val="25"/>
        </w:rPr>
        <w:tab/>
      </w:r>
      <w:r>
        <w:rPr>
          <w:rFonts w:ascii="Arial"/>
          <w:spacing w:val="-5"/>
          <w:w w:val="105"/>
          <w:sz w:val="25"/>
        </w:rPr>
        <w:t>700</w:t>
      </w:r>
      <w:r>
        <w:rPr>
          <w:rFonts w:ascii="Arial"/>
          <w:sz w:val="25"/>
        </w:rPr>
        <w:tab/>
      </w:r>
      <w:r>
        <w:rPr>
          <w:rFonts w:ascii="Arial"/>
          <w:spacing w:val="-5"/>
          <w:w w:val="105"/>
          <w:sz w:val="25"/>
        </w:rPr>
        <w:t>800</w:t>
      </w:r>
    </w:p>
    <w:p w14:paraId="00DC2052" w14:textId="77777777" w:rsidR="00350CFB" w:rsidRDefault="00283FFF">
      <w:pPr>
        <w:spacing w:before="22"/>
        <w:ind w:right="1259"/>
        <w:jc w:val="right"/>
        <w:rPr>
          <w:rFonts w:ascii="Arial"/>
          <w:sz w:val="28"/>
        </w:rPr>
      </w:pPr>
      <w:r>
        <w:rPr>
          <w:rFonts w:ascii="Arial"/>
          <w:w w:val="105"/>
          <w:sz w:val="28"/>
        </w:rPr>
        <w:t>GMX</w:t>
      </w:r>
      <w:r>
        <w:rPr>
          <w:rFonts w:ascii="Arial"/>
          <w:spacing w:val="-14"/>
          <w:w w:val="105"/>
          <w:sz w:val="28"/>
        </w:rPr>
        <w:t xml:space="preserve"> </w:t>
      </w:r>
      <w:r>
        <w:rPr>
          <w:rFonts w:ascii="Arial"/>
          <w:w w:val="105"/>
          <w:sz w:val="28"/>
        </w:rPr>
        <w:t>closes</w:t>
      </w:r>
      <w:r>
        <w:rPr>
          <w:rFonts w:ascii="Arial"/>
          <w:spacing w:val="-14"/>
          <w:w w:val="105"/>
          <w:sz w:val="28"/>
        </w:rPr>
        <w:t xml:space="preserve"> </w:t>
      </w:r>
      <w:r>
        <w:rPr>
          <w:rFonts w:ascii="Arial"/>
          <w:w w:val="105"/>
          <w:sz w:val="28"/>
        </w:rPr>
        <w:t>per</w:t>
      </w:r>
      <w:r>
        <w:rPr>
          <w:rFonts w:ascii="Arial"/>
          <w:spacing w:val="-13"/>
          <w:w w:val="105"/>
          <w:sz w:val="28"/>
        </w:rPr>
        <w:t xml:space="preserve"> </w:t>
      </w:r>
      <w:r>
        <w:rPr>
          <w:rFonts w:ascii="Arial"/>
          <w:w w:val="105"/>
          <w:sz w:val="28"/>
        </w:rPr>
        <w:t>wallet</w:t>
      </w:r>
      <w:r>
        <w:rPr>
          <w:rFonts w:ascii="Arial"/>
          <w:spacing w:val="-14"/>
          <w:w w:val="105"/>
          <w:sz w:val="28"/>
        </w:rPr>
        <w:t xml:space="preserve"> </w:t>
      </w:r>
      <w:r>
        <w:rPr>
          <w:rFonts w:ascii="Arial"/>
          <w:w w:val="105"/>
          <w:sz w:val="28"/>
        </w:rPr>
        <w:t>(winsorized</w:t>
      </w:r>
      <w:r>
        <w:rPr>
          <w:rFonts w:ascii="Arial"/>
          <w:spacing w:val="-13"/>
          <w:w w:val="105"/>
          <w:sz w:val="28"/>
        </w:rPr>
        <w:t xml:space="preserve"> </w:t>
      </w:r>
      <w:r>
        <w:rPr>
          <w:rFonts w:ascii="Arial"/>
          <w:w w:val="105"/>
          <w:sz w:val="28"/>
        </w:rPr>
        <w:t>at</w:t>
      </w:r>
      <w:r>
        <w:rPr>
          <w:rFonts w:ascii="Arial"/>
          <w:spacing w:val="-14"/>
          <w:w w:val="105"/>
          <w:sz w:val="28"/>
        </w:rPr>
        <w:t xml:space="preserve"> </w:t>
      </w:r>
      <w:r>
        <w:rPr>
          <w:rFonts w:ascii="Arial"/>
          <w:w w:val="105"/>
          <w:sz w:val="28"/>
        </w:rPr>
        <w:t>99th</w:t>
      </w:r>
      <w:r>
        <w:rPr>
          <w:rFonts w:ascii="Arial"/>
          <w:spacing w:val="-13"/>
          <w:w w:val="105"/>
          <w:sz w:val="28"/>
        </w:rPr>
        <w:t xml:space="preserve"> </w:t>
      </w:r>
      <w:r>
        <w:rPr>
          <w:rFonts w:ascii="Arial"/>
          <w:spacing w:val="-2"/>
          <w:w w:val="105"/>
          <w:sz w:val="28"/>
        </w:rPr>
        <w:t>percentile)</w:t>
      </w:r>
    </w:p>
    <w:p w14:paraId="00DC2053" w14:textId="77777777" w:rsidR="00350CFB" w:rsidRDefault="00350CFB">
      <w:pPr>
        <w:pStyle w:val="a3"/>
        <w:spacing w:before="67"/>
        <w:rPr>
          <w:rFonts w:ascii="Arial"/>
        </w:rPr>
      </w:pPr>
    </w:p>
    <w:p w14:paraId="00DC2054" w14:textId="77777777" w:rsidR="00350CFB" w:rsidRDefault="00283FFF">
      <w:pPr>
        <w:pStyle w:val="a3"/>
        <w:spacing w:line="242" w:lineRule="auto"/>
        <w:ind w:left="282" w:right="563"/>
        <w:jc w:val="both"/>
      </w:pPr>
      <w:r>
        <w:rPr>
          <w:spacing w:val="-2"/>
        </w:rPr>
        <w:t>Figure</w:t>
      </w:r>
      <w:r>
        <w:rPr>
          <w:spacing w:val="-15"/>
        </w:rPr>
        <w:t xml:space="preserve"> </w:t>
      </w:r>
      <w:r>
        <w:rPr>
          <w:spacing w:val="-2"/>
        </w:rPr>
        <w:t>4.1:</w:t>
      </w:r>
      <w:r>
        <w:rPr>
          <w:spacing w:val="-13"/>
        </w:rPr>
        <w:t xml:space="preserve"> </w:t>
      </w:r>
      <w:r>
        <w:rPr>
          <w:spacing w:val="-2"/>
        </w:rPr>
        <w:t>Distribution</w:t>
      </w:r>
      <w:r>
        <w:rPr>
          <w:spacing w:val="-13"/>
        </w:rPr>
        <w:t xml:space="preserve"> </w:t>
      </w:r>
      <w:r>
        <w:rPr>
          <w:spacing w:val="-2"/>
        </w:rPr>
        <w:t>of</w:t>
      </w:r>
      <w:r>
        <w:rPr>
          <w:spacing w:val="-13"/>
        </w:rPr>
        <w:t xml:space="preserve"> </w:t>
      </w:r>
      <w:r>
        <w:rPr>
          <w:spacing w:val="-2"/>
        </w:rPr>
        <w:t>GMX</w:t>
      </w:r>
      <w:r>
        <w:rPr>
          <w:spacing w:val="-13"/>
        </w:rPr>
        <w:t xml:space="preserve"> </w:t>
      </w:r>
      <w:r>
        <w:rPr>
          <w:spacing w:val="-2"/>
        </w:rPr>
        <w:t>V2</w:t>
      </w:r>
      <w:r>
        <w:rPr>
          <w:spacing w:val="-13"/>
        </w:rPr>
        <w:t xml:space="preserve"> </w:t>
      </w:r>
      <w:r>
        <w:rPr>
          <w:rFonts w:ascii="Courier New" w:hAnsi="Courier New"/>
          <w:spacing w:val="-2"/>
        </w:rPr>
        <w:t>PositionDecrease</w:t>
      </w:r>
      <w:r>
        <w:rPr>
          <w:rFonts w:ascii="Courier New" w:hAnsi="Courier New"/>
          <w:spacing w:val="-34"/>
        </w:rPr>
        <w:t xml:space="preserve"> </w:t>
      </w:r>
      <w:r>
        <w:rPr>
          <w:spacing w:val="-2"/>
        </w:rPr>
        <w:t>close</w:t>
      </w:r>
      <w:r>
        <w:rPr>
          <w:spacing w:val="-13"/>
        </w:rPr>
        <w:t xml:space="preserve"> </w:t>
      </w:r>
      <w:r>
        <w:rPr>
          <w:spacing w:val="-2"/>
        </w:rPr>
        <w:t>counts</w:t>
      </w:r>
      <w:r>
        <w:rPr>
          <w:spacing w:val="-13"/>
        </w:rPr>
        <w:t xml:space="preserve"> </w:t>
      </w:r>
      <w:r>
        <w:rPr>
          <w:spacing w:val="-2"/>
        </w:rPr>
        <w:t>per</w:t>
      </w:r>
      <w:r>
        <w:rPr>
          <w:spacing w:val="-13"/>
        </w:rPr>
        <w:t xml:space="preserve"> </w:t>
      </w:r>
      <w:r>
        <w:rPr>
          <w:spacing w:val="-2"/>
        </w:rPr>
        <w:t>wallet</w:t>
      </w:r>
      <w:r>
        <w:rPr>
          <w:spacing w:val="-13"/>
        </w:rPr>
        <w:t xml:space="preserve"> </w:t>
      </w:r>
      <w:r>
        <w:rPr>
          <w:spacing w:val="-2"/>
        </w:rPr>
        <w:t>in</w:t>
      </w:r>
      <w:r>
        <w:rPr>
          <w:spacing w:val="-13"/>
        </w:rPr>
        <w:t xml:space="preserve"> </w:t>
      </w:r>
      <w:r>
        <w:rPr>
          <w:spacing w:val="-2"/>
        </w:rPr>
        <w:t>the</w:t>
      </w:r>
      <w:r>
        <w:rPr>
          <w:spacing w:val="-13"/>
        </w:rPr>
        <w:t xml:space="preserve"> </w:t>
      </w:r>
      <w:r>
        <w:rPr>
          <w:spacing w:val="-2"/>
        </w:rPr>
        <w:t xml:space="preserve">matched </w:t>
      </w:r>
      <w:r>
        <w:t>cohort (</w:t>
      </w:r>
      <w:r>
        <w:rPr>
          <w:i/>
        </w:rPr>
        <w:t xml:space="preserve">n </w:t>
      </w:r>
      <w:r>
        <w:rPr>
          <w:w w:val="105"/>
        </w:rPr>
        <w:t xml:space="preserve">= </w:t>
      </w:r>
      <w:r>
        <w:t>5</w:t>
      </w:r>
      <w:r>
        <w:rPr>
          <w:i/>
        </w:rPr>
        <w:t>,</w:t>
      </w:r>
      <w:r>
        <w:t>521).</w:t>
      </w:r>
      <w:r>
        <w:rPr>
          <w:spacing w:val="40"/>
        </w:rPr>
        <w:t xml:space="preserve"> </w:t>
      </w:r>
      <w:r>
        <w:t>The cohort filter requires at least three closes; the long right tail reflects a minority of highly active traders.</w:t>
      </w:r>
    </w:p>
    <w:p w14:paraId="00DC2055" w14:textId="77777777" w:rsidR="00350CFB" w:rsidRDefault="00350CFB">
      <w:pPr>
        <w:pStyle w:val="a3"/>
        <w:spacing w:line="242" w:lineRule="auto"/>
        <w:jc w:val="both"/>
        <w:sectPr w:rsidR="00350CFB">
          <w:pgSz w:w="11910" w:h="16840"/>
          <w:pgMar w:top="1920" w:right="708" w:bottom="2300" w:left="992" w:header="0" w:footer="2115" w:gutter="0"/>
          <w:cols w:space="720"/>
        </w:sectPr>
      </w:pPr>
    </w:p>
    <w:p w14:paraId="00DC2056" w14:textId="77777777" w:rsidR="00350CFB" w:rsidRDefault="00350CFB">
      <w:pPr>
        <w:pStyle w:val="a3"/>
        <w:rPr>
          <w:sz w:val="22"/>
        </w:rPr>
      </w:pPr>
    </w:p>
    <w:p w14:paraId="00DC2057" w14:textId="77777777" w:rsidR="00350CFB" w:rsidRDefault="00350CFB">
      <w:pPr>
        <w:pStyle w:val="a3"/>
        <w:rPr>
          <w:sz w:val="22"/>
        </w:rPr>
      </w:pPr>
    </w:p>
    <w:p w14:paraId="00DC2058" w14:textId="77777777" w:rsidR="00350CFB" w:rsidRDefault="00350CFB">
      <w:pPr>
        <w:pStyle w:val="a3"/>
        <w:rPr>
          <w:sz w:val="22"/>
        </w:rPr>
      </w:pPr>
    </w:p>
    <w:p w14:paraId="00DC2059" w14:textId="77777777" w:rsidR="00350CFB" w:rsidRDefault="00350CFB">
      <w:pPr>
        <w:pStyle w:val="a3"/>
        <w:rPr>
          <w:sz w:val="22"/>
        </w:rPr>
      </w:pPr>
    </w:p>
    <w:p w14:paraId="00DC205A" w14:textId="77777777" w:rsidR="00350CFB" w:rsidRDefault="00350CFB">
      <w:pPr>
        <w:pStyle w:val="a3"/>
        <w:rPr>
          <w:sz w:val="22"/>
        </w:rPr>
      </w:pPr>
    </w:p>
    <w:p w14:paraId="00DC205B" w14:textId="77777777" w:rsidR="00350CFB" w:rsidRDefault="00350CFB">
      <w:pPr>
        <w:pStyle w:val="a3"/>
        <w:rPr>
          <w:sz w:val="22"/>
        </w:rPr>
      </w:pPr>
    </w:p>
    <w:p w14:paraId="00DC205C" w14:textId="77777777" w:rsidR="00350CFB" w:rsidRDefault="00350CFB">
      <w:pPr>
        <w:pStyle w:val="a3"/>
        <w:rPr>
          <w:sz w:val="22"/>
        </w:rPr>
      </w:pPr>
    </w:p>
    <w:p w14:paraId="00DC205D" w14:textId="77777777" w:rsidR="00350CFB" w:rsidRDefault="00350CFB">
      <w:pPr>
        <w:pStyle w:val="a3"/>
        <w:rPr>
          <w:sz w:val="22"/>
        </w:rPr>
      </w:pPr>
    </w:p>
    <w:p w14:paraId="00DC205E" w14:textId="77777777" w:rsidR="00350CFB" w:rsidRDefault="00350CFB">
      <w:pPr>
        <w:pStyle w:val="a3"/>
        <w:rPr>
          <w:sz w:val="22"/>
        </w:rPr>
      </w:pPr>
    </w:p>
    <w:p w14:paraId="00DC205F" w14:textId="77777777" w:rsidR="00350CFB" w:rsidRDefault="00350CFB">
      <w:pPr>
        <w:pStyle w:val="a3"/>
        <w:rPr>
          <w:sz w:val="22"/>
        </w:rPr>
      </w:pPr>
    </w:p>
    <w:p w14:paraId="00DC2060" w14:textId="77777777" w:rsidR="00350CFB" w:rsidRDefault="00350CFB">
      <w:pPr>
        <w:pStyle w:val="a3"/>
        <w:rPr>
          <w:sz w:val="22"/>
        </w:rPr>
      </w:pPr>
    </w:p>
    <w:p w14:paraId="00DC2061" w14:textId="77777777" w:rsidR="00350CFB" w:rsidRDefault="00350CFB">
      <w:pPr>
        <w:pStyle w:val="a3"/>
        <w:rPr>
          <w:sz w:val="22"/>
        </w:rPr>
      </w:pPr>
    </w:p>
    <w:p w14:paraId="00DC2062" w14:textId="77777777" w:rsidR="00350CFB" w:rsidRDefault="00350CFB">
      <w:pPr>
        <w:pStyle w:val="a3"/>
        <w:rPr>
          <w:sz w:val="22"/>
        </w:rPr>
      </w:pPr>
    </w:p>
    <w:p w14:paraId="00DC2063" w14:textId="77777777" w:rsidR="00350CFB" w:rsidRDefault="00350CFB">
      <w:pPr>
        <w:pStyle w:val="a3"/>
        <w:spacing w:before="93"/>
        <w:rPr>
          <w:sz w:val="22"/>
        </w:rPr>
      </w:pPr>
    </w:p>
    <w:p w14:paraId="00DC2064" w14:textId="77777777" w:rsidR="00350CFB" w:rsidRDefault="00283FFF">
      <w:pPr>
        <w:ind w:left="1240"/>
        <w:rPr>
          <w:rFonts w:ascii="Arial"/>
          <w:sz w:val="25"/>
        </w:rPr>
      </w:pPr>
      <w:r>
        <w:rPr>
          <w:rFonts w:ascii="Arial"/>
          <w:noProof/>
          <w:sz w:val="25"/>
        </w:rPr>
        <mc:AlternateContent>
          <mc:Choice Requires="wpg">
            <w:drawing>
              <wp:anchor distT="0" distB="0" distL="0" distR="0" simplePos="0" relativeHeight="15769600" behindDoc="0" locked="0" layoutInCell="1" allowOverlap="1" wp14:anchorId="00DC2778" wp14:editId="00DC2779">
                <wp:simplePos x="0" y="0"/>
                <wp:positionH relativeFrom="page">
                  <wp:posOffset>2001532</wp:posOffset>
                </wp:positionH>
                <wp:positionV relativeFrom="paragraph">
                  <wp:posOffset>-409068</wp:posOffset>
                </wp:positionV>
                <wp:extent cx="4357370" cy="285305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7370" cy="2853055"/>
                          <a:chOff x="0" y="0"/>
                          <a:chExt cx="4357370" cy="2853055"/>
                        </a:xfrm>
                      </wpg:grpSpPr>
                      <wps:wsp>
                        <wps:cNvPr id="368" name="Graphic 368"/>
                        <wps:cNvSpPr/>
                        <wps:spPr>
                          <a:xfrm>
                            <a:off x="244614" y="138850"/>
                            <a:ext cx="3911600" cy="2665095"/>
                          </a:xfrm>
                          <a:custGeom>
                            <a:avLst/>
                            <a:gdLst/>
                            <a:ahLst/>
                            <a:cxnLst/>
                            <a:rect l="l" t="t" r="r" b="b"/>
                            <a:pathLst>
                              <a:path w="3911600" h="2665095">
                                <a:moveTo>
                                  <a:pt x="3911168" y="2662237"/>
                                </a:moveTo>
                                <a:lnTo>
                                  <a:pt x="3832949" y="2662237"/>
                                </a:lnTo>
                                <a:lnTo>
                                  <a:pt x="3754717" y="2662224"/>
                                </a:lnTo>
                                <a:lnTo>
                                  <a:pt x="3754717" y="2662656"/>
                                </a:lnTo>
                                <a:lnTo>
                                  <a:pt x="3676497" y="2662656"/>
                                </a:lnTo>
                                <a:lnTo>
                                  <a:pt x="3676497" y="2662339"/>
                                </a:lnTo>
                                <a:lnTo>
                                  <a:pt x="3598278" y="2662339"/>
                                </a:lnTo>
                                <a:lnTo>
                                  <a:pt x="3598278" y="2661513"/>
                                </a:lnTo>
                                <a:lnTo>
                                  <a:pt x="3520046" y="2661513"/>
                                </a:lnTo>
                                <a:lnTo>
                                  <a:pt x="3520046" y="2661970"/>
                                </a:lnTo>
                                <a:lnTo>
                                  <a:pt x="3441827" y="2661970"/>
                                </a:lnTo>
                                <a:lnTo>
                                  <a:pt x="3363607" y="2661907"/>
                                </a:lnTo>
                                <a:lnTo>
                                  <a:pt x="3363607" y="2661526"/>
                                </a:lnTo>
                                <a:lnTo>
                                  <a:pt x="3285375" y="2661526"/>
                                </a:lnTo>
                                <a:lnTo>
                                  <a:pt x="3285375" y="2660916"/>
                                </a:lnTo>
                                <a:lnTo>
                                  <a:pt x="3207156" y="2660916"/>
                                </a:lnTo>
                                <a:lnTo>
                                  <a:pt x="3128937" y="2661031"/>
                                </a:lnTo>
                                <a:lnTo>
                                  <a:pt x="3128937" y="2660827"/>
                                </a:lnTo>
                                <a:lnTo>
                                  <a:pt x="3050705" y="2660827"/>
                                </a:lnTo>
                                <a:lnTo>
                                  <a:pt x="3050705" y="2659621"/>
                                </a:lnTo>
                                <a:lnTo>
                                  <a:pt x="2972485" y="2659621"/>
                                </a:lnTo>
                                <a:lnTo>
                                  <a:pt x="2972485" y="2659443"/>
                                </a:lnTo>
                                <a:lnTo>
                                  <a:pt x="2894266" y="2659443"/>
                                </a:lnTo>
                                <a:lnTo>
                                  <a:pt x="2894266" y="2658338"/>
                                </a:lnTo>
                                <a:lnTo>
                                  <a:pt x="2816034" y="2658338"/>
                                </a:lnTo>
                                <a:lnTo>
                                  <a:pt x="2816034" y="2654427"/>
                                </a:lnTo>
                                <a:lnTo>
                                  <a:pt x="2737815" y="2654427"/>
                                </a:lnTo>
                                <a:lnTo>
                                  <a:pt x="2737815" y="2653080"/>
                                </a:lnTo>
                                <a:lnTo>
                                  <a:pt x="2659596" y="2653080"/>
                                </a:lnTo>
                                <a:lnTo>
                                  <a:pt x="2659596" y="2652572"/>
                                </a:lnTo>
                                <a:lnTo>
                                  <a:pt x="2581376" y="2652572"/>
                                </a:lnTo>
                                <a:lnTo>
                                  <a:pt x="2581376" y="2646616"/>
                                </a:lnTo>
                                <a:lnTo>
                                  <a:pt x="2503144" y="2646616"/>
                                </a:lnTo>
                                <a:lnTo>
                                  <a:pt x="2503144" y="2645765"/>
                                </a:lnTo>
                                <a:lnTo>
                                  <a:pt x="2424925" y="2645765"/>
                                </a:lnTo>
                                <a:lnTo>
                                  <a:pt x="2424925" y="2647759"/>
                                </a:lnTo>
                                <a:lnTo>
                                  <a:pt x="2346706" y="2647759"/>
                                </a:lnTo>
                                <a:lnTo>
                                  <a:pt x="2346706" y="2641955"/>
                                </a:lnTo>
                                <a:lnTo>
                                  <a:pt x="2268474" y="2641955"/>
                                </a:lnTo>
                                <a:lnTo>
                                  <a:pt x="2268474" y="2632976"/>
                                </a:lnTo>
                                <a:lnTo>
                                  <a:pt x="2190254" y="2632976"/>
                                </a:lnTo>
                                <a:lnTo>
                                  <a:pt x="2190254" y="2620911"/>
                                </a:lnTo>
                                <a:lnTo>
                                  <a:pt x="2112035" y="2620911"/>
                                </a:lnTo>
                                <a:lnTo>
                                  <a:pt x="2112035" y="2595130"/>
                                </a:lnTo>
                                <a:lnTo>
                                  <a:pt x="2033803" y="2595130"/>
                                </a:lnTo>
                                <a:lnTo>
                                  <a:pt x="2033803" y="2523083"/>
                                </a:lnTo>
                                <a:lnTo>
                                  <a:pt x="1955584" y="2523083"/>
                                </a:lnTo>
                                <a:lnTo>
                                  <a:pt x="1955584" y="2061908"/>
                                </a:lnTo>
                                <a:lnTo>
                                  <a:pt x="1877364" y="2061908"/>
                                </a:lnTo>
                                <a:lnTo>
                                  <a:pt x="1877364" y="0"/>
                                </a:lnTo>
                                <a:lnTo>
                                  <a:pt x="1799132" y="0"/>
                                </a:lnTo>
                                <a:lnTo>
                                  <a:pt x="1799132" y="2511590"/>
                                </a:lnTo>
                                <a:lnTo>
                                  <a:pt x="1720913" y="2511590"/>
                                </a:lnTo>
                                <a:lnTo>
                                  <a:pt x="1720913" y="2596756"/>
                                </a:lnTo>
                                <a:lnTo>
                                  <a:pt x="1642694" y="2596756"/>
                                </a:lnTo>
                                <a:lnTo>
                                  <a:pt x="1642694" y="2623578"/>
                                </a:lnTo>
                                <a:lnTo>
                                  <a:pt x="1564462" y="2623578"/>
                                </a:lnTo>
                                <a:lnTo>
                                  <a:pt x="1564462" y="2637256"/>
                                </a:lnTo>
                                <a:lnTo>
                                  <a:pt x="1486242" y="2637256"/>
                                </a:lnTo>
                                <a:lnTo>
                                  <a:pt x="1486242" y="2645816"/>
                                </a:lnTo>
                                <a:lnTo>
                                  <a:pt x="1408023" y="2645816"/>
                                </a:lnTo>
                                <a:lnTo>
                                  <a:pt x="1408023" y="2649270"/>
                                </a:lnTo>
                                <a:lnTo>
                                  <a:pt x="1329804" y="2649270"/>
                                </a:lnTo>
                                <a:lnTo>
                                  <a:pt x="1329804" y="2654414"/>
                                </a:lnTo>
                                <a:lnTo>
                                  <a:pt x="1251572" y="2654414"/>
                                </a:lnTo>
                                <a:lnTo>
                                  <a:pt x="1173353" y="2654490"/>
                                </a:lnTo>
                                <a:lnTo>
                                  <a:pt x="1173353" y="2657170"/>
                                </a:lnTo>
                                <a:lnTo>
                                  <a:pt x="1095133" y="2657170"/>
                                </a:lnTo>
                                <a:lnTo>
                                  <a:pt x="1095133" y="2656967"/>
                                </a:lnTo>
                                <a:lnTo>
                                  <a:pt x="1016901" y="2656967"/>
                                </a:lnTo>
                                <a:lnTo>
                                  <a:pt x="1016901" y="2658859"/>
                                </a:lnTo>
                                <a:lnTo>
                                  <a:pt x="938682" y="2658859"/>
                                </a:lnTo>
                                <a:lnTo>
                                  <a:pt x="938682" y="2660015"/>
                                </a:lnTo>
                                <a:lnTo>
                                  <a:pt x="860463" y="2660015"/>
                                </a:lnTo>
                                <a:lnTo>
                                  <a:pt x="860463" y="2660319"/>
                                </a:lnTo>
                                <a:lnTo>
                                  <a:pt x="782231" y="2660319"/>
                                </a:lnTo>
                                <a:lnTo>
                                  <a:pt x="782231" y="2660535"/>
                                </a:lnTo>
                                <a:lnTo>
                                  <a:pt x="704011" y="2660535"/>
                                </a:lnTo>
                                <a:lnTo>
                                  <a:pt x="704011" y="2659507"/>
                                </a:lnTo>
                                <a:lnTo>
                                  <a:pt x="625792" y="2659507"/>
                                </a:lnTo>
                                <a:lnTo>
                                  <a:pt x="625792" y="2661272"/>
                                </a:lnTo>
                                <a:lnTo>
                                  <a:pt x="547560" y="2661272"/>
                                </a:lnTo>
                                <a:lnTo>
                                  <a:pt x="547560" y="2661450"/>
                                </a:lnTo>
                                <a:lnTo>
                                  <a:pt x="469341" y="2661450"/>
                                </a:lnTo>
                                <a:lnTo>
                                  <a:pt x="469341" y="2661615"/>
                                </a:lnTo>
                                <a:lnTo>
                                  <a:pt x="391121" y="2661615"/>
                                </a:lnTo>
                                <a:lnTo>
                                  <a:pt x="312889" y="2661589"/>
                                </a:lnTo>
                                <a:lnTo>
                                  <a:pt x="312889" y="2662301"/>
                                </a:lnTo>
                                <a:lnTo>
                                  <a:pt x="234670" y="2662301"/>
                                </a:lnTo>
                                <a:lnTo>
                                  <a:pt x="234670" y="2662491"/>
                                </a:lnTo>
                                <a:lnTo>
                                  <a:pt x="156451" y="2662491"/>
                                </a:lnTo>
                                <a:lnTo>
                                  <a:pt x="78219" y="2662542"/>
                                </a:lnTo>
                                <a:lnTo>
                                  <a:pt x="78219" y="2663012"/>
                                </a:lnTo>
                                <a:lnTo>
                                  <a:pt x="0" y="2663012"/>
                                </a:lnTo>
                                <a:lnTo>
                                  <a:pt x="0" y="2664637"/>
                                </a:lnTo>
                                <a:lnTo>
                                  <a:pt x="78219" y="2664637"/>
                                </a:lnTo>
                                <a:lnTo>
                                  <a:pt x="156451" y="2664637"/>
                                </a:lnTo>
                                <a:lnTo>
                                  <a:pt x="3911168" y="2664637"/>
                                </a:lnTo>
                                <a:lnTo>
                                  <a:pt x="3911168" y="2662237"/>
                                </a:lnTo>
                                <a:close/>
                              </a:path>
                            </a:pathLst>
                          </a:custGeom>
                          <a:solidFill>
                            <a:srgbClr val="3D795A"/>
                          </a:solidFill>
                        </wps:spPr>
                        <wps:bodyPr wrap="square" lIns="0" tIns="0" rIns="0" bIns="0" rtlCol="0">
                          <a:prstTxWarp prst="textNoShape">
                            <a:avLst/>
                          </a:prstTxWarp>
                          <a:noAutofit/>
                        </wps:bodyPr>
                      </wps:wsp>
                      <wps:wsp>
                        <wps:cNvPr id="369" name="Graphic 369"/>
                        <wps:cNvSpPr/>
                        <wps:spPr>
                          <a:xfrm>
                            <a:off x="425979"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0" name="Graphic 370"/>
                        <wps:cNvSpPr/>
                        <wps:spPr>
                          <a:xfrm>
                            <a:off x="425979"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1" name="Graphic 371"/>
                        <wps:cNvSpPr/>
                        <wps:spPr>
                          <a:xfrm>
                            <a:off x="425979"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2" name="Graphic 372"/>
                        <wps:cNvSpPr/>
                        <wps:spPr>
                          <a:xfrm>
                            <a:off x="987376"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3" name="Graphic 373"/>
                        <wps:cNvSpPr/>
                        <wps:spPr>
                          <a:xfrm>
                            <a:off x="987376"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4" name="Graphic 374"/>
                        <wps:cNvSpPr/>
                        <wps:spPr>
                          <a:xfrm>
                            <a:off x="987376"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5" name="Graphic 375"/>
                        <wps:cNvSpPr/>
                        <wps:spPr>
                          <a:xfrm>
                            <a:off x="1548773"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6" name="Graphic 376"/>
                        <wps:cNvSpPr/>
                        <wps:spPr>
                          <a:xfrm>
                            <a:off x="1548773"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7" name="Graphic 377"/>
                        <wps:cNvSpPr/>
                        <wps:spPr>
                          <a:xfrm>
                            <a:off x="1548773"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8" name="Graphic 378"/>
                        <wps:cNvSpPr/>
                        <wps:spPr>
                          <a:xfrm>
                            <a:off x="2110170"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9" name="Graphic 379"/>
                        <wps:cNvSpPr/>
                        <wps:spPr>
                          <a:xfrm>
                            <a:off x="2110170"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0" name="Graphic 380"/>
                        <wps:cNvSpPr/>
                        <wps:spPr>
                          <a:xfrm>
                            <a:off x="2110170"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1" name="Graphic 381"/>
                        <wps:cNvSpPr/>
                        <wps:spPr>
                          <a:xfrm>
                            <a:off x="2671567"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2" name="Graphic 382"/>
                        <wps:cNvSpPr/>
                        <wps:spPr>
                          <a:xfrm>
                            <a:off x="2671567"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3" name="Graphic 383"/>
                        <wps:cNvSpPr/>
                        <wps:spPr>
                          <a:xfrm>
                            <a:off x="2671567"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4" name="Graphic 384"/>
                        <wps:cNvSpPr/>
                        <wps:spPr>
                          <a:xfrm>
                            <a:off x="3232964"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5" name="Graphic 385"/>
                        <wps:cNvSpPr/>
                        <wps:spPr>
                          <a:xfrm>
                            <a:off x="3232964"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6" name="Graphic 386"/>
                        <wps:cNvSpPr/>
                        <wps:spPr>
                          <a:xfrm>
                            <a:off x="3232964"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7" name="Graphic 387"/>
                        <wps:cNvSpPr/>
                        <wps:spPr>
                          <a:xfrm>
                            <a:off x="3794361" y="5607"/>
                            <a:ext cx="1270" cy="2798445"/>
                          </a:xfrm>
                          <a:custGeom>
                            <a:avLst/>
                            <a:gdLst/>
                            <a:ahLst/>
                            <a:cxnLst/>
                            <a:rect l="l" t="t" r="r" b="b"/>
                            <a:pathLst>
                              <a:path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8" name="Graphic 388"/>
                        <wps:cNvSpPr/>
                        <wps:spPr>
                          <a:xfrm>
                            <a:off x="3794361" y="2803478"/>
                            <a:ext cx="1270" cy="49530"/>
                          </a:xfrm>
                          <a:custGeom>
                            <a:avLst/>
                            <a:gdLst/>
                            <a:ahLst/>
                            <a:cxnLst/>
                            <a:rect l="l" t="t" r="r" b="b"/>
                            <a:pathLst>
                              <a:path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9" name="Graphic 389"/>
                        <wps:cNvSpPr/>
                        <wps:spPr>
                          <a:xfrm>
                            <a:off x="3794361" y="2803478"/>
                            <a:ext cx="1270" cy="49530"/>
                          </a:xfrm>
                          <a:custGeom>
                            <a:avLst/>
                            <a:gdLst/>
                            <a:ahLst/>
                            <a:cxnLst/>
                            <a:rect l="l" t="t" r="r" b="b"/>
                            <a:pathLst>
                              <a:path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0" name="Graphic 390"/>
                        <wps:cNvSpPr/>
                        <wps:spPr>
                          <a:xfrm>
                            <a:off x="49064" y="2803478"/>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1" name="Graphic 391"/>
                        <wps:cNvSpPr/>
                        <wps:spPr>
                          <a:xfrm>
                            <a:off x="0" y="2803478"/>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2" name="Graphic 392"/>
                        <wps:cNvSpPr/>
                        <wps:spPr>
                          <a:xfrm>
                            <a:off x="0" y="2803478"/>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3" name="Graphic 393"/>
                        <wps:cNvSpPr/>
                        <wps:spPr>
                          <a:xfrm>
                            <a:off x="49064" y="2228880"/>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4" name="Graphic 394"/>
                        <wps:cNvSpPr/>
                        <wps:spPr>
                          <a:xfrm>
                            <a:off x="0" y="2228880"/>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5" name="Graphic 395"/>
                        <wps:cNvSpPr/>
                        <wps:spPr>
                          <a:xfrm>
                            <a:off x="0" y="2228880"/>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6" name="Graphic 396"/>
                        <wps:cNvSpPr/>
                        <wps:spPr>
                          <a:xfrm>
                            <a:off x="49064" y="1654283"/>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7" name="Graphic 397"/>
                        <wps:cNvSpPr/>
                        <wps:spPr>
                          <a:xfrm>
                            <a:off x="0" y="1654283"/>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398" name="Graphic 398"/>
                        <wps:cNvSpPr/>
                        <wps:spPr>
                          <a:xfrm>
                            <a:off x="0" y="1654283"/>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9" name="Graphic 399"/>
                        <wps:cNvSpPr/>
                        <wps:spPr>
                          <a:xfrm>
                            <a:off x="49064" y="1079685"/>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0" name="Graphic 400"/>
                        <wps:cNvSpPr/>
                        <wps:spPr>
                          <a:xfrm>
                            <a:off x="0" y="1079685"/>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1" name="Graphic 401"/>
                        <wps:cNvSpPr/>
                        <wps:spPr>
                          <a:xfrm>
                            <a:off x="0" y="1079685"/>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2" name="Graphic 402"/>
                        <wps:cNvSpPr/>
                        <wps:spPr>
                          <a:xfrm>
                            <a:off x="49064" y="505087"/>
                            <a:ext cx="4302760" cy="1270"/>
                          </a:xfrm>
                          <a:custGeom>
                            <a:avLst/>
                            <a:gdLst/>
                            <a:ahLst/>
                            <a:cxnLst/>
                            <a:rect l="l" t="t" r="r" b="b"/>
                            <a:pathLst>
                              <a:path w="430276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3" name="Graphic 403"/>
                        <wps:cNvSpPr/>
                        <wps:spPr>
                          <a:xfrm>
                            <a:off x="0" y="505087"/>
                            <a:ext cx="49530" cy="1270"/>
                          </a:xfrm>
                          <a:custGeom>
                            <a:avLst/>
                            <a:gdLst/>
                            <a:ahLst/>
                            <a:cxnLst/>
                            <a:rect l="l" t="t" r="r" b="b"/>
                            <a:pathLst>
                              <a:path w="49530">
                                <a:moveTo>
                                  <a:pt x="49064" y="0"/>
                                </a:moveTo>
                                <a:lnTo>
                                  <a:pt x="0" y="0"/>
                                </a:lnTo>
                              </a:path>
                            </a:pathLst>
                          </a:custGeom>
                          <a:solidFill>
                            <a:srgbClr val="000000"/>
                          </a:solidFill>
                        </wps:spPr>
                        <wps:bodyPr wrap="square" lIns="0" tIns="0" rIns="0" bIns="0" rtlCol="0">
                          <a:prstTxWarp prst="textNoShape">
                            <a:avLst/>
                          </a:prstTxWarp>
                          <a:noAutofit/>
                        </wps:bodyPr>
                      </wps:wsp>
                      <wps:wsp>
                        <wps:cNvPr id="404" name="Graphic 404"/>
                        <wps:cNvSpPr/>
                        <wps:spPr>
                          <a:xfrm>
                            <a:off x="0" y="505087"/>
                            <a:ext cx="49530" cy="1270"/>
                          </a:xfrm>
                          <a:custGeom>
                            <a:avLst/>
                            <a:gdLst/>
                            <a:ahLst/>
                            <a:cxnLst/>
                            <a:rect l="l" t="t" r="r" b="b"/>
                            <a:pathLst>
                              <a:path w="4953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5" name="Graphic 405"/>
                        <wps:cNvSpPr/>
                        <wps:spPr>
                          <a:xfrm>
                            <a:off x="2110170" y="5607"/>
                            <a:ext cx="1270" cy="2798445"/>
                          </a:xfrm>
                          <a:custGeom>
                            <a:avLst/>
                            <a:gdLst/>
                            <a:ahLst/>
                            <a:cxnLst/>
                            <a:rect l="l" t="t" r="r" b="b"/>
                            <a:pathLst>
                              <a:path h="2798445">
                                <a:moveTo>
                                  <a:pt x="0" y="2797871"/>
                                </a:moveTo>
                                <a:lnTo>
                                  <a:pt x="0" y="0"/>
                                </a:lnTo>
                              </a:path>
                            </a:pathLst>
                          </a:custGeom>
                          <a:ln w="11214">
                            <a:solidFill>
                              <a:srgbClr val="000000"/>
                            </a:solidFill>
                            <a:prstDash val="sysDash"/>
                          </a:ln>
                        </wps:spPr>
                        <wps:bodyPr wrap="square" lIns="0" tIns="0" rIns="0" bIns="0" rtlCol="0">
                          <a:prstTxWarp prst="textNoShape">
                            <a:avLst/>
                          </a:prstTxWarp>
                          <a:noAutofit/>
                        </wps:bodyPr>
                      </wps:wsp>
                      <wps:wsp>
                        <wps:cNvPr id="406" name="Graphic 406"/>
                        <wps:cNvSpPr/>
                        <wps:spPr>
                          <a:xfrm>
                            <a:off x="49064" y="5607"/>
                            <a:ext cx="4302760" cy="2798445"/>
                          </a:xfrm>
                          <a:custGeom>
                            <a:avLst/>
                            <a:gdLst/>
                            <a:ahLst/>
                            <a:cxnLst/>
                            <a:rect l="l" t="t" r="r" b="b"/>
                            <a:pathLst>
                              <a:path w="4302760" h="2798445">
                                <a:moveTo>
                                  <a:pt x="0" y="2797871"/>
                                </a:moveTo>
                                <a:lnTo>
                                  <a:pt x="0" y="0"/>
                                </a:lnTo>
                              </a:path>
                              <a:path w="4302760" h="2798445">
                                <a:moveTo>
                                  <a:pt x="4302281" y="2797871"/>
                                </a:moveTo>
                                <a:lnTo>
                                  <a:pt x="4302281" y="0"/>
                                </a:lnTo>
                              </a:path>
                              <a:path w="4302760" h="2798445">
                                <a:moveTo>
                                  <a:pt x="0" y="2797871"/>
                                </a:moveTo>
                                <a:lnTo>
                                  <a:pt x="4302281" y="2797871"/>
                                </a:lnTo>
                              </a:path>
                              <a:path w="4302760" h="2798445">
                                <a:moveTo>
                                  <a:pt x="0" y="0"/>
                                </a:moveTo>
                                <a:lnTo>
                                  <a:pt x="4302281" y="0"/>
                                </a:lnTo>
                              </a:path>
                            </a:pathLst>
                          </a:custGeom>
                          <a:ln w="112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087B68" id="Group 367" o:spid="_x0000_s1026" style="position:absolute;margin-left:157.6pt;margin-top:-32.2pt;width:343.1pt;height:224.65pt;z-index:15769600;mso-wrap-distance-left:0;mso-wrap-distance-right:0;mso-position-horizontal-relative:page" coordsize="43573,28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">
                <v:shape id="Graphic 368" o:spid="_x0000_s1027" style="position:absolute;left:2446;top:1388;width:39116;height:26651;visibility:visible;mso-wrap-style:square;v-text-anchor:top" coordsize="3911600,266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" path="m3911168,2662237r-78219,l3754717,2662224r,432l3676497,2662656r,-317l3598278,2662339r,-826l3520046,2661513r,457l3441827,2661970r-78220,-63l3363607,2661526r-78232,l3285375,2660916r-78219,l3128937,2661031r,-204l3050705,2660827r,-1206l2972485,2659621r,-178l2894266,2659443r,-1105l2816034,2658338r,-3911l2737815,2654427r,-1347l2659596,2653080r,-508l2581376,2652572r,-5956l2503144,2646616r,-851l2424925,2645765r,1994l2346706,2647759r,-5804l2268474,2641955r,-8979l2190254,2632976r,-12065l2112035,2620911r,-25781l2033803,2595130r,-72047l1955584,2523083r,-461175l1877364,2061908,1877364,r-78232,l1799132,2511590r-78219,l1720913,2596756r-78219,l1642694,2623578r-78232,l1564462,2637256r-78220,l1486242,2645816r-78219,l1408023,2649270r-78219,l1329804,2654414r-78232,l1173353,2654490r,2680l1095133,2657170r,-203l1016901,2656967r,1892l938682,2658859r,1156l860463,2660015r,304l782231,2660319r,216l704011,2660535r,-1028l625792,2659507r,1765l547560,2661272r,178l469341,2661450r,165l391121,2661615r-78232,-26l312889,2662301r-78219,l234670,2662491r-78219,l78219,2662542r,470l,2663012r,1625l78219,2664637r78232,l3911168,2664637r,-2400xe" fillcolor="#3d795a" stroked="f">
                  <v:path arrowok="t"/>
                </v:shape>
                <v:shape id="Graphic 369" o:spid="_x0000_s1028" style="position:absolute;left:4259;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" path="m,2797871l,e" filled="f" strokecolor="#afafaf" strokeweight=".3115mm">
                  <v:path arrowok="t"/>
                </v:shape>
                <v:shape id="Graphic 370" o:spid="_x0000_s1029" style="position:absolute;left:4259;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" path="m,l,49064e" fillcolor="black" stroked="f">
                  <v:path arrowok="t"/>
                </v:shape>
                <v:shape id="Graphic 371" o:spid="_x0000_s1030" style="position:absolute;left:4259;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" path="m,l,49064e" filled="f" strokeweight=".3115mm">
                  <v:path arrowok="t"/>
                </v:shape>
                <v:shape id="Graphic 372" o:spid="_x0000_s1031" style="position:absolute;left:9873;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" path="m,2797871l,e" filled="f" strokecolor="#afafaf" strokeweight=".3115mm">
                  <v:path arrowok="t"/>
                </v:shape>
                <v:shape id="Graphic 373" o:spid="_x0000_s1032" style="position:absolute;left:9873;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" path="m,l,49064e" fillcolor="black" stroked="f">
                  <v:path arrowok="t"/>
                </v:shape>
                <v:shape id="Graphic 374" o:spid="_x0000_s1033" style="position:absolute;left:9873;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" path="m,l,49064e" filled="f" strokeweight=".3115mm">
                  <v:path arrowok="t"/>
                </v:shape>
                <v:shape id="Graphic 375" o:spid="_x0000_s1034" style="position:absolute;left:15487;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" path="m,2797871l,e" filled="f" strokecolor="#afafaf" strokeweight=".3115mm">
                  <v:path arrowok="t"/>
                </v:shape>
                <v:shape id="Graphic 376" o:spid="_x0000_s1035" style="position:absolute;left:15487;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" path="m,l,49064e" fillcolor="black" stroked="f">
                  <v:path arrowok="t"/>
                </v:shape>
                <v:shape id="Graphic 377" o:spid="_x0000_s1036" style="position:absolute;left:15487;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" path="m,l,49064e" filled="f" strokeweight=".3115mm">
                  <v:path arrowok="t"/>
                </v:shape>
                <v:shape id="Graphic 378" o:spid="_x0000_s1037" style="position:absolute;left:21101;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" path="m,2797871l,e" filled="f" strokecolor="#afafaf" strokeweight=".3115mm">
                  <v:path arrowok="t"/>
                </v:shape>
                <v:shape id="Graphic 379" o:spid="_x0000_s1038" style="position:absolute;left:21101;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" path="m,l,49064e" fillcolor="black" stroked="f">
                  <v:path arrowok="t"/>
                </v:shape>
                <v:shape id="Graphic 380" o:spid="_x0000_s1039" style="position:absolute;left:21101;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" path="m,l,49064e" filled="f" strokeweight=".3115mm">
                  <v:path arrowok="t"/>
                </v:shape>
                <v:shape id="Graphic 381" o:spid="_x0000_s1040" style="position:absolute;left:26715;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" path="m,2797871l,e" filled="f" strokecolor="#afafaf" strokeweight=".3115mm">
                  <v:path arrowok="t"/>
                </v:shape>
                <v:shape id="Graphic 382" o:spid="_x0000_s1041" style="position:absolute;left:26715;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" path="m,l,49064e" fillcolor="black" stroked="f">
                  <v:path arrowok="t"/>
                </v:shape>
                <v:shape id="Graphic 383" o:spid="_x0000_s1042" style="position:absolute;left:26715;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" path="m,l,49064e" filled="f" strokeweight=".3115mm">
                  <v:path arrowok="t"/>
                </v:shape>
                <v:shape id="Graphic 384" o:spid="_x0000_s1043" style="position:absolute;left:32329;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" path="m,2797871l,e" filled="f" strokecolor="#afafaf" strokeweight=".3115mm">
                  <v:path arrowok="t"/>
                </v:shape>
                <v:shape id="Graphic 385" o:spid="_x0000_s1044" style="position:absolute;left:32329;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" path="m,l,49064e" fillcolor="black" stroked="f">
                  <v:path arrowok="t"/>
                </v:shape>
                <v:shape id="Graphic 386" o:spid="_x0000_s1045" style="position:absolute;left:32329;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" path="m,l,49064e" filled="f" strokeweight=".3115mm">
                  <v:path arrowok="t"/>
                </v:shape>
                <v:shape id="Graphic 387" o:spid="_x0000_s1046" style="position:absolute;left:37943;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" path="m,2797871l,e" filled="f" strokecolor="#afafaf" strokeweight=".3115mm">
                  <v:path arrowok="t"/>
                </v:shape>
                <v:shape id="Graphic 388" o:spid="_x0000_s1047" style="position:absolute;left:37943;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" path="m,l,49064e" fillcolor="black" stroked="f">
                  <v:path arrowok="t"/>
                </v:shape>
                <v:shape id="Graphic 389" o:spid="_x0000_s1048" style="position:absolute;left:37943;top:28034;width:13;height:496;visibility:visible;mso-wrap-style:square;v-text-anchor:top" coordsize="127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" path="m,l,49064e" filled="f" strokeweight=".3115mm">
                  <v:path arrowok="t"/>
                </v:shape>
                <v:shape id="Graphic 390" o:spid="_x0000_s1049" style="position:absolute;left:490;top:28034;width:43028;height:13;visibility:visible;mso-wrap-style:square;v-text-anchor:top" coordsize="4302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" path="m,l4302281,e" filled="f" strokecolor="#afafaf" strokeweight=".3115mm">
                  <v:path arrowok="t"/>
                </v:shape>
                <v:shape id="Graphic 391" o:spid="_x0000_s1050" style="position:absolute;top:28034;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" path="m49064,l,e" fillcolor="black" stroked="f">
                  <v:path arrowok="t"/>
                </v:shape>
                <v:shape id="Graphic 392" o:spid="_x0000_s1051" style="position:absolute;top:28034;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" path="m49064,l,e" filled="f" strokeweight=".3115mm">
                  <v:path arrowok="t"/>
                </v:shape>
                <v:shape id="Graphic 393" o:spid="_x0000_s1052" style="position:absolute;left:490;top:22288;width:43028;height:13;visibility:visible;mso-wrap-style:square;v-text-anchor:top" coordsize="4302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" path="m,l4302281,e" filled="f" strokecolor="#afafaf" strokeweight=".3115mm">
                  <v:path arrowok="t"/>
                </v:shape>
                <v:shape id="Graphic 394" o:spid="_x0000_s1053" style="position:absolute;top:22288;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" path="m49064,l,e" fillcolor="black" stroked="f">
                  <v:path arrowok="t"/>
                </v:shape>
                <v:shape id="Graphic 395" o:spid="_x0000_s1054" style="position:absolute;top:22288;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" path="m49064,l,e" filled="f" strokeweight=".3115mm">
                  <v:path arrowok="t"/>
                </v:shape>
                <v:shape id="Graphic 396" o:spid="_x0000_s1055" style="position:absolute;left:490;top:16542;width:43028;height:13;visibility:visible;mso-wrap-style:square;v-text-anchor:top" coordsize="4302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" path="m,l4302281,e" filled="f" strokecolor="#afafaf" strokeweight=".3115mm">
                  <v:path arrowok="t"/>
                </v:shape>
                <v:shape id="Graphic 397" o:spid="_x0000_s1056" style="position:absolute;top:16542;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" path="m49064,l,e" fillcolor="black" stroked="f">
                  <v:path arrowok="t"/>
                </v:shape>
                <v:shape id="Graphic 398" o:spid="_x0000_s1057" style="position:absolute;top:16542;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" path="m49064,l,e" filled="f" strokeweight=".3115mm">
                  <v:path arrowok="t"/>
                </v:shape>
                <v:shape id="Graphic 399" o:spid="_x0000_s1058" style="position:absolute;left:490;top:10796;width:43028;height:13;visibility:visible;mso-wrap-style:square;v-text-anchor:top" coordsize="4302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" path="m,l4302281,e" filled="f" strokecolor="#afafaf" strokeweight=".3115mm">
                  <v:path arrowok="t"/>
                </v:shape>
                <v:shape id="Graphic 400" o:spid="_x0000_s1059" style="position:absolute;top:10796;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" path="m49064,l,e" fillcolor="black" stroked="f">
                  <v:path arrowok="t"/>
                </v:shape>
                <v:shape id="Graphic 401" o:spid="_x0000_s1060" style="position:absolute;top:10796;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" path="m49064,l,e" filled="f" strokeweight=".3115mm">
                  <v:path arrowok="t"/>
                </v:shape>
                <v:shape id="Graphic 402" o:spid="_x0000_s1061" style="position:absolute;left:490;top:5050;width:43028;height:13;visibility:visible;mso-wrap-style:square;v-text-anchor:top" coordsize="4302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" path="m,l4302281,e" filled="f" strokecolor="#afafaf" strokeweight=".3115mm">
                  <v:path arrowok="t"/>
                </v:shape>
                <v:shape id="Graphic 403" o:spid="_x0000_s1062" style="position:absolute;top:5050;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" path="m49064,l,e" fillcolor="black" stroked="f">
                  <v:path arrowok="t"/>
                </v:shape>
                <v:shape id="Graphic 404" o:spid="_x0000_s1063" style="position:absolute;top:5050;width:495;height:13;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" path="m49064,l,e" filled="f" strokeweight=".3115mm">
                  <v:path arrowok="t"/>
                </v:shape>
                <v:shape id="Graphic 405" o:spid="_x0000_s1064" style="position:absolute;left:21101;top:56;width:13;height:27984;visibility:visible;mso-wrap-style:square;v-text-anchor:top" coordsize="127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" path="m,2797871l,e" filled="f" strokeweight=".3115mm">
                  <v:stroke dashstyle="3 1"/>
                  <v:path arrowok="t"/>
                </v:shape>
                <v:shape id="Graphic 406" o:spid="_x0000_s1065" style="position:absolute;left:490;top:56;width:43028;height:27984;visibility:visible;mso-wrap-style:square;v-text-anchor:top" coordsize="4302760,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" path="m,2797871l,em4302281,2797871l4302281,em,2797871r4302281,em,l4302281,e" filled="f" strokeweight=".3115mm">
                  <v:path arrowok="t"/>
                </v:shape>
                <w10:wrap anchorx="page"/>
              </v:group>
            </w:pict>
          </mc:Fallback>
        </mc:AlternateContent>
      </w:r>
      <w:r>
        <w:rPr>
          <w:rFonts w:ascii="Arial"/>
          <w:noProof/>
          <w:sz w:val="25"/>
        </w:rPr>
        <mc:AlternateContent>
          <mc:Choice Requires="wps">
            <w:drawing>
              <wp:anchor distT="0" distB="0" distL="0" distR="0" simplePos="0" relativeHeight="15770112" behindDoc="0" locked="0" layoutInCell="1" allowOverlap="1" wp14:anchorId="00DC277A" wp14:editId="00DC277B">
                <wp:simplePos x="0" y="0"/>
                <wp:positionH relativeFrom="page">
                  <wp:posOffset>1194560</wp:posOffset>
                </wp:positionH>
                <wp:positionV relativeFrom="paragraph">
                  <wp:posOffset>-418754</wp:posOffset>
                </wp:positionV>
                <wp:extent cx="175260" cy="282829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828290"/>
                        </a:xfrm>
                        <a:prstGeom prst="rect">
                          <a:avLst/>
                        </a:prstGeom>
                      </wps:spPr>
                      <wps:txbx>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wps:txbx>
                      <wps:bodyPr vert="vert270" wrap="square" lIns="0" tIns="0" rIns="0" bIns="0" rtlCol="0">
                        <a:noAutofit/>
                      </wps:bodyPr>
                    </wps:wsp>
                  </a:graphicData>
                </a:graphic>
              </wp:anchor>
            </w:drawing>
          </mc:Choice>
          <mc:Fallback>
            <w:pict>
              <v:shape w14:anchorId="00DC277A" id="Textbox 407" o:spid="_x0000_s1215" type="#_x0000_t202" style="position:absolute;left:0;text-align:left;margin-left:94.05pt;margin-top:-32.95pt;width:13.8pt;height:222.7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" filled="f" stroked="f">
                <v:textbox style="layout-flow:vertical;mso-layout-flow-alt:bottom-to-top" inset="0,0,0,0">
                  <w:txbxContent>
                    <w:p w14:paraId="00DC284D" w14:textId="77777777" w:rsidR="00350CFB" w:rsidRDefault="00283FFF">
                      <w:pPr>
                        <w:spacing w:line="262" w:lineRule="exact"/>
                        <w:ind w:left="20"/>
                        <w:rPr>
                          <w:rFonts w:ascii="Arial"/>
                          <w:sz w:val="27"/>
                        </w:rPr>
                      </w:pPr>
                      <w:r>
                        <w:rPr>
                          <w:rFonts w:ascii="Arial"/>
                          <w:sz w:val="27"/>
                        </w:rPr>
                        <w:t>Number</w:t>
                      </w:r>
                      <w:r>
                        <w:rPr>
                          <w:rFonts w:ascii="Arial"/>
                          <w:spacing w:val="18"/>
                          <w:sz w:val="27"/>
                        </w:rPr>
                        <w:t xml:space="preserve"> </w:t>
                      </w:r>
                      <w:r>
                        <w:rPr>
                          <w:rFonts w:ascii="Arial"/>
                          <w:sz w:val="27"/>
                        </w:rPr>
                        <w:t>of</w:t>
                      </w:r>
                      <w:r>
                        <w:rPr>
                          <w:rFonts w:ascii="Arial"/>
                          <w:spacing w:val="19"/>
                          <w:sz w:val="27"/>
                        </w:rPr>
                        <w:t xml:space="preserve"> </w:t>
                      </w:r>
                      <w:r>
                        <w:rPr>
                          <w:rFonts w:ascii="Arial"/>
                          <w:sz w:val="27"/>
                        </w:rPr>
                        <w:t>PositionDecrease</w:t>
                      </w:r>
                      <w:r>
                        <w:rPr>
                          <w:rFonts w:ascii="Arial"/>
                          <w:spacing w:val="19"/>
                          <w:sz w:val="27"/>
                        </w:rPr>
                        <w:t xml:space="preserve"> </w:t>
                      </w:r>
                      <w:r>
                        <w:rPr>
                          <w:rFonts w:ascii="Arial"/>
                          <w:spacing w:val="-2"/>
                          <w:sz w:val="27"/>
                        </w:rPr>
                        <w:t>events</w:t>
                      </w:r>
                    </w:p>
                  </w:txbxContent>
                </v:textbox>
                <w10:wrap anchorx="page"/>
              </v:shape>
            </w:pict>
          </mc:Fallback>
        </mc:AlternateContent>
      </w:r>
      <w:bookmarkStart w:id="307" w:name="_bookmark88"/>
      <w:bookmarkEnd w:id="307"/>
      <w:r>
        <w:rPr>
          <w:rFonts w:ascii="Arial"/>
          <w:spacing w:val="-2"/>
          <w:sz w:val="25"/>
        </w:rPr>
        <w:t>200000</w:t>
      </w:r>
    </w:p>
    <w:p w14:paraId="00DC2065" w14:textId="77777777" w:rsidR="00350CFB" w:rsidRDefault="00350CFB">
      <w:pPr>
        <w:pStyle w:val="a3"/>
        <w:rPr>
          <w:rFonts w:ascii="Arial"/>
          <w:sz w:val="22"/>
        </w:rPr>
      </w:pPr>
    </w:p>
    <w:p w14:paraId="00DC2066" w14:textId="77777777" w:rsidR="00350CFB" w:rsidRDefault="00350CFB">
      <w:pPr>
        <w:pStyle w:val="a3"/>
        <w:spacing w:before="112"/>
        <w:rPr>
          <w:rFonts w:ascii="Arial"/>
          <w:sz w:val="22"/>
        </w:rPr>
      </w:pPr>
    </w:p>
    <w:p w14:paraId="00DC2067" w14:textId="77777777" w:rsidR="00350CFB" w:rsidRDefault="00283FFF">
      <w:pPr>
        <w:ind w:left="1240"/>
        <w:rPr>
          <w:rFonts w:ascii="Arial"/>
          <w:sz w:val="25"/>
        </w:rPr>
      </w:pPr>
      <w:r>
        <w:rPr>
          <w:rFonts w:ascii="Arial"/>
          <w:spacing w:val="-2"/>
          <w:sz w:val="25"/>
        </w:rPr>
        <w:t>150000</w:t>
      </w:r>
    </w:p>
    <w:p w14:paraId="00DC2068" w14:textId="77777777" w:rsidR="00350CFB" w:rsidRDefault="00350CFB">
      <w:pPr>
        <w:pStyle w:val="a3"/>
        <w:rPr>
          <w:rFonts w:ascii="Arial"/>
          <w:sz w:val="22"/>
        </w:rPr>
      </w:pPr>
    </w:p>
    <w:p w14:paraId="00DC2069" w14:textId="77777777" w:rsidR="00350CFB" w:rsidRDefault="00350CFB">
      <w:pPr>
        <w:pStyle w:val="a3"/>
        <w:spacing w:before="111"/>
        <w:rPr>
          <w:rFonts w:ascii="Arial"/>
          <w:sz w:val="22"/>
        </w:rPr>
      </w:pPr>
    </w:p>
    <w:p w14:paraId="00DC206A" w14:textId="77777777" w:rsidR="00350CFB" w:rsidRDefault="00283FFF">
      <w:pPr>
        <w:ind w:left="1240"/>
        <w:rPr>
          <w:rFonts w:ascii="Arial"/>
          <w:sz w:val="25"/>
        </w:rPr>
      </w:pPr>
      <w:r>
        <w:rPr>
          <w:rFonts w:ascii="Arial"/>
          <w:spacing w:val="-2"/>
          <w:sz w:val="25"/>
        </w:rPr>
        <w:t>100000</w:t>
      </w:r>
    </w:p>
    <w:p w14:paraId="00DC206B" w14:textId="77777777" w:rsidR="00350CFB" w:rsidRDefault="00350CFB">
      <w:pPr>
        <w:pStyle w:val="a3"/>
        <w:rPr>
          <w:rFonts w:ascii="Arial"/>
          <w:sz w:val="22"/>
        </w:rPr>
      </w:pPr>
    </w:p>
    <w:p w14:paraId="00DC206C" w14:textId="77777777" w:rsidR="00350CFB" w:rsidRDefault="00350CFB">
      <w:pPr>
        <w:pStyle w:val="a3"/>
        <w:spacing w:before="111"/>
        <w:rPr>
          <w:rFonts w:ascii="Arial"/>
          <w:sz w:val="22"/>
        </w:rPr>
      </w:pPr>
    </w:p>
    <w:p w14:paraId="00DC206D" w14:textId="77777777" w:rsidR="00350CFB" w:rsidRDefault="00283FFF">
      <w:pPr>
        <w:spacing w:before="1"/>
        <w:ind w:left="1380"/>
        <w:rPr>
          <w:rFonts w:ascii="Arial"/>
          <w:sz w:val="25"/>
        </w:rPr>
      </w:pPr>
      <w:r>
        <w:rPr>
          <w:rFonts w:ascii="Arial"/>
          <w:spacing w:val="-2"/>
          <w:sz w:val="25"/>
        </w:rPr>
        <w:t>50000</w:t>
      </w:r>
    </w:p>
    <w:p w14:paraId="00DC206E" w14:textId="77777777" w:rsidR="00350CFB" w:rsidRDefault="00350CFB">
      <w:pPr>
        <w:pStyle w:val="a3"/>
        <w:rPr>
          <w:rFonts w:ascii="Arial"/>
          <w:sz w:val="22"/>
        </w:rPr>
      </w:pPr>
    </w:p>
    <w:p w14:paraId="00DC206F" w14:textId="77777777" w:rsidR="00350CFB" w:rsidRDefault="00350CFB">
      <w:pPr>
        <w:pStyle w:val="a3"/>
        <w:spacing w:before="111"/>
        <w:rPr>
          <w:rFonts w:ascii="Arial"/>
          <w:sz w:val="22"/>
        </w:rPr>
      </w:pPr>
    </w:p>
    <w:p w14:paraId="00DC2070" w14:textId="77777777" w:rsidR="00350CFB" w:rsidRDefault="00283FFF">
      <w:pPr>
        <w:spacing w:line="263" w:lineRule="exact"/>
        <w:ind w:left="1942"/>
        <w:rPr>
          <w:rFonts w:ascii="Arial"/>
          <w:sz w:val="25"/>
        </w:rPr>
      </w:pPr>
      <w:r>
        <w:rPr>
          <w:rFonts w:ascii="Arial"/>
          <w:spacing w:val="-10"/>
          <w:sz w:val="25"/>
        </w:rPr>
        <w:t>0</w:t>
      </w:r>
    </w:p>
    <w:p w14:paraId="00DC2071" w14:textId="77777777" w:rsidR="00350CFB" w:rsidRDefault="00283FFF">
      <w:pPr>
        <w:tabs>
          <w:tab w:val="left" w:pos="3552"/>
          <w:tab w:val="left" w:pos="4436"/>
          <w:tab w:val="left" w:pos="5412"/>
          <w:tab w:val="left" w:pos="6296"/>
          <w:tab w:val="left" w:pos="7181"/>
          <w:tab w:val="left" w:pos="8065"/>
        </w:tabs>
        <w:spacing w:line="262" w:lineRule="exact"/>
        <w:ind w:left="2668"/>
        <w:rPr>
          <w:rFonts w:ascii="Arial" w:hAnsi="Arial"/>
          <w:sz w:val="25"/>
        </w:rPr>
      </w:pPr>
      <w:r>
        <w:rPr>
          <w:rFonts w:ascii="Arial" w:hAnsi="Arial"/>
          <w:spacing w:val="-6"/>
          <w:w w:val="580"/>
          <w:sz w:val="2"/>
        </w:rPr>
        <w:t>−</w:t>
      </w:r>
      <w:r>
        <w:rPr>
          <w:rFonts w:ascii="Arial" w:hAnsi="Arial"/>
          <w:spacing w:val="-5"/>
          <w:w w:val="80"/>
          <w:sz w:val="25"/>
        </w:rPr>
        <w:t>3</w:t>
      </w:r>
      <w:r>
        <w:rPr>
          <w:rFonts w:ascii="Arial" w:hAnsi="Arial"/>
          <w:sz w:val="25"/>
        </w:rPr>
        <w:tab/>
      </w:r>
      <w:r>
        <w:rPr>
          <w:rFonts w:ascii="Arial" w:hAnsi="Arial"/>
          <w:spacing w:val="-6"/>
          <w:w w:val="580"/>
          <w:sz w:val="2"/>
        </w:rPr>
        <w:t>−</w:t>
      </w:r>
      <w:r>
        <w:rPr>
          <w:rFonts w:ascii="Arial" w:hAnsi="Arial"/>
          <w:spacing w:val="-5"/>
          <w:w w:val="80"/>
          <w:sz w:val="25"/>
        </w:rPr>
        <w:t>2</w:t>
      </w:r>
      <w:r>
        <w:rPr>
          <w:rFonts w:ascii="Arial" w:hAnsi="Arial"/>
          <w:sz w:val="25"/>
        </w:rPr>
        <w:tab/>
      </w:r>
      <w:r>
        <w:rPr>
          <w:rFonts w:ascii="Arial" w:hAnsi="Arial"/>
          <w:spacing w:val="-6"/>
          <w:w w:val="580"/>
          <w:sz w:val="2"/>
        </w:rPr>
        <w:t>−</w:t>
      </w:r>
      <w:r>
        <w:rPr>
          <w:rFonts w:ascii="Arial" w:hAnsi="Arial"/>
          <w:spacing w:val="-5"/>
          <w:w w:val="80"/>
          <w:sz w:val="25"/>
        </w:rPr>
        <w:t>1</w:t>
      </w:r>
      <w:r>
        <w:rPr>
          <w:rFonts w:ascii="Arial" w:hAnsi="Arial"/>
          <w:sz w:val="25"/>
        </w:rPr>
        <w:tab/>
      </w:r>
      <w:r>
        <w:rPr>
          <w:rFonts w:ascii="Arial" w:hAnsi="Arial"/>
          <w:spacing w:val="-10"/>
          <w:w w:val="120"/>
          <w:sz w:val="25"/>
        </w:rPr>
        <w:t>0</w:t>
      </w:r>
      <w:r>
        <w:rPr>
          <w:rFonts w:ascii="Arial" w:hAnsi="Arial"/>
          <w:sz w:val="25"/>
        </w:rPr>
        <w:tab/>
      </w:r>
      <w:r>
        <w:rPr>
          <w:rFonts w:ascii="Arial" w:hAnsi="Arial"/>
          <w:spacing w:val="-10"/>
          <w:w w:val="120"/>
          <w:sz w:val="25"/>
        </w:rPr>
        <w:t>1</w:t>
      </w:r>
      <w:r>
        <w:rPr>
          <w:rFonts w:ascii="Arial" w:hAnsi="Arial"/>
          <w:sz w:val="25"/>
        </w:rPr>
        <w:tab/>
      </w:r>
      <w:r>
        <w:rPr>
          <w:rFonts w:ascii="Arial" w:hAnsi="Arial"/>
          <w:spacing w:val="-10"/>
          <w:w w:val="120"/>
          <w:sz w:val="25"/>
        </w:rPr>
        <w:t>2</w:t>
      </w:r>
      <w:r>
        <w:rPr>
          <w:rFonts w:ascii="Arial" w:hAnsi="Arial"/>
          <w:sz w:val="25"/>
        </w:rPr>
        <w:tab/>
      </w:r>
      <w:r>
        <w:rPr>
          <w:rFonts w:ascii="Arial" w:hAnsi="Arial"/>
          <w:spacing w:val="-10"/>
          <w:w w:val="120"/>
          <w:sz w:val="25"/>
        </w:rPr>
        <w:t>3</w:t>
      </w:r>
    </w:p>
    <w:p w14:paraId="00DC2072" w14:textId="77777777" w:rsidR="00350CFB" w:rsidRDefault="00283FFF">
      <w:pPr>
        <w:spacing w:line="331" w:lineRule="exact"/>
        <w:ind w:left="2791"/>
        <w:rPr>
          <w:rFonts w:ascii="Arial"/>
          <w:position w:val="4"/>
          <w:sz w:val="25"/>
        </w:rPr>
      </w:pPr>
      <w:r>
        <w:rPr>
          <w:rFonts w:ascii="Arial"/>
          <w:sz w:val="27"/>
        </w:rPr>
        <w:t>Realized</w:t>
      </w:r>
      <w:r>
        <w:rPr>
          <w:rFonts w:ascii="Arial"/>
          <w:spacing w:val="-1"/>
          <w:sz w:val="27"/>
        </w:rPr>
        <w:t xml:space="preserve"> </w:t>
      </w:r>
      <w:r>
        <w:rPr>
          <w:rFonts w:ascii="Arial"/>
          <w:sz w:val="27"/>
        </w:rPr>
        <w:t>base PnL (USD,</w:t>
      </w:r>
      <w:r>
        <w:rPr>
          <w:rFonts w:ascii="Arial"/>
          <w:spacing w:val="-1"/>
          <w:sz w:val="27"/>
        </w:rPr>
        <w:t xml:space="preserve"> </w:t>
      </w:r>
      <w:r>
        <w:rPr>
          <w:rFonts w:ascii="Arial"/>
          <w:sz w:val="27"/>
        </w:rPr>
        <w:t xml:space="preserve">1st--99th </w:t>
      </w:r>
      <w:r>
        <w:rPr>
          <w:rFonts w:ascii="Arial"/>
          <w:spacing w:val="-2"/>
          <w:sz w:val="27"/>
        </w:rPr>
        <w:t>percentile)</w:t>
      </w:r>
      <w:r>
        <w:rPr>
          <w:rFonts w:ascii="Arial"/>
          <w:spacing w:val="-2"/>
          <w:position w:val="4"/>
          <w:sz w:val="25"/>
        </w:rPr>
        <w:t>1e33</w:t>
      </w:r>
    </w:p>
    <w:p w14:paraId="00DC2073" w14:textId="77777777" w:rsidR="00350CFB" w:rsidRDefault="00350CFB">
      <w:pPr>
        <w:pStyle w:val="a3"/>
        <w:spacing w:before="61"/>
        <w:rPr>
          <w:rFonts w:ascii="Arial"/>
        </w:rPr>
      </w:pPr>
    </w:p>
    <w:p w14:paraId="00DC2074" w14:textId="77777777" w:rsidR="00350CFB" w:rsidRDefault="00283FFF">
      <w:pPr>
        <w:pStyle w:val="a3"/>
        <w:spacing w:before="1" w:line="252" w:lineRule="auto"/>
        <w:ind w:left="282" w:right="564"/>
        <w:jc w:val="both"/>
      </w:pPr>
      <w:r>
        <w:t>Figure 4.2: Distribution of GMX realized PnL summaries in the matched cohort.</w:t>
      </w:r>
      <w:r>
        <w:rPr>
          <w:spacing w:val="34"/>
        </w:rPr>
        <w:t xml:space="preserve"> </w:t>
      </w:r>
      <w:r>
        <w:t>Heterogeneous profit and loss outcomes motivate treating trading-success proxies as one validation axis among several, rather than as a sole ground truth for social reputation.</w:t>
      </w:r>
    </w:p>
    <w:p w14:paraId="00DC2075" w14:textId="77777777" w:rsidR="00350CFB" w:rsidRDefault="00350CFB">
      <w:pPr>
        <w:pStyle w:val="a3"/>
        <w:spacing w:line="252" w:lineRule="auto"/>
        <w:jc w:val="both"/>
        <w:sectPr w:rsidR="00350CFB">
          <w:pgSz w:w="11910" w:h="16840"/>
          <w:pgMar w:top="1920" w:right="708" w:bottom="2300" w:left="992" w:header="0" w:footer="2115" w:gutter="0"/>
          <w:cols w:space="720"/>
        </w:sectPr>
      </w:pPr>
    </w:p>
    <w:p w14:paraId="00DC2076" w14:textId="77777777" w:rsidR="00350CFB" w:rsidRDefault="00283FFF">
      <w:pPr>
        <w:pStyle w:val="a3"/>
        <w:spacing w:before="72" w:line="396" w:lineRule="auto"/>
        <w:ind w:left="282" w:hanging="9"/>
      </w:pPr>
      <w:r>
        <w:t>wallets share similar rates, rank correlation has limited room to rise even if reputation scores are informative on other axes.</w:t>
      </w:r>
    </w:p>
    <w:p w14:paraId="00DC2077" w14:textId="77777777" w:rsidR="00350CFB" w:rsidRDefault="00350CFB">
      <w:pPr>
        <w:pStyle w:val="a3"/>
        <w:rPr>
          <w:sz w:val="23"/>
        </w:rPr>
      </w:pPr>
    </w:p>
    <w:p w14:paraId="00DC2078" w14:textId="77777777" w:rsidR="00350CFB" w:rsidRDefault="00350CFB">
      <w:pPr>
        <w:pStyle w:val="a3"/>
        <w:spacing w:before="143"/>
        <w:rPr>
          <w:sz w:val="23"/>
        </w:rPr>
      </w:pPr>
    </w:p>
    <w:p w14:paraId="00DC2079" w14:textId="77777777" w:rsidR="00350CFB" w:rsidRDefault="00283FFF">
      <w:pPr>
        <w:ind w:left="1266"/>
        <w:rPr>
          <w:rFonts w:ascii="Arial"/>
          <w:sz w:val="26"/>
        </w:rPr>
      </w:pPr>
      <w:r>
        <w:rPr>
          <w:rFonts w:ascii="Arial"/>
          <w:noProof/>
          <w:sz w:val="26"/>
        </w:rPr>
        <mc:AlternateContent>
          <mc:Choice Requires="wpg">
            <w:drawing>
              <wp:anchor distT="0" distB="0" distL="0" distR="0" simplePos="0" relativeHeight="15770624" behindDoc="0" locked="0" layoutInCell="1" allowOverlap="1" wp14:anchorId="00DC277C" wp14:editId="00DC277D">
                <wp:simplePos x="0" y="0"/>
                <wp:positionH relativeFrom="page">
                  <wp:posOffset>1767146</wp:posOffset>
                </wp:positionH>
                <wp:positionV relativeFrom="paragraph">
                  <wp:posOffset>-293037</wp:posOffset>
                </wp:positionV>
                <wp:extent cx="4586605" cy="3002915"/>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6605" cy="3002915"/>
                          <a:chOff x="0" y="0"/>
                          <a:chExt cx="4586605" cy="3002915"/>
                        </a:xfrm>
                      </wpg:grpSpPr>
                      <wps:wsp>
                        <wps:cNvPr id="409" name="Graphic 409"/>
                        <wps:cNvSpPr/>
                        <wps:spPr>
                          <a:xfrm>
                            <a:off x="257500" y="867878"/>
                            <a:ext cx="274955" cy="2083435"/>
                          </a:xfrm>
                          <a:custGeom>
                            <a:avLst/>
                            <a:gdLst/>
                            <a:ahLst/>
                            <a:cxnLst/>
                            <a:rect l="l" t="t" r="r" b="b"/>
                            <a:pathLst>
                              <a:path w="274955" h="2083435">
                                <a:moveTo>
                                  <a:pt x="274485" y="1996249"/>
                                </a:moveTo>
                                <a:lnTo>
                                  <a:pt x="137236" y="1996249"/>
                                </a:lnTo>
                                <a:lnTo>
                                  <a:pt x="137236" y="0"/>
                                </a:lnTo>
                                <a:lnTo>
                                  <a:pt x="0" y="0"/>
                                </a:lnTo>
                                <a:lnTo>
                                  <a:pt x="0" y="2083269"/>
                                </a:lnTo>
                                <a:lnTo>
                                  <a:pt x="137236" y="2083269"/>
                                </a:lnTo>
                                <a:lnTo>
                                  <a:pt x="274485" y="2083269"/>
                                </a:lnTo>
                                <a:lnTo>
                                  <a:pt x="274485" y="1996249"/>
                                </a:lnTo>
                                <a:close/>
                              </a:path>
                            </a:pathLst>
                          </a:custGeom>
                          <a:solidFill>
                            <a:srgbClr val="795A2B"/>
                          </a:solidFill>
                        </wps:spPr>
                        <wps:bodyPr wrap="square" lIns="0" tIns="0" rIns="0" bIns="0" rtlCol="0">
                          <a:prstTxWarp prst="textNoShape">
                            <a:avLst/>
                          </a:prstTxWarp>
                          <a:noAutofit/>
                        </wps:bodyPr>
                      </wps:wsp>
                      <wps:wsp>
                        <wps:cNvPr id="410" name="Graphic 410"/>
                        <wps:cNvSpPr/>
                        <wps:spPr>
                          <a:xfrm>
                            <a:off x="394746" y="2864126"/>
                            <a:ext cx="137795" cy="87630"/>
                          </a:xfrm>
                          <a:custGeom>
                            <a:avLst/>
                            <a:gdLst/>
                            <a:ahLst/>
                            <a:cxnLst/>
                            <a:rect l="l" t="t" r="r" b="b"/>
                            <a:pathLst>
                              <a:path w="137795" h="87630">
                                <a:moveTo>
                                  <a:pt x="0" y="87016"/>
                                </a:moveTo>
                                <a:lnTo>
                                  <a:pt x="137239" y="87016"/>
                                </a:lnTo>
                                <a:lnTo>
                                  <a:pt x="137239" y="0"/>
                                </a:lnTo>
                                <a:lnTo>
                                  <a:pt x="0" y="0"/>
                                </a:lnTo>
                                <a:lnTo>
                                  <a:pt x="0" y="87016"/>
                                </a:lnTo>
                                <a:close/>
                              </a:path>
                            </a:pathLst>
                          </a:custGeom>
                          <a:ln w="14756">
                            <a:solidFill>
                              <a:srgbClr val="FFFFFF"/>
                            </a:solidFill>
                            <a:prstDash val="solid"/>
                          </a:ln>
                        </wps:spPr>
                        <wps:bodyPr wrap="square" lIns="0" tIns="0" rIns="0" bIns="0" rtlCol="0">
                          <a:prstTxWarp prst="textNoShape">
                            <a:avLst/>
                          </a:prstTxWarp>
                          <a:noAutofit/>
                        </wps:bodyPr>
                      </wps:wsp>
                      <wps:wsp>
                        <wps:cNvPr id="411" name="Graphic 411"/>
                        <wps:cNvSpPr/>
                        <wps:spPr>
                          <a:xfrm>
                            <a:off x="531985" y="2705449"/>
                            <a:ext cx="137795" cy="245745"/>
                          </a:xfrm>
                          <a:custGeom>
                            <a:avLst/>
                            <a:gdLst/>
                            <a:ahLst/>
                            <a:cxnLst/>
                            <a:rect l="l" t="t" r="r" b="b"/>
                            <a:pathLst>
                              <a:path w="137795" h="245745">
                                <a:moveTo>
                                  <a:pt x="137239" y="0"/>
                                </a:moveTo>
                                <a:lnTo>
                                  <a:pt x="0" y="0"/>
                                </a:lnTo>
                                <a:lnTo>
                                  <a:pt x="0" y="245692"/>
                                </a:lnTo>
                                <a:lnTo>
                                  <a:pt x="137239" y="245692"/>
                                </a:lnTo>
                                <a:lnTo>
                                  <a:pt x="137239" y="0"/>
                                </a:lnTo>
                                <a:close/>
                              </a:path>
                            </a:pathLst>
                          </a:custGeom>
                          <a:solidFill>
                            <a:srgbClr val="795A2B"/>
                          </a:solidFill>
                        </wps:spPr>
                        <wps:bodyPr wrap="square" lIns="0" tIns="0" rIns="0" bIns="0" rtlCol="0">
                          <a:prstTxWarp prst="textNoShape">
                            <a:avLst/>
                          </a:prstTxWarp>
                          <a:noAutofit/>
                        </wps:bodyPr>
                      </wps:wsp>
                      <wps:wsp>
                        <wps:cNvPr id="412" name="Graphic 412"/>
                        <wps:cNvSpPr/>
                        <wps:spPr>
                          <a:xfrm>
                            <a:off x="531985" y="2705449"/>
                            <a:ext cx="137795" cy="245745"/>
                          </a:xfrm>
                          <a:custGeom>
                            <a:avLst/>
                            <a:gdLst/>
                            <a:ahLst/>
                            <a:cxnLst/>
                            <a:rect l="l" t="t" r="r" b="b"/>
                            <a:pathLst>
                              <a:path w="137795" h="245745">
                                <a:moveTo>
                                  <a:pt x="0" y="245692"/>
                                </a:moveTo>
                                <a:lnTo>
                                  <a:pt x="137239" y="245692"/>
                                </a:lnTo>
                                <a:lnTo>
                                  <a:pt x="137239" y="0"/>
                                </a:lnTo>
                                <a:lnTo>
                                  <a:pt x="0" y="0"/>
                                </a:lnTo>
                                <a:lnTo>
                                  <a:pt x="0" y="245692"/>
                                </a:lnTo>
                                <a:close/>
                              </a:path>
                            </a:pathLst>
                          </a:custGeom>
                          <a:ln w="14756">
                            <a:solidFill>
                              <a:srgbClr val="FFFFFF"/>
                            </a:solidFill>
                            <a:prstDash val="solid"/>
                          </a:ln>
                        </wps:spPr>
                        <wps:bodyPr wrap="square" lIns="0" tIns="0" rIns="0" bIns="0" rtlCol="0">
                          <a:prstTxWarp prst="textNoShape">
                            <a:avLst/>
                          </a:prstTxWarp>
                          <a:noAutofit/>
                        </wps:bodyPr>
                      </wps:wsp>
                      <wps:wsp>
                        <wps:cNvPr id="413" name="Graphic 413"/>
                        <wps:cNvSpPr/>
                        <wps:spPr>
                          <a:xfrm>
                            <a:off x="669225" y="2562129"/>
                            <a:ext cx="137795" cy="389255"/>
                          </a:xfrm>
                          <a:custGeom>
                            <a:avLst/>
                            <a:gdLst/>
                            <a:ahLst/>
                            <a:cxnLst/>
                            <a:rect l="l" t="t" r="r" b="b"/>
                            <a:pathLst>
                              <a:path w="137795" h="389255">
                                <a:moveTo>
                                  <a:pt x="137239" y="0"/>
                                </a:moveTo>
                                <a:lnTo>
                                  <a:pt x="0" y="0"/>
                                </a:lnTo>
                                <a:lnTo>
                                  <a:pt x="0" y="389013"/>
                                </a:lnTo>
                                <a:lnTo>
                                  <a:pt x="137239" y="389013"/>
                                </a:lnTo>
                                <a:lnTo>
                                  <a:pt x="137239" y="0"/>
                                </a:lnTo>
                                <a:close/>
                              </a:path>
                            </a:pathLst>
                          </a:custGeom>
                          <a:solidFill>
                            <a:srgbClr val="795A2B"/>
                          </a:solidFill>
                        </wps:spPr>
                        <wps:bodyPr wrap="square" lIns="0" tIns="0" rIns="0" bIns="0" rtlCol="0">
                          <a:prstTxWarp prst="textNoShape">
                            <a:avLst/>
                          </a:prstTxWarp>
                          <a:noAutofit/>
                        </wps:bodyPr>
                      </wps:wsp>
                      <wps:wsp>
                        <wps:cNvPr id="414" name="Graphic 414"/>
                        <wps:cNvSpPr/>
                        <wps:spPr>
                          <a:xfrm>
                            <a:off x="669225" y="2562129"/>
                            <a:ext cx="137795" cy="389255"/>
                          </a:xfrm>
                          <a:custGeom>
                            <a:avLst/>
                            <a:gdLst/>
                            <a:ahLst/>
                            <a:cxnLst/>
                            <a:rect l="l" t="t" r="r" b="b"/>
                            <a:pathLst>
                              <a:path w="137795" h="389255">
                                <a:moveTo>
                                  <a:pt x="0" y="389013"/>
                                </a:moveTo>
                                <a:lnTo>
                                  <a:pt x="137239" y="389013"/>
                                </a:lnTo>
                                <a:lnTo>
                                  <a:pt x="137239" y="0"/>
                                </a:lnTo>
                                <a:lnTo>
                                  <a:pt x="0" y="0"/>
                                </a:lnTo>
                                <a:lnTo>
                                  <a:pt x="0" y="389013"/>
                                </a:lnTo>
                                <a:close/>
                              </a:path>
                            </a:pathLst>
                          </a:custGeom>
                          <a:ln w="14756">
                            <a:solidFill>
                              <a:srgbClr val="FFFFFF"/>
                            </a:solidFill>
                            <a:prstDash val="solid"/>
                          </a:ln>
                        </wps:spPr>
                        <wps:bodyPr wrap="square" lIns="0" tIns="0" rIns="0" bIns="0" rtlCol="0">
                          <a:prstTxWarp prst="textNoShape">
                            <a:avLst/>
                          </a:prstTxWarp>
                          <a:noAutofit/>
                        </wps:bodyPr>
                      </wps:wsp>
                      <wps:wsp>
                        <wps:cNvPr id="415" name="Graphic 415"/>
                        <wps:cNvSpPr/>
                        <wps:spPr>
                          <a:xfrm>
                            <a:off x="806464" y="2516061"/>
                            <a:ext cx="137795" cy="435609"/>
                          </a:xfrm>
                          <a:custGeom>
                            <a:avLst/>
                            <a:gdLst/>
                            <a:ahLst/>
                            <a:cxnLst/>
                            <a:rect l="l" t="t" r="r" b="b"/>
                            <a:pathLst>
                              <a:path w="137795" h="435609">
                                <a:moveTo>
                                  <a:pt x="137239" y="0"/>
                                </a:moveTo>
                                <a:lnTo>
                                  <a:pt x="0" y="0"/>
                                </a:lnTo>
                                <a:lnTo>
                                  <a:pt x="0" y="435080"/>
                                </a:lnTo>
                                <a:lnTo>
                                  <a:pt x="137239" y="435080"/>
                                </a:lnTo>
                                <a:lnTo>
                                  <a:pt x="137239" y="0"/>
                                </a:lnTo>
                                <a:close/>
                              </a:path>
                            </a:pathLst>
                          </a:custGeom>
                          <a:solidFill>
                            <a:srgbClr val="795A2B"/>
                          </a:solidFill>
                        </wps:spPr>
                        <wps:bodyPr wrap="square" lIns="0" tIns="0" rIns="0" bIns="0" rtlCol="0">
                          <a:prstTxWarp prst="textNoShape">
                            <a:avLst/>
                          </a:prstTxWarp>
                          <a:noAutofit/>
                        </wps:bodyPr>
                      </wps:wsp>
                      <wps:wsp>
                        <wps:cNvPr id="416" name="Graphic 416"/>
                        <wps:cNvSpPr/>
                        <wps:spPr>
                          <a:xfrm>
                            <a:off x="806464" y="2516061"/>
                            <a:ext cx="137795" cy="435609"/>
                          </a:xfrm>
                          <a:custGeom>
                            <a:avLst/>
                            <a:gdLst/>
                            <a:ahLst/>
                            <a:cxnLst/>
                            <a:rect l="l" t="t" r="r" b="b"/>
                            <a:pathLst>
                              <a:path w="137795" h="435609">
                                <a:moveTo>
                                  <a:pt x="0" y="435080"/>
                                </a:moveTo>
                                <a:lnTo>
                                  <a:pt x="137239" y="435080"/>
                                </a:lnTo>
                                <a:lnTo>
                                  <a:pt x="137239" y="0"/>
                                </a:lnTo>
                                <a:lnTo>
                                  <a:pt x="0" y="0"/>
                                </a:lnTo>
                                <a:lnTo>
                                  <a:pt x="0" y="435080"/>
                                </a:lnTo>
                                <a:close/>
                              </a:path>
                            </a:pathLst>
                          </a:custGeom>
                          <a:ln w="14756">
                            <a:solidFill>
                              <a:srgbClr val="FFFFFF"/>
                            </a:solidFill>
                            <a:prstDash val="solid"/>
                          </a:ln>
                        </wps:spPr>
                        <wps:bodyPr wrap="square" lIns="0" tIns="0" rIns="0" bIns="0" rtlCol="0">
                          <a:prstTxWarp prst="textNoShape">
                            <a:avLst/>
                          </a:prstTxWarp>
                          <a:noAutofit/>
                        </wps:bodyPr>
                      </wps:wsp>
                      <wps:wsp>
                        <wps:cNvPr id="417" name="Graphic 417"/>
                        <wps:cNvSpPr/>
                        <wps:spPr>
                          <a:xfrm>
                            <a:off x="943703" y="2408571"/>
                            <a:ext cx="137795" cy="542925"/>
                          </a:xfrm>
                          <a:custGeom>
                            <a:avLst/>
                            <a:gdLst/>
                            <a:ahLst/>
                            <a:cxnLst/>
                            <a:rect l="l" t="t" r="r" b="b"/>
                            <a:pathLst>
                              <a:path w="137795" h="542925">
                                <a:moveTo>
                                  <a:pt x="137239" y="0"/>
                                </a:moveTo>
                                <a:lnTo>
                                  <a:pt x="0" y="0"/>
                                </a:lnTo>
                                <a:lnTo>
                                  <a:pt x="0" y="542571"/>
                                </a:lnTo>
                                <a:lnTo>
                                  <a:pt x="137239" y="542571"/>
                                </a:lnTo>
                                <a:lnTo>
                                  <a:pt x="137239" y="0"/>
                                </a:lnTo>
                                <a:close/>
                              </a:path>
                            </a:pathLst>
                          </a:custGeom>
                          <a:solidFill>
                            <a:srgbClr val="795A2B"/>
                          </a:solidFill>
                        </wps:spPr>
                        <wps:bodyPr wrap="square" lIns="0" tIns="0" rIns="0" bIns="0" rtlCol="0">
                          <a:prstTxWarp prst="textNoShape">
                            <a:avLst/>
                          </a:prstTxWarp>
                          <a:noAutofit/>
                        </wps:bodyPr>
                      </wps:wsp>
                      <wps:wsp>
                        <wps:cNvPr id="418" name="Graphic 418"/>
                        <wps:cNvSpPr/>
                        <wps:spPr>
                          <a:xfrm>
                            <a:off x="943703" y="2408571"/>
                            <a:ext cx="137795" cy="542925"/>
                          </a:xfrm>
                          <a:custGeom>
                            <a:avLst/>
                            <a:gdLst/>
                            <a:ahLst/>
                            <a:cxnLst/>
                            <a:rect l="l" t="t" r="r" b="b"/>
                            <a:pathLst>
                              <a:path w="137795" h="542925">
                                <a:moveTo>
                                  <a:pt x="0" y="542571"/>
                                </a:moveTo>
                                <a:lnTo>
                                  <a:pt x="137239" y="542571"/>
                                </a:lnTo>
                                <a:lnTo>
                                  <a:pt x="137239" y="0"/>
                                </a:lnTo>
                                <a:lnTo>
                                  <a:pt x="0" y="0"/>
                                </a:lnTo>
                                <a:lnTo>
                                  <a:pt x="0" y="542571"/>
                                </a:lnTo>
                                <a:close/>
                              </a:path>
                            </a:pathLst>
                          </a:custGeom>
                          <a:ln w="14756">
                            <a:solidFill>
                              <a:srgbClr val="FFFFFF"/>
                            </a:solidFill>
                            <a:prstDash val="solid"/>
                          </a:ln>
                        </wps:spPr>
                        <wps:bodyPr wrap="square" lIns="0" tIns="0" rIns="0" bIns="0" rtlCol="0">
                          <a:prstTxWarp prst="textNoShape">
                            <a:avLst/>
                          </a:prstTxWarp>
                          <a:noAutofit/>
                        </wps:bodyPr>
                      </wps:wsp>
                      <wps:wsp>
                        <wps:cNvPr id="419" name="Graphic 419"/>
                        <wps:cNvSpPr/>
                        <wps:spPr>
                          <a:xfrm>
                            <a:off x="1080942" y="1958134"/>
                            <a:ext cx="137795" cy="993140"/>
                          </a:xfrm>
                          <a:custGeom>
                            <a:avLst/>
                            <a:gdLst/>
                            <a:ahLst/>
                            <a:cxnLst/>
                            <a:rect l="l" t="t" r="r" b="b"/>
                            <a:pathLst>
                              <a:path w="137795" h="993140">
                                <a:moveTo>
                                  <a:pt x="137239" y="0"/>
                                </a:moveTo>
                                <a:lnTo>
                                  <a:pt x="0" y="0"/>
                                </a:lnTo>
                                <a:lnTo>
                                  <a:pt x="0" y="993007"/>
                                </a:lnTo>
                                <a:lnTo>
                                  <a:pt x="137239" y="993007"/>
                                </a:lnTo>
                                <a:lnTo>
                                  <a:pt x="137239" y="0"/>
                                </a:lnTo>
                                <a:close/>
                              </a:path>
                            </a:pathLst>
                          </a:custGeom>
                          <a:solidFill>
                            <a:srgbClr val="795A2B"/>
                          </a:solidFill>
                        </wps:spPr>
                        <wps:bodyPr wrap="square" lIns="0" tIns="0" rIns="0" bIns="0" rtlCol="0">
                          <a:prstTxWarp prst="textNoShape">
                            <a:avLst/>
                          </a:prstTxWarp>
                          <a:noAutofit/>
                        </wps:bodyPr>
                      </wps:wsp>
                      <wps:wsp>
                        <wps:cNvPr id="420" name="Graphic 420"/>
                        <wps:cNvSpPr/>
                        <wps:spPr>
                          <a:xfrm>
                            <a:off x="1080942" y="1958134"/>
                            <a:ext cx="137795" cy="993140"/>
                          </a:xfrm>
                          <a:custGeom>
                            <a:avLst/>
                            <a:gdLst/>
                            <a:ahLst/>
                            <a:cxnLst/>
                            <a:rect l="l" t="t" r="r" b="b"/>
                            <a:pathLst>
                              <a:path w="137795" h="993140">
                                <a:moveTo>
                                  <a:pt x="0" y="993007"/>
                                </a:moveTo>
                                <a:lnTo>
                                  <a:pt x="137239" y="993007"/>
                                </a:lnTo>
                                <a:lnTo>
                                  <a:pt x="137239" y="0"/>
                                </a:lnTo>
                                <a:lnTo>
                                  <a:pt x="0" y="0"/>
                                </a:lnTo>
                                <a:lnTo>
                                  <a:pt x="0" y="993007"/>
                                </a:lnTo>
                                <a:close/>
                              </a:path>
                            </a:pathLst>
                          </a:custGeom>
                          <a:ln w="14756">
                            <a:solidFill>
                              <a:srgbClr val="FFFFFF"/>
                            </a:solidFill>
                            <a:prstDash val="solid"/>
                          </a:ln>
                        </wps:spPr>
                        <wps:bodyPr wrap="square" lIns="0" tIns="0" rIns="0" bIns="0" rtlCol="0">
                          <a:prstTxWarp prst="textNoShape">
                            <a:avLst/>
                          </a:prstTxWarp>
                          <a:noAutofit/>
                        </wps:bodyPr>
                      </wps:wsp>
                      <wps:wsp>
                        <wps:cNvPr id="421" name="Graphic 421"/>
                        <wps:cNvSpPr/>
                        <wps:spPr>
                          <a:xfrm>
                            <a:off x="1218181" y="1564003"/>
                            <a:ext cx="137795" cy="1387475"/>
                          </a:xfrm>
                          <a:custGeom>
                            <a:avLst/>
                            <a:gdLst/>
                            <a:ahLst/>
                            <a:cxnLst/>
                            <a:rect l="l" t="t" r="r" b="b"/>
                            <a:pathLst>
                              <a:path w="137795" h="1387475">
                                <a:moveTo>
                                  <a:pt x="137239" y="0"/>
                                </a:moveTo>
                                <a:lnTo>
                                  <a:pt x="0" y="0"/>
                                </a:lnTo>
                                <a:lnTo>
                                  <a:pt x="0" y="1387139"/>
                                </a:lnTo>
                                <a:lnTo>
                                  <a:pt x="137239" y="1387139"/>
                                </a:lnTo>
                                <a:lnTo>
                                  <a:pt x="137239" y="0"/>
                                </a:lnTo>
                                <a:close/>
                              </a:path>
                            </a:pathLst>
                          </a:custGeom>
                          <a:solidFill>
                            <a:srgbClr val="795A2B"/>
                          </a:solidFill>
                        </wps:spPr>
                        <wps:bodyPr wrap="square" lIns="0" tIns="0" rIns="0" bIns="0" rtlCol="0">
                          <a:prstTxWarp prst="textNoShape">
                            <a:avLst/>
                          </a:prstTxWarp>
                          <a:noAutofit/>
                        </wps:bodyPr>
                      </wps:wsp>
                      <wps:wsp>
                        <wps:cNvPr id="422" name="Graphic 422"/>
                        <wps:cNvSpPr/>
                        <wps:spPr>
                          <a:xfrm>
                            <a:off x="1218181" y="1564003"/>
                            <a:ext cx="137795" cy="1387475"/>
                          </a:xfrm>
                          <a:custGeom>
                            <a:avLst/>
                            <a:gdLst/>
                            <a:ahLst/>
                            <a:cxnLst/>
                            <a:rect l="l" t="t" r="r" b="b"/>
                            <a:pathLst>
                              <a:path w="137795" h="1387475">
                                <a:moveTo>
                                  <a:pt x="0" y="1387139"/>
                                </a:moveTo>
                                <a:lnTo>
                                  <a:pt x="137239" y="1387139"/>
                                </a:lnTo>
                                <a:lnTo>
                                  <a:pt x="137239" y="0"/>
                                </a:lnTo>
                                <a:lnTo>
                                  <a:pt x="0" y="0"/>
                                </a:lnTo>
                                <a:lnTo>
                                  <a:pt x="0" y="1387139"/>
                                </a:lnTo>
                                <a:close/>
                              </a:path>
                            </a:pathLst>
                          </a:custGeom>
                          <a:ln w="14756">
                            <a:solidFill>
                              <a:srgbClr val="FFFFFF"/>
                            </a:solidFill>
                            <a:prstDash val="solid"/>
                          </a:ln>
                        </wps:spPr>
                        <wps:bodyPr wrap="square" lIns="0" tIns="0" rIns="0" bIns="0" rtlCol="0">
                          <a:prstTxWarp prst="textNoShape">
                            <a:avLst/>
                          </a:prstTxWarp>
                          <a:noAutofit/>
                        </wps:bodyPr>
                      </wps:wsp>
                      <wps:wsp>
                        <wps:cNvPr id="423" name="Graphic 423"/>
                        <wps:cNvSpPr/>
                        <wps:spPr>
                          <a:xfrm>
                            <a:off x="1355420" y="1988846"/>
                            <a:ext cx="137795" cy="962660"/>
                          </a:xfrm>
                          <a:custGeom>
                            <a:avLst/>
                            <a:gdLst/>
                            <a:ahLst/>
                            <a:cxnLst/>
                            <a:rect l="l" t="t" r="r" b="b"/>
                            <a:pathLst>
                              <a:path w="137795" h="962660">
                                <a:moveTo>
                                  <a:pt x="137239" y="0"/>
                                </a:moveTo>
                                <a:lnTo>
                                  <a:pt x="0" y="0"/>
                                </a:lnTo>
                                <a:lnTo>
                                  <a:pt x="0" y="962295"/>
                                </a:lnTo>
                                <a:lnTo>
                                  <a:pt x="137239" y="962295"/>
                                </a:lnTo>
                                <a:lnTo>
                                  <a:pt x="137239" y="0"/>
                                </a:lnTo>
                                <a:close/>
                              </a:path>
                            </a:pathLst>
                          </a:custGeom>
                          <a:solidFill>
                            <a:srgbClr val="795A2B"/>
                          </a:solidFill>
                        </wps:spPr>
                        <wps:bodyPr wrap="square" lIns="0" tIns="0" rIns="0" bIns="0" rtlCol="0">
                          <a:prstTxWarp prst="textNoShape">
                            <a:avLst/>
                          </a:prstTxWarp>
                          <a:noAutofit/>
                        </wps:bodyPr>
                      </wps:wsp>
                      <wps:wsp>
                        <wps:cNvPr id="424" name="Graphic 424"/>
                        <wps:cNvSpPr/>
                        <wps:spPr>
                          <a:xfrm>
                            <a:off x="1355420" y="1988846"/>
                            <a:ext cx="137795" cy="962660"/>
                          </a:xfrm>
                          <a:custGeom>
                            <a:avLst/>
                            <a:gdLst/>
                            <a:ahLst/>
                            <a:cxnLst/>
                            <a:rect l="l" t="t" r="r" b="b"/>
                            <a:pathLst>
                              <a:path w="137795" h="962660">
                                <a:moveTo>
                                  <a:pt x="0" y="962295"/>
                                </a:moveTo>
                                <a:lnTo>
                                  <a:pt x="137239" y="962295"/>
                                </a:lnTo>
                                <a:lnTo>
                                  <a:pt x="137239" y="0"/>
                                </a:lnTo>
                                <a:lnTo>
                                  <a:pt x="0" y="0"/>
                                </a:lnTo>
                                <a:lnTo>
                                  <a:pt x="0" y="962295"/>
                                </a:lnTo>
                                <a:close/>
                              </a:path>
                            </a:pathLst>
                          </a:custGeom>
                          <a:ln w="14756">
                            <a:solidFill>
                              <a:srgbClr val="FFFFFF"/>
                            </a:solidFill>
                            <a:prstDash val="solid"/>
                          </a:ln>
                        </wps:spPr>
                        <wps:bodyPr wrap="square" lIns="0" tIns="0" rIns="0" bIns="0" rtlCol="0">
                          <a:prstTxWarp prst="textNoShape">
                            <a:avLst/>
                          </a:prstTxWarp>
                          <a:noAutofit/>
                        </wps:bodyPr>
                      </wps:wsp>
                      <wps:wsp>
                        <wps:cNvPr id="425" name="Graphic 425"/>
                        <wps:cNvSpPr/>
                        <wps:spPr>
                          <a:xfrm>
                            <a:off x="1492659" y="2265250"/>
                            <a:ext cx="137795" cy="686435"/>
                          </a:xfrm>
                          <a:custGeom>
                            <a:avLst/>
                            <a:gdLst/>
                            <a:ahLst/>
                            <a:cxnLst/>
                            <a:rect l="l" t="t" r="r" b="b"/>
                            <a:pathLst>
                              <a:path w="137795" h="686435">
                                <a:moveTo>
                                  <a:pt x="137239" y="0"/>
                                </a:moveTo>
                                <a:lnTo>
                                  <a:pt x="0" y="0"/>
                                </a:lnTo>
                                <a:lnTo>
                                  <a:pt x="0" y="685891"/>
                                </a:lnTo>
                                <a:lnTo>
                                  <a:pt x="137239" y="685891"/>
                                </a:lnTo>
                                <a:lnTo>
                                  <a:pt x="137239" y="0"/>
                                </a:lnTo>
                                <a:close/>
                              </a:path>
                            </a:pathLst>
                          </a:custGeom>
                          <a:solidFill>
                            <a:srgbClr val="795A2B"/>
                          </a:solidFill>
                        </wps:spPr>
                        <wps:bodyPr wrap="square" lIns="0" tIns="0" rIns="0" bIns="0" rtlCol="0">
                          <a:prstTxWarp prst="textNoShape">
                            <a:avLst/>
                          </a:prstTxWarp>
                          <a:noAutofit/>
                        </wps:bodyPr>
                      </wps:wsp>
                      <wps:wsp>
                        <wps:cNvPr id="426" name="Graphic 426"/>
                        <wps:cNvSpPr/>
                        <wps:spPr>
                          <a:xfrm>
                            <a:off x="1492659" y="2265250"/>
                            <a:ext cx="137795" cy="686435"/>
                          </a:xfrm>
                          <a:custGeom>
                            <a:avLst/>
                            <a:gdLst/>
                            <a:ahLst/>
                            <a:cxnLst/>
                            <a:rect l="l" t="t" r="r" b="b"/>
                            <a:pathLst>
                              <a:path w="137795" h="686435">
                                <a:moveTo>
                                  <a:pt x="0" y="685891"/>
                                </a:moveTo>
                                <a:lnTo>
                                  <a:pt x="137239" y="685891"/>
                                </a:lnTo>
                                <a:lnTo>
                                  <a:pt x="137239" y="0"/>
                                </a:lnTo>
                                <a:lnTo>
                                  <a:pt x="0" y="0"/>
                                </a:lnTo>
                                <a:lnTo>
                                  <a:pt x="0" y="685891"/>
                                </a:lnTo>
                                <a:close/>
                              </a:path>
                            </a:pathLst>
                          </a:custGeom>
                          <a:ln w="14756">
                            <a:solidFill>
                              <a:srgbClr val="FFFFFF"/>
                            </a:solidFill>
                            <a:prstDash val="solid"/>
                          </a:ln>
                        </wps:spPr>
                        <wps:bodyPr wrap="square" lIns="0" tIns="0" rIns="0" bIns="0" rtlCol="0">
                          <a:prstTxWarp prst="textNoShape">
                            <a:avLst/>
                          </a:prstTxWarp>
                          <a:noAutofit/>
                        </wps:bodyPr>
                      </wps:wsp>
                      <wps:wsp>
                        <wps:cNvPr id="427" name="Graphic 427"/>
                        <wps:cNvSpPr/>
                        <wps:spPr>
                          <a:xfrm>
                            <a:off x="1629898" y="146152"/>
                            <a:ext cx="137795" cy="2805430"/>
                          </a:xfrm>
                          <a:custGeom>
                            <a:avLst/>
                            <a:gdLst/>
                            <a:ahLst/>
                            <a:cxnLst/>
                            <a:rect l="l" t="t" r="r" b="b"/>
                            <a:pathLst>
                              <a:path w="137795" h="2805430">
                                <a:moveTo>
                                  <a:pt x="137239" y="0"/>
                                </a:moveTo>
                                <a:lnTo>
                                  <a:pt x="0" y="0"/>
                                </a:lnTo>
                                <a:lnTo>
                                  <a:pt x="0" y="2804990"/>
                                </a:lnTo>
                                <a:lnTo>
                                  <a:pt x="137239" y="2804990"/>
                                </a:lnTo>
                                <a:lnTo>
                                  <a:pt x="137239" y="0"/>
                                </a:lnTo>
                                <a:close/>
                              </a:path>
                            </a:pathLst>
                          </a:custGeom>
                          <a:solidFill>
                            <a:srgbClr val="795A2B"/>
                          </a:solidFill>
                        </wps:spPr>
                        <wps:bodyPr wrap="square" lIns="0" tIns="0" rIns="0" bIns="0" rtlCol="0">
                          <a:prstTxWarp prst="textNoShape">
                            <a:avLst/>
                          </a:prstTxWarp>
                          <a:noAutofit/>
                        </wps:bodyPr>
                      </wps:wsp>
                      <wps:wsp>
                        <wps:cNvPr id="428" name="Graphic 428"/>
                        <wps:cNvSpPr/>
                        <wps:spPr>
                          <a:xfrm>
                            <a:off x="1629898" y="146152"/>
                            <a:ext cx="137795" cy="2805430"/>
                          </a:xfrm>
                          <a:custGeom>
                            <a:avLst/>
                            <a:gdLst/>
                            <a:ahLst/>
                            <a:cxnLst/>
                            <a:rect l="l" t="t" r="r" b="b"/>
                            <a:pathLst>
                              <a:path w="137795" h="2805430">
                                <a:moveTo>
                                  <a:pt x="0" y="2804990"/>
                                </a:moveTo>
                                <a:lnTo>
                                  <a:pt x="137239" y="2804990"/>
                                </a:lnTo>
                                <a:lnTo>
                                  <a:pt x="137239" y="0"/>
                                </a:lnTo>
                                <a:lnTo>
                                  <a:pt x="0" y="0"/>
                                </a:lnTo>
                                <a:lnTo>
                                  <a:pt x="0" y="2804990"/>
                                </a:lnTo>
                                <a:close/>
                              </a:path>
                            </a:pathLst>
                          </a:custGeom>
                          <a:ln w="14756">
                            <a:solidFill>
                              <a:srgbClr val="FFFFFF"/>
                            </a:solidFill>
                            <a:prstDash val="solid"/>
                          </a:ln>
                        </wps:spPr>
                        <wps:bodyPr wrap="square" lIns="0" tIns="0" rIns="0" bIns="0" rtlCol="0">
                          <a:prstTxWarp prst="textNoShape">
                            <a:avLst/>
                          </a:prstTxWarp>
                          <a:noAutofit/>
                        </wps:bodyPr>
                      </wps:wsp>
                      <wps:wsp>
                        <wps:cNvPr id="429" name="Graphic 429"/>
                        <wps:cNvSpPr/>
                        <wps:spPr>
                          <a:xfrm>
                            <a:off x="1767137" y="1896711"/>
                            <a:ext cx="137795" cy="1054735"/>
                          </a:xfrm>
                          <a:custGeom>
                            <a:avLst/>
                            <a:gdLst/>
                            <a:ahLst/>
                            <a:cxnLst/>
                            <a:rect l="l" t="t" r="r" b="b"/>
                            <a:pathLst>
                              <a:path w="137795" h="1054735">
                                <a:moveTo>
                                  <a:pt x="137239" y="0"/>
                                </a:moveTo>
                                <a:lnTo>
                                  <a:pt x="0" y="0"/>
                                </a:lnTo>
                                <a:lnTo>
                                  <a:pt x="0" y="1054430"/>
                                </a:lnTo>
                                <a:lnTo>
                                  <a:pt x="137239" y="1054430"/>
                                </a:lnTo>
                                <a:lnTo>
                                  <a:pt x="137239" y="0"/>
                                </a:lnTo>
                                <a:close/>
                              </a:path>
                            </a:pathLst>
                          </a:custGeom>
                          <a:solidFill>
                            <a:srgbClr val="795A2B"/>
                          </a:solidFill>
                        </wps:spPr>
                        <wps:bodyPr wrap="square" lIns="0" tIns="0" rIns="0" bIns="0" rtlCol="0">
                          <a:prstTxWarp prst="textNoShape">
                            <a:avLst/>
                          </a:prstTxWarp>
                          <a:noAutofit/>
                        </wps:bodyPr>
                      </wps:wsp>
                      <wps:wsp>
                        <wps:cNvPr id="430" name="Graphic 430"/>
                        <wps:cNvSpPr/>
                        <wps:spPr>
                          <a:xfrm>
                            <a:off x="1767137" y="1896711"/>
                            <a:ext cx="137795" cy="1054735"/>
                          </a:xfrm>
                          <a:custGeom>
                            <a:avLst/>
                            <a:gdLst/>
                            <a:ahLst/>
                            <a:cxnLst/>
                            <a:rect l="l" t="t" r="r" b="b"/>
                            <a:pathLst>
                              <a:path w="137795" h="1054735">
                                <a:moveTo>
                                  <a:pt x="0" y="1054430"/>
                                </a:moveTo>
                                <a:lnTo>
                                  <a:pt x="137239" y="1054430"/>
                                </a:lnTo>
                                <a:lnTo>
                                  <a:pt x="137239" y="0"/>
                                </a:lnTo>
                                <a:lnTo>
                                  <a:pt x="0" y="0"/>
                                </a:lnTo>
                                <a:lnTo>
                                  <a:pt x="0" y="1054430"/>
                                </a:lnTo>
                                <a:close/>
                              </a:path>
                            </a:pathLst>
                          </a:custGeom>
                          <a:ln w="14756">
                            <a:solidFill>
                              <a:srgbClr val="FFFFFF"/>
                            </a:solidFill>
                            <a:prstDash val="solid"/>
                          </a:ln>
                        </wps:spPr>
                        <wps:bodyPr wrap="square" lIns="0" tIns="0" rIns="0" bIns="0" rtlCol="0">
                          <a:prstTxWarp prst="textNoShape">
                            <a:avLst/>
                          </a:prstTxWarp>
                          <a:noAutofit/>
                        </wps:bodyPr>
                      </wps:wsp>
                      <wps:wsp>
                        <wps:cNvPr id="431" name="Graphic 431"/>
                        <wps:cNvSpPr/>
                        <wps:spPr>
                          <a:xfrm>
                            <a:off x="1904376" y="1246650"/>
                            <a:ext cx="137795" cy="1704975"/>
                          </a:xfrm>
                          <a:custGeom>
                            <a:avLst/>
                            <a:gdLst/>
                            <a:ahLst/>
                            <a:cxnLst/>
                            <a:rect l="l" t="t" r="r" b="b"/>
                            <a:pathLst>
                              <a:path w="137795" h="1704975">
                                <a:moveTo>
                                  <a:pt x="137239" y="0"/>
                                </a:moveTo>
                                <a:lnTo>
                                  <a:pt x="0" y="0"/>
                                </a:lnTo>
                                <a:lnTo>
                                  <a:pt x="0" y="1704492"/>
                                </a:lnTo>
                                <a:lnTo>
                                  <a:pt x="137239" y="1704492"/>
                                </a:lnTo>
                                <a:lnTo>
                                  <a:pt x="137239" y="0"/>
                                </a:lnTo>
                                <a:close/>
                              </a:path>
                            </a:pathLst>
                          </a:custGeom>
                          <a:solidFill>
                            <a:srgbClr val="795A2B"/>
                          </a:solidFill>
                        </wps:spPr>
                        <wps:bodyPr wrap="square" lIns="0" tIns="0" rIns="0" bIns="0" rtlCol="0">
                          <a:prstTxWarp prst="textNoShape">
                            <a:avLst/>
                          </a:prstTxWarp>
                          <a:noAutofit/>
                        </wps:bodyPr>
                      </wps:wsp>
                      <wps:wsp>
                        <wps:cNvPr id="432" name="Graphic 432"/>
                        <wps:cNvSpPr/>
                        <wps:spPr>
                          <a:xfrm>
                            <a:off x="1904376" y="1246650"/>
                            <a:ext cx="137795" cy="1704975"/>
                          </a:xfrm>
                          <a:custGeom>
                            <a:avLst/>
                            <a:gdLst/>
                            <a:ahLst/>
                            <a:cxnLst/>
                            <a:rect l="l" t="t" r="r" b="b"/>
                            <a:pathLst>
                              <a:path w="137795" h="1704975">
                                <a:moveTo>
                                  <a:pt x="0" y="1704492"/>
                                </a:moveTo>
                                <a:lnTo>
                                  <a:pt x="137239" y="1704492"/>
                                </a:lnTo>
                                <a:lnTo>
                                  <a:pt x="137239" y="0"/>
                                </a:lnTo>
                                <a:lnTo>
                                  <a:pt x="0" y="0"/>
                                </a:lnTo>
                                <a:lnTo>
                                  <a:pt x="0" y="1704492"/>
                                </a:lnTo>
                                <a:close/>
                              </a:path>
                            </a:pathLst>
                          </a:custGeom>
                          <a:ln w="14756">
                            <a:solidFill>
                              <a:srgbClr val="FFFFFF"/>
                            </a:solidFill>
                            <a:prstDash val="solid"/>
                          </a:ln>
                        </wps:spPr>
                        <wps:bodyPr wrap="square" lIns="0" tIns="0" rIns="0" bIns="0" rtlCol="0">
                          <a:prstTxWarp prst="textNoShape">
                            <a:avLst/>
                          </a:prstTxWarp>
                          <a:noAutofit/>
                        </wps:bodyPr>
                      </wps:wsp>
                      <wps:wsp>
                        <wps:cNvPr id="433" name="Graphic 433"/>
                        <wps:cNvSpPr/>
                        <wps:spPr>
                          <a:xfrm>
                            <a:off x="2041616" y="1656137"/>
                            <a:ext cx="137795" cy="1295400"/>
                          </a:xfrm>
                          <a:custGeom>
                            <a:avLst/>
                            <a:gdLst/>
                            <a:ahLst/>
                            <a:cxnLst/>
                            <a:rect l="l" t="t" r="r" b="b"/>
                            <a:pathLst>
                              <a:path w="137795" h="1295400">
                                <a:moveTo>
                                  <a:pt x="137239" y="0"/>
                                </a:moveTo>
                                <a:lnTo>
                                  <a:pt x="0" y="0"/>
                                </a:lnTo>
                                <a:lnTo>
                                  <a:pt x="0" y="1295004"/>
                                </a:lnTo>
                                <a:lnTo>
                                  <a:pt x="137239" y="1295004"/>
                                </a:lnTo>
                                <a:lnTo>
                                  <a:pt x="137239" y="0"/>
                                </a:lnTo>
                                <a:close/>
                              </a:path>
                            </a:pathLst>
                          </a:custGeom>
                          <a:solidFill>
                            <a:srgbClr val="795A2B"/>
                          </a:solidFill>
                        </wps:spPr>
                        <wps:bodyPr wrap="square" lIns="0" tIns="0" rIns="0" bIns="0" rtlCol="0">
                          <a:prstTxWarp prst="textNoShape">
                            <a:avLst/>
                          </a:prstTxWarp>
                          <a:noAutofit/>
                        </wps:bodyPr>
                      </wps:wsp>
                      <wps:wsp>
                        <wps:cNvPr id="434" name="Graphic 434"/>
                        <wps:cNvSpPr/>
                        <wps:spPr>
                          <a:xfrm>
                            <a:off x="2041616" y="1656137"/>
                            <a:ext cx="137795" cy="1295400"/>
                          </a:xfrm>
                          <a:custGeom>
                            <a:avLst/>
                            <a:gdLst/>
                            <a:ahLst/>
                            <a:cxnLst/>
                            <a:rect l="l" t="t" r="r" b="b"/>
                            <a:pathLst>
                              <a:path w="137795" h="1295400">
                                <a:moveTo>
                                  <a:pt x="0" y="1295004"/>
                                </a:moveTo>
                                <a:lnTo>
                                  <a:pt x="137239" y="1295004"/>
                                </a:lnTo>
                                <a:lnTo>
                                  <a:pt x="137239" y="0"/>
                                </a:lnTo>
                                <a:lnTo>
                                  <a:pt x="0" y="0"/>
                                </a:lnTo>
                                <a:lnTo>
                                  <a:pt x="0" y="1295004"/>
                                </a:lnTo>
                                <a:close/>
                              </a:path>
                            </a:pathLst>
                          </a:custGeom>
                          <a:ln w="14756">
                            <a:solidFill>
                              <a:srgbClr val="FFFFFF"/>
                            </a:solidFill>
                            <a:prstDash val="solid"/>
                          </a:ln>
                        </wps:spPr>
                        <wps:bodyPr wrap="square" lIns="0" tIns="0" rIns="0" bIns="0" rtlCol="0">
                          <a:prstTxWarp prst="textNoShape">
                            <a:avLst/>
                          </a:prstTxWarp>
                          <a:noAutofit/>
                        </wps:bodyPr>
                      </wps:wsp>
                      <wps:wsp>
                        <wps:cNvPr id="435" name="Graphic 435"/>
                        <wps:cNvSpPr/>
                        <wps:spPr>
                          <a:xfrm>
                            <a:off x="2178855" y="2142404"/>
                            <a:ext cx="137795" cy="808990"/>
                          </a:xfrm>
                          <a:custGeom>
                            <a:avLst/>
                            <a:gdLst/>
                            <a:ahLst/>
                            <a:cxnLst/>
                            <a:rect l="l" t="t" r="r" b="b"/>
                            <a:pathLst>
                              <a:path w="137795" h="808990">
                                <a:moveTo>
                                  <a:pt x="137239" y="0"/>
                                </a:moveTo>
                                <a:lnTo>
                                  <a:pt x="0" y="0"/>
                                </a:lnTo>
                                <a:lnTo>
                                  <a:pt x="0" y="808738"/>
                                </a:lnTo>
                                <a:lnTo>
                                  <a:pt x="137239" y="808738"/>
                                </a:lnTo>
                                <a:lnTo>
                                  <a:pt x="137239" y="0"/>
                                </a:lnTo>
                                <a:close/>
                              </a:path>
                            </a:pathLst>
                          </a:custGeom>
                          <a:solidFill>
                            <a:srgbClr val="795A2B"/>
                          </a:solidFill>
                        </wps:spPr>
                        <wps:bodyPr wrap="square" lIns="0" tIns="0" rIns="0" bIns="0" rtlCol="0">
                          <a:prstTxWarp prst="textNoShape">
                            <a:avLst/>
                          </a:prstTxWarp>
                          <a:noAutofit/>
                        </wps:bodyPr>
                      </wps:wsp>
                      <wps:wsp>
                        <wps:cNvPr id="436" name="Graphic 436"/>
                        <wps:cNvSpPr/>
                        <wps:spPr>
                          <a:xfrm>
                            <a:off x="2178855" y="2142404"/>
                            <a:ext cx="137795" cy="808990"/>
                          </a:xfrm>
                          <a:custGeom>
                            <a:avLst/>
                            <a:gdLst/>
                            <a:ahLst/>
                            <a:cxnLst/>
                            <a:rect l="l" t="t" r="r" b="b"/>
                            <a:pathLst>
                              <a:path w="137795" h="808990">
                                <a:moveTo>
                                  <a:pt x="0" y="808738"/>
                                </a:moveTo>
                                <a:lnTo>
                                  <a:pt x="137239" y="808738"/>
                                </a:lnTo>
                                <a:lnTo>
                                  <a:pt x="137239" y="0"/>
                                </a:lnTo>
                                <a:lnTo>
                                  <a:pt x="0" y="0"/>
                                </a:lnTo>
                                <a:lnTo>
                                  <a:pt x="0" y="808738"/>
                                </a:lnTo>
                                <a:close/>
                              </a:path>
                            </a:pathLst>
                          </a:custGeom>
                          <a:ln w="14756">
                            <a:solidFill>
                              <a:srgbClr val="FFFFFF"/>
                            </a:solidFill>
                            <a:prstDash val="solid"/>
                          </a:ln>
                        </wps:spPr>
                        <wps:bodyPr wrap="square" lIns="0" tIns="0" rIns="0" bIns="0" rtlCol="0">
                          <a:prstTxWarp prst="textNoShape">
                            <a:avLst/>
                          </a:prstTxWarp>
                          <a:noAutofit/>
                        </wps:bodyPr>
                      </wps:wsp>
                      <wps:wsp>
                        <wps:cNvPr id="437" name="Graphic 437"/>
                        <wps:cNvSpPr/>
                        <wps:spPr>
                          <a:xfrm>
                            <a:off x="2316094" y="371370"/>
                            <a:ext cx="137795" cy="2580005"/>
                          </a:xfrm>
                          <a:custGeom>
                            <a:avLst/>
                            <a:gdLst/>
                            <a:ahLst/>
                            <a:cxnLst/>
                            <a:rect l="l" t="t" r="r" b="b"/>
                            <a:pathLst>
                              <a:path w="137795" h="2580005">
                                <a:moveTo>
                                  <a:pt x="137239" y="0"/>
                                </a:moveTo>
                                <a:lnTo>
                                  <a:pt x="0" y="0"/>
                                </a:lnTo>
                                <a:lnTo>
                                  <a:pt x="0" y="2579771"/>
                                </a:lnTo>
                                <a:lnTo>
                                  <a:pt x="137239" y="2579771"/>
                                </a:lnTo>
                                <a:lnTo>
                                  <a:pt x="137239" y="0"/>
                                </a:lnTo>
                                <a:close/>
                              </a:path>
                            </a:pathLst>
                          </a:custGeom>
                          <a:solidFill>
                            <a:srgbClr val="795A2B"/>
                          </a:solidFill>
                        </wps:spPr>
                        <wps:bodyPr wrap="square" lIns="0" tIns="0" rIns="0" bIns="0" rtlCol="0">
                          <a:prstTxWarp prst="textNoShape">
                            <a:avLst/>
                          </a:prstTxWarp>
                          <a:noAutofit/>
                        </wps:bodyPr>
                      </wps:wsp>
                      <wps:wsp>
                        <wps:cNvPr id="438" name="Graphic 438"/>
                        <wps:cNvSpPr/>
                        <wps:spPr>
                          <a:xfrm>
                            <a:off x="2316094" y="371370"/>
                            <a:ext cx="137795" cy="2580005"/>
                          </a:xfrm>
                          <a:custGeom>
                            <a:avLst/>
                            <a:gdLst/>
                            <a:ahLst/>
                            <a:cxnLst/>
                            <a:rect l="l" t="t" r="r" b="b"/>
                            <a:pathLst>
                              <a:path w="137795" h="2580005">
                                <a:moveTo>
                                  <a:pt x="0" y="2579771"/>
                                </a:moveTo>
                                <a:lnTo>
                                  <a:pt x="137239" y="2579771"/>
                                </a:lnTo>
                                <a:lnTo>
                                  <a:pt x="137239" y="0"/>
                                </a:lnTo>
                                <a:lnTo>
                                  <a:pt x="0" y="0"/>
                                </a:lnTo>
                                <a:lnTo>
                                  <a:pt x="0" y="2579771"/>
                                </a:lnTo>
                                <a:close/>
                              </a:path>
                            </a:pathLst>
                          </a:custGeom>
                          <a:ln w="14756">
                            <a:solidFill>
                              <a:srgbClr val="FFFFFF"/>
                            </a:solidFill>
                            <a:prstDash val="solid"/>
                          </a:ln>
                        </wps:spPr>
                        <wps:bodyPr wrap="square" lIns="0" tIns="0" rIns="0" bIns="0" rtlCol="0">
                          <a:prstTxWarp prst="textNoShape">
                            <a:avLst/>
                          </a:prstTxWarp>
                          <a:noAutofit/>
                        </wps:bodyPr>
                      </wps:wsp>
                      <wps:wsp>
                        <wps:cNvPr id="439" name="Graphic 439"/>
                        <wps:cNvSpPr/>
                        <wps:spPr>
                          <a:xfrm>
                            <a:off x="2453333" y="1799458"/>
                            <a:ext cx="137795" cy="1151890"/>
                          </a:xfrm>
                          <a:custGeom>
                            <a:avLst/>
                            <a:gdLst/>
                            <a:ahLst/>
                            <a:cxnLst/>
                            <a:rect l="l" t="t" r="r" b="b"/>
                            <a:pathLst>
                              <a:path w="137795" h="1151890">
                                <a:moveTo>
                                  <a:pt x="137239" y="0"/>
                                </a:moveTo>
                                <a:lnTo>
                                  <a:pt x="0" y="0"/>
                                </a:lnTo>
                                <a:lnTo>
                                  <a:pt x="0" y="1151683"/>
                                </a:lnTo>
                                <a:lnTo>
                                  <a:pt x="137239" y="1151683"/>
                                </a:lnTo>
                                <a:lnTo>
                                  <a:pt x="137239" y="0"/>
                                </a:lnTo>
                                <a:close/>
                              </a:path>
                            </a:pathLst>
                          </a:custGeom>
                          <a:solidFill>
                            <a:srgbClr val="795A2B"/>
                          </a:solidFill>
                        </wps:spPr>
                        <wps:bodyPr wrap="square" lIns="0" tIns="0" rIns="0" bIns="0" rtlCol="0">
                          <a:prstTxWarp prst="textNoShape">
                            <a:avLst/>
                          </a:prstTxWarp>
                          <a:noAutofit/>
                        </wps:bodyPr>
                      </wps:wsp>
                      <wps:wsp>
                        <wps:cNvPr id="440" name="Graphic 440"/>
                        <wps:cNvSpPr/>
                        <wps:spPr>
                          <a:xfrm>
                            <a:off x="2453333" y="1799458"/>
                            <a:ext cx="137795" cy="1151890"/>
                          </a:xfrm>
                          <a:custGeom>
                            <a:avLst/>
                            <a:gdLst/>
                            <a:ahLst/>
                            <a:cxnLst/>
                            <a:rect l="l" t="t" r="r" b="b"/>
                            <a:pathLst>
                              <a:path w="137795" h="1151890">
                                <a:moveTo>
                                  <a:pt x="0" y="1151683"/>
                                </a:moveTo>
                                <a:lnTo>
                                  <a:pt x="137239" y="1151683"/>
                                </a:lnTo>
                                <a:lnTo>
                                  <a:pt x="137239" y="0"/>
                                </a:lnTo>
                                <a:lnTo>
                                  <a:pt x="0" y="0"/>
                                </a:lnTo>
                                <a:lnTo>
                                  <a:pt x="0" y="1151683"/>
                                </a:lnTo>
                                <a:close/>
                              </a:path>
                            </a:pathLst>
                          </a:custGeom>
                          <a:ln w="14756">
                            <a:solidFill>
                              <a:srgbClr val="FFFFFF"/>
                            </a:solidFill>
                            <a:prstDash val="solid"/>
                          </a:ln>
                        </wps:spPr>
                        <wps:bodyPr wrap="square" lIns="0" tIns="0" rIns="0" bIns="0" rtlCol="0">
                          <a:prstTxWarp prst="textNoShape">
                            <a:avLst/>
                          </a:prstTxWarp>
                          <a:noAutofit/>
                        </wps:bodyPr>
                      </wps:wsp>
                      <wps:wsp>
                        <wps:cNvPr id="441" name="Graphic 441"/>
                        <wps:cNvSpPr/>
                        <wps:spPr>
                          <a:xfrm>
                            <a:off x="2590572" y="1891593"/>
                            <a:ext cx="137795" cy="1059815"/>
                          </a:xfrm>
                          <a:custGeom>
                            <a:avLst/>
                            <a:gdLst/>
                            <a:ahLst/>
                            <a:cxnLst/>
                            <a:rect l="l" t="t" r="r" b="b"/>
                            <a:pathLst>
                              <a:path w="137795" h="1059815">
                                <a:moveTo>
                                  <a:pt x="137239" y="0"/>
                                </a:moveTo>
                                <a:lnTo>
                                  <a:pt x="0" y="0"/>
                                </a:lnTo>
                                <a:lnTo>
                                  <a:pt x="0" y="1059549"/>
                                </a:lnTo>
                                <a:lnTo>
                                  <a:pt x="137239" y="1059549"/>
                                </a:lnTo>
                                <a:lnTo>
                                  <a:pt x="137239" y="0"/>
                                </a:lnTo>
                                <a:close/>
                              </a:path>
                            </a:pathLst>
                          </a:custGeom>
                          <a:solidFill>
                            <a:srgbClr val="795A2B"/>
                          </a:solidFill>
                        </wps:spPr>
                        <wps:bodyPr wrap="square" lIns="0" tIns="0" rIns="0" bIns="0" rtlCol="0">
                          <a:prstTxWarp prst="textNoShape">
                            <a:avLst/>
                          </a:prstTxWarp>
                          <a:noAutofit/>
                        </wps:bodyPr>
                      </wps:wsp>
                      <wps:wsp>
                        <wps:cNvPr id="442" name="Graphic 442"/>
                        <wps:cNvSpPr/>
                        <wps:spPr>
                          <a:xfrm>
                            <a:off x="2590572" y="1891593"/>
                            <a:ext cx="137795" cy="1059815"/>
                          </a:xfrm>
                          <a:custGeom>
                            <a:avLst/>
                            <a:gdLst/>
                            <a:ahLst/>
                            <a:cxnLst/>
                            <a:rect l="l" t="t" r="r" b="b"/>
                            <a:pathLst>
                              <a:path w="137795" h="1059815">
                                <a:moveTo>
                                  <a:pt x="0" y="1059549"/>
                                </a:moveTo>
                                <a:lnTo>
                                  <a:pt x="137239" y="1059549"/>
                                </a:lnTo>
                                <a:lnTo>
                                  <a:pt x="137239" y="0"/>
                                </a:lnTo>
                                <a:lnTo>
                                  <a:pt x="0" y="0"/>
                                </a:lnTo>
                                <a:lnTo>
                                  <a:pt x="0" y="1059549"/>
                                </a:lnTo>
                                <a:close/>
                              </a:path>
                            </a:pathLst>
                          </a:custGeom>
                          <a:ln w="14756">
                            <a:solidFill>
                              <a:srgbClr val="FFFFFF"/>
                            </a:solidFill>
                            <a:prstDash val="solid"/>
                          </a:ln>
                        </wps:spPr>
                        <wps:bodyPr wrap="square" lIns="0" tIns="0" rIns="0" bIns="0" rtlCol="0">
                          <a:prstTxWarp prst="textNoShape">
                            <a:avLst/>
                          </a:prstTxWarp>
                          <a:noAutofit/>
                        </wps:bodyPr>
                      </wps:wsp>
                      <wps:wsp>
                        <wps:cNvPr id="443" name="Graphic 443"/>
                        <wps:cNvSpPr/>
                        <wps:spPr>
                          <a:xfrm>
                            <a:off x="2727811" y="1671493"/>
                            <a:ext cx="137795" cy="1280160"/>
                          </a:xfrm>
                          <a:custGeom>
                            <a:avLst/>
                            <a:gdLst/>
                            <a:ahLst/>
                            <a:cxnLst/>
                            <a:rect l="l" t="t" r="r" b="b"/>
                            <a:pathLst>
                              <a:path w="137795" h="1280160">
                                <a:moveTo>
                                  <a:pt x="137239" y="0"/>
                                </a:moveTo>
                                <a:lnTo>
                                  <a:pt x="0" y="0"/>
                                </a:lnTo>
                                <a:lnTo>
                                  <a:pt x="0" y="1279648"/>
                                </a:lnTo>
                                <a:lnTo>
                                  <a:pt x="137239" y="1279648"/>
                                </a:lnTo>
                                <a:lnTo>
                                  <a:pt x="137239" y="0"/>
                                </a:lnTo>
                                <a:close/>
                              </a:path>
                            </a:pathLst>
                          </a:custGeom>
                          <a:solidFill>
                            <a:srgbClr val="795A2B"/>
                          </a:solidFill>
                        </wps:spPr>
                        <wps:bodyPr wrap="square" lIns="0" tIns="0" rIns="0" bIns="0" rtlCol="0">
                          <a:prstTxWarp prst="textNoShape">
                            <a:avLst/>
                          </a:prstTxWarp>
                          <a:noAutofit/>
                        </wps:bodyPr>
                      </wps:wsp>
                      <wps:wsp>
                        <wps:cNvPr id="444" name="Graphic 444"/>
                        <wps:cNvSpPr/>
                        <wps:spPr>
                          <a:xfrm>
                            <a:off x="2727811" y="1671493"/>
                            <a:ext cx="137795" cy="1280160"/>
                          </a:xfrm>
                          <a:custGeom>
                            <a:avLst/>
                            <a:gdLst/>
                            <a:ahLst/>
                            <a:cxnLst/>
                            <a:rect l="l" t="t" r="r" b="b"/>
                            <a:pathLst>
                              <a:path w="137795" h="1280160">
                                <a:moveTo>
                                  <a:pt x="0" y="1279648"/>
                                </a:moveTo>
                                <a:lnTo>
                                  <a:pt x="137239" y="1279648"/>
                                </a:lnTo>
                                <a:lnTo>
                                  <a:pt x="137239" y="0"/>
                                </a:lnTo>
                                <a:lnTo>
                                  <a:pt x="0" y="0"/>
                                </a:lnTo>
                                <a:lnTo>
                                  <a:pt x="0" y="1279648"/>
                                </a:lnTo>
                                <a:close/>
                              </a:path>
                            </a:pathLst>
                          </a:custGeom>
                          <a:ln w="14756">
                            <a:solidFill>
                              <a:srgbClr val="FFFFFF"/>
                            </a:solidFill>
                            <a:prstDash val="solid"/>
                          </a:ln>
                        </wps:spPr>
                        <wps:bodyPr wrap="square" lIns="0" tIns="0" rIns="0" bIns="0" rtlCol="0">
                          <a:prstTxWarp prst="textNoShape">
                            <a:avLst/>
                          </a:prstTxWarp>
                          <a:noAutofit/>
                        </wps:bodyPr>
                      </wps:wsp>
                      <wps:wsp>
                        <wps:cNvPr id="445" name="Graphic 445"/>
                        <wps:cNvSpPr/>
                        <wps:spPr>
                          <a:xfrm>
                            <a:off x="2865050" y="2372741"/>
                            <a:ext cx="137795" cy="578485"/>
                          </a:xfrm>
                          <a:custGeom>
                            <a:avLst/>
                            <a:gdLst/>
                            <a:ahLst/>
                            <a:cxnLst/>
                            <a:rect l="l" t="t" r="r" b="b"/>
                            <a:pathLst>
                              <a:path w="137795" h="578485">
                                <a:moveTo>
                                  <a:pt x="137239" y="0"/>
                                </a:moveTo>
                                <a:lnTo>
                                  <a:pt x="0" y="0"/>
                                </a:lnTo>
                                <a:lnTo>
                                  <a:pt x="0" y="578401"/>
                                </a:lnTo>
                                <a:lnTo>
                                  <a:pt x="137239" y="578401"/>
                                </a:lnTo>
                                <a:lnTo>
                                  <a:pt x="137239" y="0"/>
                                </a:lnTo>
                                <a:close/>
                              </a:path>
                            </a:pathLst>
                          </a:custGeom>
                          <a:solidFill>
                            <a:srgbClr val="795A2B"/>
                          </a:solidFill>
                        </wps:spPr>
                        <wps:bodyPr wrap="square" lIns="0" tIns="0" rIns="0" bIns="0" rtlCol="0">
                          <a:prstTxWarp prst="textNoShape">
                            <a:avLst/>
                          </a:prstTxWarp>
                          <a:noAutofit/>
                        </wps:bodyPr>
                      </wps:wsp>
                      <wps:wsp>
                        <wps:cNvPr id="446" name="Graphic 446"/>
                        <wps:cNvSpPr/>
                        <wps:spPr>
                          <a:xfrm>
                            <a:off x="2865050" y="2372741"/>
                            <a:ext cx="137795" cy="578485"/>
                          </a:xfrm>
                          <a:custGeom>
                            <a:avLst/>
                            <a:gdLst/>
                            <a:ahLst/>
                            <a:cxnLst/>
                            <a:rect l="l" t="t" r="r" b="b"/>
                            <a:pathLst>
                              <a:path w="137795" h="578485">
                                <a:moveTo>
                                  <a:pt x="0" y="578401"/>
                                </a:moveTo>
                                <a:lnTo>
                                  <a:pt x="137239" y="578401"/>
                                </a:lnTo>
                                <a:lnTo>
                                  <a:pt x="137239" y="0"/>
                                </a:lnTo>
                                <a:lnTo>
                                  <a:pt x="0" y="0"/>
                                </a:lnTo>
                                <a:lnTo>
                                  <a:pt x="0" y="578401"/>
                                </a:lnTo>
                                <a:close/>
                              </a:path>
                            </a:pathLst>
                          </a:custGeom>
                          <a:ln w="14756">
                            <a:solidFill>
                              <a:srgbClr val="FFFFFF"/>
                            </a:solidFill>
                            <a:prstDash val="solid"/>
                          </a:ln>
                        </wps:spPr>
                        <wps:bodyPr wrap="square" lIns="0" tIns="0" rIns="0" bIns="0" rtlCol="0">
                          <a:prstTxWarp prst="textNoShape">
                            <a:avLst/>
                          </a:prstTxWarp>
                          <a:noAutofit/>
                        </wps:bodyPr>
                      </wps:wsp>
                      <wps:wsp>
                        <wps:cNvPr id="447" name="Graphic 447"/>
                        <wps:cNvSpPr/>
                        <wps:spPr>
                          <a:xfrm>
                            <a:off x="3002289" y="1174989"/>
                            <a:ext cx="137795" cy="1776730"/>
                          </a:xfrm>
                          <a:custGeom>
                            <a:avLst/>
                            <a:gdLst/>
                            <a:ahLst/>
                            <a:cxnLst/>
                            <a:rect l="l" t="t" r="r" b="b"/>
                            <a:pathLst>
                              <a:path w="137795" h="1776730">
                                <a:moveTo>
                                  <a:pt x="137239" y="0"/>
                                </a:moveTo>
                                <a:lnTo>
                                  <a:pt x="0" y="0"/>
                                </a:lnTo>
                                <a:lnTo>
                                  <a:pt x="0" y="1776152"/>
                                </a:lnTo>
                                <a:lnTo>
                                  <a:pt x="137239" y="1776152"/>
                                </a:lnTo>
                                <a:lnTo>
                                  <a:pt x="137239" y="0"/>
                                </a:lnTo>
                                <a:close/>
                              </a:path>
                            </a:pathLst>
                          </a:custGeom>
                          <a:solidFill>
                            <a:srgbClr val="795A2B"/>
                          </a:solidFill>
                        </wps:spPr>
                        <wps:bodyPr wrap="square" lIns="0" tIns="0" rIns="0" bIns="0" rtlCol="0">
                          <a:prstTxWarp prst="textNoShape">
                            <a:avLst/>
                          </a:prstTxWarp>
                          <a:noAutofit/>
                        </wps:bodyPr>
                      </wps:wsp>
                      <wps:wsp>
                        <wps:cNvPr id="448" name="Graphic 448"/>
                        <wps:cNvSpPr/>
                        <wps:spPr>
                          <a:xfrm>
                            <a:off x="3002289" y="1174989"/>
                            <a:ext cx="137795" cy="1776730"/>
                          </a:xfrm>
                          <a:custGeom>
                            <a:avLst/>
                            <a:gdLst/>
                            <a:ahLst/>
                            <a:cxnLst/>
                            <a:rect l="l" t="t" r="r" b="b"/>
                            <a:pathLst>
                              <a:path w="137795" h="1776730">
                                <a:moveTo>
                                  <a:pt x="0" y="1776152"/>
                                </a:moveTo>
                                <a:lnTo>
                                  <a:pt x="137239" y="1776152"/>
                                </a:lnTo>
                                <a:lnTo>
                                  <a:pt x="137239" y="0"/>
                                </a:lnTo>
                                <a:lnTo>
                                  <a:pt x="0" y="0"/>
                                </a:lnTo>
                                <a:lnTo>
                                  <a:pt x="0" y="1776152"/>
                                </a:lnTo>
                                <a:close/>
                              </a:path>
                            </a:pathLst>
                          </a:custGeom>
                          <a:ln w="14756">
                            <a:solidFill>
                              <a:srgbClr val="FFFFFF"/>
                            </a:solidFill>
                            <a:prstDash val="solid"/>
                          </a:ln>
                        </wps:spPr>
                        <wps:bodyPr wrap="square" lIns="0" tIns="0" rIns="0" bIns="0" rtlCol="0">
                          <a:prstTxWarp prst="textNoShape">
                            <a:avLst/>
                          </a:prstTxWarp>
                          <a:noAutofit/>
                        </wps:bodyPr>
                      </wps:wsp>
                      <wps:wsp>
                        <wps:cNvPr id="449" name="Graphic 449"/>
                        <wps:cNvSpPr/>
                        <wps:spPr>
                          <a:xfrm>
                            <a:off x="3139528" y="2352266"/>
                            <a:ext cx="137795" cy="599440"/>
                          </a:xfrm>
                          <a:custGeom>
                            <a:avLst/>
                            <a:gdLst/>
                            <a:ahLst/>
                            <a:cxnLst/>
                            <a:rect l="l" t="t" r="r" b="b"/>
                            <a:pathLst>
                              <a:path w="137795" h="599440">
                                <a:moveTo>
                                  <a:pt x="137239" y="0"/>
                                </a:moveTo>
                                <a:lnTo>
                                  <a:pt x="0" y="0"/>
                                </a:lnTo>
                                <a:lnTo>
                                  <a:pt x="0" y="598875"/>
                                </a:lnTo>
                                <a:lnTo>
                                  <a:pt x="137239" y="598875"/>
                                </a:lnTo>
                                <a:lnTo>
                                  <a:pt x="137239" y="0"/>
                                </a:lnTo>
                                <a:close/>
                              </a:path>
                            </a:pathLst>
                          </a:custGeom>
                          <a:solidFill>
                            <a:srgbClr val="795A2B"/>
                          </a:solidFill>
                        </wps:spPr>
                        <wps:bodyPr wrap="square" lIns="0" tIns="0" rIns="0" bIns="0" rtlCol="0">
                          <a:prstTxWarp prst="textNoShape">
                            <a:avLst/>
                          </a:prstTxWarp>
                          <a:noAutofit/>
                        </wps:bodyPr>
                      </wps:wsp>
                      <wps:wsp>
                        <wps:cNvPr id="450" name="Graphic 450"/>
                        <wps:cNvSpPr/>
                        <wps:spPr>
                          <a:xfrm>
                            <a:off x="3139528" y="2352266"/>
                            <a:ext cx="137795" cy="599440"/>
                          </a:xfrm>
                          <a:custGeom>
                            <a:avLst/>
                            <a:gdLst/>
                            <a:ahLst/>
                            <a:cxnLst/>
                            <a:rect l="l" t="t" r="r" b="b"/>
                            <a:pathLst>
                              <a:path w="137795" h="599440">
                                <a:moveTo>
                                  <a:pt x="0" y="598875"/>
                                </a:moveTo>
                                <a:lnTo>
                                  <a:pt x="137239" y="598875"/>
                                </a:lnTo>
                                <a:lnTo>
                                  <a:pt x="137239" y="0"/>
                                </a:lnTo>
                                <a:lnTo>
                                  <a:pt x="0" y="0"/>
                                </a:lnTo>
                                <a:lnTo>
                                  <a:pt x="0" y="598875"/>
                                </a:lnTo>
                                <a:close/>
                              </a:path>
                            </a:pathLst>
                          </a:custGeom>
                          <a:ln w="14756">
                            <a:solidFill>
                              <a:srgbClr val="FFFFFF"/>
                            </a:solidFill>
                            <a:prstDash val="solid"/>
                          </a:ln>
                        </wps:spPr>
                        <wps:bodyPr wrap="square" lIns="0" tIns="0" rIns="0" bIns="0" rtlCol="0">
                          <a:prstTxWarp prst="textNoShape">
                            <a:avLst/>
                          </a:prstTxWarp>
                          <a:noAutofit/>
                        </wps:bodyPr>
                      </wps:wsp>
                      <wps:wsp>
                        <wps:cNvPr id="451" name="Graphic 451"/>
                        <wps:cNvSpPr/>
                        <wps:spPr>
                          <a:xfrm>
                            <a:off x="3276767" y="1932541"/>
                            <a:ext cx="137795" cy="1019175"/>
                          </a:xfrm>
                          <a:custGeom>
                            <a:avLst/>
                            <a:gdLst/>
                            <a:ahLst/>
                            <a:cxnLst/>
                            <a:rect l="l" t="t" r="r" b="b"/>
                            <a:pathLst>
                              <a:path w="137795" h="1019175">
                                <a:moveTo>
                                  <a:pt x="137239" y="0"/>
                                </a:moveTo>
                                <a:lnTo>
                                  <a:pt x="0" y="0"/>
                                </a:lnTo>
                                <a:lnTo>
                                  <a:pt x="0" y="1018600"/>
                                </a:lnTo>
                                <a:lnTo>
                                  <a:pt x="137239" y="1018600"/>
                                </a:lnTo>
                                <a:lnTo>
                                  <a:pt x="137239" y="0"/>
                                </a:lnTo>
                                <a:close/>
                              </a:path>
                            </a:pathLst>
                          </a:custGeom>
                          <a:solidFill>
                            <a:srgbClr val="795A2B"/>
                          </a:solidFill>
                        </wps:spPr>
                        <wps:bodyPr wrap="square" lIns="0" tIns="0" rIns="0" bIns="0" rtlCol="0">
                          <a:prstTxWarp prst="textNoShape">
                            <a:avLst/>
                          </a:prstTxWarp>
                          <a:noAutofit/>
                        </wps:bodyPr>
                      </wps:wsp>
                      <wps:wsp>
                        <wps:cNvPr id="452" name="Graphic 452"/>
                        <wps:cNvSpPr/>
                        <wps:spPr>
                          <a:xfrm>
                            <a:off x="3276767" y="1932541"/>
                            <a:ext cx="137795" cy="1019175"/>
                          </a:xfrm>
                          <a:custGeom>
                            <a:avLst/>
                            <a:gdLst/>
                            <a:ahLst/>
                            <a:cxnLst/>
                            <a:rect l="l" t="t" r="r" b="b"/>
                            <a:pathLst>
                              <a:path w="137795" h="1019175">
                                <a:moveTo>
                                  <a:pt x="0" y="1018600"/>
                                </a:moveTo>
                                <a:lnTo>
                                  <a:pt x="137239" y="1018600"/>
                                </a:lnTo>
                                <a:lnTo>
                                  <a:pt x="137239" y="0"/>
                                </a:lnTo>
                                <a:lnTo>
                                  <a:pt x="0" y="0"/>
                                </a:lnTo>
                                <a:lnTo>
                                  <a:pt x="0" y="1018600"/>
                                </a:lnTo>
                                <a:close/>
                              </a:path>
                            </a:pathLst>
                          </a:custGeom>
                          <a:ln w="14756">
                            <a:solidFill>
                              <a:srgbClr val="FFFFFF"/>
                            </a:solidFill>
                            <a:prstDash val="solid"/>
                          </a:ln>
                        </wps:spPr>
                        <wps:bodyPr wrap="square" lIns="0" tIns="0" rIns="0" bIns="0" rtlCol="0">
                          <a:prstTxWarp prst="textNoShape">
                            <a:avLst/>
                          </a:prstTxWarp>
                          <a:noAutofit/>
                        </wps:bodyPr>
                      </wps:wsp>
                      <wps:wsp>
                        <wps:cNvPr id="453" name="Graphic 453"/>
                        <wps:cNvSpPr/>
                        <wps:spPr>
                          <a:xfrm>
                            <a:off x="3414007" y="2577484"/>
                            <a:ext cx="137795" cy="374015"/>
                          </a:xfrm>
                          <a:custGeom>
                            <a:avLst/>
                            <a:gdLst/>
                            <a:ahLst/>
                            <a:cxnLst/>
                            <a:rect l="l" t="t" r="r" b="b"/>
                            <a:pathLst>
                              <a:path w="137795" h="374015">
                                <a:moveTo>
                                  <a:pt x="137239" y="0"/>
                                </a:moveTo>
                                <a:lnTo>
                                  <a:pt x="0" y="0"/>
                                </a:lnTo>
                                <a:lnTo>
                                  <a:pt x="0" y="373657"/>
                                </a:lnTo>
                                <a:lnTo>
                                  <a:pt x="137239" y="373657"/>
                                </a:lnTo>
                                <a:lnTo>
                                  <a:pt x="137239" y="0"/>
                                </a:lnTo>
                                <a:close/>
                              </a:path>
                            </a:pathLst>
                          </a:custGeom>
                          <a:solidFill>
                            <a:srgbClr val="795A2B"/>
                          </a:solidFill>
                        </wps:spPr>
                        <wps:bodyPr wrap="square" lIns="0" tIns="0" rIns="0" bIns="0" rtlCol="0">
                          <a:prstTxWarp prst="textNoShape">
                            <a:avLst/>
                          </a:prstTxWarp>
                          <a:noAutofit/>
                        </wps:bodyPr>
                      </wps:wsp>
                      <wps:wsp>
                        <wps:cNvPr id="454" name="Graphic 454"/>
                        <wps:cNvSpPr/>
                        <wps:spPr>
                          <a:xfrm>
                            <a:off x="3414007" y="2577484"/>
                            <a:ext cx="137795" cy="374015"/>
                          </a:xfrm>
                          <a:custGeom>
                            <a:avLst/>
                            <a:gdLst/>
                            <a:ahLst/>
                            <a:cxnLst/>
                            <a:rect l="l" t="t" r="r" b="b"/>
                            <a:pathLst>
                              <a:path w="137795" h="374015">
                                <a:moveTo>
                                  <a:pt x="0" y="373657"/>
                                </a:moveTo>
                                <a:lnTo>
                                  <a:pt x="137239" y="373657"/>
                                </a:lnTo>
                                <a:lnTo>
                                  <a:pt x="137239" y="0"/>
                                </a:lnTo>
                                <a:lnTo>
                                  <a:pt x="0" y="0"/>
                                </a:lnTo>
                                <a:lnTo>
                                  <a:pt x="0" y="373657"/>
                                </a:lnTo>
                                <a:close/>
                              </a:path>
                            </a:pathLst>
                          </a:custGeom>
                          <a:ln w="14756">
                            <a:solidFill>
                              <a:srgbClr val="FFFFFF"/>
                            </a:solidFill>
                            <a:prstDash val="solid"/>
                          </a:ln>
                        </wps:spPr>
                        <wps:bodyPr wrap="square" lIns="0" tIns="0" rIns="0" bIns="0" rtlCol="0">
                          <a:prstTxWarp prst="textNoShape">
                            <a:avLst/>
                          </a:prstTxWarp>
                          <a:noAutofit/>
                        </wps:bodyPr>
                      </wps:wsp>
                      <wps:wsp>
                        <wps:cNvPr id="455" name="Graphic 455"/>
                        <wps:cNvSpPr/>
                        <wps:spPr>
                          <a:xfrm>
                            <a:off x="3551246" y="2495587"/>
                            <a:ext cx="137795" cy="455930"/>
                          </a:xfrm>
                          <a:custGeom>
                            <a:avLst/>
                            <a:gdLst/>
                            <a:ahLst/>
                            <a:cxnLst/>
                            <a:rect l="l" t="t" r="r" b="b"/>
                            <a:pathLst>
                              <a:path w="137795" h="455930">
                                <a:moveTo>
                                  <a:pt x="137239" y="0"/>
                                </a:moveTo>
                                <a:lnTo>
                                  <a:pt x="0" y="0"/>
                                </a:lnTo>
                                <a:lnTo>
                                  <a:pt x="0" y="455554"/>
                                </a:lnTo>
                                <a:lnTo>
                                  <a:pt x="137239" y="455554"/>
                                </a:lnTo>
                                <a:lnTo>
                                  <a:pt x="137239" y="0"/>
                                </a:lnTo>
                                <a:close/>
                              </a:path>
                            </a:pathLst>
                          </a:custGeom>
                          <a:solidFill>
                            <a:srgbClr val="795A2B"/>
                          </a:solidFill>
                        </wps:spPr>
                        <wps:bodyPr wrap="square" lIns="0" tIns="0" rIns="0" bIns="0" rtlCol="0">
                          <a:prstTxWarp prst="textNoShape">
                            <a:avLst/>
                          </a:prstTxWarp>
                          <a:noAutofit/>
                        </wps:bodyPr>
                      </wps:wsp>
                      <wps:wsp>
                        <wps:cNvPr id="456" name="Graphic 456"/>
                        <wps:cNvSpPr/>
                        <wps:spPr>
                          <a:xfrm>
                            <a:off x="3551246" y="2495587"/>
                            <a:ext cx="137795" cy="455930"/>
                          </a:xfrm>
                          <a:custGeom>
                            <a:avLst/>
                            <a:gdLst/>
                            <a:ahLst/>
                            <a:cxnLst/>
                            <a:rect l="l" t="t" r="r" b="b"/>
                            <a:pathLst>
                              <a:path w="137795" h="455930">
                                <a:moveTo>
                                  <a:pt x="0" y="455554"/>
                                </a:moveTo>
                                <a:lnTo>
                                  <a:pt x="137239" y="455554"/>
                                </a:lnTo>
                                <a:lnTo>
                                  <a:pt x="137239" y="0"/>
                                </a:lnTo>
                                <a:lnTo>
                                  <a:pt x="0" y="0"/>
                                </a:lnTo>
                                <a:lnTo>
                                  <a:pt x="0" y="455554"/>
                                </a:lnTo>
                                <a:close/>
                              </a:path>
                            </a:pathLst>
                          </a:custGeom>
                          <a:ln w="14756">
                            <a:solidFill>
                              <a:srgbClr val="FFFFFF"/>
                            </a:solidFill>
                            <a:prstDash val="solid"/>
                          </a:ln>
                        </wps:spPr>
                        <wps:bodyPr wrap="square" lIns="0" tIns="0" rIns="0" bIns="0" rtlCol="0">
                          <a:prstTxWarp prst="textNoShape">
                            <a:avLst/>
                          </a:prstTxWarp>
                          <a:noAutofit/>
                        </wps:bodyPr>
                      </wps:wsp>
                      <wps:wsp>
                        <wps:cNvPr id="457" name="Graphic 457"/>
                        <wps:cNvSpPr/>
                        <wps:spPr>
                          <a:xfrm>
                            <a:off x="3688485" y="2485350"/>
                            <a:ext cx="137795" cy="466090"/>
                          </a:xfrm>
                          <a:custGeom>
                            <a:avLst/>
                            <a:gdLst/>
                            <a:ahLst/>
                            <a:cxnLst/>
                            <a:rect l="l" t="t" r="r" b="b"/>
                            <a:pathLst>
                              <a:path w="137795" h="466090">
                                <a:moveTo>
                                  <a:pt x="137239" y="0"/>
                                </a:moveTo>
                                <a:lnTo>
                                  <a:pt x="0" y="0"/>
                                </a:lnTo>
                                <a:lnTo>
                                  <a:pt x="0" y="465792"/>
                                </a:lnTo>
                                <a:lnTo>
                                  <a:pt x="137239" y="465792"/>
                                </a:lnTo>
                                <a:lnTo>
                                  <a:pt x="137239" y="0"/>
                                </a:lnTo>
                                <a:close/>
                              </a:path>
                            </a:pathLst>
                          </a:custGeom>
                          <a:solidFill>
                            <a:srgbClr val="795A2B"/>
                          </a:solidFill>
                        </wps:spPr>
                        <wps:bodyPr wrap="square" lIns="0" tIns="0" rIns="0" bIns="0" rtlCol="0">
                          <a:prstTxWarp prst="textNoShape">
                            <a:avLst/>
                          </a:prstTxWarp>
                          <a:noAutofit/>
                        </wps:bodyPr>
                      </wps:wsp>
                      <wps:wsp>
                        <wps:cNvPr id="458" name="Graphic 458"/>
                        <wps:cNvSpPr/>
                        <wps:spPr>
                          <a:xfrm>
                            <a:off x="3688485" y="2485350"/>
                            <a:ext cx="137795" cy="466090"/>
                          </a:xfrm>
                          <a:custGeom>
                            <a:avLst/>
                            <a:gdLst/>
                            <a:ahLst/>
                            <a:cxnLst/>
                            <a:rect l="l" t="t" r="r" b="b"/>
                            <a:pathLst>
                              <a:path w="137795" h="466090">
                                <a:moveTo>
                                  <a:pt x="0" y="465792"/>
                                </a:moveTo>
                                <a:lnTo>
                                  <a:pt x="137239" y="465792"/>
                                </a:lnTo>
                                <a:lnTo>
                                  <a:pt x="137239" y="0"/>
                                </a:lnTo>
                                <a:lnTo>
                                  <a:pt x="0" y="0"/>
                                </a:lnTo>
                                <a:lnTo>
                                  <a:pt x="0" y="465792"/>
                                </a:lnTo>
                                <a:close/>
                              </a:path>
                            </a:pathLst>
                          </a:custGeom>
                          <a:ln w="14756">
                            <a:solidFill>
                              <a:srgbClr val="FFFFFF"/>
                            </a:solidFill>
                            <a:prstDash val="solid"/>
                          </a:ln>
                        </wps:spPr>
                        <wps:bodyPr wrap="square" lIns="0" tIns="0" rIns="0" bIns="0" rtlCol="0">
                          <a:prstTxWarp prst="textNoShape">
                            <a:avLst/>
                          </a:prstTxWarp>
                          <a:noAutofit/>
                        </wps:bodyPr>
                      </wps:wsp>
                      <wps:wsp>
                        <wps:cNvPr id="459" name="Graphic 459"/>
                        <wps:cNvSpPr/>
                        <wps:spPr>
                          <a:xfrm>
                            <a:off x="3825724" y="2695212"/>
                            <a:ext cx="137795" cy="256540"/>
                          </a:xfrm>
                          <a:custGeom>
                            <a:avLst/>
                            <a:gdLst/>
                            <a:ahLst/>
                            <a:cxnLst/>
                            <a:rect l="l" t="t" r="r" b="b"/>
                            <a:pathLst>
                              <a:path w="137795" h="256540">
                                <a:moveTo>
                                  <a:pt x="137239" y="0"/>
                                </a:moveTo>
                                <a:lnTo>
                                  <a:pt x="0" y="0"/>
                                </a:lnTo>
                                <a:lnTo>
                                  <a:pt x="0" y="255929"/>
                                </a:lnTo>
                                <a:lnTo>
                                  <a:pt x="137239" y="255929"/>
                                </a:lnTo>
                                <a:lnTo>
                                  <a:pt x="137239" y="0"/>
                                </a:lnTo>
                                <a:close/>
                              </a:path>
                            </a:pathLst>
                          </a:custGeom>
                          <a:solidFill>
                            <a:srgbClr val="795A2B"/>
                          </a:solidFill>
                        </wps:spPr>
                        <wps:bodyPr wrap="square" lIns="0" tIns="0" rIns="0" bIns="0" rtlCol="0">
                          <a:prstTxWarp prst="textNoShape">
                            <a:avLst/>
                          </a:prstTxWarp>
                          <a:noAutofit/>
                        </wps:bodyPr>
                      </wps:wsp>
                      <wps:wsp>
                        <wps:cNvPr id="460" name="Graphic 460"/>
                        <wps:cNvSpPr/>
                        <wps:spPr>
                          <a:xfrm>
                            <a:off x="3825724" y="2695212"/>
                            <a:ext cx="137795" cy="256540"/>
                          </a:xfrm>
                          <a:custGeom>
                            <a:avLst/>
                            <a:gdLst/>
                            <a:ahLst/>
                            <a:cxnLst/>
                            <a:rect l="l" t="t" r="r" b="b"/>
                            <a:pathLst>
                              <a:path w="137795" h="256540">
                                <a:moveTo>
                                  <a:pt x="0" y="255929"/>
                                </a:moveTo>
                                <a:lnTo>
                                  <a:pt x="137239" y="255929"/>
                                </a:lnTo>
                                <a:lnTo>
                                  <a:pt x="137239" y="0"/>
                                </a:lnTo>
                                <a:lnTo>
                                  <a:pt x="0" y="0"/>
                                </a:lnTo>
                                <a:lnTo>
                                  <a:pt x="0" y="255929"/>
                                </a:lnTo>
                                <a:close/>
                              </a:path>
                            </a:pathLst>
                          </a:custGeom>
                          <a:ln w="14756">
                            <a:solidFill>
                              <a:srgbClr val="FFFFFF"/>
                            </a:solidFill>
                            <a:prstDash val="solid"/>
                          </a:ln>
                        </wps:spPr>
                        <wps:bodyPr wrap="square" lIns="0" tIns="0" rIns="0" bIns="0" rtlCol="0">
                          <a:prstTxWarp prst="textNoShape">
                            <a:avLst/>
                          </a:prstTxWarp>
                          <a:noAutofit/>
                        </wps:bodyPr>
                      </wps:wsp>
                      <wps:wsp>
                        <wps:cNvPr id="461" name="Graphic 461"/>
                        <wps:cNvSpPr/>
                        <wps:spPr>
                          <a:xfrm>
                            <a:off x="3962963" y="2802702"/>
                            <a:ext cx="137795" cy="148590"/>
                          </a:xfrm>
                          <a:custGeom>
                            <a:avLst/>
                            <a:gdLst/>
                            <a:ahLst/>
                            <a:cxnLst/>
                            <a:rect l="l" t="t" r="r" b="b"/>
                            <a:pathLst>
                              <a:path w="137795" h="148590">
                                <a:moveTo>
                                  <a:pt x="137239" y="0"/>
                                </a:moveTo>
                                <a:lnTo>
                                  <a:pt x="0" y="0"/>
                                </a:lnTo>
                                <a:lnTo>
                                  <a:pt x="0" y="148439"/>
                                </a:lnTo>
                                <a:lnTo>
                                  <a:pt x="137239" y="148439"/>
                                </a:lnTo>
                                <a:lnTo>
                                  <a:pt x="137239" y="0"/>
                                </a:lnTo>
                                <a:close/>
                              </a:path>
                            </a:pathLst>
                          </a:custGeom>
                          <a:solidFill>
                            <a:srgbClr val="795A2B"/>
                          </a:solidFill>
                        </wps:spPr>
                        <wps:bodyPr wrap="square" lIns="0" tIns="0" rIns="0" bIns="0" rtlCol="0">
                          <a:prstTxWarp prst="textNoShape">
                            <a:avLst/>
                          </a:prstTxWarp>
                          <a:noAutofit/>
                        </wps:bodyPr>
                      </wps:wsp>
                      <wps:wsp>
                        <wps:cNvPr id="462" name="Graphic 462"/>
                        <wps:cNvSpPr/>
                        <wps:spPr>
                          <a:xfrm>
                            <a:off x="3962963" y="2802702"/>
                            <a:ext cx="137795" cy="148590"/>
                          </a:xfrm>
                          <a:custGeom>
                            <a:avLst/>
                            <a:gdLst/>
                            <a:ahLst/>
                            <a:cxnLst/>
                            <a:rect l="l" t="t" r="r" b="b"/>
                            <a:pathLst>
                              <a:path w="137795" h="148590">
                                <a:moveTo>
                                  <a:pt x="0" y="148439"/>
                                </a:moveTo>
                                <a:lnTo>
                                  <a:pt x="137239" y="148439"/>
                                </a:lnTo>
                                <a:lnTo>
                                  <a:pt x="137239" y="0"/>
                                </a:lnTo>
                                <a:lnTo>
                                  <a:pt x="0" y="0"/>
                                </a:lnTo>
                                <a:lnTo>
                                  <a:pt x="0" y="148439"/>
                                </a:lnTo>
                                <a:close/>
                              </a:path>
                            </a:pathLst>
                          </a:custGeom>
                          <a:ln w="14756">
                            <a:solidFill>
                              <a:srgbClr val="FFFFFF"/>
                            </a:solidFill>
                            <a:prstDash val="solid"/>
                          </a:ln>
                        </wps:spPr>
                        <wps:bodyPr wrap="square" lIns="0" tIns="0" rIns="0" bIns="0" rtlCol="0">
                          <a:prstTxWarp prst="textNoShape">
                            <a:avLst/>
                          </a:prstTxWarp>
                          <a:noAutofit/>
                        </wps:bodyPr>
                      </wps:wsp>
                      <wps:wsp>
                        <wps:cNvPr id="463" name="Graphic 463"/>
                        <wps:cNvSpPr/>
                        <wps:spPr>
                          <a:xfrm>
                            <a:off x="4100202" y="2869244"/>
                            <a:ext cx="137795" cy="81915"/>
                          </a:xfrm>
                          <a:custGeom>
                            <a:avLst/>
                            <a:gdLst/>
                            <a:ahLst/>
                            <a:cxnLst/>
                            <a:rect l="l" t="t" r="r" b="b"/>
                            <a:pathLst>
                              <a:path w="137795" h="81915">
                                <a:moveTo>
                                  <a:pt x="137239" y="0"/>
                                </a:moveTo>
                                <a:lnTo>
                                  <a:pt x="0" y="0"/>
                                </a:lnTo>
                                <a:lnTo>
                                  <a:pt x="0" y="81897"/>
                                </a:lnTo>
                                <a:lnTo>
                                  <a:pt x="137239" y="81897"/>
                                </a:lnTo>
                                <a:lnTo>
                                  <a:pt x="137239" y="0"/>
                                </a:lnTo>
                                <a:close/>
                              </a:path>
                            </a:pathLst>
                          </a:custGeom>
                          <a:solidFill>
                            <a:srgbClr val="795A2B"/>
                          </a:solidFill>
                        </wps:spPr>
                        <wps:bodyPr wrap="square" lIns="0" tIns="0" rIns="0" bIns="0" rtlCol="0">
                          <a:prstTxWarp prst="textNoShape">
                            <a:avLst/>
                          </a:prstTxWarp>
                          <a:noAutofit/>
                        </wps:bodyPr>
                      </wps:wsp>
                      <wps:wsp>
                        <wps:cNvPr id="464" name="Graphic 464"/>
                        <wps:cNvSpPr/>
                        <wps:spPr>
                          <a:xfrm>
                            <a:off x="4100202" y="2869244"/>
                            <a:ext cx="137795" cy="81915"/>
                          </a:xfrm>
                          <a:custGeom>
                            <a:avLst/>
                            <a:gdLst/>
                            <a:ahLst/>
                            <a:cxnLst/>
                            <a:rect l="l" t="t" r="r" b="b"/>
                            <a:pathLst>
                              <a:path w="137795" h="81915">
                                <a:moveTo>
                                  <a:pt x="0" y="81897"/>
                                </a:moveTo>
                                <a:lnTo>
                                  <a:pt x="137239" y="81897"/>
                                </a:lnTo>
                                <a:lnTo>
                                  <a:pt x="137239" y="0"/>
                                </a:lnTo>
                                <a:lnTo>
                                  <a:pt x="0" y="0"/>
                                </a:lnTo>
                                <a:lnTo>
                                  <a:pt x="0" y="81897"/>
                                </a:lnTo>
                                <a:close/>
                              </a:path>
                            </a:pathLst>
                          </a:custGeom>
                          <a:ln w="14756">
                            <a:solidFill>
                              <a:srgbClr val="FFFFFF"/>
                            </a:solidFill>
                            <a:prstDash val="solid"/>
                          </a:ln>
                        </wps:spPr>
                        <wps:bodyPr wrap="square" lIns="0" tIns="0" rIns="0" bIns="0" rtlCol="0">
                          <a:prstTxWarp prst="textNoShape">
                            <a:avLst/>
                          </a:prstTxWarp>
                          <a:noAutofit/>
                        </wps:bodyPr>
                      </wps:wsp>
                      <wps:wsp>
                        <wps:cNvPr id="465" name="Graphic 465"/>
                        <wps:cNvSpPr/>
                        <wps:spPr>
                          <a:xfrm>
                            <a:off x="4237441" y="1993965"/>
                            <a:ext cx="137795" cy="957580"/>
                          </a:xfrm>
                          <a:custGeom>
                            <a:avLst/>
                            <a:gdLst/>
                            <a:ahLst/>
                            <a:cxnLst/>
                            <a:rect l="l" t="t" r="r" b="b"/>
                            <a:pathLst>
                              <a:path w="137795" h="957580">
                                <a:moveTo>
                                  <a:pt x="137239" y="0"/>
                                </a:moveTo>
                                <a:lnTo>
                                  <a:pt x="0" y="0"/>
                                </a:lnTo>
                                <a:lnTo>
                                  <a:pt x="0" y="957177"/>
                                </a:lnTo>
                                <a:lnTo>
                                  <a:pt x="137239" y="957177"/>
                                </a:lnTo>
                                <a:lnTo>
                                  <a:pt x="137239" y="0"/>
                                </a:lnTo>
                                <a:close/>
                              </a:path>
                            </a:pathLst>
                          </a:custGeom>
                          <a:solidFill>
                            <a:srgbClr val="795A2B"/>
                          </a:solidFill>
                        </wps:spPr>
                        <wps:bodyPr wrap="square" lIns="0" tIns="0" rIns="0" bIns="0" rtlCol="0">
                          <a:prstTxWarp prst="textNoShape">
                            <a:avLst/>
                          </a:prstTxWarp>
                          <a:noAutofit/>
                        </wps:bodyPr>
                      </wps:wsp>
                      <wps:wsp>
                        <wps:cNvPr id="466" name="Graphic 466"/>
                        <wps:cNvSpPr/>
                        <wps:spPr>
                          <a:xfrm>
                            <a:off x="4237441" y="1993965"/>
                            <a:ext cx="137795" cy="957580"/>
                          </a:xfrm>
                          <a:custGeom>
                            <a:avLst/>
                            <a:gdLst/>
                            <a:ahLst/>
                            <a:cxnLst/>
                            <a:rect l="l" t="t" r="r" b="b"/>
                            <a:pathLst>
                              <a:path w="137795" h="957580">
                                <a:moveTo>
                                  <a:pt x="0" y="957177"/>
                                </a:moveTo>
                                <a:lnTo>
                                  <a:pt x="137239" y="957177"/>
                                </a:lnTo>
                                <a:lnTo>
                                  <a:pt x="137239" y="0"/>
                                </a:lnTo>
                                <a:lnTo>
                                  <a:pt x="0" y="0"/>
                                </a:lnTo>
                                <a:lnTo>
                                  <a:pt x="0" y="957177"/>
                                </a:lnTo>
                                <a:close/>
                              </a:path>
                            </a:pathLst>
                          </a:custGeom>
                          <a:ln w="14756">
                            <a:solidFill>
                              <a:srgbClr val="FFFFFF"/>
                            </a:solidFill>
                            <a:prstDash val="solid"/>
                          </a:ln>
                        </wps:spPr>
                        <wps:bodyPr wrap="square" lIns="0" tIns="0" rIns="0" bIns="0" rtlCol="0">
                          <a:prstTxWarp prst="textNoShape">
                            <a:avLst/>
                          </a:prstTxWarp>
                          <a:noAutofit/>
                        </wps:bodyPr>
                      </wps:wsp>
                      <wps:wsp>
                        <wps:cNvPr id="467" name="Graphic 467"/>
                        <wps:cNvSpPr/>
                        <wps:spPr>
                          <a:xfrm>
                            <a:off x="257507"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68" name="Graphic 468"/>
                        <wps:cNvSpPr/>
                        <wps:spPr>
                          <a:xfrm>
                            <a:off x="257507"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69" name="Graphic 469"/>
                        <wps:cNvSpPr/>
                        <wps:spPr>
                          <a:xfrm>
                            <a:off x="257507"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0" name="Graphic 470"/>
                        <wps:cNvSpPr/>
                        <wps:spPr>
                          <a:xfrm>
                            <a:off x="1080942"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1" name="Graphic 471"/>
                        <wps:cNvSpPr/>
                        <wps:spPr>
                          <a:xfrm>
                            <a:off x="1080942"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2" name="Graphic 472"/>
                        <wps:cNvSpPr/>
                        <wps:spPr>
                          <a:xfrm>
                            <a:off x="1080942"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3" name="Graphic 473"/>
                        <wps:cNvSpPr/>
                        <wps:spPr>
                          <a:xfrm>
                            <a:off x="190437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4" name="Graphic 474"/>
                        <wps:cNvSpPr/>
                        <wps:spPr>
                          <a:xfrm>
                            <a:off x="190437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5" name="Graphic 475"/>
                        <wps:cNvSpPr/>
                        <wps:spPr>
                          <a:xfrm>
                            <a:off x="190437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6" name="Graphic 476"/>
                        <wps:cNvSpPr/>
                        <wps:spPr>
                          <a:xfrm>
                            <a:off x="2727811"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7" name="Graphic 477"/>
                        <wps:cNvSpPr/>
                        <wps:spPr>
                          <a:xfrm>
                            <a:off x="2727811"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8" name="Graphic 478"/>
                        <wps:cNvSpPr/>
                        <wps:spPr>
                          <a:xfrm>
                            <a:off x="2727811"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9" name="Graphic 479"/>
                        <wps:cNvSpPr/>
                        <wps:spPr>
                          <a:xfrm>
                            <a:off x="3551246"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0" name="Graphic 480"/>
                        <wps:cNvSpPr/>
                        <wps:spPr>
                          <a:xfrm>
                            <a:off x="3551246"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1" name="Graphic 481"/>
                        <wps:cNvSpPr/>
                        <wps:spPr>
                          <a:xfrm>
                            <a:off x="3551246"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2" name="Graphic 482"/>
                        <wps:cNvSpPr/>
                        <wps:spPr>
                          <a:xfrm>
                            <a:off x="4374680" y="5902"/>
                            <a:ext cx="1270" cy="2945765"/>
                          </a:xfrm>
                          <a:custGeom>
                            <a:avLst/>
                            <a:gdLst/>
                            <a:ahLst/>
                            <a:cxnLst/>
                            <a:rect l="l" t="t" r="r" b="b"/>
                            <a:pathLst>
                              <a:path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3" name="Graphic 483"/>
                        <wps:cNvSpPr/>
                        <wps:spPr>
                          <a:xfrm>
                            <a:off x="4374680" y="2951142"/>
                            <a:ext cx="1270" cy="52069"/>
                          </a:xfrm>
                          <a:custGeom>
                            <a:avLst/>
                            <a:gdLst/>
                            <a:ahLst/>
                            <a:cxnLst/>
                            <a:rect l="l" t="t" r="r" b="b"/>
                            <a:pathLst>
                              <a:path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4" name="Graphic 484"/>
                        <wps:cNvSpPr/>
                        <wps:spPr>
                          <a:xfrm>
                            <a:off x="4374680" y="2951142"/>
                            <a:ext cx="1270" cy="52069"/>
                          </a:xfrm>
                          <a:custGeom>
                            <a:avLst/>
                            <a:gdLst/>
                            <a:ahLst/>
                            <a:cxnLst/>
                            <a:rect l="l" t="t" r="r" b="b"/>
                            <a:pathLst>
                              <a:path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5" name="Graphic 485"/>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AFAFAF"/>
                          </a:solidFill>
                        </wps:spPr>
                        <wps:bodyPr wrap="square" lIns="0" tIns="0" rIns="0" bIns="0" rtlCol="0">
                          <a:prstTxWarp prst="textNoShape">
                            <a:avLst/>
                          </a:prstTxWarp>
                          <a:noAutofit/>
                        </wps:bodyPr>
                      </wps:wsp>
                      <wps:wsp>
                        <wps:cNvPr id="486" name="Graphic 486"/>
                        <wps:cNvSpPr/>
                        <wps:spPr>
                          <a:xfrm>
                            <a:off x="0" y="295114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87" name="Graphic 487"/>
                        <wps:cNvSpPr/>
                        <wps:spPr>
                          <a:xfrm>
                            <a:off x="0" y="295114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88" name="Graphic 488"/>
                        <wps:cNvSpPr/>
                        <wps:spPr>
                          <a:xfrm>
                            <a:off x="51649" y="2439282"/>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89" name="Graphic 489"/>
                        <wps:cNvSpPr/>
                        <wps:spPr>
                          <a:xfrm>
                            <a:off x="0" y="2439282"/>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0" name="Graphic 490"/>
                        <wps:cNvSpPr/>
                        <wps:spPr>
                          <a:xfrm>
                            <a:off x="0" y="2439282"/>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1" name="Graphic 491"/>
                        <wps:cNvSpPr/>
                        <wps:spPr>
                          <a:xfrm>
                            <a:off x="51649" y="192742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2" name="Graphic 492"/>
                        <wps:cNvSpPr/>
                        <wps:spPr>
                          <a:xfrm>
                            <a:off x="0" y="192742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3" name="Graphic 493"/>
                        <wps:cNvSpPr/>
                        <wps:spPr>
                          <a:xfrm>
                            <a:off x="0" y="192742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4" name="Graphic 494"/>
                        <wps:cNvSpPr/>
                        <wps:spPr>
                          <a:xfrm>
                            <a:off x="51649" y="1415563"/>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5" name="Graphic 495"/>
                        <wps:cNvSpPr/>
                        <wps:spPr>
                          <a:xfrm>
                            <a:off x="0" y="1415563"/>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6" name="Graphic 496"/>
                        <wps:cNvSpPr/>
                        <wps:spPr>
                          <a:xfrm>
                            <a:off x="0" y="1415563"/>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7" name="Graphic 497"/>
                        <wps:cNvSpPr/>
                        <wps:spPr>
                          <a:xfrm>
                            <a:off x="51649" y="90370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8" name="Graphic 498"/>
                        <wps:cNvSpPr/>
                        <wps:spPr>
                          <a:xfrm>
                            <a:off x="0" y="90370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499" name="Graphic 499"/>
                        <wps:cNvSpPr/>
                        <wps:spPr>
                          <a:xfrm>
                            <a:off x="0" y="90370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0" name="Graphic 500"/>
                        <wps:cNvSpPr/>
                        <wps:spPr>
                          <a:xfrm>
                            <a:off x="51649" y="391844"/>
                            <a:ext cx="4529455" cy="1270"/>
                          </a:xfrm>
                          <a:custGeom>
                            <a:avLst/>
                            <a:gdLst/>
                            <a:ahLst/>
                            <a:cxnLst/>
                            <a:rect l="l" t="t" r="r" b="b"/>
                            <a:pathLst>
                              <a:path w="4529455">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1" name="Graphic 501"/>
                        <wps:cNvSpPr/>
                        <wps:spPr>
                          <a:xfrm>
                            <a:off x="0" y="391844"/>
                            <a:ext cx="52069" cy="1270"/>
                          </a:xfrm>
                          <a:custGeom>
                            <a:avLst/>
                            <a:gdLst/>
                            <a:ahLst/>
                            <a:cxnLst/>
                            <a:rect l="l" t="t" r="r" b="b"/>
                            <a:pathLst>
                              <a:path w="52069">
                                <a:moveTo>
                                  <a:pt x="51649" y="0"/>
                                </a:moveTo>
                                <a:lnTo>
                                  <a:pt x="0" y="0"/>
                                </a:lnTo>
                              </a:path>
                            </a:pathLst>
                          </a:custGeom>
                          <a:solidFill>
                            <a:srgbClr val="000000"/>
                          </a:solidFill>
                        </wps:spPr>
                        <wps:bodyPr wrap="square" lIns="0" tIns="0" rIns="0" bIns="0" rtlCol="0">
                          <a:prstTxWarp prst="textNoShape">
                            <a:avLst/>
                          </a:prstTxWarp>
                          <a:noAutofit/>
                        </wps:bodyPr>
                      </wps:wsp>
                      <wps:wsp>
                        <wps:cNvPr id="502" name="Graphic 502"/>
                        <wps:cNvSpPr/>
                        <wps:spPr>
                          <a:xfrm>
                            <a:off x="0" y="391844"/>
                            <a:ext cx="52069" cy="1270"/>
                          </a:xfrm>
                          <a:custGeom>
                            <a:avLst/>
                            <a:gdLst/>
                            <a:ahLst/>
                            <a:cxnLst/>
                            <a:rect l="l" t="t" r="r" b="b"/>
                            <a:pathLst>
                              <a:path w="52069">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3" name="Graphic 503"/>
                        <wps:cNvSpPr/>
                        <wps:spPr>
                          <a:xfrm>
                            <a:off x="51649" y="5902"/>
                            <a:ext cx="4529455" cy="2945765"/>
                          </a:xfrm>
                          <a:custGeom>
                            <a:avLst/>
                            <a:gdLst/>
                            <a:ahLst/>
                            <a:cxnLst/>
                            <a:rect l="l" t="t" r="r" b="b"/>
                            <a:pathLst>
                              <a:path w="4529455" h="2945765">
                                <a:moveTo>
                                  <a:pt x="0" y="2945239"/>
                                </a:moveTo>
                                <a:lnTo>
                                  <a:pt x="0" y="0"/>
                                </a:lnTo>
                              </a:path>
                              <a:path w="4529455" h="2945765">
                                <a:moveTo>
                                  <a:pt x="4528890" y="2945239"/>
                                </a:moveTo>
                                <a:lnTo>
                                  <a:pt x="4528890" y="0"/>
                                </a:lnTo>
                              </a:path>
                            </a:pathLst>
                          </a:custGeom>
                          <a:ln w="11805">
                            <a:solidFill>
                              <a:srgbClr val="000000"/>
                            </a:solidFill>
                            <a:prstDash val="solid"/>
                          </a:ln>
                        </wps:spPr>
                        <wps:bodyPr wrap="square" lIns="0" tIns="0" rIns="0" bIns="0" rtlCol="0">
                          <a:prstTxWarp prst="textNoShape">
                            <a:avLst/>
                          </a:prstTxWarp>
                          <a:noAutofit/>
                        </wps:bodyPr>
                      </wps:wsp>
                      <wps:wsp>
                        <wps:cNvPr id="504" name="Graphic 504"/>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51649" y="5902"/>
                            <a:ext cx="4529455" cy="1270"/>
                          </a:xfrm>
                          <a:custGeom>
                            <a:avLst/>
                            <a:gdLst/>
                            <a:ahLst/>
                            <a:cxnLst/>
                            <a:rect l="l" t="t" r="r" b="b"/>
                            <a:pathLst>
                              <a:path w="4529455">
                                <a:moveTo>
                                  <a:pt x="0" y="0"/>
                                </a:moveTo>
                                <a:lnTo>
                                  <a:pt x="4528890" y="0"/>
                                </a:lnTo>
                              </a:path>
                            </a:pathLst>
                          </a:custGeom>
                          <a:ln w="118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45D6D6" id="Group 408" o:spid="_x0000_s1026" style="position:absolute;margin-left:139.15pt;margin-top:-23.05pt;width:361.15pt;height:236.45pt;z-index:15770624;mso-wrap-distance-left:0;mso-wrap-distance-right:0;mso-position-horizontal-relative:page" coordsize="45866,3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">
                <v:shape id="Graphic 409" o:spid="_x0000_s1027" style="position:absolute;left:2575;top:8678;width:2749;height:20835;visibility:visible;mso-wrap-style:square;v-text-anchor:top" coordsize="274955,208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" path="m274485,1996249r-137249,l137236,,,,,2083269r137236,l274485,2083269r,-87020xe" fillcolor="#795a2b" stroked="f">
                  <v:path arrowok="t"/>
                </v:shape>
                <v:shape id="Graphic 410" o:spid="_x0000_s1028" style="position:absolute;left:3947;top:28641;width:1378;height:876;visibility:visible;mso-wrap-style:square;v-text-anchor:top" coordsize="13779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" path="m,87016r137239,l137239,,,,,87016xe" filled="f" strokecolor="white" strokeweight=".40989mm">
                  <v:path arrowok="t"/>
                </v:shape>
                <v:shape id="Graphic 411" o:spid="_x0000_s1029" style="position:absolute;left:5319;top:27054;width:1378;height:2457;visibility:visible;mso-wrap-style:square;v-text-anchor:top" coordsize="13779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" path="m137239,l,,,245692r137239,l137239,xe" fillcolor="#795a2b" stroked="f">
                  <v:path arrowok="t"/>
                </v:shape>
                <v:shape id="Graphic 412" o:spid="_x0000_s1030" style="position:absolute;left:5319;top:27054;width:1378;height:2457;visibility:visible;mso-wrap-style:square;v-text-anchor:top" coordsize="13779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" path="m,245692r137239,l137239,,,,,245692xe" filled="f" strokecolor="white" strokeweight=".40989mm">
                  <v:path arrowok="t"/>
                </v:shape>
                <v:shape id="Graphic 413" o:spid="_x0000_s1031" style="position:absolute;left:6692;top:25621;width:1378;height:3892;visibility:visible;mso-wrap-style:square;v-text-anchor:top" coordsize="1377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" path="m137239,l,,,389013r137239,l137239,xe" fillcolor="#795a2b" stroked="f">
                  <v:path arrowok="t"/>
                </v:shape>
                <v:shape id="Graphic 414" o:spid="_x0000_s1032" style="position:absolute;left:6692;top:25621;width:1378;height:3892;visibility:visible;mso-wrap-style:square;v-text-anchor:top" coordsize="1377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" path="m,389013r137239,l137239,,,,,389013xe" filled="f" strokecolor="white" strokeweight=".40989mm">
                  <v:path arrowok="t"/>
                </v:shape>
                <v:shape id="Graphic 415" o:spid="_x0000_s1033" style="position:absolute;left:8064;top:25160;width:1378;height:4356;visibility:visible;mso-wrap-style:square;v-text-anchor:top" coordsize="1377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" path="m137239,l,,,435080r137239,l137239,xe" fillcolor="#795a2b" stroked="f">
                  <v:path arrowok="t"/>
                </v:shape>
                <v:shape id="Graphic 416" o:spid="_x0000_s1034" style="position:absolute;left:8064;top:25160;width:1378;height:4356;visibility:visible;mso-wrap-style:square;v-text-anchor:top" coordsize="1377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" path="m,435080r137239,l137239,,,,,435080xe" filled="f" strokecolor="white" strokeweight=".40989mm">
                  <v:path arrowok="t"/>
                </v:shape>
                <v:shape id="Graphic 417" o:spid="_x0000_s1035" style="position:absolute;left:9437;top:24085;width:1377;height:5429;visibility:visible;mso-wrap-style:square;v-text-anchor:top" coordsize="13779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" path="m137239,l,,,542571r137239,l137239,xe" fillcolor="#795a2b" stroked="f">
                  <v:path arrowok="t"/>
                </v:shape>
                <v:shape id="Graphic 418" o:spid="_x0000_s1036" style="position:absolute;left:9437;top:24085;width:1377;height:5429;visibility:visible;mso-wrap-style:square;v-text-anchor:top" coordsize="13779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" path="m,542571r137239,l137239,,,,,542571xe" filled="f" strokecolor="white" strokeweight=".40989mm">
                  <v:path arrowok="t"/>
                </v:shape>
                <v:shape id="Graphic 419" o:spid="_x0000_s1037" style="position:absolute;left:10809;top:19581;width:1378;height:9931;visibility:visible;mso-wrap-style:square;v-text-anchor:top" coordsize="13779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" path="m137239,l,,,993007r137239,l137239,xe" fillcolor="#795a2b" stroked="f">
                  <v:path arrowok="t"/>
                </v:shape>
                <v:shape id="Graphic 420" o:spid="_x0000_s1038" style="position:absolute;left:10809;top:19581;width:1378;height:9931;visibility:visible;mso-wrap-style:square;v-text-anchor:top" coordsize="137795,99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" path="m,993007r137239,l137239,,,,,993007xe" filled="f" strokecolor="white" strokeweight=".40989mm">
                  <v:path arrowok="t"/>
                </v:shape>
                <v:shape id="Graphic 421" o:spid="_x0000_s1039" style="position:absolute;left:12181;top:15640;width:1378;height:13874;visibility:visible;mso-wrap-style:square;v-text-anchor:top" coordsize="137795,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" path="m137239,l,,,1387139r137239,l137239,xe" fillcolor="#795a2b" stroked="f">
                  <v:path arrowok="t"/>
                </v:shape>
                <v:shape id="Graphic 422" o:spid="_x0000_s1040" style="position:absolute;left:12181;top:15640;width:1378;height:13874;visibility:visible;mso-wrap-style:square;v-text-anchor:top" coordsize="137795,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" path="m,1387139r137239,l137239,,,,,1387139xe" filled="f" strokecolor="white" strokeweight=".40989mm">
                  <v:path arrowok="t"/>
                </v:shape>
                <v:shape id="Graphic 423" o:spid="_x0000_s1041" style="position:absolute;left:13554;top:19888;width:1378;height:9627;visibility:visible;mso-wrap-style:square;v-text-anchor:top" coordsize="137795,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" path="m137239,l,,,962295r137239,l137239,xe" fillcolor="#795a2b" stroked="f">
                  <v:path arrowok="t"/>
                </v:shape>
                <v:shape id="Graphic 424" o:spid="_x0000_s1042" style="position:absolute;left:13554;top:19888;width:1378;height:9627;visibility:visible;mso-wrap-style:square;v-text-anchor:top" coordsize="137795,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" path="m,962295r137239,l137239,,,,,962295xe" filled="f" strokecolor="white" strokeweight=".40989mm">
                  <v:path arrowok="t"/>
                </v:shape>
                <v:shape id="Graphic 425" o:spid="_x0000_s1043" style="position:absolute;left:14926;top:22652;width:1378;height:6864;visibility:visible;mso-wrap-style:square;v-text-anchor:top" coordsize="137795,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" path="m137239,l,,,685891r137239,l137239,xe" fillcolor="#795a2b" stroked="f">
                  <v:path arrowok="t"/>
                </v:shape>
                <v:shape id="Graphic 426" o:spid="_x0000_s1044" style="position:absolute;left:14926;top:22652;width:1378;height:6864;visibility:visible;mso-wrap-style:square;v-text-anchor:top" coordsize="137795,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" path="m,685891r137239,l137239,,,,,685891xe" filled="f" strokecolor="white" strokeweight=".40989mm">
                  <v:path arrowok="t"/>
                </v:shape>
                <v:shape id="Graphic 427" o:spid="_x0000_s1045" style="position:absolute;left:16298;top:1461;width:1378;height:28054;visibility:visible;mso-wrap-style:square;v-text-anchor:top" coordsize="137795,280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" path="m137239,l,,,2804990r137239,l137239,xe" fillcolor="#795a2b" stroked="f">
                  <v:path arrowok="t"/>
                </v:shape>
                <v:shape id="Graphic 428" o:spid="_x0000_s1046" style="position:absolute;left:16298;top:1461;width:1378;height:28054;visibility:visible;mso-wrap-style:square;v-text-anchor:top" coordsize="137795,280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" path="m,2804990r137239,l137239,,,,,2804990xe" filled="f" strokecolor="white" strokeweight=".40989mm">
                  <v:path arrowok="t"/>
                </v:shape>
                <v:shape id="Graphic 429" o:spid="_x0000_s1047" style="position:absolute;left:17671;top:18967;width:1378;height:10547;visibility:visible;mso-wrap-style:square;v-text-anchor:top" coordsize="137795,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" path="m137239,l,,,1054430r137239,l137239,xe" fillcolor="#795a2b" stroked="f">
                  <v:path arrowok="t"/>
                </v:shape>
                <v:shape id="Graphic 430" o:spid="_x0000_s1048" style="position:absolute;left:17671;top:18967;width:1378;height:10547;visibility:visible;mso-wrap-style:square;v-text-anchor:top" coordsize="137795,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" path="m,1054430r137239,l137239,,,,,1054430xe" filled="f" strokecolor="white" strokeweight=".40989mm">
                  <v:path arrowok="t"/>
                </v:shape>
                <v:shape id="Graphic 431" o:spid="_x0000_s1049" style="position:absolute;left:19043;top:12466;width:1378;height:17050;visibility:visible;mso-wrap-style:square;v-text-anchor:top" coordsize="13779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" path="m137239,l,,,1704492r137239,l137239,xe" fillcolor="#795a2b" stroked="f">
                  <v:path arrowok="t"/>
                </v:shape>
                <v:shape id="Graphic 432" o:spid="_x0000_s1050" style="position:absolute;left:19043;top:12466;width:1378;height:17050;visibility:visible;mso-wrap-style:square;v-text-anchor:top" coordsize="13779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" path="m,1704492r137239,l137239,,,,,1704492xe" filled="f" strokecolor="white" strokeweight=".40989mm">
                  <v:path arrowok="t"/>
                </v:shape>
                <v:shape id="Graphic 433" o:spid="_x0000_s1051" style="position:absolute;left:20416;top:16561;width:1378;height:12954;visibility:visible;mso-wrap-style:square;v-text-anchor:top" coordsize="13779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" path="m137239,l,,,1295004r137239,l137239,xe" fillcolor="#795a2b" stroked="f">
                  <v:path arrowok="t"/>
                </v:shape>
                <v:shape id="Graphic 434" o:spid="_x0000_s1052" style="position:absolute;left:20416;top:16561;width:1378;height:12954;visibility:visible;mso-wrap-style:square;v-text-anchor:top" coordsize="13779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" path="m,1295004r137239,l137239,,,,,1295004xe" filled="f" strokecolor="white" strokeweight=".40989mm">
                  <v:path arrowok="t"/>
                </v:shape>
                <v:shape id="Graphic 435" o:spid="_x0000_s1053" style="position:absolute;left:21788;top:21424;width:1378;height:8089;visibility:visible;mso-wrap-style:square;v-text-anchor:top" coordsize="13779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" path="m137239,l,,,808738r137239,l137239,xe" fillcolor="#795a2b" stroked="f">
                  <v:path arrowok="t"/>
                </v:shape>
                <v:shape id="Graphic 436" o:spid="_x0000_s1054" style="position:absolute;left:21788;top:21424;width:1378;height:8089;visibility:visible;mso-wrap-style:square;v-text-anchor:top" coordsize="13779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" path="m,808738r137239,l137239,,,,,808738xe" filled="f" strokecolor="white" strokeweight=".40989mm">
                  <v:path arrowok="t"/>
                </v:shape>
                <v:shape id="Graphic 437" o:spid="_x0000_s1055" style="position:absolute;left:23160;top:3713;width:1378;height:25800;visibility:visible;mso-wrap-style:square;v-text-anchor:top" coordsize="13779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" path="m137239,l,,,2579771r137239,l137239,xe" fillcolor="#795a2b" stroked="f">
                  <v:path arrowok="t"/>
                </v:shape>
                <v:shape id="Graphic 438" o:spid="_x0000_s1056" style="position:absolute;left:23160;top:3713;width:1378;height:25800;visibility:visible;mso-wrap-style:square;v-text-anchor:top" coordsize="13779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" path="m,2579771r137239,l137239,,,,,2579771xe" filled="f" strokecolor="white" strokeweight=".40989mm">
                  <v:path arrowok="t"/>
                </v:shape>
                <v:shape id="Graphic 439" o:spid="_x0000_s1057" style="position:absolute;left:24533;top:17994;width:1378;height:11519;visibility:visible;mso-wrap-style:square;v-text-anchor:top" coordsize="13779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" path="m137239,l,,,1151683r137239,l137239,xe" fillcolor="#795a2b" stroked="f">
                  <v:path arrowok="t"/>
                </v:shape>
                <v:shape id="Graphic 440" o:spid="_x0000_s1058" style="position:absolute;left:24533;top:17994;width:1378;height:11519;visibility:visible;mso-wrap-style:square;v-text-anchor:top" coordsize="13779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" path="m,1151683r137239,l137239,,,,,1151683xe" filled="f" strokecolor="white" strokeweight=".40989mm">
                  <v:path arrowok="t"/>
                </v:shape>
                <v:shape id="Graphic 441" o:spid="_x0000_s1059" style="position:absolute;left:25905;top:18915;width:1378;height:10599;visibility:visible;mso-wrap-style:square;v-text-anchor:top" coordsize="137795,10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" path="m137239,l,,,1059549r137239,l137239,xe" fillcolor="#795a2b" stroked="f">
                  <v:path arrowok="t"/>
                </v:shape>
                <v:shape id="Graphic 442" o:spid="_x0000_s1060" style="position:absolute;left:25905;top:18915;width:1378;height:10599;visibility:visible;mso-wrap-style:square;v-text-anchor:top" coordsize="137795,10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" path="m,1059549r137239,l137239,,,,,1059549xe" filled="f" strokecolor="white" strokeweight=".40989mm">
                  <v:path arrowok="t"/>
                </v:shape>
                <v:shape id="Graphic 443" o:spid="_x0000_s1061" style="position:absolute;left:27278;top:16714;width:1378;height:12802;visibility:visible;mso-wrap-style:square;v-text-anchor:top" coordsize="13779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" path="m137239,l,,,1279648r137239,l137239,xe" fillcolor="#795a2b" stroked="f">
                  <v:path arrowok="t"/>
                </v:shape>
                <v:shape id="Graphic 444" o:spid="_x0000_s1062" style="position:absolute;left:27278;top:16714;width:1378;height:12802;visibility:visible;mso-wrap-style:square;v-text-anchor:top" coordsize="13779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" path="m,1279648r137239,l137239,,,,,1279648xe" filled="f" strokecolor="white" strokeweight=".40989mm">
                  <v:path arrowok="t"/>
                </v:shape>
                <v:shape id="Graphic 445" o:spid="_x0000_s1063" style="position:absolute;left:28650;top:23727;width:1378;height:5785;visibility:visible;mso-wrap-style:square;v-text-anchor:top" coordsize="13779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" path="m137239,l,,,578401r137239,l137239,xe" fillcolor="#795a2b" stroked="f">
                  <v:path arrowok="t"/>
                </v:shape>
                <v:shape id="Graphic 446" o:spid="_x0000_s1064" style="position:absolute;left:28650;top:23727;width:1378;height:5785;visibility:visible;mso-wrap-style:square;v-text-anchor:top" coordsize="13779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" path="m,578401r137239,l137239,,,,,578401xe" filled="f" strokecolor="white" strokeweight=".40989mm">
                  <v:path arrowok="t"/>
                </v:shape>
                <v:shape id="Graphic 447" o:spid="_x0000_s1065" style="position:absolute;left:30022;top:11749;width:1378;height:17768;visibility:visible;mso-wrap-style:square;v-text-anchor:top" coordsize="137795,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" path="m137239,l,,,1776152r137239,l137239,xe" fillcolor="#795a2b" stroked="f">
                  <v:path arrowok="t"/>
                </v:shape>
                <v:shape id="Graphic 448" o:spid="_x0000_s1066" style="position:absolute;left:30022;top:11749;width:1378;height:17768;visibility:visible;mso-wrap-style:square;v-text-anchor:top" coordsize="137795,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" path="m,1776152r137239,l137239,,,,,1776152xe" filled="f" strokecolor="white" strokeweight=".40989mm">
                  <v:path arrowok="t"/>
                </v:shape>
                <v:shape id="Graphic 449" o:spid="_x0000_s1067" style="position:absolute;left:31395;top:23522;width:1378;height:5995;visibility:visible;mso-wrap-style:square;v-text-anchor:top" coordsize="13779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" path="m137239,l,,,598875r137239,l137239,xe" fillcolor="#795a2b" stroked="f">
                  <v:path arrowok="t"/>
                </v:shape>
                <v:shape id="Graphic 450" o:spid="_x0000_s1068" style="position:absolute;left:31395;top:23522;width:1378;height:5995;visibility:visible;mso-wrap-style:square;v-text-anchor:top" coordsize="13779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" path="m,598875r137239,l137239,,,,,598875xe" filled="f" strokecolor="white" strokeweight=".40989mm">
                  <v:path arrowok="t"/>
                </v:shape>
                <v:shape id="Graphic 451" o:spid="_x0000_s1069" style="position:absolute;left:32767;top:19325;width:1378;height:10192;visibility:visible;mso-wrap-style:square;v-text-anchor:top" coordsize="13779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" path="m137239,l,,,1018600r137239,l137239,xe" fillcolor="#795a2b" stroked="f">
                  <v:path arrowok="t"/>
                </v:shape>
                <v:shape id="Graphic 452" o:spid="_x0000_s1070" style="position:absolute;left:32767;top:19325;width:1378;height:10192;visibility:visible;mso-wrap-style:square;v-text-anchor:top" coordsize="137795,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" path="m,1018600r137239,l137239,,,,,1018600xe" filled="f" strokecolor="white" strokeweight=".40989mm">
                  <v:path arrowok="t"/>
                </v:shape>
                <v:shape id="Graphic 453" o:spid="_x0000_s1071" style="position:absolute;left:34140;top:25774;width:1378;height:3740;visibility:visible;mso-wrap-style:square;v-text-anchor:top" coordsize="1377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" path="m137239,l,,,373657r137239,l137239,xe" fillcolor="#795a2b" stroked="f">
                  <v:path arrowok="t"/>
                </v:shape>
                <v:shape id="Graphic 454" o:spid="_x0000_s1072" style="position:absolute;left:34140;top:25774;width:1378;height:3740;visibility:visible;mso-wrap-style:square;v-text-anchor:top" coordsize="1377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" path="m,373657r137239,l137239,,,,,373657xe" filled="f" strokecolor="white" strokeweight=".40989mm">
                  <v:path arrowok="t"/>
                </v:shape>
                <v:shape id="Graphic 455" o:spid="_x0000_s1073" style="position:absolute;left:35512;top:24955;width:1378;height:4560;visibility:visible;mso-wrap-style:square;v-text-anchor:top" coordsize="13779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" path="m137239,l,,,455554r137239,l137239,xe" fillcolor="#795a2b" stroked="f">
                  <v:path arrowok="t"/>
                </v:shape>
                <v:shape id="Graphic 456" o:spid="_x0000_s1074" style="position:absolute;left:35512;top:24955;width:1378;height:4560;visibility:visible;mso-wrap-style:square;v-text-anchor:top" coordsize="137795,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" path="m,455554r137239,l137239,,,,,455554xe" filled="f" strokecolor="white" strokeweight=".40989mm">
                  <v:path arrowok="t"/>
                </v:shape>
                <v:shape id="Graphic 457" o:spid="_x0000_s1075" style="position:absolute;left:36884;top:24853;width:1378;height:4661;visibility:visible;mso-wrap-style:square;v-text-anchor:top" coordsize="13779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" path="m137239,l,,,465792r137239,l137239,xe" fillcolor="#795a2b" stroked="f">
                  <v:path arrowok="t"/>
                </v:shape>
                <v:shape id="Graphic 458" o:spid="_x0000_s1076" style="position:absolute;left:36884;top:24853;width:1378;height:4661;visibility:visible;mso-wrap-style:square;v-text-anchor:top" coordsize="13779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" path="m,465792r137239,l137239,,,,,465792xe" filled="f" strokecolor="white" strokeweight=".40989mm">
                  <v:path arrowok="t"/>
                </v:shape>
                <v:shape id="Graphic 459" o:spid="_x0000_s1077" style="position:absolute;left:38257;top:26952;width:1378;height:2565;visibility:visible;mso-wrap-style:square;v-text-anchor:top" coordsize="13779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" path="m137239,l,,,255929r137239,l137239,xe" fillcolor="#795a2b" stroked="f">
                  <v:path arrowok="t"/>
                </v:shape>
                <v:shape id="Graphic 460" o:spid="_x0000_s1078" style="position:absolute;left:38257;top:26952;width:1378;height:2565;visibility:visible;mso-wrap-style:square;v-text-anchor:top" coordsize="13779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" path="m,255929r137239,l137239,,,,,255929xe" filled="f" strokecolor="white" strokeweight=".40989mm">
                  <v:path arrowok="t"/>
                </v:shape>
                <v:shape id="Graphic 461" o:spid="_x0000_s1079" style="position:absolute;left:39629;top:28027;width:1378;height:1485;visibility:visible;mso-wrap-style:square;v-text-anchor:top" coordsize="13779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" path="m137239,l,,,148439r137239,l137239,xe" fillcolor="#795a2b" stroked="f">
                  <v:path arrowok="t"/>
                </v:shape>
                <v:shape id="Graphic 462" o:spid="_x0000_s1080" style="position:absolute;left:39629;top:28027;width:1378;height:1485;visibility:visible;mso-wrap-style:square;v-text-anchor:top" coordsize="13779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" path="m,148439r137239,l137239,,,,,148439xe" filled="f" strokecolor="white" strokeweight=".40989mm">
                  <v:path arrowok="t"/>
                </v:shape>
                <v:shape id="Graphic 463" o:spid="_x0000_s1081" style="position:absolute;left:41002;top:28692;width:1377;height:819;visibility:visible;mso-wrap-style:square;v-text-anchor:top" coordsize="13779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" path="m137239,l,,,81897r137239,l137239,xe" fillcolor="#795a2b" stroked="f">
                  <v:path arrowok="t"/>
                </v:shape>
                <v:shape id="Graphic 464" o:spid="_x0000_s1082" style="position:absolute;left:41002;top:28692;width:1377;height:819;visibility:visible;mso-wrap-style:square;v-text-anchor:top" coordsize="13779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" path="m,81897r137239,l137239,,,,,81897xe" filled="f" strokecolor="white" strokeweight=".40989mm">
                  <v:path arrowok="t"/>
                </v:shape>
                <v:shape id="Graphic 465" o:spid="_x0000_s1083" style="position:absolute;left:42374;top:19939;width:1378;height:9576;visibility:visible;mso-wrap-style:square;v-text-anchor:top" coordsize="137795,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" path="m137239,l,,,957177r137239,l137239,xe" fillcolor="#795a2b" stroked="f">
                  <v:path arrowok="t"/>
                </v:shape>
                <v:shape id="Graphic 466" o:spid="_x0000_s1084" style="position:absolute;left:42374;top:19939;width:1378;height:9576;visibility:visible;mso-wrap-style:square;v-text-anchor:top" coordsize="137795,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" path="m,957177r137239,l137239,,,,,957177xe" filled="f" strokecolor="white" strokeweight=".40989mm">
                  <v:path arrowok="t"/>
                </v:shape>
                <v:shape id="Graphic 467" o:spid="_x0000_s1085" style="position:absolute;left:2575;top:59;width:12;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" path="m,2945239l,e" filled="f" strokecolor="#afafaf" strokeweight=".32792mm">
                  <v:path arrowok="t"/>
                </v:shape>
                <v:shape id="Graphic 468" o:spid="_x0000_s1086" style="position:absolute;left:2575;top:29511;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" path="m,l,51649e" fillcolor="black" stroked="f">
                  <v:path arrowok="t"/>
                </v:shape>
                <v:shape id="Graphic 469" o:spid="_x0000_s1087" style="position:absolute;left:2575;top:29511;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" path="m,l,51649e" filled="f" strokeweight=".32792mm">
                  <v:path arrowok="t"/>
                </v:shape>
                <v:shape id="Graphic 470" o:spid="_x0000_s1088" style="position:absolute;left:10809;top:59;width:13;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" path="m,2945239l,e" filled="f" strokecolor="#afafaf" strokeweight=".32792mm">
                  <v:path arrowok="t"/>
                </v:shape>
                <v:shape id="Graphic 471" o:spid="_x0000_s1089" style="position:absolute;left:10809;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" path="m,l,51649e" fillcolor="black" stroked="f">
                  <v:path arrowok="t"/>
                </v:shape>
                <v:shape id="Graphic 472" o:spid="_x0000_s1090" style="position:absolute;left:10809;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" path="m,l,51649e" filled="f" strokeweight=".32792mm">
                  <v:path arrowok="t"/>
                </v:shape>
                <v:shape id="Graphic 473" o:spid="_x0000_s1091" style="position:absolute;left:19043;top:59;width:13;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" path="m,2945239l,e" filled="f" strokecolor="#afafaf" strokeweight=".32792mm">
                  <v:path arrowok="t"/>
                </v:shape>
                <v:shape id="Graphic 474" o:spid="_x0000_s1092" style="position:absolute;left:19043;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" path="m,l,51649e" fillcolor="black" stroked="f">
                  <v:path arrowok="t"/>
                </v:shape>
                <v:shape id="Graphic 475" o:spid="_x0000_s1093" style="position:absolute;left:19043;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" path="m,l,51649e" filled="f" strokeweight=".32792mm">
                  <v:path arrowok="t"/>
                </v:shape>
                <v:shape id="Graphic 476" o:spid="_x0000_s1094" style="position:absolute;left:27278;top:59;width:12;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" path="m,2945239l,e" filled="f" strokecolor="#afafaf" strokeweight=".32792mm">
                  <v:path arrowok="t"/>
                </v:shape>
                <v:shape id="Graphic 477" o:spid="_x0000_s1095" style="position:absolute;left:27278;top:29511;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" path="m,l,51649e" fillcolor="black" stroked="f">
                  <v:path arrowok="t"/>
                </v:shape>
                <v:shape id="Graphic 478" o:spid="_x0000_s1096" style="position:absolute;left:27278;top:29511;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" path="m,l,51649e" filled="f" strokeweight=".32792mm">
                  <v:path arrowok="t"/>
                </v:shape>
                <v:shape id="Graphic 479" o:spid="_x0000_s1097" style="position:absolute;left:35512;top:59;width:13;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" path="m,2945239l,e" filled="f" strokecolor="#afafaf" strokeweight=".32792mm">
                  <v:path arrowok="t"/>
                </v:shape>
                <v:shape id="Graphic 480" o:spid="_x0000_s1098" style="position:absolute;left:35512;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" path="m,l,51649e" fillcolor="black" stroked="f">
                  <v:path arrowok="t"/>
                </v:shape>
                <v:shape id="Graphic 481" o:spid="_x0000_s1099" style="position:absolute;left:35512;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" path="m,l,51649e" filled="f" strokeweight=".32792mm">
                  <v:path arrowok="t"/>
                </v:shape>
                <v:shape id="Graphic 482" o:spid="_x0000_s1100" style="position:absolute;left:43746;top:59;width:13;height:29457;visibility:visible;mso-wrap-style:square;v-text-anchor:top" coordsize="1270,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" path="m,2945239l,e" filled="f" strokecolor="#afafaf" strokeweight=".32792mm">
                  <v:path arrowok="t"/>
                </v:shape>
                <v:shape id="Graphic 483" o:spid="_x0000_s1101" style="position:absolute;left:43746;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" path="m,l,51649e" fillcolor="black" stroked="f">
                  <v:path arrowok="t"/>
                </v:shape>
                <v:shape id="Graphic 484" o:spid="_x0000_s1102" style="position:absolute;left:43746;top:29511;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" path="m,l,51649e" filled="f" strokeweight=".32792mm">
                  <v:path arrowok="t"/>
                </v:shape>
                <v:shape id="Graphic 485" o:spid="_x0000_s1103" style="position:absolute;left:516;top:29452;width:45295;height:121;visibility:visible;mso-wrap-style:square;v-text-anchor:top" coordsize="45294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" path="m,11805r4528890,l4528890,,,,,11805xe" fillcolor="#afafaf" stroked="f">
                  <v:path arrowok="t"/>
                </v:shape>
                <v:shape id="Graphic 486" o:spid="_x0000_s1104" style="position:absolute;top:29511;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" path="m51649,l,e" fillcolor="black" stroked="f">
                  <v:path arrowok="t"/>
                </v:shape>
                <v:shape id="Graphic 487" o:spid="_x0000_s1105" style="position:absolute;top:29511;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" path="m51649,l,e" filled="f" strokeweight=".32792mm">
                  <v:path arrowok="t"/>
                </v:shape>
                <v:shape id="Graphic 488" o:spid="_x0000_s1106" style="position:absolute;left:516;top:24392;width:45295;height:13;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" path="m,l4528890,e" filled="f" strokecolor="#afafaf" strokeweight=".32792mm">
                  <v:path arrowok="t"/>
                </v:shape>
                <v:shape id="Graphic 489" o:spid="_x0000_s1107" style="position:absolute;top:24392;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" path="m51649,l,e" fillcolor="black" stroked="f">
                  <v:path arrowok="t"/>
                </v:shape>
                <v:shape id="Graphic 490" o:spid="_x0000_s1108" style="position:absolute;top:24392;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" path="m51649,l,e" filled="f" strokeweight=".32792mm">
                  <v:path arrowok="t"/>
                </v:shape>
                <v:shape id="Graphic 491" o:spid="_x0000_s1109" style="position:absolute;left:516;top:19274;width:45295;height:12;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" path="m,l4528890,e" filled="f" strokecolor="#afafaf" strokeweight=".32792mm">
                  <v:path arrowok="t"/>
                </v:shape>
                <v:shape id="Graphic 492" o:spid="_x0000_s1110" style="position:absolute;top:19274;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" path="m51649,l,e" fillcolor="black" stroked="f">
                  <v:path arrowok="t"/>
                </v:shape>
                <v:shape id="Graphic 493" o:spid="_x0000_s1111" style="position:absolute;top:19274;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" path="m51649,l,e" filled="f" strokeweight=".32792mm">
                  <v:path arrowok="t"/>
                </v:shape>
                <v:shape id="Graphic 494" o:spid="_x0000_s1112" style="position:absolute;left:516;top:14155;width:45295;height:13;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" path="m,l4528890,e" filled="f" strokecolor="#afafaf" strokeweight=".32792mm">
                  <v:path arrowok="t"/>
                </v:shape>
                <v:shape id="Graphic 495" o:spid="_x0000_s1113" style="position:absolute;top:14155;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" path="m51649,l,e" fillcolor="black" stroked="f">
                  <v:path arrowok="t"/>
                </v:shape>
                <v:shape id="Graphic 496" o:spid="_x0000_s1114" style="position:absolute;top:14155;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" path="m51649,l,e" filled="f" strokeweight=".32792mm">
                  <v:path arrowok="t"/>
                </v:shape>
                <v:shape id="Graphic 497" o:spid="_x0000_s1115" style="position:absolute;left:516;top:9037;width:45295;height:12;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" path="m,l4528890,e" filled="f" strokecolor="#afafaf" strokeweight=".32792mm">
                  <v:path arrowok="t"/>
                </v:shape>
                <v:shape id="Graphic 498" o:spid="_x0000_s1116" style="position:absolute;top:9037;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" path="m51649,l,e" fillcolor="black" stroked="f">
                  <v:path arrowok="t"/>
                </v:shape>
                <v:shape id="Graphic 499" o:spid="_x0000_s1117" style="position:absolute;top:9037;width:520;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" path="m51649,l,e" filled="f" strokeweight=".32792mm">
                  <v:path arrowok="t"/>
                </v:shape>
                <v:shape id="Graphic 500" o:spid="_x0000_s1118" style="position:absolute;left:516;top:3918;width:45295;height:13;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" path="m,l4528890,e" filled="f" strokecolor="#afafaf" strokeweight=".32792mm">
                  <v:path arrowok="t"/>
                </v:shape>
                <v:shape id="Graphic 501" o:spid="_x0000_s1119" style="position:absolute;top:3918;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" path="m51649,l,e" fillcolor="black" stroked="f">
                  <v:path arrowok="t"/>
                </v:shape>
                <v:shape id="Graphic 502" o:spid="_x0000_s1120" style="position:absolute;top:3918;width:520;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" path="m51649,l,e" filled="f" strokeweight=".32792mm">
                  <v:path arrowok="t"/>
                </v:shape>
                <v:shape id="Graphic 503" o:spid="_x0000_s1121" style="position:absolute;left:516;top:59;width:45295;height:29457;visibility:visible;mso-wrap-style:square;v-text-anchor:top" coordsize="4529455,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" path="m,2945239l,em4528890,2945239l4528890,e" filled="f" strokeweight=".32792mm">
                  <v:path arrowok="t"/>
                </v:shape>
                <v:shape id="Graphic 504" o:spid="_x0000_s1122" style="position:absolute;left:516;top:29452;width:45295;height:121;visibility:visible;mso-wrap-style:square;v-text-anchor:top" coordsize="45294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" path="m,11805r4528890,l4528890,,,,,11805xe" fillcolor="black" stroked="f">
                  <v:path arrowok="t"/>
                </v:shape>
                <v:shape id="Graphic 505" o:spid="_x0000_s1123" style="position:absolute;left:516;top:59;width:45295;height:12;visibility:visible;mso-wrap-style:square;v-text-anchor:top" coordsize="452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" path="m,l4528890,e" filled="f" strokeweight=".32792mm">
                  <v:path arrowok="t"/>
                </v:shape>
                <w10:wrap anchorx="page"/>
              </v:group>
            </w:pict>
          </mc:Fallback>
        </mc:AlternateContent>
      </w:r>
      <w:bookmarkStart w:id="308" w:name="_bookmark89"/>
      <w:bookmarkEnd w:id="308"/>
      <w:r>
        <w:rPr>
          <w:rFonts w:ascii="Arial"/>
          <w:spacing w:val="-5"/>
          <w:sz w:val="26"/>
        </w:rPr>
        <w:t>500</w:t>
      </w:r>
    </w:p>
    <w:p w14:paraId="00DC207A" w14:textId="77777777" w:rsidR="00350CFB" w:rsidRDefault="00350CFB">
      <w:pPr>
        <w:pStyle w:val="a3"/>
        <w:spacing w:before="242"/>
        <w:rPr>
          <w:rFonts w:ascii="Arial"/>
          <w:sz w:val="23"/>
        </w:rPr>
      </w:pPr>
    </w:p>
    <w:p w14:paraId="00DC207B" w14:textId="77777777" w:rsidR="00350CFB" w:rsidRDefault="00283FFF">
      <w:pPr>
        <w:ind w:left="1266"/>
        <w:rPr>
          <w:rFonts w:ascii="Arial"/>
          <w:sz w:val="26"/>
        </w:rPr>
      </w:pPr>
      <w:r>
        <w:rPr>
          <w:rFonts w:ascii="Arial"/>
          <w:noProof/>
          <w:sz w:val="26"/>
        </w:rPr>
        <mc:AlternateContent>
          <mc:Choice Requires="wps">
            <w:drawing>
              <wp:anchor distT="0" distB="0" distL="0" distR="0" simplePos="0" relativeHeight="15771136" behindDoc="0" locked="0" layoutInCell="1" allowOverlap="1" wp14:anchorId="00DC277E" wp14:editId="00DC277F">
                <wp:simplePos x="0" y="0"/>
                <wp:positionH relativeFrom="page">
                  <wp:posOffset>1199871</wp:posOffset>
                </wp:positionH>
                <wp:positionV relativeFrom="paragraph">
                  <wp:posOffset>-100715</wp:posOffset>
                </wp:positionV>
                <wp:extent cx="151765" cy="154940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49400"/>
                        </a:xfrm>
                        <a:prstGeom prst="rect">
                          <a:avLst/>
                        </a:prstGeom>
                      </wps:spPr>
                      <wps:txbx>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wps:txbx>
                      <wps:bodyPr vert="vert270" wrap="square" lIns="0" tIns="0" rIns="0" bIns="0" rtlCol="0">
                        <a:noAutofit/>
                      </wps:bodyPr>
                    </wps:wsp>
                  </a:graphicData>
                </a:graphic>
              </wp:anchor>
            </w:drawing>
          </mc:Choice>
          <mc:Fallback>
            <w:pict>
              <v:shape w14:anchorId="00DC277E" id="Textbox 506" o:spid="_x0000_s1216" type="#_x0000_t202" style="position:absolute;left:0;text-align:left;margin-left:94.5pt;margin-top:-7.95pt;width:11.95pt;height:122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" filled="f" stroked="f">
                <v:textbox style="layout-flow:vertical;mso-layout-flow-alt:bottom-to-top" inset="0,0,0,0">
                  <w:txbxContent>
                    <w:p w14:paraId="00DC284E" w14:textId="77777777" w:rsidR="00350CFB" w:rsidRDefault="00283FFF">
                      <w:pPr>
                        <w:spacing w:line="238" w:lineRule="exact"/>
                        <w:ind w:left="20"/>
                        <w:rPr>
                          <w:rFonts w:ascii="Arial"/>
                          <w:sz w:val="28"/>
                        </w:rPr>
                      </w:pPr>
                      <w:r>
                        <w:rPr>
                          <w:rFonts w:ascii="Arial"/>
                          <w:sz w:val="28"/>
                        </w:rPr>
                        <w:t>Number</w:t>
                      </w:r>
                      <w:r>
                        <w:rPr>
                          <w:rFonts w:ascii="Arial"/>
                          <w:spacing w:val="42"/>
                          <w:sz w:val="28"/>
                        </w:rPr>
                        <w:t xml:space="preserve"> </w:t>
                      </w:r>
                      <w:r>
                        <w:rPr>
                          <w:rFonts w:ascii="Arial"/>
                          <w:sz w:val="28"/>
                        </w:rPr>
                        <w:t>of</w:t>
                      </w:r>
                      <w:r>
                        <w:rPr>
                          <w:rFonts w:ascii="Arial"/>
                          <w:spacing w:val="43"/>
                          <w:sz w:val="28"/>
                        </w:rPr>
                        <w:t xml:space="preserve"> </w:t>
                      </w:r>
                      <w:r>
                        <w:rPr>
                          <w:rFonts w:ascii="Arial"/>
                          <w:spacing w:val="-2"/>
                          <w:sz w:val="28"/>
                        </w:rPr>
                        <w:t>wallets</w:t>
                      </w:r>
                    </w:p>
                  </w:txbxContent>
                </v:textbox>
                <w10:wrap anchorx="page"/>
              </v:shape>
            </w:pict>
          </mc:Fallback>
        </mc:AlternateContent>
      </w:r>
      <w:r>
        <w:rPr>
          <w:rFonts w:ascii="Arial"/>
          <w:spacing w:val="-5"/>
          <w:sz w:val="26"/>
        </w:rPr>
        <w:t>400</w:t>
      </w:r>
    </w:p>
    <w:p w14:paraId="00DC207C" w14:textId="77777777" w:rsidR="00350CFB" w:rsidRDefault="00350CFB">
      <w:pPr>
        <w:pStyle w:val="a3"/>
        <w:spacing w:before="243"/>
        <w:rPr>
          <w:rFonts w:ascii="Arial"/>
          <w:sz w:val="23"/>
        </w:rPr>
      </w:pPr>
    </w:p>
    <w:p w14:paraId="00DC207D" w14:textId="77777777" w:rsidR="00350CFB" w:rsidRDefault="00283FFF">
      <w:pPr>
        <w:ind w:left="1266"/>
        <w:rPr>
          <w:rFonts w:ascii="Arial"/>
          <w:sz w:val="26"/>
        </w:rPr>
      </w:pPr>
      <w:r>
        <w:rPr>
          <w:rFonts w:ascii="Arial"/>
          <w:spacing w:val="-5"/>
          <w:sz w:val="26"/>
        </w:rPr>
        <w:t>300</w:t>
      </w:r>
    </w:p>
    <w:p w14:paraId="00DC207E" w14:textId="77777777" w:rsidR="00350CFB" w:rsidRDefault="00350CFB">
      <w:pPr>
        <w:pStyle w:val="a3"/>
        <w:spacing w:before="242"/>
        <w:rPr>
          <w:rFonts w:ascii="Arial"/>
          <w:sz w:val="23"/>
        </w:rPr>
      </w:pPr>
    </w:p>
    <w:p w14:paraId="00DC207F" w14:textId="77777777" w:rsidR="00350CFB" w:rsidRDefault="00283FFF">
      <w:pPr>
        <w:spacing w:before="1"/>
        <w:ind w:left="1266"/>
        <w:rPr>
          <w:rFonts w:ascii="Arial"/>
          <w:sz w:val="26"/>
        </w:rPr>
      </w:pPr>
      <w:r>
        <w:rPr>
          <w:rFonts w:ascii="Arial"/>
          <w:spacing w:val="-5"/>
          <w:sz w:val="26"/>
        </w:rPr>
        <w:t>200</w:t>
      </w:r>
    </w:p>
    <w:p w14:paraId="00DC2080" w14:textId="77777777" w:rsidR="00350CFB" w:rsidRDefault="00350CFB">
      <w:pPr>
        <w:pStyle w:val="a3"/>
        <w:spacing w:before="242"/>
        <w:rPr>
          <w:rFonts w:ascii="Arial"/>
          <w:sz w:val="23"/>
        </w:rPr>
      </w:pPr>
    </w:p>
    <w:p w14:paraId="00DC2081" w14:textId="77777777" w:rsidR="00350CFB" w:rsidRDefault="00283FFF">
      <w:pPr>
        <w:ind w:left="1266"/>
        <w:rPr>
          <w:rFonts w:ascii="Arial"/>
          <w:sz w:val="26"/>
        </w:rPr>
      </w:pPr>
      <w:r>
        <w:rPr>
          <w:rFonts w:ascii="Arial"/>
          <w:spacing w:val="-5"/>
          <w:sz w:val="26"/>
        </w:rPr>
        <w:t>100</w:t>
      </w:r>
    </w:p>
    <w:p w14:paraId="00DC2082" w14:textId="77777777" w:rsidR="00350CFB" w:rsidRDefault="00350CFB">
      <w:pPr>
        <w:pStyle w:val="a3"/>
        <w:spacing w:before="243"/>
        <w:rPr>
          <w:rFonts w:ascii="Arial"/>
          <w:sz w:val="23"/>
        </w:rPr>
      </w:pPr>
    </w:p>
    <w:p w14:paraId="00DC2083" w14:textId="77777777" w:rsidR="00350CFB" w:rsidRDefault="00283FFF">
      <w:pPr>
        <w:spacing w:line="275" w:lineRule="exact"/>
        <w:ind w:left="1561"/>
        <w:rPr>
          <w:rFonts w:ascii="Arial"/>
          <w:sz w:val="26"/>
        </w:rPr>
      </w:pPr>
      <w:r>
        <w:rPr>
          <w:rFonts w:ascii="Arial"/>
          <w:spacing w:val="-10"/>
          <w:sz w:val="26"/>
        </w:rPr>
        <w:t>0</w:t>
      </w:r>
    </w:p>
    <w:p w14:paraId="00DC2084" w14:textId="77777777" w:rsidR="00350CFB" w:rsidRDefault="00283FFF">
      <w:pPr>
        <w:tabs>
          <w:tab w:val="left" w:pos="3308"/>
          <w:tab w:val="left" w:pos="4605"/>
          <w:tab w:val="left" w:pos="5901"/>
          <w:tab w:val="left" w:pos="7198"/>
          <w:tab w:val="left" w:pos="8495"/>
        </w:tabs>
        <w:spacing w:line="275" w:lineRule="exact"/>
        <w:ind w:left="2011"/>
        <w:rPr>
          <w:rFonts w:ascii="Arial"/>
          <w:sz w:val="26"/>
        </w:rPr>
      </w:pPr>
      <w:r>
        <w:rPr>
          <w:rFonts w:ascii="Arial"/>
          <w:spacing w:val="-5"/>
          <w:sz w:val="26"/>
        </w:rPr>
        <w:t>0.0</w:t>
      </w:r>
      <w:r>
        <w:rPr>
          <w:rFonts w:ascii="Arial"/>
          <w:sz w:val="26"/>
        </w:rPr>
        <w:tab/>
      </w:r>
      <w:r>
        <w:rPr>
          <w:rFonts w:ascii="Arial"/>
          <w:spacing w:val="-5"/>
          <w:sz w:val="26"/>
        </w:rPr>
        <w:t>0.2</w:t>
      </w:r>
      <w:r>
        <w:rPr>
          <w:rFonts w:ascii="Arial"/>
          <w:sz w:val="26"/>
        </w:rPr>
        <w:tab/>
      </w:r>
      <w:r>
        <w:rPr>
          <w:rFonts w:ascii="Arial"/>
          <w:spacing w:val="-5"/>
          <w:sz w:val="26"/>
        </w:rPr>
        <w:t>0.4</w:t>
      </w:r>
      <w:r>
        <w:rPr>
          <w:rFonts w:ascii="Arial"/>
          <w:sz w:val="26"/>
        </w:rPr>
        <w:tab/>
      </w:r>
      <w:r>
        <w:rPr>
          <w:rFonts w:ascii="Arial"/>
          <w:spacing w:val="-5"/>
          <w:sz w:val="26"/>
        </w:rPr>
        <w:t>0.6</w:t>
      </w:r>
      <w:r>
        <w:rPr>
          <w:rFonts w:ascii="Arial"/>
          <w:sz w:val="26"/>
        </w:rPr>
        <w:tab/>
      </w:r>
      <w:r>
        <w:rPr>
          <w:rFonts w:ascii="Arial"/>
          <w:spacing w:val="-5"/>
          <w:sz w:val="26"/>
        </w:rPr>
        <w:t>0.8</w:t>
      </w:r>
      <w:r>
        <w:rPr>
          <w:rFonts w:ascii="Arial"/>
          <w:sz w:val="26"/>
        </w:rPr>
        <w:tab/>
      </w:r>
      <w:r>
        <w:rPr>
          <w:rFonts w:ascii="Arial"/>
          <w:spacing w:val="-5"/>
          <w:sz w:val="26"/>
        </w:rPr>
        <w:t>1.0</w:t>
      </w:r>
    </w:p>
    <w:p w14:paraId="00DC2085" w14:textId="77777777" w:rsidR="00350CFB" w:rsidRDefault="00283FFF">
      <w:pPr>
        <w:spacing w:before="25"/>
        <w:ind w:left="4237"/>
        <w:rPr>
          <w:rFonts w:ascii="Arial"/>
          <w:sz w:val="28"/>
        </w:rPr>
      </w:pPr>
      <w:r>
        <w:rPr>
          <w:rFonts w:ascii="Arial"/>
          <w:sz w:val="28"/>
        </w:rPr>
        <w:t>Close</w:t>
      </w:r>
      <w:r>
        <w:rPr>
          <w:rFonts w:ascii="Arial"/>
          <w:spacing w:val="-15"/>
          <w:sz w:val="28"/>
        </w:rPr>
        <w:t xml:space="preserve"> </w:t>
      </w:r>
      <w:r>
        <w:rPr>
          <w:rFonts w:ascii="Arial"/>
          <w:sz w:val="28"/>
        </w:rPr>
        <w:t>success</w:t>
      </w:r>
      <w:r>
        <w:rPr>
          <w:rFonts w:ascii="Arial"/>
          <w:spacing w:val="-14"/>
          <w:sz w:val="28"/>
        </w:rPr>
        <w:t xml:space="preserve"> </w:t>
      </w:r>
      <w:r>
        <w:rPr>
          <w:rFonts w:ascii="Arial"/>
          <w:spacing w:val="-4"/>
          <w:sz w:val="28"/>
        </w:rPr>
        <w:t>rate</w:t>
      </w:r>
    </w:p>
    <w:p w14:paraId="00DC2086" w14:textId="77777777" w:rsidR="00350CFB" w:rsidRDefault="00350CFB">
      <w:pPr>
        <w:pStyle w:val="a3"/>
        <w:spacing w:before="71"/>
        <w:rPr>
          <w:rFonts w:ascii="Arial"/>
        </w:rPr>
      </w:pPr>
    </w:p>
    <w:p w14:paraId="00DC2087" w14:textId="77777777" w:rsidR="00350CFB" w:rsidRDefault="00283FFF">
      <w:pPr>
        <w:pStyle w:val="a3"/>
        <w:spacing w:line="252" w:lineRule="auto"/>
        <w:ind w:left="282" w:right="524"/>
        <w:jc w:val="both"/>
      </w:pPr>
      <w:r>
        <w:t>Figure</w:t>
      </w:r>
      <w:r>
        <w:rPr>
          <w:spacing w:val="-6"/>
        </w:rPr>
        <w:t xml:space="preserve"> </w:t>
      </w:r>
      <w:r>
        <w:t>4.3: Distribution</w:t>
      </w:r>
      <w:r>
        <w:rPr>
          <w:spacing w:val="-6"/>
        </w:rPr>
        <w:t xml:space="preserve"> </w:t>
      </w:r>
      <w:r>
        <w:t>of</w:t>
      </w:r>
      <w:r>
        <w:rPr>
          <w:spacing w:val="-6"/>
        </w:rPr>
        <w:t xml:space="preserve"> </w:t>
      </w:r>
      <w:r>
        <w:t>GMX</w:t>
      </w:r>
      <w:r>
        <w:rPr>
          <w:spacing w:val="-6"/>
        </w:rPr>
        <w:t xml:space="preserve"> </w:t>
      </w:r>
      <w:r>
        <w:t>close</w:t>
      </w:r>
      <w:r>
        <w:rPr>
          <w:spacing w:val="-6"/>
        </w:rPr>
        <w:t xml:space="preserve"> </w:t>
      </w:r>
      <w:r>
        <w:t>success</w:t>
      </w:r>
      <w:r>
        <w:rPr>
          <w:spacing w:val="-6"/>
        </w:rPr>
        <w:t xml:space="preserve"> </w:t>
      </w:r>
      <w:r>
        <w:t>rates</w:t>
      </w:r>
      <w:r>
        <w:rPr>
          <w:spacing w:val="-6"/>
        </w:rPr>
        <w:t xml:space="preserve"> </w:t>
      </w:r>
      <w:r>
        <w:t>in</w:t>
      </w:r>
      <w:r>
        <w:rPr>
          <w:spacing w:val="-6"/>
        </w:rPr>
        <w:t xml:space="preserve"> </w:t>
      </w:r>
      <w:r>
        <w:t>the</w:t>
      </w:r>
      <w:r>
        <w:rPr>
          <w:spacing w:val="-6"/>
        </w:rPr>
        <w:t xml:space="preserve"> </w:t>
      </w:r>
      <w:r>
        <w:t>matched</w:t>
      </w:r>
      <w:r>
        <w:rPr>
          <w:spacing w:val="-6"/>
        </w:rPr>
        <w:t xml:space="preserve"> </w:t>
      </w:r>
      <w:r>
        <w:t>cohort. Concentration</w:t>
      </w:r>
      <w:r>
        <w:rPr>
          <w:spacing w:val="-6"/>
        </w:rPr>
        <w:t xml:space="preserve"> </w:t>
      </w:r>
      <w:r>
        <w:t>of</w:t>
      </w:r>
      <w:r>
        <w:rPr>
          <w:spacing w:val="-6"/>
        </w:rPr>
        <w:t xml:space="preserve"> </w:t>
      </w:r>
      <w:r>
        <w:t>rates reduces</w:t>
      </w:r>
      <w:r>
        <w:rPr>
          <w:spacing w:val="-4"/>
        </w:rPr>
        <w:t xml:space="preserve"> </w:t>
      </w:r>
      <w:r>
        <w:t>the</w:t>
      </w:r>
      <w:r>
        <w:rPr>
          <w:spacing w:val="-4"/>
        </w:rPr>
        <w:t xml:space="preserve"> </w:t>
      </w:r>
      <w:r>
        <w:t>discriminative</w:t>
      </w:r>
      <w:r>
        <w:rPr>
          <w:spacing w:val="-4"/>
        </w:rPr>
        <w:t xml:space="preserve"> </w:t>
      </w:r>
      <w:r>
        <w:t>power</w:t>
      </w:r>
      <w:r>
        <w:rPr>
          <w:spacing w:val="-4"/>
        </w:rPr>
        <w:t xml:space="preserve"> </w:t>
      </w:r>
      <w:r>
        <w:t>of</w:t>
      </w:r>
      <w:r>
        <w:rPr>
          <w:spacing w:val="-4"/>
        </w:rPr>
        <w:t xml:space="preserve"> </w:t>
      </w:r>
      <w:r>
        <w:t>rate-based</w:t>
      </w:r>
      <w:r>
        <w:rPr>
          <w:spacing w:val="-4"/>
        </w:rPr>
        <w:t xml:space="preserve"> </w:t>
      </w:r>
      <w:r>
        <w:t>trading-success</w:t>
      </w:r>
      <w:r>
        <w:rPr>
          <w:spacing w:val="-4"/>
        </w:rPr>
        <w:t xml:space="preserve"> </w:t>
      </w:r>
      <w:r>
        <w:t>proxies</w:t>
      </w:r>
      <w:r>
        <w:rPr>
          <w:spacing w:val="-4"/>
        </w:rPr>
        <w:t xml:space="preserve"> </w:t>
      </w:r>
      <w:r>
        <w:t>relative</w:t>
      </w:r>
      <w:r>
        <w:rPr>
          <w:spacing w:val="-4"/>
        </w:rPr>
        <w:t xml:space="preserve"> </w:t>
      </w:r>
      <w:r>
        <w:t>to</w:t>
      </w:r>
      <w:r>
        <w:rPr>
          <w:spacing w:val="-4"/>
        </w:rPr>
        <w:t xml:space="preserve"> </w:t>
      </w:r>
      <w:r>
        <w:t>count-</w:t>
      </w:r>
      <w:r>
        <w:rPr>
          <w:spacing w:val="-4"/>
        </w:rPr>
        <w:t xml:space="preserve"> </w:t>
      </w:r>
      <w:r>
        <w:t>or</w:t>
      </w:r>
      <w:r>
        <w:rPr>
          <w:spacing w:val="-4"/>
        </w:rPr>
        <w:t xml:space="preserve"> </w:t>
      </w:r>
      <w:r>
        <w:t>value-based proxies.</w:t>
      </w:r>
    </w:p>
    <w:p w14:paraId="00DC2088" w14:textId="77777777" w:rsidR="00350CFB" w:rsidRDefault="00350CFB">
      <w:pPr>
        <w:pStyle w:val="a3"/>
        <w:spacing w:before="251"/>
      </w:pPr>
    </w:p>
    <w:p w14:paraId="00DC2089" w14:textId="77777777" w:rsidR="00350CFB" w:rsidRDefault="00283FFF">
      <w:pPr>
        <w:pStyle w:val="a3"/>
        <w:spacing w:line="396" w:lineRule="auto"/>
        <w:ind w:left="276" w:right="522" w:hanging="2"/>
        <w:jc w:val="both"/>
      </w:pPr>
      <w:r>
        <w:rPr>
          <w:spacing w:val="-2"/>
          <w:w w:val="105"/>
        </w:rPr>
        <w:t>Taken</w:t>
      </w:r>
      <w:r>
        <w:rPr>
          <w:spacing w:val="-4"/>
          <w:w w:val="105"/>
        </w:rPr>
        <w:t xml:space="preserve"> </w:t>
      </w:r>
      <w:r>
        <w:rPr>
          <w:spacing w:val="-2"/>
          <w:w w:val="105"/>
        </w:rPr>
        <w:t>together, the</w:t>
      </w:r>
      <w:r>
        <w:rPr>
          <w:spacing w:val="-3"/>
          <w:w w:val="105"/>
        </w:rPr>
        <w:t xml:space="preserve"> </w:t>
      </w:r>
      <w:r>
        <w:rPr>
          <w:spacing w:val="-2"/>
          <w:w w:val="105"/>
        </w:rPr>
        <w:t>descriptive</w:t>
      </w:r>
      <w:r>
        <w:rPr>
          <w:spacing w:val="-3"/>
          <w:w w:val="105"/>
        </w:rPr>
        <w:t xml:space="preserve"> </w:t>
      </w:r>
      <w:r>
        <w:rPr>
          <w:spacing w:val="-2"/>
          <w:w w:val="105"/>
        </w:rPr>
        <w:t>figures</w:t>
      </w:r>
      <w:r>
        <w:rPr>
          <w:spacing w:val="-3"/>
          <w:w w:val="105"/>
        </w:rPr>
        <w:t xml:space="preserve"> </w:t>
      </w:r>
      <w:r>
        <w:rPr>
          <w:spacing w:val="-2"/>
          <w:w w:val="105"/>
        </w:rPr>
        <w:t>establish</w:t>
      </w:r>
      <w:r>
        <w:rPr>
          <w:spacing w:val="-3"/>
          <w:w w:val="105"/>
        </w:rPr>
        <w:t xml:space="preserve"> </w:t>
      </w:r>
      <w:r>
        <w:rPr>
          <w:spacing w:val="-2"/>
          <w:w w:val="105"/>
        </w:rPr>
        <w:t>three</w:t>
      </w:r>
      <w:r>
        <w:rPr>
          <w:spacing w:val="-3"/>
          <w:w w:val="105"/>
        </w:rPr>
        <w:t xml:space="preserve"> </w:t>
      </w:r>
      <w:r>
        <w:rPr>
          <w:spacing w:val="-2"/>
          <w:w w:val="105"/>
        </w:rPr>
        <w:t>interpretive</w:t>
      </w:r>
      <w:r>
        <w:rPr>
          <w:spacing w:val="-3"/>
          <w:w w:val="105"/>
        </w:rPr>
        <w:t xml:space="preserve"> </w:t>
      </w:r>
      <w:r>
        <w:rPr>
          <w:spacing w:val="-2"/>
          <w:w w:val="105"/>
        </w:rPr>
        <w:t>constraints</w:t>
      </w:r>
      <w:r>
        <w:rPr>
          <w:spacing w:val="-3"/>
          <w:w w:val="105"/>
        </w:rPr>
        <w:t xml:space="preserve"> </w:t>
      </w:r>
      <w:r>
        <w:rPr>
          <w:spacing w:val="-2"/>
          <w:w w:val="105"/>
        </w:rPr>
        <w:t>for</w:t>
      </w:r>
      <w:r>
        <w:rPr>
          <w:spacing w:val="-3"/>
          <w:w w:val="105"/>
        </w:rPr>
        <w:t xml:space="preserve"> </w:t>
      </w:r>
      <w:r>
        <w:rPr>
          <w:spacing w:val="-2"/>
          <w:w w:val="105"/>
        </w:rPr>
        <w:t>later</w:t>
      </w:r>
      <w:r>
        <w:rPr>
          <w:spacing w:val="-3"/>
          <w:w w:val="105"/>
        </w:rPr>
        <w:t xml:space="preserve"> </w:t>
      </w:r>
      <w:r>
        <w:rPr>
          <w:spacing w:val="-2"/>
          <w:w w:val="105"/>
        </w:rPr>
        <w:t xml:space="preserve">sections. </w:t>
      </w:r>
      <w:r>
        <w:rPr>
          <w:w w:val="105"/>
        </w:rPr>
        <w:t>First,</w:t>
      </w:r>
      <w:r>
        <w:rPr>
          <w:spacing w:val="-16"/>
          <w:w w:val="105"/>
        </w:rPr>
        <w:t xml:space="preserve"> </w:t>
      </w:r>
      <w:r>
        <w:rPr>
          <w:w w:val="105"/>
        </w:rPr>
        <w:t>the</w:t>
      </w:r>
      <w:r>
        <w:rPr>
          <w:spacing w:val="-16"/>
          <w:w w:val="105"/>
        </w:rPr>
        <w:t xml:space="preserve"> </w:t>
      </w:r>
      <w:r>
        <w:rPr>
          <w:w w:val="105"/>
        </w:rPr>
        <w:t>matched</w:t>
      </w:r>
      <w:r>
        <w:rPr>
          <w:spacing w:val="-16"/>
          <w:w w:val="105"/>
        </w:rPr>
        <w:t xml:space="preserve"> </w:t>
      </w:r>
      <w:r>
        <w:rPr>
          <w:w w:val="105"/>
        </w:rPr>
        <w:t>cohort</w:t>
      </w:r>
      <w:r>
        <w:rPr>
          <w:spacing w:val="-15"/>
          <w:w w:val="105"/>
        </w:rPr>
        <w:t xml:space="preserve"> </w:t>
      </w:r>
      <w:r>
        <w:rPr>
          <w:w w:val="105"/>
        </w:rPr>
        <w:t>is</w:t>
      </w:r>
      <w:r>
        <w:rPr>
          <w:spacing w:val="-16"/>
          <w:w w:val="105"/>
        </w:rPr>
        <w:t xml:space="preserve"> </w:t>
      </w:r>
      <w:r>
        <w:rPr>
          <w:w w:val="105"/>
        </w:rPr>
        <w:t>active</w:t>
      </w:r>
      <w:r>
        <w:rPr>
          <w:spacing w:val="-16"/>
          <w:w w:val="105"/>
        </w:rPr>
        <w:t xml:space="preserve"> </w:t>
      </w:r>
      <w:r>
        <w:rPr>
          <w:w w:val="105"/>
        </w:rPr>
        <w:t>enough</w:t>
      </w:r>
      <w:r>
        <w:rPr>
          <w:spacing w:val="-16"/>
          <w:w w:val="105"/>
        </w:rPr>
        <w:t xml:space="preserve"> </w:t>
      </w:r>
      <w:r>
        <w:rPr>
          <w:w w:val="105"/>
        </w:rPr>
        <w:t>for</w:t>
      </w:r>
      <w:r>
        <w:rPr>
          <w:spacing w:val="-15"/>
          <w:w w:val="105"/>
        </w:rPr>
        <w:t xml:space="preserve"> </w:t>
      </w:r>
      <w:r>
        <w:rPr>
          <w:w w:val="105"/>
        </w:rPr>
        <w:t>stable</w:t>
      </w:r>
      <w:r>
        <w:rPr>
          <w:spacing w:val="-16"/>
          <w:w w:val="105"/>
        </w:rPr>
        <w:t xml:space="preserve"> </w:t>
      </w:r>
      <w:r>
        <w:rPr>
          <w:w w:val="105"/>
        </w:rPr>
        <w:t>rank</w:t>
      </w:r>
      <w:r>
        <w:rPr>
          <w:spacing w:val="-16"/>
          <w:w w:val="105"/>
        </w:rPr>
        <w:t xml:space="preserve"> </w:t>
      </w:r>
      <w:r>
        <w:rPr>
          <w:w w:val="105"/>
        </w:rPr>
        <w:t>statistics</w:t>
      </w:r>
      <w:r>
        <w:rPr>
          <w:spacing w:val="-16"/>
          <w:w w:val="105"/>
        </w:rPr>
        <w:t xml:space="preserve"> </w:t>
      </w:r>
      <w:r>
        <w:rPr>
          <w:w w:val="105"/>
        </w:rPr>
        <w:t>(</w:t>
      </w:r>
      <w:r>
        <w:rPr>
          <w:i/>
          <w:w w:val="105"/>
        </w:rPr>
        <w:t>n</w:t>
      </w:r>
      <w:r>
        <w:rPr>
          <w:i/>
          <w:spacing w:val="-15"/>
          <w:w w:val="105"/>
        </w:rPr>
        <w:t xml:space="preserve"> </w:t>
      </w:r>
      <w:r>
        <w:rPr>
          <w:w w:val="105"/>
        </w:rPr>
        <w:t>=</w:t>
      </w:r>
      <w:r>
        <w:rPr>
          <w:spacing w:val="-16"/>
          <w:w w:val="105"/>
        </w:rPr>
        <w:t xml:space="preserve"> </w:t>
      </w:r>
      <w:r>
        <w:rPr>
          <w:w w:val="105"/>
        </w:rPr>
        <w:t>5</w:t>
      </w:r>
      <w:r>
        <w:rPr>
          <w:i/>
          <w:w w:val="105"/>
        </w:rPr>
        <w:t>,</w:t>
      </w:r>
      <w:r>
        <w:rPr>
          <w:w w:val="105"/>
        </w:rPr>
        <w:t>521;</w:t>
      </w:r>
      <w:r>
        <w:rPr>
          <w:spacing w:val="-16"/>
          <w:w w:val="105"/>
        </w:rPr>
        <w:t xml:space="preserve"> </w:t>
      </w:r>
      <w:r>
        <w:rPr>
          <w:w w:val="105"/>
        </w:rPr>
        <w:t>365,488</w:t>
      </w:r>
      <w:r>
        <w:rPr>
          <w:spacing w:val="-16"/>
          <w:w w:val="105"/>
        </w:rPr>
        <w:t xml:space="preserve"> </w:t>
      </w:r>
      <w:r>
        <w:rPr>
          <w:w w:val="105"/>
        </w:rPr>
        <w:t>decoded closes)</w:t>
      </w:r>
      <w:r>
        <w:rPr>
          <w:spacing w:val="-16"/>
          <w:w w:val="105"/>
        </w:rPr>
        <w:t xml:space="preserve"> </w:t>
      </w:r>
      <w:r>
        <w:rPr>
          <w:w w:val="105"/>
        </w:rPr>
        <w:t>but</w:t>
      </w:r>
      <w:r>
        <w:rPr>
          <w:spacing w:val="-16"/>
          <w:w w:val="105"/>
        </w:rPr>
        <w:t xml:space="preserve"> </w:t>
      </w:r>
      <w:r>
        <w:rPr>
          <w:w w:val="105"/>
        </w:rPr>
        <w:t>heterogeneous</w:t>
      </w:r>
      <w:r>
        <w:rPr>
          <w:spacing w:val="-16"/>
          <w:w w:val="105"/>
        </w:rPr>
        <w:t xml:space="preserve"> </w:t>
      </w:r>
      <w:r>
        <w:rPr>
          <w:w w:val="105"/>
        </w:rPr>
        <w:t>in</w:t>
      </w:r>
      <w:r>
        <w:rPr>
          <w:spacing w:val="-15"/>
          <w:w w:val="105"/>
        </w:rPr>
        <w:t xml:space="preserve"> </w:t>
      </w:r>
      <w:r>
        <w:rPr>
          <w:w w:val="105"/>
        </w:rPr>
        <w:t>trading</w:t>
      </w:r>
      <w:r>
        <w:rPr>
          <w:spacing w:val="-16"/>
          <w:w w:val="105"/>
        </w:rPr>
        <w:t xml:space="preserve"> </w:t>
      </w:r>
      <w:r>
        <w:rPr>
          <w:w w:val="105"/>
        </w:rPr>
        <w:t>intensity</w:t>
      </w:r>
      <w:r>
        <w:rPr>
          <w:spacing w:val="-16"/>
          <w:w w:val="105"/>
        </w:rPr>
        <w:t xml:space="preserve"> </w:t>
      </w:r>
      <w:r>
        <w:rPr>
          <w:w w:val="105"/>
        </w:rPr>
        <w:t>and</w:t>
      </w:r>
      <w:r>
        <w:rPr>
          <w:spacing w:val="-16"/>
          <w:w w:val="105"/>
        </w:rPr>
        <w:t xml:space="preserve"> </w:t>
      </w:r>
      <w:r>
        <w:rPr>
          <w:w w:val="105"/>
        </w:rPr>
        <w:t>outcomes.</w:t>
      </w:r>
      <w:r>
        <w:rPr>
          <w:spacing w:val="-15"/>
          <w:w w:val="105"/>
        </w:rPr>
        <w:t xml:space="preserve"> </w:t>
      </w:r>
      <w:r>
        <w:rPr>
          <w:w w:val="105"/>
        </w:rPr>
        <w:t>Second,</w:t>
      </w:r>
      <w:r>
        <w:rPr>
          <w:spacing w:val="-16"/>
          <w:w w:val="105"/>
        </w:rPr>
        <w:t xml:space="preserve"> </w:t>
      </w:r>
      <w:r>
        <w:rPr>
          <w:w w:val="105"/>
        </w:rPr>
        <w:t>endorsement</w:t>
      </w:r>
      <w:r>
        <w:rPr>
          <w:spacing w:val="-16"/>
          <w:w w:val="105"/>
        </w:rPr>
        <w:t xml:space="preserve"> </w:t>
      </w:r>
      <w:r>
        <w:rPr>
          <w:w w:val="105"/>
        </w:rPr>
        <w:t>and</w:t>
      </w:r>
      <w:r>
        <w:rPr>
          <w:spacing w:val="-16"/>
          <w:w w:val="105"/>
        </w:rPr>
        <w:t xml:space="preserve"> </w:t>
      </w:r>
      <w:r>
        <w:rPr>
          <w:w w:val="105"/>
        </w:rPr>
        <w:t xml:space="preserve">transfer </w:t>
      </w:r>
      <w:r>
        <w:rPr>
          <w:spacing w:val="-2"/>
          <w:w w:val="105"/>
        </w:rPr>
        <w:t>graphs</w:t>
      </w:r>
      <w:r>
        <w:rPr>
          <w:spacing w:val="-9"/>
          <w:w w:val="105"/>
        </w:rPr>
        <w:t xml:space="preserve"> </w:t>
      </w:r>
      <w:r>
        <w:rPr>
          <w:spacing w:val="-2"/>
          <w:w w:val="105"/>
        </w:rPr>
        <w:t>differ</w:t>
      </w:r>
      <w:r>
        <w:rPr>
          <w:spacing w:val="-9"/>
          <w:w w:val="105"/>
        </w:rPr>
        <w:t xml:space="preserve"> </w:t>
      </w:r>
      <w:r>
        <w:rPr>
          <w:spacing w:val="-2"/>
          <w:w w:val="105"/>
        </w:rPr>
        <w:t>by</w:t>
      </w:r>
      <w:r>
        <w:rPr>
          <w:spacing w:val="-9"/>
          <w:w w:val="105"/>
        </w:rPr>
        <w:t xml:space="preserve"> </w:t>
      </w:r>
      <w:r>
        <w:rPr>
          <w:spacing w:val="-2"/>
          <w:w w:val="105"/>
        </w:rPr>
        <w:t>nearly</w:t>
      </w:r>
      <w:r>
        <w:rPr>
          <w:spacing w:val="-9"/>
          <w:w w:val="105"/>
        </w:rPr>
        <w:t xml:space="preserve"> </w:t>
      </w:r>
      <w:r>
        <w:rPr>
          <w:spacing w:val="-2"/>
          <w:w w:val="105"/>
        </w:rPr>
        <w:t>an</w:t>
      </w:r>
      <w:r>
        <w:rPr>
          <w:spacing w:val="-9"/>
          <w:w w:val="105"/>
        </w:rPr>
        <w:t xml:space="preserve"> </w:t>
      </w:r>
      <w:r>
        <w:rPr>
          <w:spacing w:val="-2"/>
          <w:w w:val="105"/>
        </w:rPr>
        <w:t>order</w:t>
      </w:r>
      <w:r>
        <w:rPr>
          <w:spacing w:val="-9"/>
          <w:w w:val="105"/>
        </w:rPr>
        <w:t xml:space="preserve"> </w:t>
      </w:r>
      <w:r>
        <w:rPr>
          <w:spacing w:val="-2"/>
          <w:w w:val="105"/>
        </w:rPr>
        <w:t>of</w:t>
      </w:r>
      <w:r>
        <w:rPr>
          <w:spacing w:val="-9"/>
          <w:w w:val="105"/>
        </w:rPr>
        <w:t xml:space="preserve"> </w:t>
      </w:r>
      <w:r>
        <w:rPr>
          <w:spacing w:val="-2"/>
          <w:w w:val="105"/>
        </w:rPr>
        <w:t>magnitude</w:t>
      </w:r>
      <w:r>
        <w:rPr>
          <w:spacing w:val="-9"/>
          <w:w w:val="105"/>
        </w:rPr>
        <w:t xml:space="preserve"> </w:t>
      </w:r>
      <w:r>
        <w:rPr>
          <w:spacing w:val="-2"/>
          <w:w w:val="105"/>
        </w:rPr>
        <w:t>in</w:t>
      </w:r>
      <w:r>
        <w:rPr>
          <w:spacing w:val="-9"/>
          <w:w w:val="105"/>
        </w:rPr>
        <w:t xml:space="preserve"> </w:t>
      </w:r>
      <w:r>
        <w:rPr>
          <w:spacing w:val="-2"/>
          <w:w w:val="105"/>
        </w:rPr>
        <w:t>edge</w:t>
      </w:r>
      <w:r>
        <w:rPr>
          <w:spacing w:val="-9"/>
          <w:w w:val="105"/>
        </w:rPr>
        <w:t xml:space="preserve"> </w:t>
      </w:r>
      <w:r>
        <w:rPr>
          <w:spacing w:val="-2"/>
          <w:w w:val="105"/>
        </w:rPr>
        <w:t>count,</w:t>
      </w:r>
      <w:r>
        <w:rPr>
          <w:spacing w:val="-6"/>
          <w:w w:val="105"/>
        </w:rPr>
        <w:t xml:space="preserve"> </w:t>
      </w:r>
      <w:r>
        <w:rPr>
          <w:spacing w:val="-2"/>
          <w:w w:val="105"/>
        </w:rPr>
        <w:t>so</w:t>
      </w:r>
      <w:r>
        <w:rPr>
          <w:spacing w:val="-9"/>
          <w:w w:val="105"/>
        </w:rPr>
        <w:t xml:space="preserve"> </w:t>
      </w:r>
      <w:r>
        <w:rPr>
          <w:spacing w:val="-2"/>
          <w:w w:val="105"/>
        </w:rPr>
        <w:t>efficiency</w:t>
      </w:r>
      <w:r>
        <w:rPr>
          <w:spacing w:val="-9"/>
          <w:w w:val="105"/>
        </w:rPr>
        <w:t xml:space="preserve"> </w:t>
      </w:r>
      <w:r>
        <w:rPr>
          <w:spacing w:val="-2"/>
          <w:w w:val="105"/>
        </w:rPr>
        <w:t>and</w:t>
      </w:r>
      <w:r>
        <w:rPr>
          <w:spacing w:val="-9"/>
          <w:w w:val="105"/>
        </w:rPr>
        <w:t xml:space="preserve"> </w:t>
      </w:r>
      <w:r>
        <w:rPr>
          <w:spacing w:val="-2"/>
          <w:w w:val="105"/>
        </w:rPr>
        <w:t>alignment</w:t>
      </w:r>
      <w:r>
        <w:rPr>
          <w:spacing w:val="-9"/>
          <w:w w:val="105"/>
        </w:rPr>
        <w:t xml:space="preserve"> </w:t>
      </w:r>
      <w:r>
        <w:rPr>
          <w:spacing w:val="-2"/>
          <w:w w:val="105"/>
        </w:rPr>
        <w:t xml:space="preserve">claims </w:t>
      </w:r>
      <w:r>
        <w:t>must be evaluated jointly rather than in isolation.</w:t>
      </w:r>
      <w:r>
        <w:rPr>
          <w:spacing w:val="31"/>
        </w:rPr>
        <w:t xml:space="preserve"> </w:t>
      </w:r>
      <w:r>
        <w:t xml:space="preserve">Third, trading-outcome proxies are informative validation axes, not interchangeable substitutes for social-graph constructs; Section </w:t>
      </w:r>
      <w:hyperlink w:anchor="_bookmark112" w:history="1">
        <w:r>
          <w:t>4.7</w:t>
        </w:r>
      </w:hyperlink>
      <w:r>
        <w:t xml:space="preserve"> returns to this point when GF-PR inflates trading-family alignment through construct overlap.</w:t>
      </w:r>
    </w:p>
    <w:p w14:paraId="00DC208A" w14:textId="77777777" w:rsidR="00350CFB" w:rsidRDefault="00283FFF">
      <w:pPr>
        <w:pStyle w:val="a3"/>
        <w:spacing w:before="22" w:line="396" w:lineRule="auto"/>
        <w:ind w:left="282" w:right="524" w:hanging="9"/>
        <w:jc w:val="both"/>
      </w:pPr>
      <w:r>
        <w:t xml:space="preserve">A fourth constraint follows from the joint reading of Figures </w:t>
      </w:r>
      <w:hyperlink w:anchor="_bookmark87" w:history="1">
        <w:r>
          <w:t>4.1</w:t>
        </w:r>
      </w:hyperlink>
      <w:r>
        <w:t>–</w:t>
      </w:r>
      <w:hyperlink w:anchor="_bookmark89" w:history="1">
        <w:r>
          <w:t>4.3</w:t>
        </w:r>
      </w:hyperlink>
      <w:r>
        <w:t>.</w:t>
      </w:r>
      <w:r>
        <w:rPr>
          <w:spacing w:val="40"/>
        </w:rPr>
        <w:t xml:space="preserve"> </w:t>
      </w:r>
      <w:r>
        <w:t>Count-based and value-based</w:t>
      </w:r>
      <w:r>
        <w:rPr>
          <w:spacing w:val="-9"/>
        </w:rPr>
        <w:t xml:space="preserve"> </w:t>
      </w:r>
      <w:r>
        <w:t>proxies</w:t>
      </w:r>
      <w:r>
        <w:rPr>
          <w:spacing w:val="-9"/>
        </w:rPr>
        <w:t xml:space="preserve"> </w:t>
      </w:r>
      <w:r>
        <w:t>inherit</w:t>
      </w:r>
      <w:r>
        <w:rPr>
          <w:spacing w:val="-9"/>
        </w:rPr>
        <w:t xml:space="preserve"> </w:t>
      </w:r>
      <w:r>
        <w:t>the</w:t>
      </w:r>
      <w:r>
        <w:rPr>
          <w:spacing w:val="-9"/>
        </w:rPr>
        <w:t xml:space="preserve"> </w:t>
      </w:r>
      <w:r>
        <w:t>heavy-tailed</w:t>
      </w:r>
      <w:r>
        <w:rPr>
          <w:spacing w:val="-9"/>
        </w:rPr>
        <w:t xml:space="preserve"> </w:t>
      </w:r>
      <w:r>
        <w:t>activity</w:t>
      </w:r>
      <w:r>
        <w:rPr>
          <w:spacing w:val="-9"/>
        </w:rPr>
        <w:t xml:space="preserve"> </w:t>
      </w:r>
      <w:r>
        <w:t>structure</w:t>
      </w:r>
      <w:r>
        <w:rPr>
          <w:spacing w:val="-9"/>
        </w:rPr>
        <w:t xml:space="preserve"> </w:t>
      </w:r>
      <w:r>
        <w:t>of</w:t>
      </w:r>
      <w:r>
        <w:rPr>
          <w:spacing w:val="-9"/>
        </w:rPr>
        <w:t xml:space="preserve"> </w:t>
      </w:r>
      <w:r>
        <w:t>perpetual</w:t>
      </w:r>
      <w:r>
        <w:rPr>
          <w:spacing w:val="-9"/>
        </w:rPr>
        <w:t xml:space="preserve"> </w:t>
      </w:r>
      <w:r>
        <w:t>trading,</w:t>
      </w:r>
      <w:r>
        <w:rPr>
          <w:spacing w:val="-8"/>
        </w:rPr>
        <w:t xml:space="preserve"> </w:t>
      </w:r>
      <w:r>
        <w:t>so</w:t>
      </w:r>
      <w:r>
        <w:rPr>
          <w:spacing w:val="-9"/>
        </w:rPr>
        <w:t xml:space="preserve"> </w:t>
      </w:r>
      <w:r>
        <w:t>social</w:t>
      </w:r>
      <w:r>
        <w:rPr>
          <w:spacing w:val="-9"/>
        </w:rPr>
        <w:t xml:space="preserve"> </w:t>
      </w:r>
      <w:r>
        <w:t>methods</w:t>
      </w:r>
      <w:r>
        <w:rPr>
          <w:spacing w:val="-9"/>
        </w:rPr>
        <w:t xml:space="preserve"> </w:t>
      </w:r>
      <w:r>
        <w:t>that</w:t>
      </w:r>
    </w:p>
    <w:p w14:paraId="00DC208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08C" w14:textId="77777777" w:rsidR="00350CFB" w:rsidRDefault="00283FFF">
      <w:pPr>
        <w:pStyle w:val="a3"/>
        <w:spacing w:before="72" w:line="396" w:lineRule="auto"/>
        <w:ind w:left="282" w:right="557"/>
        <w:jc w:val="both"/>
      </w:pPr>
      <w:r>
        <w:t>correlate with activity—especially transfer activity—can appear to predict trading success partly because</w:t>
      </w:r>
      <w:r>
        <w:rPr>
          <w:spacing w:val="-4"/>
        </w:rPr>
        <w:t xml:space="preserve"> </w:t>
      </w:r>
      <w:r>
        <w:t>active</w:t>
      </w:r>
      <w:r>
        <w:rPr>
          <w:spacing w:val="-4"/>
        </w:rPr>
        <w:t xml:space="preserve"> </w:t>
      </w:r>
      <w:r>
        <w:t>wallets</w:t>
      </w:r>
      <w:r>
        <w:rPr>
          <w:spacing w:val="-4"/>
        </w:rPr>
        <w:t xml:space="preserve"> </w:t>
      </w:r>
      <w:r>
        <w:t>trade</w:t>
      </w:r>
      <w:r>
        <w:rPr>
          <w:spacing w:val="-4"/>
        </w:rPr>
        <w:t xml:space="preserve"> </w:t>
      </w:r>
      <w:r>
        <w:t>more</w:t>
      </w:r>
      <w:r>
        <w:rPr>
          <w:spacing w:val="-4"/>
        </w:rPr>
        <w:t xml:space="preserve"> </w:t>
      </w:r>
      <w:r>
        <w:t>often</w:t>
      </w:r>
      <w:r>
        <w:rPr>
          <w:spacing w:val="-4"/>
        </w:rPr>
        <w:t xml:space="preserve"> </w:t>
      </w:r>
      <w:r>
        <w:t>and</w:t>
      </w:r>
      <w:r>
        <w:rPr>
          <w:spacing w:val="-4"/>
        </w:rPr>
        <w:t xml:space="preserve"> </w:t>
      </w:r>
      <w:r>
        <w:t>accumulate</w:t>
      </w:r>
      <w:r>
        <w:rPr>
          <w:spacing w:val="-4"/>
        </w:rPr>
        <w:t xml:space="preserve"> </w:t>
      </w:r>
      <w:r>
        <w:t>more</w:t>
      </w:r>
      <w:r>
        <w:rPr>
          <w:spacing w:val="-4"/>
        </w:rPr>
        <w:t xml:space="preserve"> </w:t>
      </w:r>
      <w:r>
        <w:t>closes.</w:t>
      </w:r>
      <w:r>
        <w:rPr>
          <w:spacing w:val="18"/>
        </w:rPr>
        <w:t xml:space="preserve"> </w:t>
      </w:r>
      <w:r>
        <w:t>Rate-based</w:t>
      </w:r>
      <w:r>
        <w:rPr>
          <w:spacing w:val="-4"/>
        </w:rPr>
        <w:t xml:space="preserve"> </w:t>
      </w:r>
      <w:r>
        <w:t>proxies</w:t>
      </w:r>
      <w:r>
        <w:rPr>
          <w:spacing w:val="-4"/>
        </w:rPr>
        <w:t xml:space="preserve"> </w:t>
      </w:r>
      <w:r>
        <w:t>partially correct for this, but they also compress signal.</w:t>
      </w:r>
      <w:r>
        <w:rPr>
          <w:spacing w:val="40"/>
        </w:rPr>
        <w:t xml:space="preserve"> </w:t>
      </w:r>
      <w:r>
        <w:t xml:space="preserve">Throughout Section </w:t>
      </w:r>
      <w:hyperlink w:anchor="_bookmark103" w:history="1">
        <w:r>
          <w:t>4.5</w:t>
        </w:r>
      </w:hyperlink>
      <w:r>
        <w:t>, family means average across</w:t>
      </w:r>
      <w:r>
        <w:rPr>
          <w:spacing w:val="-13"/>
        </w:rPr>
        <w:t xml:space="preserve"> </w:t>
      </w:r>
      <w:r>
        <w:t>count-,</w:t>
      </w:r>
      <w:r>
        <w:rPr>
          <w:spacing w:val="-11"/>
        </w:rPr>
        <w:t xml:space="preserve"> </w:t>
      </w:r>
      <w:r>
        <w:t>value-,</w:t>
      </w:r>
      <w:r>
        <w:rPr>
          <w:spacing w:val="-11"/>
        </w:rPr>
        <w:t xml:space="preserve"> </w:t>
      </w:r>
      <w:r>
        <w:t>and</w:t>
      </w:r>
      <w:r>
        <w:rPr>
          <w:spacing w:val="-13"/>
        </w:rPr>
        <w:t xml:space="preserve"> </w:t>
      </w:r>
      <w:r>
        <w:t>rate-style</w:t>
      </w:r>
      <w:r>
        <w:rPr>
          <w:spacing w:val="-13"/>
        </w:rPr>
        <w:t xml:space="preserve"> </w:t>
      </w:r>
      <w:r>
        <w:t>proxies;</w:t>
      </w:r>
      <w:r>
        <w:rPr>
          <w:spacing w:val="-10"/>
        </w:rPr>
        <w:t xml:space="preserve"> </w:t>
      </w:r>
      <w:r>
        <w:t>readers</w:t>
      </w:r>
      <w:r>
        <w:rPr>
          <w:spacing w:val="-13"/>
        </w:rPr>
        <w:t xml:space="preserve"> </w:t>
      </w:r>
      <w:r>
        <w:t>should</w:t>
      </w:r>
      <w:r>
        <w:rPr>
          <w:spacing w:val="-13"/>
        </w:rPr>
        <w:t xml:space="preserve"> </w:t>
      </w:r>
      <w:r>
        <w:t>therefore</w:t>
      </w:r>
      <w:r>
        <w:rPr>
          <w:spacing w:val="-13"/>
        </w:rPr>
        <w:t xml:space="preserve"> </w:t>
      </w:r>
      <w:r>
        <w:t>inspect</w:t>
      </w:r>
      <w:r>
        <w:rPr>
          <w:spacing w:val="-13"/>
        </w:rPr>
        <w:t xml:space="preserve"> </w:t>
      </w:r>
      <w:r>
        <w:t>per-proxy</w:t>
      </w:r>
      <w:r>
        <w:rPr>
          <w:spacing w:val="-13"/>
        </w:rPr>
        <w:t xml:space="preserve"> </w:t>
      </w:r>
      <w:r>
        <w:t>rows</w:t>
      </w:r>
      <w:r>
        <w:rPr>
          <w:spacing w:val="-13"/>
        </w:rPr>
        <w:t xml:space="preserve"> </w:t>
      </w:r>
      <w:r>
        <w:t xml:space="preserve">when </w:t>
      </w:r>
      <w:bookmarkStart w:id="309" w:name="EndorseRank_vs._AWP_benchmark_(Claim_C1)"/>
      <w:bookmarkStart w:id="310" w:name="_bookmark90"/>
      <w:bookmarkEnd w:id="309"/>
      <w:bookmarkEnd w:id="310"/>
      <w:r>
        <w:t>adjudicating whether a method aligns with skill-like outcomes or with activity volume.</w:t>
      </w:r>
    </w:p>
    <w:p w14:paraId="00DC208D" w14:textId="77777777" w:rsidR="00350CFB" w:rsidRDefault="00350CFB">
      <w:pPr>
        <w:pStyle w:val="a3"/>
        <w:spacing w:before="164"/>
      </w:pPr>
    </w:p>
    <w:p w14:paraId="00DC208E" w14:textId="77777777" w:rsidR="00350CFB" w:rsidRDefault="00283FFF">
      <w:pPr>
        <w:pStyle w:val="2"/>
        <w:numPr>
          <w:ilvl w:val="1"/>
          <w:numId w:val="26"/>
        </w:numPr>
        <w:tabs>
          <w:tab w:val="left" w:pos="783"/>
        </w:tabs>
        <w:ind w:left="783" w:hanging="501"/>
      </w:pPr>
      <w:r>
        <w:t>Computational benchmark (Claim C1)</w:t>
      </w:r>
    </w:p>
    <w:p w14:paraId="00DC208F" w14:textId="77777777" w:rsidR="00350CFB" w:rsidRDefault="00350CFB">
      <w:pPr>
        <w:pStyle w:val="a3"/>
        <w:spacing w:before="24"/>
        <w:rPr>
          <w:b/>
          <w:sz w:val="28"/>
        </w:rPr>
      </w:pPr>
    </w:p>
    <w:p w14:paraId="00DC2090" w14:textId="77777777" w:rsidR="00350CFB" w:rsidRDefault="00283FFF">
      <w:pPr>
        <w:pStyle w:val="a3"/>
        <w:spacing w:line="396" w:lineRule="auto"/>
        <w:ind w:left="282" w:right="524"/>
        <w:jc w:val="both"/>
      </w:pPr>
      <w:r>
        <w:t>Claim C1 asserts that EndorseRank is computationally cheaper than AWP on identical inputs. Table 4.2 reports PageRank solve time, its standard deviation over the five timed repeats, peak memory during the warm-up solve, iterations to convergence and the size of each method’s evaluation subgraph on the matched cohort, following the timing protocol of Section 3.11.</w:t>
      </w:r>
    </w:p>
    <w:p w14:paraId="00DC2091" w14:textId="77777777" w:rsidR="00350CFB" w:rsidRDefault="00283FFF">
      <w:pPr>
        <w:pStyle w:val="a3"/>
        <w:spacing w:before="73"/>
        <w:ind w:left="1326"/>
        <w:jc w:val="both"/>
      </w:pPr>
      <w:bookmarkStart w:id="311" w:name="_bookmark91"/>
      <w:commentRangeStart w:id="312"/>
      <w:r>
        <w:t>Table 4.2: Computational benchmark on the matched wallet cohort (n = 5,521). Runtime = mean PageRank wall time over 5 timed solves after one untimed warm-up (SD in parentheses); peak memory via tracemalloc during the warm-up; |V| and |E| of each graph.</w:t>
      </w:r>
      <w:bookmarkEnd w:id="311"/>
      <w:commentRangeEnd w:id="312"/>
      <w:r>
        <w:rPr>
          <w:rStyle w:val="a5"/>
          <w:sz w:val="24"/>
          <w:szCs w:val="24"/>
        </w:rPr>
        <w:commentReference w:id="312"/>
      </w:r>
    </w:p>
    <w:p w14:paraId="00DC2092" w14:textId="77777777" w:rsidR="00350CFB" w:rsidRDefault="00350CFB">
      <w:pPr>
        <w:pStyle w:val="a3"/>
        <w:spacing w:before="13"/>
        <w:rPr>
          <w:sz w:val="20"/>
        </w:rPr>
      </w:pPr>
    </w:p>
    <w:tbl>
      <w:tblPr>
        <w:tblW w:w="0" w:type="auto"/>
        <w:tblInd w:w="2186" w:type="dxa"/>
        <w:tblLayout w:type="fixed"/>
        <w:tblCellMar>
          <w:left w:w="0" w:type="dxa"/>
          <w:right w:w="0" w:type="dxa"/>
        </w:tblCellMar>
        <w:tblLook w:val="01E0" w:firstRow="1" w:lastRow="1" w:firstColumn="1" w:lastColumn="1" w:noHBand="0" w:noVBand="0"/>
      </w:tblPr>
      <w:tblGrid>
        <w:gridCol w:w="1315"/>
        <w:gridCol w:w="1176"/>
        <w:gridCol w:w="1648"/>
        <w:gridCol w:w="630"/>
        <w:gridCol w:w="794"/>
      </w:tblGrid>
      <w:tr w:rsidR="00350CFB" w14:paraId="5A8301D7" w14:textId="77777777">
        <w:trPr>
          <w:trHeight w:val="381"/>
        </w:trPr>
        <w:tc>
          <w:tcPr>
            <w:tcW w:w="1315" w:type="dxa"/>
            <w:tcBorders>
              <w:top w:val="single" w:sz="8" w:space="0" w:color="000000"/>
              <w:bottom w:val="single" w:sz="6" w:space="0" w:color="000000"/>
            </w:tcBorders>
          </w:tcPr>
          <w:p w14:paraId="350A082F" w14:textId="77777777" w:rsidR="00350CFB" w:rsidRDefault="00283FFF">
            <w:pPr>
              <w:pStyle w:val="TableParagraph"/>
              <w:spacing w:before="53"/>
              <w:ind w:left="69"/>
              <w:jc w:val="left"/>
            </w:pPr>
            <w:r>
              <w:rPr>
                <w:spacing w:val="-2"/>
              </w:rPr>
              <w:t>Method</w:t>
            </w:r>
          </w:p>
        </w:tc>
        <w:tc>
          <w:tcPr>
            <w:tcW w:w="1176" w:type="dxa"/>
            <w:tcBorders>
              <w:top w:val="single" w:sz="8" w:space="0" w:color="000000"/>
              <w:bottom w:val="single" w:sz="6" w:space="0" w:color="000000"/>
            </w:tcBorders>
          </w:tcPr>
          <w:p w14:paraId="5CE8D348" w14:textId="77777777" w:rsidR="00350CFB" w:rsidRDefault="00283FFF">
            <w:pPr>
              <w:pStyle w:val="TableParagraph"/>
              <w:spacing w:before="53"/>
              <w:ind w:right="67"/>
              <w:jc w:val="right"/>
            </w:pPr>
            <w:r>
              <w:t>Runtime (s), mean (SD)</w:t>
            </w:r>
          </w:p>
        </w:tc>
        <w:tc>
          <w:tcPr>
            <w:tcW w:w="1648" w:type="dxa"/>
            <w:tcBorders>
              <w:top w:val="single" w:sz="8" w:space="0" w:color="000000"/>
              <w:bottom w:val="single" w:sz="6" w:space="0" w:color="000000"/>
            </w:tcBorders>
          </w:tcPr>
          <w:p w14:paraId="6AFE53AF" w14:textId="77777777" w:rsidR="00350CFB" w:rsidRDefault="00283FFF">
            <w:pPr>
              <w:pStyle w:val="TableParagraph"/>
              <w:spacing w:before="53"/>
              <w:ind w:right="67"/>
              <w:jc w:val="right"/>
            </w:pPr>
            <w:r>
              <w:t>Peak mem. (MB)</w:t>
            </w:r>
          </w:p>
        </w:tc>
        <w:tc>
          <w:tcPr>
            <w:tcW w:w="630" w:type="dxa"/>
            <w:tcBorders>
              <w:top w:val="single" w:sz="8" w:space="0" w:color="000000"/>
              <w:bottom w:val="single" w:sz="6" w:space="0" w:color="000000"/>
            </w:tcBorders>
          </w:tcPr>
          <w:p w14:paraId="39DD5B4F" w14:textId="77777777" w:rsidR="00350CFB" w:rsidRDefault="00283FFF">
            <w:pPr>
              <w:pStyle w:val="TableParagraph"/>
              <w:spacing w:before="53"/>
              <w:ind w:left="109" w:right="6"/>
            </w:pPr>
            <w:r>
              <w:t>Iters</w:t>
            </w:r>
          </w:p>
        </w:tc>
        <w:tc>
          <w:tcPr>
            <w:tcW w:w="794" w:type="dxa"/>
            <w:tcBorders>
              <w:top w:val="single" w:sz="8" w:space="0" w:color="000000"/>
              <w:bottom w:val="single" w:sz="6" w:space="0" w:color="000000"/>
            </w:tcBorders>
          </w:tcPr>
          <w:p w14:paraId="7C04AD8D" w14:textId="77777777" w:rsidR="00350CFB" w:rsidRDefault="00283FFF">
            <w:pPr>
              <w:pStyle w:val="TableParagraph"/>
              <w:spacing w:before="53"/>
              <w:ind w:left="122"/>
            </w:pPr>
            <w:r>
              <w:t>|E| (|V|)</w:t>
            </w:r>
          </w:p>
        </w:tc>
      </w:tr>
      <w:tr w:rsidR="00350CFB" w14:paraId="15228267" w14:textId="77777777">
        <w:trPr>
          <w:trHeight w:val="319"/>
        </w:trPr>
        <w:tc>
          <w:tcPr>
            <w:tcW w:w="1315" w:type="dxa"/>
            <w:tcBorders>
              <w:top w:val="single" w:sz="6" w:space="0" w:color="000000"/>
            </w:tcBorders>
          </w:tcPr>
          <w:p w14:paraId="6EEA8C9D" w14:textId="77777777" w:rsidR="00350CFB" w:rsidRDefault="00283FFF">
            <w:pPr>
              <w:pStyle w:val="TableParagraph"/>
              <w:spacing w:before="52" w:line="247" w:lineRule="exact"/>
              <w:ind w:left="69"/>
              <w:jc w:val="left"/>
            </w:pPr>
            <w:r>
              <w:rPr>
                <w:spacing w:val="-2"/>
              </w:rPr>
              <w:t>EndorseRank</w:t>
            </w:r>
          </w:p>
        </w:tc>
        <w:tc>
          <w:tcPr>
            <w:tcW w:w="1176" w:type="dxa"/>
            <w:tcBorders>
              <w:top w:val="single" w:sz="6" w:space="0" w:color="000000"/>
            </w:tcBorders>
          </w:tcPr>
          <w:p w14:paraId="37215860" w14:textId="77777777" w:rsidR="00350CFB" w:rsidRDefault="00283FFF">
            <w:pPr>
              <w:pStyle w:val="TableParagraph"/>
              <w:spacing w:before="52" w:line="247" w:lineRule="exact"/>
              <w:ind w:right="68"/>
              <w:jc w:val="right"/>
            </w:pPr>
            <w:r>
              <w:t>1.426 (0.277)</w:t>
            </w:r>
          </w:p>
        </w:tc>
        <w:tc>
          <w:tcPr>
            <w:tcW w:w="1648" w:type="dxa"/>
            <w:tcBorders>
              <w:top w:val="single" w:sz="6" w:space="0" w:color="000000"/>
            </w:tcBorders>
          </w:tcPr>
          <w:p w14:paraId="15481FBD" w14:textId="77777777" w:rsidR="00350CFB" w:rsidRDefault="00283FFF">
            <w:pPr>
              <w:pStyle w:val="TableParagraph"/>
              <w:spacing w:before="52" w:line="247" w:lineRule="exact"/>
              <w:ind w:right="67"/>
              <w:jc w:val="right"/>
            </w:pPr>
            <w:r>
              <w:t>4.6</w:t>
            </w:r>
          </w:p>
        </w:tc>
        <w:tc>
          <w:tcPr>
            <w:tcW w:w="630" w:type="dxa"/>
            <w:tcBorders>
              <w:top w:val="single" w:sz="6" w:space="0" w:color="000000"/>
            </w:tcBorders>
          </w:tcPr>
          <w:p w14:paraId="0AF6465E" w14:textId="77777777" w:rsidR="00350CFB" w:rsidRDefault="00283FFF">
            <w:pPr>
              <w:pStyle w:val="TableParagraph"/>
              <w:spacing w:before="52" w:line="247" w:lineRule="exact"/>
              <w:ind w:left="109"/>
            </w:pPr>
            <w:r>
              <w:t>37</w:t>
            </w:r>
          </w:p>
        </w:tc>
        <w:tc>
          <w:tcPr>
            <w:tcW w:w="794" w:type="dxa"/>
            <w:tcBorders>
              <w:top w:val="single" w:sz="6" w:space="0" w:color="000000"/>
            </w:tcBorders>
          </w:tcPr>
          <w:p w14:paraId="24F63A2C" w14:textId="77777777" w:rsidR="00350CFB" w:rsidRDefault="00283FFF">
            <w:pPr>
              <w:pStyle w:val="TableParagraph"/>
              <w:spacing w:before="52" w:line="247" w:lineRule="exact"/>
              <w:ind w:left="122" w:right="13"/>
            </w:pPr>
            <w:r>
              <w:t>14727 (6442)</w:t>
            </w:r>
          </w:p>
        </w:tc>
      </w:tr>
      <w:tr w:rsidR="00350CFB" w14:paraId="00DC20A4" w14:textId="77777777">
        <w:trPr>
          <w:trHeight w:val="270"/>
        </w:trPr>
        <w:tc>
          <w:tcPr>
            <w:tcW w:w="1315" w:type="dxa"/>
          </w:tcPr>
          <w:p w14:paraId="00DC209F" w14:textId="77777777" w:rsidR="00350CFB" w:rsidRDefault="00283FFF">
            <w:pPr>
              <w:pStyle w:val="TableParagraph"/>
              <w:spacing w:line="247" w:lineRule="exact"/>
              <w:ind w:left="69"/>
              <w:jc w:val="left"/>
            </w:pPr>
            <w:r>
              <w:rPr>
                <w:spacing w:val="-5"/>
              </w:rPr>
              <w:t>AWP</w:t>
            </w:r>
          </w:p>
        </w:tc>
        <w:tc>
          <w:tcPr>
            <w:tcW w:w="1176" w:type="dxa"/>
          </w:tcPr>
          <w:p w14:paraId="00DC20A0" w14:textId="77777777" w:rsidR="00350CFB" w:rsidRDefault="00283FFF">
            <w:pPr>
              <w:pStyle w:val="TableParagraph"/>
              <w:spacing w:line="247" w:lineRule="exact"/>
              <w:ind w:right="68"/>
              <w:jc w:val="right"/>
            </w:pPr>
            <w:r>
              <w:t>11.253 (1.541)</w:t>
            </w:r>
          </w:p>
        </w:tc>
        <w:tc>
          <w:tcPr>
            <w:tcW w:w="1648" w:type="dxa"/>
          </w:tcPr>
          <w:p w14:paraId="00DC20A1" w14:textId="77777777" w:rsidR="00350CFB" w:rsidRDefault="00283FFF">
            <w:pPr>
              <w:pStyle w:val="TableParagraph"/>
              <w:spacing w:line="247" w:lineRule="exact"/>
              <w:ind w:right="67"/>
              <w:jc w:val="right"/>
            </w:pPr>
            <w:r>
              <w:t>38.2</w:t>
            </w:r>
          </w:p>
        </w:tc>
        <w:tc>
          <w:tcPr>
            <w:tcW w:w="630" w:type="dxa"/>
          </w:tcPr>
          <w:p w14:paraId="00DC20A2" w14:textId="77777777" w:rsidR="00350CFB" w:rsidRDefault="00283FFF">
            <w:pPr>
              <w:pStyle w:val="TableParagraph"/>
              <w:spacing w:line="247" w:lineRule="exact"/>
            </w:pPr>
            <w:r>
              <w:t>100</w:t>
            </w:r>
          </w:p>
        </w:tc>
        <w:tc>
          <w:tcPr>
            <w:tcW w:w="794" w:type="dxa"/>
          </w:tcPr>
          <w:p w14:paraId="00DC20A3" w14:textId="77777777" w:rsidR="00350CFB" w:rsidRDefault="00283FFF">
            <w:pPr>
              <w:pStyle w:val="TableParagraph"/>
              <w:spacing w:line="247" w:lineRule="exact"/>
            </w:pPr>
            <w:r>
              <w:t>137087 (30791)</w:t>
            </w:r>
          </w:p>
        </w:tc>
      </w:tr>
    </w:tbl>
    <w:p w14:paraId="00DC20AB" w14:textId="77777777" w:rsidR="00350CFB" w:rsidRDefault="00350CFB">
      <w:pPr>
        <w:pStyle w:val="a3"/>
        <w:spacing w:before="175"/>
      </w:pPr>
    </w:p>
    <w:p w14:paraId="00DC20AC" w14:textId="77777777" w:rsidR="00350CFB" w:rsidRDefault="00283FFF">
      <w:pPr>
        <w:pStyle w:val="a3"/>
        <w:spacing w:before="1"/>
        <w:ind w:left="282"/>
        <w:jc w:val="both"/>
      </w:pPr>
      <w:commentRangeStart w:id="313"/>
      <w:commentRangeStart w:id="314"/>
      <w:commentRangeStart w:id="315"/>
      <w:r>
        <w:t>Three mechanisms account for the runtime ratio in the table. First, both parts of the timed solve—assembling the sparse transition operator from the edge list and each power-iteration step—are linear in |E| (Appendix 8.3.3), and the endorsement graph has about one ninth of the transfer graph’s edges. Second, EndorseRank converges in roughly a third of the iterations AWP needs; the transfer operator, with its long-tailed decayed weights, mixes more slowly. Third, peak memory follows |E| as well, since adjacency, weight and residual buffers scale with the edge list. The standard deviations show that run-to-run noise is an order of magnitude smaller than the gap between methods.</w:t>
      </w:r>
    </w:p>
    <w:p w14:paraId="00DC20AD" w14:textId="77777777" w:rsidR="00350CFB" w:rsidRDefault="00283FFF">
      <w:pPr>
        <w:pStyle w:val="a3"/>
        <w:spacing w:before="39" w:line="456" w:lineRule="exact"/>
        <w:ind w:left="276" w:right="522" w:firstLine="5"/>
        <w:jc w:val="both"/>
      </w:pPr>
      <w:r>
        <w:t>Two remarks bound the claim. The benchmark times the solver call on pre-built edge lists; end-to-end refresh cost includes extraction, decoding and edge-list construction, which are shared or partially shared across methods and are not part of C1. And “faster” is not “better”: the runtime result acquires meaning only when paired with the alignment results of Sections 4.3–4.4, which is why Claim C4 combines the two.</w:t>
      </w:r>
      <w:commentRangeEnd w:id="314"/>
      <w:r>
        <w:rPr>
          <w:rStyle w:val="a5"/>
          <w:sz w:val="24"/>
          <w:szCs w:val="24"/>
        </w:rPr>
        <w:commentReference w:id="314"/>
      </w:r>
      <w:commentRangeEnd w:id="315"/>
      <w:r w:rsidR="002149DF">
        <w:rPr>
          <w:rStyle w:val="a5"/>
          <w:sz w:val="24"/>
          <w:szCs w:val="24"/>
        </w:rPr>
        <w:commentReference w:id="315"/>
      </w:r>
    </w:p>
    <w:p w14:paraId="00DC20AE" w14:textId="77777777" w:rsidR="00350CFB" w:rsidRDefault="00283FFF">
      <w:pPr>
        <w:pStyle w:val="a3"/>
        <w:spacing w:before="4"/>
        <w:rPr>
          <w:sz w:val="12"/>
        </w:rPr>
      </w:pPr>
      <w:r>
        <w:rPr>
          <w:noProof/>
          <w:sz w:val="12"/>
        </w:rPr>
        <mc:AlternateContent>
          <mc:Choice Requires="wps">
            <w:drawing>
              <wp:anchor distT="0" distB="0" distL="0" distR="0" simplePos="0" relativeHeight="487630848" behindDoc="1" locked="0" layoutInCell="1" allowOverlap="1" wp14:anchorId="00DC2780" wp14:editId="00DC2781">
                <wp:simplePos x="0" y="0"/>
                <wp:positionH relativeFrom="page">
                  <wp:posOffset>809244</wp:posOffset>
                </wp:positionH>
                <wp:positionV relativeFrom="paragraph">
                  <wp:posOffset>105960</wp:posOffset>
                </wp:positionV>
                <wp:extent cx="2376805" cy="1270"/>
                <wp:effectExtent l="0" t="0" r="0" b="0"/>
                <wp:wrapTopAndBottom/>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805" cy="1270"/>
                        </a:xfrm>
                        <a:custGeom>
                          <a:avLst/>
                          <a:gdLst/>
                          <a:ahLst/>
                          <a:cxnLst/>
                          <a:rect l="l" t="t" r="r" b="b"/>
                          <a:pathLst>
                            <a:path w="2376805">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701804" id="Graphic 507" o:spid="_x0000_s1026" style="position:absolute;margin-left:63.7pt;margin-top:8.35pt;width:187.1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2376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" path="m,l2376563,e" filled="f" strokeweight=".14056mm">
                <v:path arrowok="t"/>
                <w10:wrap type="topAndBottom" anchorx="page"/>
              </v:shape>
            </w:pict>
          </mc:Fallback>
        </mc:AlternateContent>
      </w:r>
    </w:p>
    <w:p w14:paraId="00DC20AF" w14:textId="77777777" w:rsidR="00350CFB" w:rsidRDefault="00350CFB">
      <w:pPr>
        <w:spacing w:before="32" w:line="249" w:lineRule="auto"/>
        <w:ind w:left="362" w:right="530" w:hanging="80"/>
        <w:jc w:val="both"/>
        <w:rPr>
          <w:sz w:val="20"/>
        </w:rPr>
      </w:pPr>
      <w:bookmarkStart w:id="316" w:name="_bookmark92"/>
      <w:bookmarkEnd w:id="316"/>
    </w:p>
    <w:p w14:paraId="00DC20B0" w14:textId="77777777" w:rsidR="00350CFB" w:rsidRDefault="00350CFB">
      <w:pPr>
        <w:spacing w:line="249" w:lineRule="auto"/>
        <w:jc w:val="both"/>
        <w:rPr>
          <w:sz w:val="20"/>
        </w:rPr>
        <w:sectPr w:rsidR="00350CFB">
          <w:pgSz w:w="11910" w:h="16840"/>
          <w:pgMar w:top="1840" w:right="708" w:bottom="2300" w:left="992" w:header="0" w:footer="2115" w:gutter="0"/>
          <w:cols w:space="720"/>
        </w:sectPr>
      </w:pPr>
    </w:p>
    <w:p w14:paraId="00DC20B6" w14:textId="77777777" w:rsidR="00350CFB" w:rsidRDefault="00283FFF">
      <w:pPr>
        <w:pStyle w:val="a3"/>
        <w:spacing w:before="16" w:line="396" w:lineRule="auto"/>
        <w:ind w:left="282" w:right="524"/>
        <w:jc w:val="both"/>
      </w:pPr>
      <w:bookmarkStart w:id="317" w:name="Runtime_scaling_on_the_expanded_wallet_p"/>
      <w:bookmarkEnd w:id="317"/>
      <w:commentRangeEnd w:id="313"/>
      <w:r>
        <w:rPr>
          <w:rStyle w:val="a5"/>
          <w:sz w:val="24"/>
          <w:szCs w:val="24"/>
        </w:rPr>
        <w:commentReference w:id="313"/>
      </w:r>
    </w:p>
    <w:p w14:paraId="00DC20B7" w14:textId="77777777" w:rsidR="00350CFB" w:rsidRDefault="00350CFB">
      <w:pPr>
        <w:pStyle w:val="a3"/>
        <w:spacing w:before="12"/>
      </w:pPr>
    </w:p>
    <w:p w14:paraId="00DC20B8" w14:textId="77777777" w:rsidR="00350CFB" w:rsidRDefault="00283FFF">
      <w:pPr>
        <w:pStyle w:val="3"/>
        <w:numPr>
          <w:ilvl w:val="2"/>
          <w:numId w:val="26"/>
        </w:numPr>
        <w:tabs>
          <w:tab w:val="left" w:pos="879"/>
        </w:tabs>
        <w:ind w:left="879" w:hanging="597"/>
        <w:jc w:val="both"/>
      </w:pPr>
      <w:r>
        <w:t>Node-count sensitivity on the expanded pool</w:t>
      </w:r>
    </w:p>
    <w:p w14:paraId="00DC20B9" w14:textId="77777777" w:rsidR="00350CFB" w:rsidRDefault="00283FFF">
      <w:pPr>
        <w:pStyle w:val="a3"/>
        <w:spacing w:before="182" w:line="456" w:lineRule="exact"/>
        <w:ind w:left="273" w:right="523" w:firstLine="1"/>
        <w:jc w:val="both"/>
      </w:pPr>
      <w:r>
        <w:t>Table 4.3 reports runtime at three staged node counts drawn from the expanded pool by deterministic SHA256 subsampling, together with the per-stage |V| and |E| of each method’s subgraph. In-cohort stages (n ≤ 5,521) are given in Appendix 8.1 (Table 8.1).</w:t>
      </w:r>
    </w:p>
    <w:p w14:paraId="00DC20BA" w14:textId="77777777" w:rsidR="00350CFB" w:rsidRDefault="00283FFF">
      <w:pPr>
        <w:pStyle w:val="a3"/>
        <w:spacing w:before="78"/>
        <w:ind w:left="273"/>
        <w:jc w:val="both"/>
      </w:pPr>
      <w:commentRangeStart w:id="318"/>
      <w:commentRangeStart w:id="319"/>
      <w:commentRangeEnd w:id="318"/>
      <w:r>
        <w:rPr>
          <w:rStyle w:val="a5"/>
          <w:sz w:val="24"/>
          <w:szCs w:val="24"/>
        </w:rPr>
        <w:commentReference w:id="318"/>
      </w:r>
      <w:commentRangeEnd w:id="319"/>
      <w:r w:rsidR="002149DF">
        <w:rPr>
          <w:rStyle w:val="a5"/>
          <w:sz w:val="24"/>
          <w:szCs w:val="24"/>
        </w:rPr>
        <w:commentReference w:id="319"/>
      </w:r>
    </w:p>
    <w:p w14:paraId="00DC20BB" w14:textId="77777777" w:rsidR="00350CFB" w:rsidRDefault="00350CFB">
      <w:pPr>
        <w:pStyle w:val="a3"/>
        <w:jc w:val="both"/>
        <w:sectPr w:rsidR="00350CFB">
          <w:pgSz w:w="11910" w:h="16840"/>
          <w:pgMar w:top="1840" w:right="708" w:bottom="2300" w:left="992" w:header="0" w:footer="2115" w:gutter="0"/>
          <w:cols w:space="720"/>
        </w:sectPr>
      </w:pPr>
    </w:p>
    <w:p w14:paraId="00DC20BC" w14:textId="77777777" w:rsidR="00350CFB" w:rsidRDefault="00283FFF">
      <w:pPr>
        <w:pStyle w:val="a3"/>
        <w:spacing w:before="99" w:line="235" w:lineRule="auto"/>
        <w:ind w:left="282" w:right="564" w:hanging="8"/>
      </w:pPr>
      <w:bookmarkStart w:id="320" w:name="_bookmark93"/>
      <w:commentRangeStart w:id="321"/>
      <w:r>
        <w:t>Table 4.3: Node-count sensitivity of runtime on the expanded wallet pool (N = 99,080; SHA256 seed benchmark-tier2-v1). Stages subsample the extraction wallet set; ER speedup = AWP/ER runtime ratio. Supplemental pool addresses have no extracted edges, so |E| grows only up to the cohort graph.</w:t>
      </w:r>
      <w:bookmarkEnd w:id="320"/>
    </w:p>
    <w:p w14:paraId="00DC20BD" w14:textId="77777777" w:rsidR="00350CFB" w:rsidRDefault="00283FFF">
      <w:pPr>
        <w:pStyle w:val="a3"/>
        <w:spacing w:before="4"/>
        <w:rPr>
          <w:sz w:val="17"/>
        </w:rPr>
      </w:pPr>
      <w:r>
        <w:rPr>
          <w:noProof/>
          <w:sz w:val="17"/>
        </w:rPr>
        <mc:AlternateContent>
          <mc:Choice Requires="wps">
            <w:drawing>
              <wp:anchor distT="0" distB="0" distL="0" distR="0" simplePos="0" relativeHeight="487631360" behindDoc="1" locked="0" layoutInCell="1" allowOverlap="1" wp14:anchorId="00DC2782" wp14:editId="00DC2783">
                <wp:simplePos x="0" y="0"/>
                <wp:positionH relativeFrom="page">
                  <wp:posOffset>2226043</wp:posOffset>
                </wp:positionH>
                <wp:positionV relativeFrom="paragraph">
                  <wp:posOffset>142134</wp:posOffset>
                </wp:positionV>
                <wp:extent cx="3108325" cy="1270"/>
                <wp:effectExtent l="0" t="0" r="0" b="0"/>
                <wp:wrapTopAndBottom/>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325" cy="1270"/>
                        </a:xfrm>
                        <a:custGeom>
                          <a:avLst/>
                          <a:gdLst/>
                          <a:ahLst/>
                          <a:cxnLst/>
                          <a:rect l="l" t="t" r="r" b="b"/>
                          <a:pathLst>
                            <a:path w="3108325">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FA3AF" id="Graphic 508" o:spid="_x0000_s1026" style="position:absolute;margin-left:175.3pt;margin-top:11.2pt;width:244.7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310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" path="m,l3107918,e" filled="f" strokeweight=".33739mm">
                <v:path arrowok="t"/>
                <w10:wrap type="topAndBottom" anchorx="page"/>
              </v:shape>
            </w:pict>
          </mc:Fallback>
        </mc:AlternateContent>
      </w:r>
    </w:p>
    <w:p w14:paraId="00DC20BE" w14:textId="77777777" w:rsidR="00350CFB" w:rsidRDefault="00283FFF">
      <w:pPr>
        <w:tabs>
          <w:tab w:val="left" w:pos="3340"/>
          <w:tab w:val="left" w:pos="4123"/>
          <w:tab w:val="left" w:pos="5062"/>
          <w:tab w:val="left" w:pos="5945"/>
          <w:tab w:val="left" w:pos="6792"/>
        </w:tabs>
        <w:spacing w:line="247" w:lineRule="auto"/>
        <w:ind w:left="2583" w:right="2865" w:firstLine="414"/>
      </w:pPr>
      <w:r>
        <w:t>n | ER (s) | AWP (s) | Speedup | ER |V| | ER |E| | AWP |V| | AWP |E|</w:t>
      </w:r>
    </w:p>
    <w:p w14:paraId="00DC20BF" w14:textId="77777777" w:rsidR="00350CFB" w:rsidRDefault="00283FFF">
      <w:pPr>
        <w:tabs>
          <w:tab w:val="left" w:pos="3340"/>
          <w:tab w:val="left" w:pos="4123"/>
          <w:tab w:val="left" w:pos="5171"/>
          <w:tab w:val="left" w:pos="5836"/>
          <w:tab w:val="left" w:pos="6683"/>
        </w:tabs>
        <w:spacing w:line="260" w:lineRule="exact"/>
        <w:ind w:left="2583"/>
      </w:pPr>
      <w:r>
        <w:t>10,000 | 0.130 | 1.365 | 10.5× | 1,296 | 2,055 | 8,489 | 26,732</w:t>
      </w:r>
    </w:p>
    <w:p w14:paraId="727BD6F2" w14:textId="77777777" w:rsidR="00420150" w:rsidRDefault="00041D3C">
      <w:pPr>
        <w:tabs>
          <w:tab w:val="left" w:pos="3340"/>
          <w:tab w:val="left" w:pos="4123"/>
          <w:tab w:val="left" w:pos="5062"/>
          <w:tab w:val="left" w:pos="5945"/>
          <w:tab w:val="left" w:pos="6792"/>
        </w:tabs>
        <w:spacing w:line="247" w:lineRule="auto"/>
        <w:ind w:left="2583" w:right="2865" w:firstLine="414"/>
      </w:pPr>
      <w:r>
        <w:t>50,000 | 0.752 | 6.638 | 8.8× | 4,440 | 9,190 | 19,990 | 92,887</w:t>
      </w:r>
    </w:p>
    <w:p w14:paraId="13F1FC21" w14:textId="77777777" w:rsidR="00420150" w:rsidRDefault="00041D3C">
      <w:pPr>
        <w:tabs>
          <w:tab w:val="left" w:pos="3340"/>
          <w:tab w:val="left" w:pos="4123"/>
          <w:tab w:val="left" w:pos="5062"/>
          <w:tab w:val="left" w:pos="5945"/>
          <w:tab w:val="left" w:pos="6792"/>
        </w:tabs>
        <w:spacing w:line="247" w:lineRule="auto"/>
        <w:ind w:left="2583" w:right="2865" w:firstLine="414"/>
      </w:pPr>
      <w:r>
        <w:t>99,080 | 1.426 | 11.253 | 7.9× | 6,442 | 14,727 | 30,791 | 137,087</w:t>
      </w:r>
      <w:commentRangeEnd w:id="321"/>
      <w:r>
        <w:rPr>
          <w:rStyle w:val="a5"/>
          <w:sz w:val="22"/>
          <w:szCs w:val="22"/>
        </w:rPr>
        <w:commentReference w:id="321"/>
      </w:r>
    </w:p>
    <w:p w14:paraId="00DC20C0" w14:textId="77777777" w:rsidR="00350CFB" w:rsidRDefault="00283FFF">
      <w:pPr>
        <w:pStyle w:val="a3"/>
        <w:spacing w:before="273" w:line="456" w:lineRule="exact"/>
        <w:ind w:left="282" w:right="522"/>
        <w:jc w:val="both"/>
      </w:pPr>
      <w:commentRangeStart w:id="322"/>
      <w:commentRangeStart w:id="323"/>
      <w:commentRangeStart w:id="324"/>
      <w:r>
        <w:t>Two features of the table need to be read together with Section 3.12.1. First, the full-pool row is numerically identical to the matched-cohort row of Table 4.2. This is not a copy: the supplemental addresses have no extracted approval or transfer logs, so the induced subgraph at N = 99,080 contains exactly the cohort edges, and the timing protocol times each distinct graph once per session and reuses that measurement wherever the same graph is tabulated. The same measurement therefore appears in the d = 0.85 row of Table 4.4. Second, |E| is not monotone in n across stages, because each stage is the subgraph induced by whichever wallets the hash order selects; the n = 10,000 stage happens to select comparatively few cohort wallets and hence few edges. What the table supports is a bounded statement: across stages whose edge counts vary by a factor of five to seven, the AWP/EndorseRank runtime ratio stays within roughly 8–10× and EndorseRank remains in the sub-two-second regime. It does not show how either method scales when the edge count itself grows with the address population, since the second-tier extraction that would have supplied those edges did not complete.</w:t>
      </w:r>
      <w:commentRangeEnd w:id="323"/>
      <w:r>
        <w:rPr>
          <w:rStyle w:val="a5"/>
          <w:sz w:val="24"/>
          <w:szCs w:val="24"/>
        </w:rPr>
        <w:commentReference w:id="323"/>
      </w:r>
      <w:commentRangeEnd w:id="324"/>
      <w:r w:rsidR="002149DF">
        <w:rPr>
          <w:rStyle w:val="a5"/>
          <w:sz w:val="24"/>
          <w:szCs w:val="24"/>
        </w:rPr>
        <w:commentReference w:id="324"/>
      </w:r>
    </w:p>
    <w:p w14:paraId="00DC20C1" w14:textId="77777777" w:rsidR="00350CFB" w:rsidRDefault="00283FFF">
      <w:pPr>
        <w:pStyle w:val="a3"/>
        <w:spacing w:before="157" w:line="396" w:lineRule="auto"/>
        <w:ind w:left="282" w:right="560"/>
        <w:jc w:val="both"/>
      </w:pPr>
      <w:r>
        <w:t>Figure 4.4 plots the in-cohort and pool stages on a common log axis.</w:t>
      </w:r>
    </w:p>
    <w:p w14:paraId="00DC20C4" w14:textId="77777777" w:rsidR="00350CFB" w:rsidRDefault="00350CFB">
      <w:pPr>
        <w:pStyle w:val="a3"/>
        <w:spacing w:line="396" w:lineRule="auto"/>
        <w:jc w:val="both"/>
        <w:sectPr w:rsidR="00350CFB">
          <w:pgSz w:w="11910" w:h="16840"/>
          <w:pgMar w:top="1780" w:right="708" w:bottom="2300" w:left="992" w:header="0" w:footer="2115" w:gutter="0"/>
          <w:cols w:space="720"/>
        </w:sectPr>
      </w:pPr>
    </w:p>
    <w:p w14:paraId="00DC20C5" w14:textId="77777777" w:rsidR="00350CFB" w:rsidRDefault="00350CFB">
      <w:pPr>
        <w:pStyle w:val="a3"/>
        <w:rPr>
          <w:sz w:val="20"/>
        </w:rPr>
      </w:pPr>
    </w:p>
    <w:p w14:paraId="00DC20C6" w14:textId="77777777" w:rsidR="00350CFB" w:rsidRDefault="00350CFB">
      <w:pPr>
        <w:pStyle w:val="a3"/>
        <w:rPr>
          <w:sz w:val="20"/>
        </w:rPr>
      </w:pPr>
    </w:p>
    <w:p w14:paraId="00DC20C7" w14:textId="77777777" w:rsidR="00350CFB" w:rsidRDefault="00350CFB">
      <w:pPr>
        <w:pStyle w:val="a3"/>
        <w:rPr>
          <w:sz w:val="20"/>
        </w:rPr>
      </w:pPr>
    </w:p>
    <w:p w14:paraId="00DC20C8" w14:textId="77777777" w:rsidR="00350CFB" w:rsidRDefault="00350CFB">
      <w:pPr>
        <w:pStyle w:val="a3"/>
        <w:rPr>
          <w:sz w:val="20"/>
        </w:rPr>
      </w:pPr>
    </w:p>
    <w:p w14:paraId="00DC20C9" w14:textId="77777777" w:rsidR="00350CFB" w:rsidRDefault="00350CFB">
      <w:pPr>
        <w:pStyle w:val="a3"/>
        <w:rPr>
          <w:sz w:val="20"/>
        </w:rPr>
      </w:pPr>
    </w:p>
    <w:p w14:paraId="00DC20CA" w14:textId="77777777" w:rsidR="00350CFB" w:rsidRDefault="00350CFB">
      <w:pPr>
        <w:pStyle w:val="a3"/>
        <w:rPr>
          <w:sz w:val="20"/>
        </w:rPr>
      </w:pPr>
    </w:p>
    <w:p w14:paraId="00DC20CB" w14:textId="77777777" w:rsidR="00350CFB" w:rsidRDefault="00350CFB">
      <w:pPr>
        <w:pStyle w:val="a3"/>
        <w:rPr>
          <w:sz w:val="20"/>
        </w:rPr>
      </w:pPr>
    </w:p>
    <w:p w14:paraId="00DC20CC" w14:textId="77777777" w:rsidR="00350CFB" w:rsidRDefault="00350CFB">
      <w:pPr>
        <w:pStyle w:val="a3"/>
        <w:rPr>
          <w:sz w:val="20"/>
        </w:rPr>
      </w:pPr>
    </w:p>
    <w:p w14:paraId="00DC20CD" w14:textId="77777777" w:rsidR="00350CFB" w:rsidRDefault="00350CFB">
      <w:pPr>
        <w:pStyle w:val="a3"/>
        <w:rPr>
          <w:sz w:val="20"/>
        </w:rPr>
      </w:pPr>
    </w:p>
    <w:p w14:paraId="00DC20CE" w14:textId="77777777" w:rsidR="00350CFB" w:rsidRDefault="00350CFB">
      <w:pPr>
        <w:pStyle w:val="a3"/>
        <w:spacing w:before="20"/>
        <w:rPr>
          <w:sz w:val="20"/>
        </w:rPr>
      </w:pPr>
    </w:p>
    <w:p w14:paraId="00DC20CF" w14:textId="77777777" w:rsidR="00350CFB" w:rsidRDefault="00350CFB">
      <w:pPr>
        <w:pStyle w:val="a3"/>
        <w:rPr>
          <w:sz w:val="20"/>
        </w:rPr>
        <w:sectPr w:rsidR="00350CFB">
          <w:pgSz w:w="11910" w:h="16840"/>
          <w:pgMar w:top="1920" w:right="708" w:bottom="2300" w:left="992" w:header="0" w:footer="2115" w:gutter="0"/>
          <w:cols w:space="720"/>
        </w:sectPr>
      </w:pPr>
    </w:p>
    <w:p w14:paraId="00DC20D0" w14:textId="77777777" w:rsidR="00350CFB" w:rsidRDefault="00350CFB">
      <w:pPr>
        <w:spacing w:before="42" w:line="271" w:lineRule="auto"/>
        <w:ind w:left="2115"/>
        <w:rPr>
          <w:rFonts w:ascii="Arial"/>
          <w:position w:val="2"/>
          <w:sz w:val="20"/>
        </w:rPr>
      </w:pPr>
      <w:bookmarkStart w:id="325" w:name="_bookmark94"/>
      <w:bookmarkEnd w:id="325"/>
    </w:p>
    <w:p w14:paraId="00DC20D1" w14:textId="77777777" w:rsidR="00350CFB" w:rsidRDefault="00350CFB">
      <w:pPr>
        <w:spacing w:before="42" w:line="271" w:lineRule="auto"/>
        <w:ind w:left="313" w:right="1835"/>
        <w:rPr>
          <w:rFonts w:ascii="Arial"/>
          <w:position w:val="2"/>
          <w:sz w:val="20"/>
        </w:rPr>
      </w:pPr>
    </w:p>
    <w:p w14:paraId="00DC20D2" w14:textId="77777777" w:rsidR="00350CFB" w:rsidRDefault="00350CFB">
      <w:pPr>
        <w:spacing w:line="271" w:lineRule="auto"/>
        <w:rPr>
          <w:rFonts w:ascii="Arial"/>
          <w:position w:val="2"/>
          <w:sz w:val="20"/>
        </w:rPr>
        <w:sectPr w:rsidR="00350CFB">
          <w:type w:val="continuous"/>
          <w:pgSz w:w="11910" w:h="16840"/>
          <w:pgMar w:top="1920" w:right="708" w:bottom="280" w:left="992" w:header="0" w:footer="2115" w:gutter="0"/>
          <w:cols w:num="2" w:space="720" w:equalWidth="0">
            <w:col w:w="4818" w:space="40"/>
            <w:col w:w="5352"/>
          </w:cols>
        </w:sectPr>
      </w:pPr>
    </w:p>
    <w:p w14:paraId="00DC20D3" w14:textId="77777777" w:rsidR="00350CFB" w:rsidRDefault="00350CFB">
      <w:pPr>
        <w:pStyle w:val="a3"/>
        <w:rPr>
          <w:rFonts w:ascii="Arial"/>
          <w:sz w:val="22"/>
        </w:rPr>
      </w:pPr>
    </w:p>
    <w:p w14:paraId="00DC20D4" w14:textId="77777777" w:rsidR="00350CFB" w:rsidRDefault="00350CFB">
      <w:pPr>
        <w:pStyle w:val="a3"/>
        <w:spacing w:before="57"/>
        <w:rPr>
          <w:rFonts w:ascii="Arial"/>
          <w:sz w:val="22"/>
        </w:rPr>
      </w:pPr>
    </w:p>
    <w:p w14:paraId="00DC20D5" w14:textId="77777777" w:rsidR="00350CFB" w:rsidRDefault="00350CFB">
      <w:pPr>
        <w:ind w:left="1235"/>
        <w:rPr>
          <w:rFonts w:ascii="Arial"/>
          <w:sz w:val="25"/>
        </w:rPr>
      </w:pPr>
    </w:p>
    <w:p w14:paraId="00DC20D6" w14:textId="77777777" w:rsidR="00350CFB" w:rsidRDefault="00350CFB">
      <w:pPr>
        <w:pStyle w:val="a3"/>
        <w:rPr>
          <w:rFonts w:ascii="Arial"/>
          <w:sz w:val="22"/>
        </w:rPr>
      </w:pPr>
    </w:p>
    <w:p w14:paraId="00DC20D7" w14:textId="77777777" w:rsidR="00350CFB" w:rsidRDefault="00350CFB">
      <w:pPr>
        <w:pStyle w:val="a3"/>
        <w:spacing w:before="213"/>
        <w:rPr>
          <w:rFonts w:ascii="Arial"/>
          <w:sz w:val="22"/>
        </w:rPr>
      </w:pPr>
    </w:p>
    <w:commentRangeEnd w:id="322"/>
    <w:p w14:paraId="00DC20D8" w14:textId="77777777" w:rsidR="00350CFB" w:rsidRDefault="00283FFF">
      <w:pPr>
        <w:ind w:left="1235"/>
        <w:rPr>
          <w:rFonts w:ascii="Arial"/>
          <w:sz w:val="25"/>
        </w:rPr>
      </w:pPr>
      <w:r>
        <w:rPr>
          <w:rStyle w:val="a5"/>
          <w:rFonts w:ascii="Arial"/>
          <w:sz w:val="25"/>
          <w:szCs w:val="22"/>
        </w:rPr>
        <w:commentReference w:id="322"/>
      </w:r>
    </w:p>
    <w:p w14:paraId="00DC20D9" w14:textId="77777777" w:rsidR="00350CFB" w:rsidRDefault="00350CFB">
      <w:pPr>
        <w:pStyle w:val="a3"/>
        <w:rPr>
          <w:rFonts w:ascii="Arial"/>
          <w:sz w:val="22"/>
        </w:rPr>
      </w:pPr>
    </w:p>
    <w:p w14:paraId="00DC20DA" w14:textId="77777777" w:rsidR="00350CFB" w:rsidRDefault="00350CFB">
      <w:pPr>
        <w:pStyle w:val="a3"/>
        <w:spacing w:before="212"/>
        <w:rPr>
          <w:rFonts w:ascii="Arial"/>
          <w:sz w:val="22"/>
        </w:rPr>
      </w:pPr>
    </w:p>
    <w:p w14:paraId="00DC20DC" w14:textId="77777777" w:rsidR="00350CFB" w:rsidRDefault="00350CFB">
      <w:pPr>
        <w:pStyle w:val="a3"/>
        <w:rPr>
          <w:rFonts w:ascii="Arial"/>
          <w:sz w:val="22"/>
        </w:rPr>
      </w:pPr>
    </w:p>
    <w:p w14:paraId="00DC20DD" w14:textId="77777777" w:rsidR="00350CFB" w:rsidRDefault="00350CFB">
      <w:pPr>
        <w:pStyle w:val="a3"/>
        <w:spacing w:before="212"/>
        <w:rPr>
          <w:rFonts w:ascii="Arial"/>
          <w:sz w:val="22"/>
        </w:rPr>
      </w:pPr>
    </w:p>
    <w:p w14:paraId="00DC20DF" w14:textId="77777777" w:rsidR="00350CFB" w:rsidRDefault="00350CFB">
      <w:pPr>
        <w:pStyle w:val="a3"/>
        <w:rPr>
          <w:rFonts w:ascii="Arial"/>
          <w:sz w:val="22"/>
        </w:rPr>
      </w:pPr>
    </w:p>
    <w:p w14:paraId="00DC20E0" w14:textId="77777777" w:rsidR="00350CFB" w:rsidRDefault="00350CFB">
      <w:pPr>
        <w:pStyle w:val="a3"/>
        <w:spacing w:before="212"/>
        <w:rPr>
          <w:rFonts w:ascii="Arial"/>
          <w:sz w:val="22"/>
        </w:rPr>
      </w:pPr>
    </w:p>
    <w:p w14:paraId="00DC20E4" w14:textId="77777777" w:rsidR="00350CFB" w:rsidRDefault="00350CFB">
      <w:pPr>
        <w:pStyle w:val="a3"/>
        <w:spacing w:before="144"/>
        <w:rPr>
          <w:rFonts w:ascii="Arial"/>
        </w:rPr>
      </w:pPr>
    </w:p>
    <w:p w14:paraId="00DC20E5" w14:textId="77777777" w:rsidR="00350CFB" w:rsidRDefault="00283FFF">
      <w:pPr>
        <w:pStyle w:val="a3"/>
        <w:spacing w:line="175" w:lineRule="auto"/>
        <w:ind w:left="276" w:right="548" w:firstLine="5"/>
        <w:jc w:val="both"/>
      </w:pPr>
      <w:commentRangeStart w:id="326"/>
      <w:r>
        <w:t>Figure 4.4: PageRank wall-clock runtime versus number of sampled wallets (log x-axis). Solid lines: in-cohort stages (n ≤ 5,521, Table 8.1). Dashed lines: expanded-pool stages (N = 99,080, Table 4.3). Pool stages add addresses without adding extracted edges, so the rightmost pool point coincides with the full matched cohort.</w:t>
      </w:r>
      <w:commentRangeEnd w:id="326"/>
      <w:r>
        <w:rPr>
          <w:rStyle w:val="a5"/>
          <w:sz w:val="24"/>
          <w:szCs w:val="24"/>
        </w:rPr>
        <w:commentReference w:id="326"/>
      </w:r>
    </w:p>
    <w:p w14:paraId="00DC20E6" w14:textId="77777777" w:rsidR="00350CFB" w:rsidRDefault="00350CFB">
      <w:pPr>
        <w:pStyle w:val="a3"/>
        <w:spacing w:line="175" w:lineRule="auto"/>
        <w:jc w:val="both"/>
        <w:sectPr w:rsidR="00350CFB">
          <w:type w:val="continuous"/>
          <w:pgSz w:w="11910" w:h="16840"/>
          <w:pgMar w:top="1920" w:right="708" w:bottom="280" w:left="992" w:header="0" w:footer="2115" w:gutter="0"/>
          <w:cols w:space="720"/>
        </w:sectPr>
      </w:pPr>
    </w:p>
    <w:p w14:paraId="00DC20E7" w14:textId="77777777" w:rsidR="00350CFB" w:rsidRDefault="00283FFF">
      <w:pPr>
        <w:pStyle w:val="a3"/>
        <w:spacing w:before="72" w:line="396" w:lineRule="auto"/>
        <w:ind w:left="273" w:right="524" w:firstLine="8"/>
        <w:jc w:val="both"/>
      </w:pPr>
      <w:r>
        <w:t>pair the runtime results with alignment results:</w:t>
      </w:r>
      <w:r>
        <w:rPr>
          <w:spacing w:val="35"/>
        </w:rPr>
        <w:t xml:space="preserve"> </w:t>
      </w:r>
      <w:r>
        <w:t>EndorseRank is not merely cheaper; it is cheaper while</w:t>
      </w:r>
      <w:r>
        <w:rPr>
          <w:spacing w:val="-1"/>
        </w:rPr>
        <w:t xml:space="preserve"> </w:t>
      </w:r>
      <w:r>
        <w:t>preserving</w:t>
      </w:r>
      <w:r>
        <w:rPr>
          <w:spacing w:val="-1"/>
        </w:rPr>
        <w:t xml:space="preserve"> </w:t>
      </w:r>
      <w:r>
        <w:t>credible</w:t>
      </w:r>
      <w:r>
        <w:rPr>
          <w:spacing w:val="-1"/>
        </w:rPr>
        <w:t xml:space="preserve"> </w:t>
      </w:r>
      <w:r>
        <w:t>primary-construct</w:t>
      </w:r>
      <w:r>
        <w:rPr>
          <w:spacing w:val="-1"/>
        </w:rPr>
        <w:t xml:space="preserve"> </w:t>
      </w:r>
      <w:r>
        <w:t>allowance</w:t>
      </w:r>
      <w:r>
        <w:rPr>
          <w:spacing w:val="-1"/>
        </w:rPr>
        <w:t xml:space="preserve"> </w:t>
      </w:r>
      <w:r>
        <w:t>alignment</w:t>
      </w:r>
      <w:r>
        <w:rPr>
          <w:spacing w:val="-1"/>
        </w:rPr>
        <w:t xml:space="preserve"> </w:t>
      </w:r>
      <w:r>
        <w:t>(</w:t>
      </w:r>
      <w:r>
        <w:rPr>
          <w:i/>
        </w:rPr>
        <w:t>τ</w:t>
      </w:r>
      <w:r>
        <w:rPr>
          <w:i/>
          <w:spacing w:val="32"/>
        </w:rPr>
        <w:t xml:space="preserve"> </w:t>
      </w:r>
      <w:r>
        <w:t>= 0</w:t>
      </w:r>
      <w:r>
        <w:rPr>
          <w:i/>
        </w:rPr>
        <w:t>.</w:t>
      </w:r>
      <w:r>
        <w:t>355)</w:t>
      </w:r>
      <w:r>
        <w:rPr>
          <w:spacing w:val="-1"/>
        </w:rPr>
        <w:t xml:space="preserve"> </w:t>
      </w:r>
      <w:r>
        <w:t>and</w:t>
      </w:r>
      <w:r>
        <w:rPr>
          <w:spacing w:val="-1"/>
        </w:rPr>
        <w:t xml:space="preserve"> </w:t>
      </w:r>
      <w:r>
        <w:t>moderate</w:t>
      </w:r>
      <w:r>
        <w:rPr>
          <w:spacing w:val="-1"/>
        </w:rPr>
        <w:t xml:space="preserve"> </w:t>
      </w:r>
      <w:r>
        <w:t>trans-fer alignment.</w:t>
      </w:r>
      <w:r>
        <w:rPr>
          <w:spacing w:val="31"/>
        </w:rPr>
        <w:t xml:space="preserve"> </w:t>
      </w:r>
      <w:r>
        <w:t xml:space="preserve">Protocols that need transfer-hub detection above all else may still prefer AWP and </w:t>
      </w:r>
      <w:r>
        <w:rPr>
          <w:w w:val="105"/>
        </w:rPr>
        <w:t>pay</w:t>
      </w:r>
      <w:r>
        <w:rPr>
          <w:spacing w:val="-16"/>
          <w:w w:val="105"/>
        </w:rPr>
        <w:t xml:space="preserve"> </w:t>
      </w:r>
      <w:r>
        <w:rPr>
          <w:w w:val="105"/>
        </w:rPr>
        <w:t>the</w:t>
      </w:r>
      <w:r>
        <w:rPr>
          <w:spacing w:val="-16"/>
          <w:w w:val="105"/>
        </w:rPr>
        <w:t xml:space="preserve"> </w:t>
      </w:r>
      <w:r>
        <w:rPr>
          <w:w w:val="105"/>
        </w:rPr>
        <w:t>runtime</w:t>
      </w:r>
      <w:r>
        <w:rPr>
          <w:spacing w:val="-15"/>
          <w:w w:val="105"/>
        </w:rPr>
        <w:t xml:space="preserve"> </w:t>
      </w:r>
      <w:r>
        <w:rPr>
          <w:w w:val="105"/>
        </w:rPr>
        <w:t>premium;</w:t>
      </w:r>
      <w:r>
        <w:rPr>
          <w:spacing w:val="-9"/>
          <w:w w:val="105"/>
        </w:rPr>
        <w:t xml:space="preserve"> </w:t>
      </w:r>
      <w:r>
        <w:rPr>
          <w:w w:val="105"/>
        </w:rPr>
        <w:t>protocols</w:t>
      </w:r>
      <w:r>
        <w:rPr>
          <w:spacing w:val="-16"/>
          <w:w w:val="105"/>
        </w:rPr>
        <w:t xml:space="preserve"> </w:t>
      </w:r>
      <w:r>
        <w:rPr>
          <w:w w:val="105"/>
        </w:rPr>
        <w:t>that</w:t>
      </w:r>
      <w:r>
        <w:rPr>
          <w:spacing w:val="-16"/>
          <w:w w:val="105"/>
        </w:rPr>
        <w:t xml:space="preserve"> </w:t>
      </w:r>
      <w:r>
        <w:rPr>
          <w:w w:val="105"/>
        </w:rPr>
        <w:t>need</w:t>
      </w:r>
      <w:r>
        <w:rPr>
          <w:spacing w:val="-15"/>
          <w:w w:val="105"/>
        </w:rPr>
        <w:t xml:space="preserve"> </w:t>
      </w:r>
      <w:r>
        <w:rPr>
          <w:w w:val="105"/>
        </w:rPr>
        <w:t>authorization-aware</w:t>
      </w:r>
      <w:r>
        <w:rPr>
          <w:spacing w:val="-16"/>
          <w:w w:val="105"/>
        </w:rPr>
        <w:t xml:space="preserve"> </w:t>
      </w:r>
      <w:r>
        <w:rPr>
          <w:w w:val="105"/>
        </w:rPr>
        <w:t>scores</w:t>
      </w:r>
      <w:r>
        <w:rPr>
          <w:spacing w:val="-16"/>
          <w:w w:val="105"/>
        </w:rPr>
        <w:t xml:space="preserve"> </w:t>
      </w:r>
      <w:r>
        <w:rPr>
          <w:w w:val="105"/>
        </w:rPr>
        <w:t>at</w:t>
      </w:r>
      <w:r>
        <w:rPr>
          <w:spacing w:val="-15"/>
          <w:w w:val="105"/>
        </w:rPr>
        <w:t xml:space="preserve"> </w:t>
      </w:r>
      <w:r>
        <w:rPr>
          <w:w w:val="105"/>
        </w:rPr>
        <w:t>low</w:t>
      </w:r>
      <w:r>
        <w:rPr>
          <w:spacing w:val="-16"/>
          <w:w w:val="105"/>
        </w:rPr>
        <w:t xml:space="preserve"> </w:t>
      </w:r>
      <w:r>
        <w:rPr>
          <w:w w:val="105"/>
        </w:rPr>
        <w:t>latency</w:t>
      </w:r>
      <w:r>
        <w:rPr>
          <w:spacing w:val="-16"/>
          <w:w w:val="105"/>
        </w:rPr>
        <w:t xml:space="preserve"> </w:t>
      </w:r>
      <w:r>
        <w:rPr>
          <w:w w:val="105"/>
        </w:rPr>
        <w:t>have</w:t>
      </w:r>
      <w:r>
        <w:rPr>
          <w:spacing w:val="-15"/>
          <w:w w:val="105"/>
        </w:rPr>
        <w:t xml:space="preserve"> </w:t>
      </w:r>
      <w:r>
        <w:rPr>
          <w:w w:val="105"/>
        </w:rPr>
        <w:t xml:space="preserve">a </w:t>
      </w:r>
      <w:bookmarkStart w:id="327" w:name="Robustness_checks"/>
      <w:bookmarkStart w:id="328" w:name="_bookmark95"/>
      <w:bookmarkEnd w:id="327"/>
      <w:bookmarkEnd w:id="328"/>
      <w:r>
        <w:rPr>
          <w:w w:val="105"/>
        </w:rPr>
        <w:t>clear</w:t>
      </w:r>
      <w:r>
        <w:rPr>
          <w:spacing w:val="-16"/>
          <w:w w:val="105"/>
        </w:rPr>
        <w:t xml:space="preserve"> </w:t>
      </w:r>
      <w:r>
        <w:rPr>
          <w:w w:val="105"/>
        </w:rPr>
        <w:t>efficiency</w:t>
      </w:r>
      <w:r>
        <w:rPr>
          <w:spacing w:val="-16"/>
          <w:w w:val="105"/>
        </w:rPr>
        <w:t xml:space="preserve"> </w:t>
      </w:r>
      <w:r>
        <w:rPr>
          <w:w w:val="105"/>
        </w:rPr>
        <w:t>rationale</w:t>
      </w:r>
      <w:r>
        <w:rPr>
          <w:spacing w:val="-16"/>
          <w:w w:val="105"/>
        </w:rPr>
        <w:t xml:space="preserve"> </w:t>
      </w:r>
      <w:r>
        <w:rPr>
          <w:w w:val="105"/>
        </w:rPr>
        <w:t>for</w:t>
      </w:r>
      <w:r>
        <w:rPr>
          <w:spacing w:val="-15"/>
          <w:w w:val="105"/>
        </w:rPr>
        <w:t xml:space="preserve"> </w:t>
      </w:r>
      <w:r>
        <w:rPr>
          <w:w w:val="105"/>
        </w:rPr>
        <w:t>EndorseRank.</w:t>
      </w:r>
    </w:p>
    <w:p w14:paraId="00DC20E8" w14:textId="77777777" w:rsidR="00350CFB" w:rsidRDefault="00350CFB">
      <w:pPr>
        <w:pStyle w:val="a3"/>
        <w:spacing w:before="164"/>
      </w:pPr>
    </w:p>
    <w:p w14:paraId="00DC20E9" w14:textId="77777777" w:rsidR="00350CFB" w:rsidRDefault="00283FFF">
      <w:pPr>
        <w:pStyle w:val="2"/>
        <w:numPr>
          <w:ilvl w:val="1"/>
          <w:numId w:val="26"/>
        </w:numPr>
        <w:tabs>
          <w:tab w:val="left" w:pos="783"/>
        </w:tabs>
        <w:ind w:left="783" w:hanging="501"/>
      </w:pPr>
      <w:r>
        <w:t>Robustness and sensitivity checks</w:t>
      </w:r>
    </w:p>
    <w:p w14:paraId="00DC20EA" w14:textId="77777777" w:rsidR="00350CFB" w:rsidRDefault="00350CFB">
      <w:pPr>
        <w:pStyle w:val="a3"/>
        <w:spacing w:before="24"/>
        <w:rPr>
          <w:b/>
          <w:sz w:val="28"/>
        </w:rPr>
      </w:pPr>
    </w:p>
    <w:p w14:paraId="00DC20EB" w14:textId="77777777" w:rsidR="00350CFB" w:rsidRDefault="00283FFF">
      <w:pPr>
        <w:pStyle w:val="a3"/>
        <w:spacing w:line="396" w:lineRule="auto"/>
        <w:ind w:left="282" w:right="534"/>
        <w:jc w:val="both"/>
      </w:pPr>
      <w:bookmarkStart w:id="329" w:name="Damping_sensitivity"/>
      <w:r>
        <w:t>The results above would be of limited use if they depended on a single damping value, a single token mix or a single sample definition. Three checks follow. The first two are robustness checks in the strict sense: the sample is held fixed and a parameter or the token universe is perturbed. The third is a sensitivity analysis: the sample definition itself is changed, and the coefficients are expected to move.</w:t>
      </w:r>
      <w:bookmarkEnd w:id="329"/>
    </w:p>
    <w:p w14:paraId="00DC20EC" w14:textId="77777777" w:rsidR="00350CFB" w:rsidRDefault="00350CFB">
      <w:pPr>
        <w:pStyle w:val="a3"/>
        <w:spacing w:before="9"/>
      </w:pPr>
    </w:p>
    <w:p w14:paraId="00DC20ED" w14:textId="77777777" w:rsidR="00350CFB" w:rsidRDefault="00283FFF">
      <w:pPr>
        <w:pStyle w:val="3"/>
        <w:numPr>
          <w:ilvl w:val="2"/>
          <w:numId w:val="26"/>
        </w:numPr>
        <w:tabs>
          <w:tab w:val="left" w:pos="879"/>
        </w:tabs>
        <w:ind w:left="879" w:hanging="597"/>
      </w:pPr>
      <w:r>
        <w:t>Damping</w:t>
      </w:r>
      <w:r>
        <w:rPr>
          <w:spacing w:val="-11"/>
        </w:rPr>
        <w:t xml:space="preserve"> </w:t>
      </w:r>
      <w:r>
        <w:rPr>
          <w:spacing w:val="-2"/>
        </w:rPr>
        <w:t>sensitivity</w:t>
      </w:r>
    </w:p>
    <w:p w14:paraId="00DC20F0" w14:textId="77777777" w:rsidR="00350CFB" w:rsidRDefault="00283FFF">
      <w:pPr>
        <w:pStyle w:val="a3"/>
        <w:spacing w:before="166" w:line="206" w:lineRule="auto"/>
        <w:ind w:left="282" w:hanging="8"/>
      </w:pPr>
      <w:bookmarkStart w:id="330" w:name="_bookmark96"/>
      <w:commentRangeStart w:id="331"/>
      <w:r>
        <w:t>Table 4.4: Sensitivity of family-mean Kendall τ and runtime to PageRank damping d ∈ {0.75, 0.85, 0.95} on the matched wallet cohort (n = 5,521). Runtime = mean of 5 timed solves after one warm-up; the d = 0.85 row is the same measurement as Table 4.2.</w:t>
      </w:r>
      <w:bookmarkEnd w:id="330"/>
      <w:commentRangeEnd w:id="331"/>
      <w:r>
        <w:rPr>
          <w:rStyle w:val="a5"/>
          <w:sz w:val="24"/>
          <w:szCs w:val="24"/>
        </w:rPr>
        <w:commentReference w:id="331"/>
      </w:r>
    </w:p>
    <w:p w14:paraId="00DC20F1" w14:textId="77777777" w:rsidR="00350CFB" w:rsidRDefault="00350CFB">
      <w:pPr>
        <w:pStyle w:val="a3"/>
        <w:spacing w:before="19"/>
        <w:rPr>
          <w:sz w:val="20"/>
        </w:rPr>
      </w:pPr>
    </w:p>
    <w:tbl>
      <w:tblPr>
        <w:tblW w:w="0" w:type="auto"/>
        <w:tblInd w:w="2327" w:type="dxa"/>
        <w:tblLayout w:type="fixed"/>
        <w:tblCellMar>
          <w:left w:w="0" w:type="dxa"/>
          <w:right w:w="0" w:type="dxa"/>
        </w:tblCellMar>
        <w:tblLook w:val="01E0" w:firstRow="1" w:lastRow="1" w:firstColumn="1" w:lastColumn="1" w:noHBand="0" w:noVBand="0"/>
      </w:tblPr>
      <w:tblGrid>
        <w:gridCol w:w="521"/>
        <w:gridCol w:w="745"/>
        <w:gridCol w:w="933"/>
        <w:gridCol w:w="648"/>
        <w:gridCol w:w="836"/>
        <w:gridCol w:w="702"/>
        <w:gridCol w:w="891"/>
      </w:tblGrid>
      <w:tr w:rsidR="00350CFB" w14:paraId="00DC20F9" w14:textId="77777777">
        <w:trPr>
          <w:trHeight w:val="381"/>
        </w:trPr>
        <w:tc>
          <w:tcPr>
            <w:tcW w:w="521" w:type="dxa"/>
            <w:tcBorders>
              <w:top w:val="single" w:sz="8" w:space="0" w:color="000000"/>
              <w:bottom w:val="single" w:sz="6" w:space="0" w:color="000000"/>
            </w:tcBorders>
          </w:tcPr>
          <w:p w14:paraId="00DC20F2" w14:textId="77777777" w:rsidR="00350CFB" w:rsidRDefault="00283FFF">
            <w:pPr>
              <w:pStyle w:val="TableParagraph"/>
              <w:spacing w:before="53"/>
              <w:ind w:right="67"/>
              <w:jc w:val="right"/>
              <w:rPr>
                <w:i/>
              </w:rPr>
            </w:pPr>
            <w:r>
              <w:rPr>
                <w:i/>
                <w:spacing w:val="-10"/>
                <w:w w:val="105"/>
              </w:rPr>
              <w:t>d</w:t>
            </w:r>
          </w:p>
        </w:tc>
        <w:tc>
          <w:tcPr>
            <w:tcW w:w="745" w:type="dxa"/>
            <w:tcBorders>
              <w:top w:val="single" w:sz="8" w:space="0" w:color="000000"/>
              <w:bottom w:val="single" w:sz="6" w:space="0" w:color="000000"/>
            </w:tcBorders>
          </w:tcPr>
          <w:p w14:paraId="00DC20F3" w14:textId="77777777" w:rsidR="00350CFB" w:rsidRDefault="00283FFF">
            <w:pPr>
              <w:pStyle w:val="TableParagraph"/>
              <w:spacing w:before="53"/>
              <w:ind w:left="1"/>
            </w:pPr>
            <w:r>
              <w:t>ER</w:t>
            </w:r>
            <w:r>
              <w:rPr>
                <w:spacing w:val="-4"/>
              </w:rPr>
              <w:t xml:space="preserve"> all.</w:t>
            </w:r>
          </w:p>
        </w:tc>
        <w:tc>
          <w:tcPr>
            <w:tcW w:w="933" w:type="dxa"/>
            <w:tcBorders>
              <w:top w:val="single" w:sz="8" w:space="0" w:color="000000"/>
              <w:bottom w:val="single" w:sz="6" w:space="0" w:color="000000"/>
            </w:tcBorders>
          </w:tcPr>
          <w:p w14:paraId="00DC20F4" w14:textId="77777777" w:rsidR="00350CFB" w:rsidRDefault="00283FFF">
            <w:pPr>
              <w:pStyle w:val="TableParagraph"/>
              <w:spacing w:before="53"/>
              <w:ind w:left="2"/>
            </w:pPr>
            <w:r>
              <w:rPr>
                <w:spacing w:val="-7"/>
              </w:rPr>
              <w:t>AWP</w:t>
            </w:r>
            <w:r>
              <w:rPr>
                <w:spacing w:val="-4"/>
              </w:rPr>
              <w:t xml:space="preserve"> all.</w:t>
            </w:r>
          </w:p>
        </w:tc>
        <w:tc>
          <w:tcPr>
            <w:tcW w:w="648" w:type="dxa"/>
            <w:tcBorders>
              <w:top w:val="single" w:sz="8" w:space="0" w:color="000000"/>
              <w:bottom w:val="single" w:sz="6" w:space="0" w:color="000000"/>
            </w:tcBorders>
          </w:tcPr>
          <w:p w14:paraId="00DC20F5" w14:textId="77777777" w:rsidR="00350CFB" w:rsidRDefault="00283FFF">
            <w:pPr>
              <w:pStyle w:val="TableParagraph"/>
              <w:spacing w:before="53"/>
              <w:ind w:left="3"/>
            </w:pPr>
            <w:r>
              <w:t>ER</w:t>
            </w:r>
            <w:r>
              <w:rPr>
                <w:spacing w:val="-4"/>
              </w:rPr>
              <w:t xml:space="preserve"> </w:t>
            </w:r>
            <w:r>
              <w:rPr>
                <w:spacing w:val="-5"/>
              </w:rPr>
              <w:t>tr.</w:t>
            </w:r>
          </w:p>
        </w:tc>
        <w:tc>
          <w:tcPr>
            <w:tcW w:w="836" w:type="dxa"/>
            <w:tcBorders>
              <w:top w:val="single" w:sz="8" w:space="0" w:color="000000"/>
              <w:bottom w:val="single" w:sz="6" w:space="0" w:color="000000"/>
            </w:tcBorders>
          </w:tcPr>
          <w:p w14:paraId="00DC20F6" w14:textId="77777777" w:rsidR="00350CFB" w:rsidRDefault="00283FFF">
            <w:pPr>
              <w:pStyle w:val="TableParagraph"/>
              <w:spacing w:before="53"/>
              <w:ind w:left="5"/>
            </w:pPr>
            <w:r>
              <w:rPr>
                <w:spacing w:val="-7"/>
              </w:rPr>
              <w:t>AWP</w:t>
            </w:r>
            <w:r>
              <w:rPr>
                <w:spacing w:val="-4"/>
              </w:rPr>
              <w:t xml:space="preserve"> </w:t>
            </w:r>
            <w:r>
              <w:rPr>
                <w:spacing w:val="-5"/>
              </w:rPr>
              <w:t>tr.</w:t>
            </w:r>
          </w:p>
        </w:tc>
        <w:tc>
          <w:tcPr>
            <w:tcW w:w="702" w:type="dxa"/>
            <w:tcBorders>
              <w:top w:val="single" w:sz="8" w:space="0" w:color="000000"/>
              <w:bottom w:val="single" w:sz="6" w:space="0" w:color="000000"/>
            </w:tcBorders>
          </w:tcPr>
          <w:p w14:paraId="00DC20F7" w14:textId="77777777" w:rsidR="00350CFB" w:rsidRDefault="00283FFF">
            <w:pPr>
              <w:pStyle w:val="TableParagraph"/>
              <w:spacing w:before="53"/>
              <w:ind w:left="8" w:right="1"/>
            </w:pPr>
            <w:r>
              <w:t>ER</w:t>
            </w:r>
            <w:r>
              <w:rPr>
                <w:spacing w:val="-4"/>
              </w:rPr>
              <w:t xml:space="preserve"> </w:t>
            </w:r>
            <w:r>
              <w:rPr>
                <w:spacing w:val="-5"/>
              </w:rPr>
              <w:t>(s)</w:t>
            </w:r>
          </w:p>
        </w:tc>
        <w:tc>
          <w:tcPr>
            <w:tcW w:w="891" w:type="dxa"/>
            <w:tcBorders>
              <w:top w:val="single" w:sz="8" w:space="0" w:color="000000"/>
              <w:bottom w:val="single" w:sz="6" w:space="0" w:color="000000"/>
            </w:tcBorders>
          </w:tcPr>
          <w:p w14:paraId="00DC20F8" w14:textId="77777777" w:rsidR="00350CFB" w:rsidRDefault="00283FFF">
            <w:pPr>
              <w:pStyle w:val="TableParagraph"/>
              <w:spacing w:before="53"/>
              <w:ind w:left="9" w:right="1"/>
            </w:pPr>
            <w:r>
              <w:rPr>
                <w:spacing w:val="-7"/>
              </w:rPr>
              <w:t>AWP</w:t>
            </w:r>
            <w:r>
              <w:rPr>
                <w:spacing w:val="-4"/>
              </w:rPr>
              <w:t xml:space="preserve"> </w:t>
            </w:r>
            <w:r>
              <w:rPr>
                <w:spacing w:val="-5"/>
              </w:rPr>
              <w:t>(s)</w:t>
            </w:r>
          </w:p>
        </w:tc>
      </w:tr>
      <w:tr w:rsidR="00350CFB" w14:paraId="00DC2101" w14:textId="77777777">
        <w:trPr>
          <w:trHeight w:val="319"/>
        </w:trPr>
        <w:tc>
          <w:tcPr>
            <w:tcW w:w="521" w:type="dxa"/>
            <w:tcBorders>
              <w:top w:val="single" w:sz="6" w:space="0" w:color="000000"/>
            </w:tcBorders>
          </w:tcPr>
          <w:p w14:paraId="00DC20FA" w14:textId="77777777" w:rsidR="00350CFB" w:rsidRDefault="00283FFF">
            <w:pPr>
              <w:pStyle w:val="TableParagraph"/>
              <w:spacing w:before="52" w:line="247" w:lineRule="exact"/>
              <w:ind w:right="67"/>
              <w:jc w:val="right"/>
            </w:pPr>
            <w:r>
              <w:t>0.75</w:t>
            </w:r>
          </w:p>
        </w:tc>
        <w:tc>
          <w:tcPr>
            <w:tcW w:w="745" w:type="dxa"/>
            <w:tcBorders>
              <w:top w:val="single" w:sz="6" w:space="0" w:color="000000"/>
            </w:tcBorders>
          </w:tcPr>
          <w:p w14:paraId="00DC20FB" w14:textId="77777777" w:rsidR="00350CFB" w:rsidRDefault="00283FFF">
            <w:pPr>
              <w:pStyle w:val="TableParagraph"/>
              <w:spacing w:before="52" w:line="247" w:lineRule="exact"/>
              <w:ind w:left="1" w:right="1"/>
            </w:pPr>
            <w:r>
              <w:t>0.355</w:t>
            </w:r>
          </w:p>
        </w:tc>
        <w:tc>
          <w:tcPr>
            <w:tcW w:w="933" w:type="dxa"/>
            <w:tcBorders>
              <w:top w:val="single" w:sz="6" w:space="0" w:color="000000"/>
            </w:tcBorders>
          </w:tcPr>
          <w:p w14:paraId="00DC20FC" w14:textId="77777777" w:rsidR="00350CFB" w:rsidRDefault="00283FFF">
            <w:pPr>
              <w:pStyle w:val="TableParagraph"/>
              <w:spacing w:before="52" w:line="247" w:lineRule="exact"/>
              <w:ind w:left="2"/>
            </w:pPr>
            <w:r>
              <w:t>-0.031</w:t>
            </w:r>
          </w:p>
        </w:tc>
        <w:tc>
          <w:tcPr>
            <w:tcW w:w="648" w:type="dxa"/>
            <w:tcBorders>
              <w:top w:val="single" w:sz="6" w:space="0" w:color="000000"/>
            </w:tcBorders>
          </w:tcPr>
          <w:p w14:paraId="00DC20FD" w14:textId="77777777" w:rsidR="00350CFB" w:rsidRDefault="00283FFF">
            <w:pPr>
              <w:pStyle w:val="TableParagraph"/>
              <w:spacing w:before="52" w:line="247" w:lineRule="exact"/>
              <w:ind w:left="3"/>
            </w:pPr>
            <w:r>
              <w:t>0.333</w:t>
            </w:r>
          </w:p>
        </w:tc>
        <w:tc>
          <w:tcPr>
            <w:tcW w:w="836" w:type="dxa"/>
            <w:tcBorders>
              <w:top w:val="single" w:sz="6" w:space="0" w:color="000000"/>
            </w:tcBorders>
          </w:tcPr>
          <w:p w14:paraId="00DC20FE" w14:textId="77777777" w:rsidR="00350CFB" w:rsidRDefault="00283FFF">
            <w:pPr>
              <w:pStyle w:val="TableParagraph"/>
              <w:spacing w:before="52" w:line="247" w:lineRule="exact"/>
              <w:ind w:left="5"/>
            </w:pPr>
            <w:r>
              <w:t>0.531</w:t>
            </w:r>
          </w:p>
        </w:tc>
        <w:tc>
          <w:tcPr>
            <w:tcW w:w="702" w:type="dxa"/>
            <w:tcBorders>
              <w:top w:val="single" w:sz="6" w:space="0" w:color="000000"/>
            </w:tcBorders>
          </w:tcPr>
          <w:p w14:paraId="00DC20FF" w14:textId="77777777" w:rsidR="00350CFB" w:rsidRDefault="00283FFF">
            <w:pPr>
              <w:pStyle w:val="TableParagraph"/>
              <w:spacing w:before="52" w:line="247" w:lineRule="exact"/>
              <w:ind w:left="8"/>
            </w:pPr>
            <w:r>
              <w:t>2.276</w:t>
            </w:r>
          </w:p>
        </w:tc>
        <w:tc>
          <w:tcPr>
            <w:tcW w:w="891" w:type="dxa"/>
            <w:tcBorders>
              <w:top w:val="single" w:sz="6" w:space="0" w:color="000000"/>
            </w:tcBorders>
          </w:tcPr>
          <w:p w14:paraId="00DC2100" w14:textId="77777777" w:rsidR="00350CFB" w:rsidRDefault="00283FFF">
            <w:pPr>
              <w:pStyle w:val="TableParagraph"/>
              <w:spacing w:before="52" w:line="247" w:lineRule="exact"/>
              <w:ind w:left="9"/>
            </w:pPr>
            <w:r>
              <w:t>13.587</w:t>
            </w:r>
          </w:p>
        </w:tc>
      </w:tr>
      <w:tr w:rsidR="00350CFB" w14:paraId="00DC2109" w14:textId="77777777">
        <w:trPr>
          <w:trHeight w:val="270"/>
        </w:trPr>
        <w:tc>
          <w:tcPr>
            <w:tcW w:w="521" w:type="dxa"/>
          </w:tcPr>
          <w:p w14:paraId="00DC2102" w14:textId="77777777" w:rsidR="00350CFB" w:rsidRDefault="00283FFF">
            <w:pPr>
              <w:pStyle w:val="TableParagraph"/>
              <w:spacing w:line="247" w:lineRule="exact"/>
              <w:ind w:right="67"/>
              <w:jc w:val="right"/>
            </w:pPr>
            <w:r>
              <w:t>0.85</w:t>
            </w:r>
          </w:p>
        </w:tc>
        <w:tc>
          <w:tcPr>
            <w:tcW w:w="745" w:type="dxa"/>
          </w:tcPr>
          <w:p w14:paraId="00DC2103" w14:textId="77777777" w:rsidR="00350CFB" w:rsidRDefault="00283FFF">
            <w:pPr>
              <w:pStyle w:val="TableParagraph"/>
              <w:spacing w:line="247" w:lineRule="exact"/>
              <w:ind w:left="1" w:right="1"/>
            </w:pPr>
            <w:r>
              <w:t>0.355</w:t>
            </w:r>
          </w:p>
        </w:tc>
        <w:tc>
          <w:tcPr>
            <w:tcW w:w="933" w:type="dxa"/>
          </w:tcPr>
          <w:p w14:paraId="00DC2104" w14:textId="77777777" w:rsidR="00350CFB" w:rsidRDefault="00283FFF">
            <w:pPr>
              <w:pStyle w:val="TableParagraph"/>
              <w:spacing w:line="247" w:lineRule="exact"/>
              <w:ind w:left="2"/>
            </w:pPr>
            <w:r>
              <w:t>-0.030</w:t>
            </w:r>
          </w:p>
        </w:tc>
        <w:tc>
          <w:tcPr>
            <w:tcW w:w="648" w:type="dxa"/>
          </w:tcPr>
          <w:p w14:paraId="00DC2105" w14:textId="77777777" w:rsidR="00350CFB" w:rsidRDefault="00283FFF">
            <w:pPr>
              <w:pStyle w:val="TableParagraph"/>
              <w:spacing w:line="247" w:lineRule="exact"/>
              <w:ind w:left="3"/>
            </w:pPr>
            <w:r>
              <w:t>0.333</w:t>
            </w:r>
          </w:p>
        </w:tc>
        <w:tc>
          <w:tcPr>
            <w:tcW w:w="836" w:type="dxa"/>
          </w:tcPr>
          <w:p w14:paraId="00DC2106" w14:textId="77777777" w:rsidR="00350CFB" w:rsidRDefault="00283FFF">
            <w:pPr>
              <w:pStyle w:val="TableParagraph"/>
              <w:spacing w:line="247" w:lineRule="exact"/>
              <w:ind w:left="5"/>
            </w:pPr>
            <w:r>
              <w:t>0.534</w:t>
            </w:r>
          </w:p>
        </w:tc>
        <w:tc>
          <w:tcPr>
            <w:tcW w:w="702" w:type="dxa"/>
          </w:tcPr>
          <w:p w14:paraId="00DC2107" w14:textId="77777777" w:rsidR="00350CFB" w:rsidRDefault="00283FFF">
            <w:pPr>
              <w:pStyle w:val="TableParagraph"/>
              <w:spacing w:line="247" w:lineRule="exact"/>
              <w:ind w:left="8"/>
            </w:pPr>
            <w:r>
              <w:t>1.426</w:t>
            </w:r>
          </w:p>
        </w:tc>
        <w:tc>
          <w:tcPr>
            <w:tcW w:w="891" w:type="dxa"/>
          </w:tcPr>
          <w:p w14:paraId="00DC2108" w14:textId="77777777" w:rsidR="00350CFB" w:rsidRDefault="00283FFF">
            <w:pPr>
              <w:pStyle w:val="TableParagraph"/>
              <w:spacing w:line="247" w:lineRule="exact"/>
              <w:ind w:left="9"/>
            </w:pPr>
            <w:r>
              <w:t>11.253</w:t>
            </w:r>
          </w:p>
        </w:tc>
      </w:tr>
      <w:tr w:rsidR="00350CFB" w14:paraId="00DC2111" w14:textId="77777777">
        <w:trPr>
          <w:trHeight w:val="332"/>
        </w:trPr>
        <w:tc>
          <w:tcPr>
            <w:tcW w:w="521" w:type="dxa"/>
            <w:tcBorders>
              <w:bottom w:val="single" w:sz="8" w:space="0" w:color="000000"/>
            </w:tcBorders>
          </w:tcPr>
          <w:p w14:paraId="00DC210A" w14:textId="77777777" w:rsidR="00350CFB" w:rsidRDefault="00283FFF">
            <w:pPr>
              <w:pStyle w:val="TableParagraph"/>
              <w:ind w:right="67"/>
              <w:jc w:val="right"/>
            </w:pPr>
            <w:r>
              <w:t>0.95</w:t>
            </w:r>
          </w:p>
        </w:tc>
        <w:tc>
          <w:tcPr>
            <w:tcW w:w="745" w:type="dxa"/>
            <w:tcBorders>
              <w:bottom w:val="single" w:sz="8" w:space="0" w:color="000000"/>
            </w:tcBorders>
          </w:tcPr>
          <w:p w14:paraId="00DC210B" w14:textId="77777777" w:rsidR="00350CFB" w:rsidRDefault="00283FFF">
            <w:pPr>
              <w:pStyle w:val="TableParagraph"/>
              <w:ind w:left="1" w:right="1"/>
            </w:pPr>
            <w:r>
              <w:t>0.355</w:t>
            </w:r>
          </w:p>
        </w:tc>
        <w:tc>
          <w:tcPr>
            <w:tcW w:w="933" w:type="dxa"/>
            <w:tcBorders>
              <w:bottom w:val="single" w:sz="8" w:space="0" w:color="000000"/>
            </w:tcBorders>
          </w:tcPr>
          <w:p w14:paraId="00DC210C" w14:textId="77777777" w:rsidR="00350CFB" w:rsidRDefault="00283FFF">
            <w:pPr>
              <w:pStyle w:val="TableParagraph"/>
              <w:ind w:left="2"/>
            </w:pPr>
            <w:r>
              <w:t>-0.030</w:t>
            </w:r>
          </w:p>
        </w:tc>
        <w:tc>
          <w:tcPr>
            <w:tcW w:w="648" w:type="dxa"/>
            <w:tcBorders>
              <w:bottom w:val="single" w:sz="8" w:space="0" w:color="000000"/>
            </w:tcBorders>
          </w:tcPr>
          <w:p w14:paraId="00DC210D" w14:textId="77777777" w:rsidR="00350CFB" w:rsidRDefault="00283FFF">
            <w:pPr>
              <w:pStyle w:val="TableParagraph"/>
              <w:ind w:left="3"/>
            </w:pPr>
            <w:r>
              <w:t>0.333</w:t>
            </w:r>
          </w:p>
        </w:tc>
        <w:tc>
          <w:tcPr>
            <w:tcW w:w="836" w:type="dxa"/>
            <w:tcBorders>
              <w:bottom w:val="single" w:sz="8" w:space="0" w:color="000000"/>
            </w:tcBorders>
          </w:tcPr>
          <w:p w14:paraId="00DC210E" w14:textId="77777777" w:rsidR="00350CFB" w:rsidRDefault="00283FFF">
            <w:pPr>
              <w:pStyle w:val="TableParagraph"/>
              <w:ind w:left="5"/>
            </w:pPr>
            <w:r>
              <w:t>0.536</w:t>
            </w:r>
          </w:p>
        </w:tc>
        <w:tc>
          <w:tcPr>
            <w:tcW w:w="702" w:type="dxa"/>
            <w:tcBorders>
              <w:bottom w:val="single" w:sz="8" w:space="0" w:color="000000"/>
            </w:tcBorders>
          </w:tcPr>
          <w:p w14:paraId="00DC210F" w14:textId="77777777" w:rsidR="00350CFB" w:rsidRDefault="00283FFF">
            <w:pPr>
              <w:pStyle w:val="TableParagraph"/>
              <w:ind w:left="8"/>
            </w:pPr>
            <w:r>
              <w:t>0.954</w:t>
            </w:r>
          </w:p>
        </w:tc>
        <w:tc>
          <w:tcPr>
            <w:tcW w:w="891" w:type="dxa"/>
            <w:tcBorders>
              <w:bottom w:val="single" w:sz="8" w:space="0" w:color="000000"/>
            </w:tcBorders>
          </w:tcPr>
          <w:p w14:paraId="00DC2110" w14:textId="77777777" w:rsidR="00350CFB" w:rsidRDefault="00283FFF">
            <w:pPr>
              <w:pStyle w:val="TableParagraph"/>
              <w:ind w:left="9"/>
            </w:pPr>
            <w:r>
              <w:t>18.649</w:t>
            </w:r>
          </w:p>
        </w:tc>
      </w:tr>
    </w:tbl>
    <w:p w14:paraId="00DC2112" w14:textId="77777777" w:rsidR="00350CFB" w:rsidRDefault="00350CFB">
      <w:pPr>
        <w:pStyle w:val="a3"/>
        <w:spacing w:before="27"/>
      </w:pPr>
    </w:p>
    <w:p w14:paraId="00DC2113" w14:textId="77777777" w:rsidR="00350CFB" w:rsidRDefault="00283FFF">
      <w:pPr>
        <w:pStyle w:val="a3"/>
        <w:spacing w:line="456" w:lineRule="exact"/>
        <w:ind w:left="274" w:right="522" w:firstLine="7"/>
        <w:jc w:val="both"/>
      </w:pPr>
      <w:commentRangeStart w:id="332"/>
      <w:r>
        <w:t>Family means are flat across d ∈ 0.75,0.85,0.95 to the third decimal for EndorseRank and move by at most a few thousandths for AWP; the crossed pattern is not an artefact of the conventional d = 0.85. Because allowance edges encode a snapshot rather than a long path structure, changing how much mass teleports does not reorder wallets enough to alter family-level alignment. Runtimes do vary with d. AWP is markedly slowest at d = 0.95, consistent with the slower mixing of a high-damping operator; EndorseRank’s variation across the sweep is of the same order as its between-run spread in Table 4.2 and is not interpreted. The runtime ratio therefore depends on the damping setting even though the alignment conclusion does not. Figure 4.5 plots the family means.</w:t>
      </w:r>
    </w:p>
    <w:p w14:paraId="00DC2114" w14:textId="77777777" w:rsidR="00350CFB" w:rsidRDefault="00350CFB">
      <w:pPr>
        <w:pStyle w:val="a3"/>
        <w:spacing w:line="456" w:lineRule="exact"/>
        <w:jc w:val="both"/>
        <w:sectPr w:rsidR="00350CFB">
          <w:pgSz w:w="11910" w:h="16840"/>
          <w:pgMar w:top="1840" w:right="708" w:bottom="2300" w:left="992" w:header="0" w:footer="2115" w:gutter="0"/>
          <w:cols w:space="720"/>
        </w:sectPr>
      </w:pPr>
    </w:p>
    <w:p w14:paraId="00DC2116" w14:textId="77777777" w:rsidR="00350CFB" w:rsidRDefault="00350CFB">
      <w:pPr>
        <w:pStyle w:val="a3"/>
        <w:rPr>
          <w:sz w:val="23"/>
        </w:rPr>
      </w:pPr>
    </w:p>
    <w:p w14:paraId="00DC2117" w14:textId="77777777" w:rsidR="00350CFB" w:rsidRDefault="00350CFB">
      <w:pPr>
        <w:pStyle w:val="a3"/>
        <w:spacing w:before="73"/>
        <w:rPr>
          <w:sz w:val="23"/>
        </w:rPr>
      </w:pPr>
    </w:p>
    <w:p w14:paraId="00DC2118" w14:textId="77777777" w:rsidR="00350CFB" w:rsidRDefault="00350CFB">
      <w:pPr>
        <w:spacing w:before="1"/>
        <w:ind w:left="1284"/>
        <w:rPr>
          <w:rFonts w:ascii="Arial"/>
          <w:sz w:val="26"/>
        </w:rPr>
      </w:pPr>
      <w:bookmarkStart w:id="333" w:name="_bookmark97"/>
      <w:bookmarkEnd w:id="333"/>
    </w:p>
    <w:p w14:paraId="00DC2119" w14:textId="77777777" w:rsidR="00350CFB" w:rsidRDefault="00350CFB">
      <w:pPr>
        <w:pStyle w:val="a3"/>
        <w:spacing w:before="185"/>
        <w:rPr>
          <w:rFonts w:ascii="Arial"/>
          <w:sz w:val="23"/>
        </w:rPr>
      </w:pPr>
    </w:p>
    <w:commentRangeEnd w:id="332"/>
    <w:p w14:paraId="00DC211A" w14:textId="77777777" w:rsidR="00350CFB" w:rsidRDefault="00283FFF">
      <w:pPr>
        <w:ind w:left="1284"/>
        <w:rPr>
          <w:rFonts w:ascii="Arial"/>
          <w:sz w:val="26"/>
        </w:rPr>
      </w:pPr>
      <w:r>
        <w:rPr>
          <w:rStyle w:val="a5"/>
          <w:rFonts w:ascii="Arial"/>
          <w:sz w:val="26"/>
          <w:szCs w:val="22"/>
        </w:rPr>
        <w:commentReference w:id="332"/>
      </w:r>
    </w:p>
    <w:p w14:paraId="00DC211B" w14:textId="77777777" w:rsidR="00350CFB" w:rsidRDefault="00350CFB">
      <w:pPr>
        <w:pStyle w:val="a3"/>
        <w:spacing w:before="185"/>
        <w:rPr>
          <w:rFonts w:ascii="Arial"/>
          <w:sz w:val="23"/>
        </w:rPr>
      </w:pPr>
    </w:p>
    <w:p w14:paraId="00DC211D" w14:textId="77777777" w:rsidR="00350CFB" w:rsidRDefault="00350CFB">
      <w:pPr>
        <w:pStyle w:val="a3"/>
        <w:spacing w:before="185"/>
        <w:rPr>
          <w:rFonts w:ascii="Arial"/>
          <w:sz w:val="23"/>
        </w:rPr>
      </w:pPr>
    </w:p>
    <w:p w14:paraId="00DC211F" w14:textId="77777777" w:rsidR="00350CFB" w:rsidRDefault="00350CFB">
      <w:pPr>
        <w:pStyle w:val="a3"/>
        <w:spacing w:before="186"/>
        <w:rPr>
          <w:rFonts w:ascii="Arial"/>
          <w:sz w:val="23"/>
        </w:rPr>
      </w:pPr>
    </w:p>
    <w:p w14:paraId="00DC2121" w14:textId="77777777" w:rsidR="00350CFB" w:rsidRDefault="00350CFB">
      <w:pPr>
        <w:pStyle w:val="a3"/>
        <w:spacing w:before="185"/>
        <w:rPr>
          <w:rFonts w:ascii="Arial"/>
          <w:sz w:val="23"/>
        </w:rPr>
      </w:pPr>
    </w:p>
    <w:p w14:paraId="00DC2123" w14:textId="77777777" w:rsidR="00350CFB" w:rsidRDefault="00350CFB">
      <w:pPr>
        <w:pStyle w:val="a3"/>
        <w:spacing w:before="130"/>
        <w:rPr>
          <w:rFonts w:ascii="Arial"/>
          <w:sz w:val="23"/>
        </w:rPr>
      </w:pPr>
    </w:p>
    <w:p w14:paraId="00DC2126" w14:textId="77777777" w:rsidR="00350CFB" w:rsidRDefault="00350CFB">
      <w:pPr>
        <w:pStyle w:val="a3"/>
        <w:spacing w:before="13"/>
        <w:rPr>
          <w:rFonts w:ascii="Arial"/>
          <w:i/>
        </w:rPr>
      </w:pPr>
    </w:p>
    <w:p w14:paraId="00DC2127" w14:textId="77777777" w:rsidR="00350CFB" w:rsidRDefault="00283FFF">
      <w:pPr>
        <w:pStyle w:val="a3"/>
        <w:spacing w:line="353" w:lineRule="exact"/>
        <w:ind w:left="282"/>
        <w:jc w:val="both"/>
        <w:rPr>
          <w:rFonts w:ascii="Arial Unicode MS" w:hAnsi="Arial Unicode MS"/>
        </w:rPr>
      </w:pPr>
      <w:r>
        <w:t>Figure</w:t>
      </w:r>
      <w:r>
        <w:rPr>
          <w:spacing w:val="30"/>
        </w:rPr>
        <w:t xml:space="preserve"> </w:t>
      </w:r>
      <w:r>
        <w:t>4.5:</w:t>
      </w:r>
      <w:r>
        <w:rPr>
          <w:spacing w:val="53"/>
          <w:w w:val="150"/>
        </w:rPr>
        <w:t xml:space="preserve"> </w:t>
      </w:r>
      <w:r>
        <w:t>Damping</w:t>
      </w:r>
      <w:r>
        <w:rPr>
          <w:spacing w:val="31"/>
        </w:rPr>
        <w:t xml:space="preserve"> </w:t>
      </w:r>
      <w:r>
        <w:t>sensitivity</w:t>
      </w:r>
      <w:r>
        <w:rPr>
          <w:spacing w:val="31"/>
        </w:rPr>
        <w:t xml:space="preserve"> </w:t>
      </w:r>
      <w:r>
        <w:t>of</w:t>
      </w:r>
      <w:r>
        <w:rPr>
          <w:spacing w:val="31"/>
        </w:rPr>
        <w:t xml:space="preserve"> </w:t>
      </w:r>
      <w:r>
        <w:t>mean</w:t>
      </w:r>
      <w:r>
        <w:rPr>
          <w:spacing w:val="30"/>
        </w:rPr>
        <w:t xml:space="preserve"> </w:t>
      </w:r>
      <w:r>
        <w:t>Kendall</w:t>
      </w:r>
      <w:r>
        <w:rPr>
          <w:spacing w:val="30"/>
        </w:rPr>
        <w:t xml:space="preserve"> </w:t>
      </w:r>
      <w:r>
        <w:rPr>
          <w:i/>
        </w:rPr>
        <w:t>τ</w:t>
      </w:r>
      <w:r>
        <w:rPr>
          <w:i/>
          <w:spacing w:val="56"/>
        </w:rPr>
        <w:t xml:space="preserve"> </w:t>
      </w:r>
      <w:r>
        <w:t>for</w:t>
      </w:r>
      <w:r>
        <w:rPr>
          <w:spacing w:val="30"/>
        </w:rPr>
        <w:t xml:space="preserve"> </w:t>
      </w:r>
      <w:r>
        <w:t>allowance</w:t>
      </w:r>
      <w:r>
        <w:rPr>
          <w:spacing w:val="31"/>
        </w:rPr>
        <w:t xml:space="preserve"> </w:t>
      </w:r>
      <w:r>
        <w:t>and</w:t>
      </w:r>
      <w:r>
        <w:rPr>
          <w:spacing w:val="31"/>
        </w:rPr>
        <w:t xml:space="preserve"> </w:t>
      </w:r>
      <w:r>
        <w:t>transfer</w:t>
      </w:r>
      <w:r>
        <w:rPr>
          <w:spacing w:val="31"/>
        </w:rPr>
        <w:t xml:space="preserve"> </w:t>
      </w:r>
      <w:r>
        <w:t>families</w:t>
      </w:r>
      <w:r>
        <w:rPr>
          <w:spacing w:val="30"/>
        </w:rPr>
        <w:t xml:space="preserve"> </w:t>
      </w:r>
      <w:r>
        <w:t>(</w:t>
      </w:r>
      <w:r>
        <w:rPr>
          <w:i/>
        </w:rPr>
        <w:t>d</w:t>
      </w:r>
      <w:r>
        <w:rPr>
          <w:i/>
          <w:spacing w:val="79"/>
        </w:rPr>
        <w:t xml:space="preserve"> </w:t>
      </w:r>
      <w:r>
        <w:rPr>
          <w:rFonts w:ascii="Arial Unicode MS" w:hAnsi="Arial Unicode MS"/>
          <w:spacing w:val="-10"/>
        </w:rPr>
        <w:t>∈</w:t>
      </w:r>
    </w:p>
    <w:p w14:paraId="00DC2128" w14:textId="77777777" w:rsidR="00350CFB" w:rsidRDefault="00283FFF">
      <w:pPr>
        <w:pStyle w:val="a3"/>
        <w:spacing w:before="30" w:line="165" w:lineRule="auto"/>
        <w:ind w:left="282" w:right="564"/>
        <w:jc w:val="both"/>
      </w:pPr>
      <w:r>
        <w:rPr>
          <w:rFonts w:ascii="Arial Unicode MS" w:hAnsi="Arial Unicode MS"/>
        </w:rPr>
        <w:t>{</w:t>
      </w:r>
      <w:r>
        <w:t>0</w:t>
      </w:r>
      <w:r>
        <w:rPr>
          <w:i/>
        </w:rPr>
        <w:t>.</w:t>
      </w:r>
      <w:r>
        <w:t>75</w:t>
      </w:r>
      <w:r>
        <w:rPr>
          <w:i/>
        </w:rPr>
        <w:t>,</w:t>
      </w:r>
      <w:r>
        <w:rPr>
          <w:i/>
          <w:spacing w:val="-15"/>
        </w:rPr>
        <w:t xml:space="preserve"> </w:t>
      </w:r>
      <w:r>
        <w:t>0</w:t>
      </w:r>
      <w:r>
        <w:rPr>
          <w:i/>
        </w:rPr>
        <w:t>.</w:t>
      </w:r>
      <w:r>
        <w:t>85</w:t>
      </w:r>
      <w:r>
        <w:rPr>
          <w:i/>
        </w:rPr>
        <w:t>,</w:t>
      </w:r>
      <w:r>
        <w:rPr>
          <w:i/>
          <w:spacing w:val="-15"/>
        </w:rPr>
        <w:t xml:space="preserve"> </w:t>
      </w:r>
      <w:r>
        <w:t>0</w:t>
      </w:r>
      <w:r>
        <w:rPr>
          <w:i/>
        </w:rPr>
        <w:t>.</w:t>
      </w:r>
      <w:r>
        <w:t>95</w:t>
      </w:r>
      <w:r>
        <w:rPr>
          <w:rFonts w:ascii="Arial Unicode MS" w:hAnsi="Arial Unicode MS"/>
        </w:rPr>
        <w:t>}</w:t>
      </w:r>
      <w:r>
        <w:t>).</w:t>
      </w:r>
      <w:r>
        <w:rPr>
          <w:spacing w:val="40"/>
        </w:rPr>
        <w:t xml:space="preserve"> </w:t>
      </w:r>
      <w:r>
        <w:t xml:space="preserve">EndorseRank allowance alignment remains </w:t>
      </w:r>
      <w:r>
        <w:rPr>
          <w:rFonts w:ascii="Arial Unicode MS" w:hAnsi="Arial Unicode MS"/>
        </w:rPr>
        <w:t xml:space="preserve">≈ </w:t>
      </w:r>
      <w:r>
        <w:t>0</w:t>
      </w:r>
      <w:r>
        <w:rPr>
          <w:i/>
        </w:rPr>
        <w:t>.</w:t>
      </w:r>
      <w:r>
        <w:t xml:space="preserve">355 across the sweep; AWP </w:t>
      </w:r>
      <w:r>
        <w:rPr>
          <w:w w:val="105"/>
        </w:rPr>
        <w:t>transfer</w:t>
      </w:r>
      <w:r>
        <w:rPr>
          <w:spacing w:val="-6"/>
          <w:w w:val="105"/>
        </w:rPr>
        <w:t xml:space="preserve"> </w:t>
      </w:r>
      <w:r>
        <w:rPr>
          <w:w w:val="105"/>
        </w:rPr>
        <w:t>alignment</w:t>
      </w:r>
      <w:r>
        <w:rPr>
          <w:spacing w:val="-6"/>
          <w:w w:val="105"/>
        </w:rPr>
        <w:t xml:space="preserve"> </w:t>
      </w:r>
      <w:r>
        <w:rPr>
          <w:w w:val="105"/>
        </w:rPr>
        <w:t>varies</w:t>
      </w:r>
      <w:r>
        <w:rPr>
          <w:spacing w:val="-6"/>
          <w:w w:val="105"/>
        </w:rPr>
        <w:t xml:space="preserve"> </w:t>
      </w:r>
      <w:r>
        <w:rPr>
          <w:w w:val="105"/>
        </w:rPr>
        <w:t>by</w:t>
      </w:r>
      <w:r>
        <w:rPr>
          <w:spacing w:val="-6"/>
          <w:w w:val="105"/>
        </w:rPr>
        <w:t xml:space="preserve"> </w:t>
      </w:r>
      <w:r>
        <w:rPr>
          <w:w w:val="105"/>
        </w:rPr>
        <w:t>at</w:t>
      </w:r>
      <w:r>
        <w:rPr>
          <w:spacing w:val="-6"/>
          <w:w w:val="105"/>
        </w:rPr>
        <w:t xml:space="preserve"> </w:t>
      </w:r>
      <w:r>
        <w:rPr>
          <w:w w:val="105"/>
        </w:rPr>
        <w:t>most</w:t>
      </w:r>
      <w:r>
        <w:rPr>
          <w:spacing w:val="-6"/>
          <w:w w:val="105"/>
        </w:rPr>
        <w:t xml:space="preserve"> </w:t>
      </w:r>
      <w:r>
        <w:rPr>
          <w:rFonts w:ascii="Arial Unicode MS" w:hAnsi="Arial Unicode MS"/>
          <w:w w:val="105"/>
        </w:rPr>
        <w:t>≈</w:t>
      </w:r>
      <w:r>
        <w:rPr>
          <w:rFonts w:ascii="Arial Unicode MS" w:hAnsi="Arial Unicode MS"/>
          <w:spacing w:val="-7"/>
          <w:w w:val="105"/>
        </w:rPr>
        <w:t xml:space="preserve"> </w:t>
      </w:r>
      <w:r>
        <w:rPr>
          <w:w w:val="105"/>
        </w:rPr>
        <w:t>0</w:t>
      </w:r>
      <w:r>
        <w:rPr>
          <w:i/>
          <w:w w:val="105"/>
        </w:rPr>
        <w:t>.</w:t>
      </w:r>
      <w:r>
        <w:rPr>
          <w:w w:val="105"/>
        </w:rPr>
        <w:t>005.</w:t>
      </w:r>
    </w:p>
    <w:p w14:paraId="00DC2129" w14:textId="77777777" w:rsidR="00350CFB" w:rsidRDefault="00350CFB">
      <w:pPr>
        <w:pStyle w:val="a3"/>
        <w:spacing w:before="192"/>
      </w:pPr>
    </w:p>
    <w:p w14:paraId="00DC212A" w14:textId="77777777" w:rsidR="00350CFB" w:rsidRDefault="00283FFF">
      <w:pPr>
        <w:pStyle w:val="a3"/>
        <w:spacing w:before="1" w:line="396" w:lineRule="auto"/>
        <w:ind w:left="282" w:right="524" w:hanging="8"/>
        <w:jc w:val="both"/>
      </w:pPr>
      <w:r>
        <w:t>The damping result has a methodological implication.</w:t>
      </w:r>
      <w:r>
        <w:rPr>
          <w:spacing w:val="40"/>
        </w:rPr>
        <w:t xml:space="preserve"> </w:t>
      </w:r>
      <w:r>
        <w:t>Because allowance edges encode a latest snapshot rather than a long historical path structure, changing how much mass teleports does not reorder</w:t>
      </w:r>
      <w:r>
        <w:rPr>
          <w:spacing w:val="-13"/>
        </w:rPr>
        <w:t xml:space="preserve"> </w:t>
      </w:r>
      <w:r>
        <w:t>wallets</w:t>
      </w:r>
      <w:r>
        <w:rPr>
          <w:spacing w:val="-13"/>
        </w:rPr>
        <w:t xml:space="preserve"> </w:t>
      </w:r>
      <w:r>
        <w:t>enough</w:t>
      </w:r>
      <w:r>
        <w:rPr>
          <w:spacing w:val="-13"/>
        </w:rPr>
        <w:t xml:space="preserve"> </w:t>
      </w:r>
      <w:r>
        <w:t>to</w:t>
      </w:r>
      <w:r>
        <w:rPr>
          <w:spacing w:val="-13"/>
        </w:rPr>
        <w:t xml:space="preserve"> </w:t>
      </w:r>
      <w:r>
        <w:t>alter</w:t>
      </w:r>
      <w:r>
        <w:rPr>
          <w:spacing w:val="-13"/>
        </w:rPr>
        <w:t xml:space="preserve"> </w:t>
      </w:r>
      <w:r>
        <w:t>family-level</w:t>
      </w:r>
      <w:r>
        <w:rPr>
          <w:spacing w:val="-13"/>
        </w:rPr>
        <w:t xml:space="preserve"> </w:t>
      </w:r>
      <w:r>
        <w:t>alignment.</w:t>
      </w:r>
      <w:r>
        <w:rPr>
          <w:spacing w:val="9"/>
        </w:rPr>
        <w:t xml:space="preserve"> </w:t>
      </w:r>
      <w:r>
        <w:t>Protocols</w:t>
      </w:r>
      <w:r>
        <w:rPr>
          <w:spacing w:val="-13"/>
        </w:rPr>
        <w:t xml:space="preserve"> </w:t>
      </w:r>
      <w:r>
        <w:t>adopting</w:t>
      </w:r>
      <w:r>
        <w:rPr>
          <w:spacing w:val="-13"/>
        </w:rPr>
        <w:t xml:space="preserve"> </w:t>
      </w:r>
      <w:r>
        <w:t>EndorseRank</w:t>
      </w:r>
      <w:r>
        <w:rPr>
          <w:spacing w:val="-13"/>
        </w:rPr>
        <w:t xml:space="preserve"> </w:t>
      </w:r>
      <w:r>
        <w:t>can</w:t>
      </w:r>
      <w:r>
        <w:rPr>
          <w:spacing w:val="-13"/>
        </w:rPr>
        <w:t xml:space="preserve"> </w:t>
      </w:r>
      <w:r>
        <w:t xml:space="preserve">there-fore treat </w:t>
      </w:r>
      <w:r>
        <w:rPr>
          <w:i/>
        </w:rPr>
        <w:t xml:space="preserve">d </w:t>
      </w:r>
      <w:r>
        <w:t>= 0</w:t>
      </w:r>
      <w:r>
        <w:rPr>
          <w:i/>
        </w:rPr>
        <w:t>.</w:t>
      </w:r>
      <w:r>
        <w:t xml:space="preserve">85 as a stable default without extensive hyperparameter search for the allowance </w:t>
      </w:r>
      <w:bookmarkStart w:id="334" w:name="Top-token_subgraph"/>
      <w:bookmarkEnd w:id="334"/>
      <w:r>
        <w:rPr>
          <w:w w:val="105"/>
        </w:rPr>
        <w:t>construct,</w:t>
      </w:r>
      <w:r>
        <w:rPr>
          <w:spacing w:val="-15"/>
          <w:w w:val="105"/>
        </w:rPr>
        <w:t xml:space="preserve"> </w:t>
      </w:r>
      <w:r>
        <w:rPr>
          <w:w w:val="105"/>
        </w:rPr>
        <w:t>at</w:t>
      </w:r>
      <w:r>
        <w:rPr>
          <w:spacing w:val="-15"/>
          <w:w w:val="105"/>
        </w:rPr>
        <w:t xml:space="preserve"> </w:t>
      </w:r>
      <w:r>
        <w:rPr>
          <w:w w:val="105"/>
        </w:rPr>
        <w:t>least</w:t>
      </w:r>
      <w:r>
        <w:rPr>
          <w:spacing w:val="-15"/>
          <w:w w:val="105"/>
        </w:rPr>
        <w:t xml:space="preserve"> </w:t>
      </w:r>
      <w:r>
        <w:rPr>
          <w:w w:val="105"/>
        </w:rPr>
        <w:t>within</w:t>
      </w:r>
      <w:r>
        <w:rPr>
          <w:spacing w:val="-15"/>
          <w:w w:val="105"/>
        </w:rPr>
        <w:t xml:space="preserve"> </w:t>
      </w:r>
      <w:r>
        <w:rPr>
          <w:w w:val="105"/>
        </w:rPr>
        <w:t>the</w:t>
      </w:r>
      <w:r>
        <w:rPr>
          <w:spacing w:val="-15"/>
          <w:w w:val="105"/>
        </w:rPr>
        <w:t xml:space="preserve"> </w:t>
      </w:r>
      <w:r>
        <w:rPr>
          <w:w w:val="105"/>
        </w:rPr>
        <w:t>range</w:t>
      </w:r>
      <w:r>
        <w:rPr>
          <w:spacing w:val="-15"/>
          <w:w w:val="105"/>
        </w:rPr>
        <w:t xml:space="preserve"> </w:t>
      </w:r>
      <w:r>
        <w:rPr>
          <w:w w:val="105"/>
        </w:rPr>
        <w:t>examined</w:t>
      </w:r>
      <w:r>
        <w:rPr>
          <w:spacing w:val="-15"/>
          <w:w w:val="105"/>
        </w:rPr>
        <w:t xml:space="preserve"> </w:t>
      </w:r>
      <w:r>
        <w:rPr>
          <w:w w:val="105"/>
        </w:rPr>
        <w:t>here.</w:t>
      </w:r>
    </w:p>
    <w:p w14:paraId="00DC212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2C" w14:textId="77777777" w:rsidR="00350CFB" w:rsidRDefault="00283FFF">
      <w:pPr>
        <w:pStyle w:val="3"/>
        <w:numPr>
          <w:ilvl w:val="2"/>
          <w:numId w:val="26"/>
        </w:numPr>
        <w:tabs>
          <w:tab w:val="left" w:pos="879"/>
        </w:tabs>
        <w:spacing w:before="73"/>
        <w:ind w:left="879" w:hanging="597"/>
      </w:pPr>
      <w:r>
        <w:rPr>
          <w:spacing w:val="-4"/>
        </w:rPr>
        <w:t>Top-token</w:t>
      </w:r>
      <w:r>
        <w:rPr>
          <w:spacing w:val="-5"/>
        </w:rPr>
        <w:t xml:space="preserve"> </w:t>
      </w:r>
      <w:r>
        <w:rPr>
          <w:spacing w:val="-4"/>
        </w:rPr>
        <w:t>subgraph</w:t>
      </w:r>
    </w:p>
    <w:p w14:paraId="00DC212D" w14:textId="77777777" w:rsidR="00350CFB" w:rsidRDefault="00350CFB">
      <w:pPr>
        <w:pStyle w:val="a3"/>
        <w:spacing w:before="46"/>
        <w:rPr>
          <w:b/>
        </w:rPr>
      </w:pPr>
    </w:p>
    <w:p w14:paraId="00DC212E" w14:textId="77777777" w:rsidR="00350CFB" w:rsidRDefault="00283FFF">
      <w:pPr>
        <w:pStyle w:val="a3"/>
        <w:spacing w:line="396" w:lineRule="auto"/>
        <w:ind w:left="282" w:right="521" w:hanging="8"/>
      </w:pPr>
      <w:r>
        <w:t>Table</w:t>
      </w:r>
      <w:r>
        <w:rPr>
          <w:spacing w:val="-3"/>
        </w:rPr>
        <w:t xml:space="preserve"> </w:t>
      </w:r>
      <w:hyperlink w:anchor="_bookmark98" w:history="1">
        <w:r>
          <w:t>4.5</w:t>
        </w:r>
      </w:hyperlink>
      <w:r>
        <w:rPr>
          <w:spacing w:val="-3"/>
        </w:rPr>
        <w:t xml:space="preserve"> </w:t>
      </w:r>
      <w:r>
        <w:t>reports</w:t>
      </w:r>
      <w:r>
        <w:rPr>
          <w:spacing w:val="-3"/>
        </w:rPr>
        <w:t xml:space="preserve"> </w:t>
      </w:r>
      <w:r>
        <w:t>family-level</w:t>
      </w:r>
      <w:r>
        <w:rPr>
          <w:spacing w:val="-3"/>
        </w:rPr>
        <w:t xml:space="preserve"> </w:t>
      </w:r>
      <w:r>
        <w:t>mean</w:t>
      </w:r>
      <w:r>
        <w:rPr>
          <w:spacing w:val="-3"/>
        </w:rPr>
        <w:t xml:space="preserve"> </w:t>
      </w:r>
      <w:r>
        <w:rPr>
          <w:i/>
        </w:rPr>
        <w:t>τ</w:t>
      </w:r>
      <w:r>
        <w:rPr>
          <w:i/>
          <w:spacing w:val="22"/>
        </w:rPr>
        <w:t xml:space="preserve"> </w:t>
      </w:r>
      <w:r>
        <w:t>when</w:t>
      </w:r>
      <w:r>
        <w:rPr>
          <w:spacing w:val="-3"/>
        </w:rPr>
        <w:t xml:space="preserve"> </w:t>
      </w:r>
      <w:r>
        <w:t>reputation</w:t>
      </w:r>
      <w:r>
        <w:rPr>
          <w:spacing w:val="-3"/>
        </w:rPr>
        <w:t xml:space="preserve"> </w:t>
      </w:r>
      <w:r>
        <w:t>graphs</w:t>
      </w:r>
      <w:r>
        <w:rPr>
          <w:spacing w:val="-3"/>
        </w:rPr>
        <w:t xml:space="preserve"> </w:t>
      </w:r>
      <w:r>
        <w:t>are</w:t>
      </w:r>
      <w:r>
        <w:rPr>
          <w:spacing w:val="-3"/>
        </w:rPr>
        <w:t xml:space="preserve"> </w:t>
      </w:r>
      <w:r>
        <w:t>restricted</w:t>
      </w:r>
      <w:r>
        <w:rPr>
          <w:spacing w:val="-3"/>
        </w:rPr>
        <w:t xml:space="preserve"> </w:t>
      </w:r>
      <w:r>
        <w:t>to</w:t>
      </w:r>
      <w:r>
        <w:rPr>
          <w:spacing w:val="-3"/>
        </w:rPr>
        <w:t xml:space="preserve"> </w:t>
      </w:r>
      <w:r>
        <w:t>the</w:t>
      </w:r>
      <w:r>
        <w:rPr>
          <w:spacing w:val="-3"/>
        </w:rPr>
        <w:t xml:space="preserve"> </w:t>
      </w:r>
      <w:r>
        <w:t>top-20</w:t>
      </w:r>
      <w:r>
        <w:rPr>
          <w:spacing w:val="-3"/>
        </w:rPr>
        <w:t xml:space="preserve"> </w:t>
      </w:r>
      <w:r>
        <w:t>ERC-20 tokens by transfer and allowance volume.</w:t>
      </w:r>
    </w:p>
    <w:p w14:paraId="00DC212F" w14:textId="77777777" w:rsidR="00350CFB" w:rsidRDefault="00283FFF">
      <w:pPr>
        <w:pStyle w:val="a3"/>
        <w:spacing w:before="63"/>
        <w:ind w:left="505"/>
      </w:pPr>
      <w:bookmarkStart w:id="335" w:name="_bookmark98"/>
      <w:bookmarkEnd w:id="335"/>
      <w:r>
        <w:t>Table</w:t>
      </w:r>
      <w:r>
        <w:rPr>
          <w:spacing w:val="-7"/>
        </w:rPr>
        <w:t xml:space="preserve"> </w:t>
      </w:r>
      <w:r>
        <w:t>4.5:</w:t>
      </w:r>
      <w:r>
        <w:rPr>
          <w:spacing w:val="11"/>
        </w:rPr>
        <w:t xml:space="preserve"> </w:t>
      </w:r>
      <w:r>
        <w:t>Robustness:</w:t>
      </w:r>
      <w:r>
        <w:rPr>
          <w:spacing w:val="12"/>
        </w:rPr>
        <w:t xml:space="preserve"> </w:t>
      </w:r>
      <w:r>
        <w:t>mean</w:t>
      </w:r>
      <w:r>
        <w:rPr>
          <w:spacing w:val="-7"/>
        </w:rPr>
        <w:t xml:space="preserve"> </w:t>
      </w:r>
      <w:r>
        <w:t>Kendall</w:t>
      </w:r>
      <w:r>
        <w:rPr>
          <w:spacing w:val="-8"/>
        </w:rPr>
        <w:t xml:space="preserve"> </w:t>
      </w:r>
      <w:r>
        <w:rPr>
          <w:i/>
        </w:rPr>
        <w:t>τ</w:t>
      </w:r>
      <w:r>
        <w:rPr>
          <w:i/>
          <w:spacing w:val="18"/>
        </w:rPr>
        <w:t xml:space="preserve"> </w:t>
      </w:r>
      <w:r>
        <w:t>on</w:t>
      </w:r>
      <w:r>
        <w:rPr>
          <w:spacing w:val="-7"/>
        </w:rPr>
        <w:t xml:space="preserve"> </w:t>
      </w:r>
      <w:r>
        <w:t>top-20</w:t>
      </w:r>
      <w:r>
        <w:rPr>
          <w:spacing w:val="-6"/>
        </w:rPr>
        <w:t xml:space="preserve"> </w:t>
      </w:r>
      <w:r>
        <w:t>ERC-20</w:t>
      </w:r>
      <w:r>
        <w:rPr>
          <w:spacing w:val="-7"/>
        </w:rPr>
        <w:t xml:space="preserve"> </w:t>
      </w:r>
      <w:r>
        <w:t>token</w:t>
      </w:r>
      <w:r>
        <w:rPr>
          <w:spacing w:val="-7"/>
        </w:rPr>
        <w:t xml:space="preserve"> </w:t>
      </w:r>
      <w:r>
        <w:t>subgraph</w:t>
      </w:r>
      <w:r>
        <w:rPr>
          <w:spacing w:val="-6"/>
        </w:rPr>
        <w:t xml:space="preserve"> </w:t>
      </w:r>
      <w:r>
        <w:t>(matched</w:t>
      </w:r>
      <w:r>
        <w:rPr>
          <w:spacing w:val="-7"/>
        </w:rPr>
        <w:t xml:space="preserve"> </w:t>
      </w:r>
      <w:r>
        <w:rPr>
          <w:spacing w:val="-2"/>
        </w:rPr>
        <w:t>cohort).</w:t>
      </w:r>
    </w:p>
    <w:p w14:paraId="00DC2130" w14:textId="77777777" w:rsidR="00350CFB" w:rsidRDefault="00283FFF">
      <w:pPr>
        <w:pStyle w:val="a3"/>
        <w:spacing w:line="359" w:lineRule="exact"/>
        <w:ind w:left="282"/>
        <w:jc w:val="both"/>
      </w:pPr>
      <w:commentRangeStart w:id="336"/>
      <w:r>
        <w:t>Restricting both graphs to the twenty highest-volume ERC-20 tokens changes every family mean by at most a few thousandths. The alignment pattern is therefore not driven by long-tail tokens with sparse or spam-like edges; the economically salient core of ERC-20 activity suffices to reproduce the EndorseRank–AWP contrast.</w:t>
      </w:r>
    </w:p>
    <w:p w14:paraId="00DC2132" w14:textId="77777777" w:rsidR="00350CFB" w:rsidRDefault="00283FFF">
      <w:pPr>
        <w:pStyle w:val="a3"/>
        <w:spacing w:before="5"/>
        <w:rPr>
          <w:sz w:val="5"/>
        </w:rPr>
      </w:pPr>
      <w:r>
        <w:rPr>
          <w:noProof/>
          <w:sz w:val="5"/>
        </w:rPr>
        <mc:AlternateContent>
          <mc:Choice Requires="wps">
            <w:drawing>
              <wp:anchor distT="0" distB="0" distL="0" distR="0" simplePos="0" relativeHeight="487634944" behindDoc="1" locked="0" layoutInCell="1" allowOverlap="1" wp14:anchorId="00DC279C" wp14:editId="00DC279D">
                <wp:simplePos x="0" y="0"/>
                <wp:positionH relativeFrom="page">
                  <wp:posOffset>1882114</wp:posOffset>
                </wp:positionH>
                <wp:positionV relativeFrom="paragraph">
                  <wp:posOffset>55073</wp:posOffset>
                </wp:positionV>
                <wp:extent cx="3796029"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332B8" id="Graphic 654" o:spid="_x0000_s1026" style="position:absolute;margin-left:148.2pt;margin-top:4.35pt;width:298.9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37960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ObFgIAAFwEAAAOAAAAZHJzL2Uyb0RvYy54bWysVMFu2zAMvQ/YPwi6L07SLW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" path="m,l3795763,e" filled="f" strokeweight=".33739mm">
                <v:path arrowok="t"/>
                <w10:wrap type="topAndBottom" anchorx="page"/>
              </v:shape>
            </w:pict>
          </mc:Fallback>
        </mc:AlternateContent>
      </w:r>
    </w:p>
    <w:p w14:paraId="00DC2133" w14:textId="77777777" w:rsidR="00350CFB" w:rsidRDefault="00350CFB">
      <w:pPr>
        <w:pStyle w:val="a3"/>
        <w:spacing w:before="27"/>
      </w:pPr>
    </w:p>
    <w:p w14:paraId="00DC2134" w14:textId="77777777" w:rsidR="00350CFB" w:rsidRDefault="00283FFF">
      <w:pPr>
        <w:pStyle w:val="a3"/>
        <w:spacing w:line="456" w:lineRule="exact"/>
        <w:ind w:left="273" w:right="522" w:firstLine="8"/>
        <w:jc w:val="both"/>
      </w:pPr>
      <w:bookmarkStart w:id="337" w:name="Sample-size_sensitivity"/>
      <w:bookmarkEnd w:id="337"/>
      <w:commentRangeEnd w:id="336"/>
      <w:r>
        <w:rPr>
          <w:rStyle w:val="a5"/>
          <w:sz w:val="24"/>
          <w:szCs w:val="24"/>
        </w:rPr>
        <w:commentReference w:id="336"/>
      </w:r>
    </w:p>
    <w:p w14:paraId="00DC2135" w14:textId="77777777" w:rsidR="00350CFB" w:rsidRDefault="00350CFB">
      <w:pPr>
        <w:pStyle w:val="a3"/>
        <w:spacing w:before="145"/>
      </w:pPr>
    </w:p>
    <w:p w14:paraId="00DC2136" w14:textId="77777777" w:rsidR="00350CFB" w:rsidRDefault="00283FFF">
      <w:pPr>
        <w:pStyle w:val="3"/>
        <w:numPr>
          <w:ilvl w:val="2"/>
          <w:numId w:val="26"/>
        </w:numPr>
        <w:tabs>
          <w:tab w:val="left" w:pos="879"/>
        </w:tabs>
        <w:ind w:left="879" w:hanging="597"/>
      </w:pPr>
      <w:r>
        <w:t>Sample-definition sensitivity</w:t>
      </w:r>
    </w:p>
    <w:p w14:paraId="00DC2137" w14:textId="77777777" w:rsidR="00350CFB" w:rsidRDefault="00350CFB">
      <w:pPr>
        <w:pStyle w:val="a3"/>
        <w:spacing w:before="47"/>
        <w:rPr>
          <w:b/>
        </w:rPr>
      </w:pPr>
    </w:p>
    <w:p w14:paraId="00DC2139" w14:textId="77777777" w:rsidR="00350CFB" w:rsidRDefault="00283FFF">
      <w:pPr>
        <w:pStyle w:val="a3"/>
        <w:spacing w:before="63" w:line="252" w:lineRule="auto"/>
        <w:ind w:left="282" w:right="544" w:hanging="8"/>
        <w:jc w:val="both"/>
      </w:pPr>
      <w:bookmarkStart w:id="338" w:name="_bookmark99"/>
      <w:commentRangeStart w:id="339"/>
      <w:r>
        <w:t>Table 4.6: Sample-definition sensitivity: allowance and transfer family-mean τ and runtime for staged subsamples of the expanded wallet pool (N = 99,080; seed benchmark-tier2-v1). The pool is a different population from the matched cohort; decimal values are not comparable with Table 4.7.</w:t>
      </w:r>
      <w:bookmarkEnd w:id="338"/>
    </w:p>
    <w:p w14:paraId="00DC213A" w14:textId="77777777" w:rsidR="00350CFB" w:rsidRDefault="00283FFF">
      <w:pPr>
        <w:tabs>
          <w:tab w:val="left" w:pos="4241"/>
          <w:tab w:val="left" w:pos="5033"/>
          <w:tab w:val="left" w:pos="5776"/>
          <w:tab w:val="left" w:pos="6640"/>
        </w:tabs>
        <w:spacing w:before="135" w:line="390" w:lineRule="atLeast"/>
        <w:ind w:left="2659" w:right="2942" w:firstLine="414"/>
      </w:pPr>
      <w:r>
        <w:t>n | ER all. | AWP all. | ER tr. | AWP tr. | ER (s) | AWP (s) | Speedup</w:t>
      </w:r>
    </w:p>
    <w:p w14:paraId="00DC213B" w14:textId="77777777" w:rsidR="00350CFB" w:rsidRDefault="00283FFF">
      <w:pPr>
        <w:tabs>
          <w:tab w:val="left" w:pos="4241"/>
          <w:tab w:val="left" w:pos="5033"/>
          <w:tab w:val="left" w:pos="5776"/>
          <w:tab w:val="left" w:pos="6640"/>
        </w:tabs>
        <w:spacing w:before="23"/>
        <w:ind w:left="2659"/>
      </w:pPr>
      <w:r>
        <w:t>10,000 | 0.343 | 0.242 | 0.821 | 0.904 | 0.130 | 1.365 | 10.5×</w:t>
      </w:r>
    </w:p>
    <w:p w14:paraId="7039F8DB" w14:textId="77777777" w:rsidR="00420150" w:rsidRDefault="00041D3C">
      <w:pPr>
        <w:tabs>
          <w:tab w:val="left" w:pos="3340"/>
          <w:tab w:val="left" w:pos="4123"/>
          <w:tab w:val="left" w:pos="5062"/>
          <w:tab w:val="left" w:pos="5945"/>
          <w:tab w:val="left" w:pos="6792"/>
        </w:tabs>
        <w:spacing w:line="247" w:lineRule="auto"/>
        <w:ind w:left="2583" w:right="2865" w:firstLine="414"/>
      </w:pPr>
      <w:r>
        <w:t>50,000 | 0.330 | 0.232 | 0.828 | 0.915 | 0.752 | 6.638 | 8.8×</w:t>
      </w:r>
    </w:p>
    <w:p w14:paraId="7B0CDB39" w14:textId="77777777" w:rsidR="00420150" w:rsidRDefault="00041D3C">
      <w:pPr>
        <w:tabs>
          <w:tab w:val="left" w:pos="3340"/>
          <w:tab w:val="left" w:pos="4123"/>
          <w:tab w:val="left" w:pos="5062"/>
          <w:tab w:val="left" w:pos="5945"/>
          <w:tab w:val="left" w:pos="6792"/>
        </w:tabs>
        <w:spacing w:line="247" w:lineRule="auto"/>
        <w:ind w:left="2583" w:right="2865" w:firstLine="414"/>
      </w:pPr>
      <w:r>
        <w:t>99,080 | 0.327 | 0.230 | 0.828 | 0.916 | 1.426 | 11.253 | 7.9×</w:t>
      </w:r>
      <w:commentRangeEnd w:id="339"/>
      <w:r>
        <w:rPr>
          <w:rStyle w:val="a5"/>
          <w:sz w:val="22"/>
          <w:szCs w:val="22"/>
        </w:rPr>
        <w:commentReference w:id="339"/>
      </w:r>
    </w:p>
    <w:p w14:paraId="00DC213C" w14:textId="77777777" w:rsidR="00350CFB" w:rsidRDefault="00283FFF">
      <w:pPr>
        <w:pStyle w:val="a3"/>
        <w:spacing w:before="4"/>
        <w:rPr>
          <w:sz w:val="5"/>
        </w:rPr>
      </w:pPr>
      <w:r>
        <w:rPr>
          <w:noProof/>
          <w:sz w:val="5"/>
        </w:rPr>
        <mc:AlternateContent>
          <mc:Choice Requires="wps">
            <w:drawing>
              <wp:anchor distT="0" distB="0" distL="0" distR="0" simplePos="0" relativeHeight="487635456" behindDoc="1" locked="0" layoutInCell="1" allowOverlap="1" wp14:anchorId="00DC27A2" wp14:editId="00DC27A3">
                <wp:simplePos x="0" y="0"/>
                <wp:positionH relativeFrom="page">
                  <wp:posOffset>2274722</wp:posOffset>
                </wp:positionH>
                <wp:positionV relativeFrom="paragraph">
                  <wp:posOffset>54750</wp:posOffset>
                </wp:positionV>
                <wp:extent cx="301117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1270"/>
                        </a:xfrm>
                        <a:custGeom>
                          <a:avLst/>
                          <a:gdLst/>
                          <a:ahLst/>
                          <a:cxnLst/>
                          <a:rect l="l" t="t" r="r" b="b"/>
                          <a:pathLst>
                            <a:path w="301117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03D4F" id="Graphic 657" o:spid="_x0000_s1026" style="position:absolute;margin-left:179.1pt;margin-top:4.3pt;width:237.1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301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" path="m,l3010547,e" filled="f" strokeweight=".33739mm">
                <v:path arrowok="t"/>
                <w10:wrap type="topAndBottom" anchorx="page"/>
              </v:shape>
            </w:pict>
          </mc:Fallback>
        </mc:AlternateContent>
      </w:r>
    </w:p>
    <w:p w14:paraId="00DC213D" w14:textId="77777777" w:rsidR="00350CFB" w:rsidRDefault="00350CFB">
      <w:pPr>
        <w:pStyle w:val="a3"/>
        <w:spacing w:before="168"/>
      </w:pPr>
    </w:p>
    <w:p w14:paraId="00DC213E" w14:textId="77777777" w:rsidR="00350CFB" w:rsidRDefault="00283FFF">
      <w:pPr>
        <w:pStyle w:val="a3"/>
        <w:spacing w:line="316" w:lineRule="auto"/>
        <w:ind w:left="276" w:right="563" w:hanging="3"/>
        <w:jc w:val="both"/>
      </w:pPr>
      <w:commentRangeStart w:id="340"/>
      <w:commentRangeStart w:id="341"/>
      <w:commentRangeStart w:id="342"/>
      <w:r>
        <w:t>Table 4.6 recomputes the transfer and allowance family means on the staged pool subsamples used for the runtime scaling. The coefficients are much larger than on the matched cohort, and AWP’s allowance coefficient turns positive. Neither change is evidence about the methods. Pool subsamples admit wallets that have no edges in one or both graphs; for such wallets the score and the proxy are both zero after alignment, and tied zeros at the bottom of both rankings raise Kendall τ mechanically (Section 3.12.4). The table is therefore reported as a sensitivity analysis of the sample definition, and it answers a narrower question: does the relative ordering of the two methods on each family survive a change of population? It does—AWP stays ahead on transfer and EndorseRank on allowance at every stage—but the absolute values in the table must not be compared with those of Table 4.7, whose cohort excludes exactly the wallets that inflate them.</w:t>
      </w:r>
      <w:commentRangeEnd w:id="341"/>
      <w:r>
        <w:rPr>
          <w:rStyle w:val="a5"/>
          <w:sz w:val="24"/>
          <w:szCs w:val="24"/>
        </w:rPr>
        <w:commentReference w:id="341"/>
      </w:r>
      <w:commentRangeEnd w:id="342"/>
      <w:r w:rsidR="002149DF">
        <w:rPr>
          <w:rStyle w:val="a5"/>
          <w:sz w:val="24"/>
          <w:szCs w:val="24"/>
        </w:rPr>
        <w:commentReference w:id="342"/>
      </w:r>
    </w:p>
    <w:p w14:paraId="00DC213F" w14:textId="77777777" w:rsidR="00350CFB" w:rsidRDefault="00350CFB">
      <w:pPr>
        <w:pStyle w:val="a3"/>
        <w:spacing w:line="316" w:lineRule="auto"/>
        <w:jc w:val="both"/>
        <w:sectPr w:rsidR="00350CFB">
          <w:pgSz w:w="11910" w:h="16840"/>
          <w:pgMar w:top="1920" w:right="708" w:bottom="2300" w:left="992" w:header="0" w:footer="2115" w:gutter="0"/>
          <w:cols w:space="720"/>
        </w:sectPr>
      </w:pPr>
    </w:p>
    <w:p w14:paraId="00DC2140" w14:textId="77777777" w:rsidR="00350CFB" w:rsidRDefault="00283FFF">
      <w:pPr>
        <w:pStyle w:val="a3"/>
        <w:spacing w:before="72" w:line="396" w:lineRule="auto"/>
        <w:ind w:left="273" w:right="562" w:firstLine="8"/>
        <w:jc w:val="both"/>
      </w:pPr>
      <w:r>
        <w:t>The damping and top-token checks support reading Claims C1–C3 as stable under parameter and token-mix perturbation. The sample-definition check shows that the comparative structure, not the decimal values, is what travels across populations.</w:t>
      </w:r>
    </w:p>
    <w:p w14:paraId="00DC2142" w14:textId="77777777" w:rsidR="00350CFB" w:rsidRDefault="00283FFF">
      <w:pPr>
        <w:pStyle w:val="a3"/>
        <w:spacing w:before="6" w:line="316" w:lineRule="auto"/>
        <w:ind w:left="273" w:right="563" w:firstLine="8"/>
        <w:jc w:val="both"/>
      </w:pPr>
      <w:bookmarkStart w:id="343" w:name="Social-method_alignment:_EndorseRank_vs."/>
      <w:bookmarkStart w:id="344" w:name="_bookmark100"/>
      <w:bookmarkEnd w:id="343"/>
      <w:bookmarkEnd w:id="344"/>
      <w:commentRangeEnd w:id="340"/>
      <w:r>
        <w:rPr>
          <w:rStyle w:val="a5"/>
          <w:sz w:val="24"/>
          <w:szCs w:val="24"/>
        </w:rPr>
        <w:commentReference w:id="340"/>
      </w:r>
    </w:p>
    <w:p w14:paraId="00DC2143" w14:textId="77777777" w:rsidR="00350CFB" w:rsidRDefault="00350CFB">
      <w:pPr>
        <w:pStyle w:val="a3"/>
        <w:spacing w:before="228"/>
      </w:pPr>
    </w:p>
    <w:p w14:paraId="00DC2144" w14:textId="77777777" w:rsidR="00350CFB" w:rsidRDefault="00283FFF">
      <w:pPr>
        <w:pStyle w:val="2"/>
        <w:numPr>
          <w:ilvl w:val="1"/>
          <w:numId w:val="26"/>
        </w:numPr>
        <w:tabs>
          <w:tab w:val="left" w:pos="783"/>
        </w:tabs>
        <w:ind w:left="783" w:hanging="501"/>
      </w:pPr>
      <w:r>
        <w:t>Same-window alignment: EndorseRank vs. AWP (Claims C2–C3)</w:t>
      </w:r>
    </w:p>
    <w:p w14:paraId="00DC2145" w14:textId="77777777" w:rsidR="00350CFB" w:rsidRDefault="00350CFB">
      <w:pPr>
        <w:pStyle w:val="a3"/>
        <w:spacing w:before="24"/>
        <w:rPr>
          <w:b/>
          <w:sz w:val="28"/>
        </w:rPr>
      </w:pPr>
    </w:p>
    <w:p w14:paraId="00DC2146" w14:textId="77777777" w:rsidR="00350CFB" w:rsidRDefault="00283FFF">
      <w:pPr>
        <w:pStyle w:val="a3"/>
        <w:spacing w:line="396" w:lineRule="auto"/>
        <w:ind w:left="282" w:right="558"/>
        <w:jc w:val="both"/>
      </w:pPr>
      <w:r>
        <w:t>Claims C2 and C3 ask whether each method recovers its intended construct on contemporaneous local statistics and whether the winners are construct-specific. Table 4.7 reports family-mean Kendall τ with 95% paired-bootstrap intervals for the transfer, allowance and Sybil-stability families, together with the inter-method agreement between the two score vectors. Figure 4.6 shows the same family means as a heatmap.</w:t>
      </w:r>
    </w:p>
    <w:p w14:paraId="157C2069" w14:textId="77777777" w:rsidR="00420150" w:rsidRDefault="00041D3C">
      <w:pPr>
        <w:pStyle w:val="a3"/>
        <w:spacing w:line="359" w:lineRule="exact"/>
        <w:ind w:left="282"/>
        <w:jc w:val="both"/>
      </w:pPr>
      <w:commentRangeStart w:id="345"/>
      <w:r>
        <w:t>Table 4.7: Family-mean Kendall τ with bootstrap confidence intervals on the matched cohort (n = 5,521). CI = 95% percentile bootstrap over wallets (400 paired resamples, seed 42).</w:t>
      </w:r>
    </w:p>
    <w:tbl>
      <w:tblPr>
        <w:tblW w:w="0" w:type="auto"/>
        <w:tblInd w:w="2186" w:type="dxa"/>
        <w:tblLayout w:type="fixed"/>
        <w:tblCellMar>
          <w:left w:w="0" w:type="dxa"/>
          <w:right w:w="0" w:type="dxa"/>
        </w:tblCellMar>
        <w:tblLook w:val="01E0" w:firstRow="1" w:lastRow="1" w:firstColumn="1" w:lastColumn="1" w:noHBand="0" w:noVBand="0"/>
      </w:tblPr>
      <w:tblGrid>
        <w:gridCol w:w="1800"/>
        <w:gridCol w:w="1800"/>
        <w:gridCol w:w="1800"/>
        <w:gridCol w:w="1800"/>
        <w:gridCol w:w="1800"/>
      </w:tblGrid>
      <w:tr w:rsidR="00350CFB" w14:paraId="4EED63C5" w14:textId="77777777">
        <w:trPr>
          <w:trHeight w:val="381"/>
        </w:trPr>
        <w:tc>
          <w:tcPr>
            <w:tcW w:w="1800" w:type="dxa"/>
            <w:tcBorders>
              <w:top w:val="single" w:sz="8" w:space="0" w:color="000000"/>
              <w:bottom w:val="single" w:sz="6" w:space="0" w:color="000000"/>
            </w:tcBorders>
          </w:tcPr>
          <w:p w14:paraId="55F40641" w14:textId="77777777" w:rsidR="00350CFB" w:rsidRDefault="00283FFF">
            <w:pPr>
              <w:pStyle w:val="TableParagraph"/>
              <w:spacing w:before="53"/>
              <w:jc w:val="left"/>
            </w:pPr>
            <w:r>
              <w:rPr>
                <w:b/>
              </w:rPr>
              <w:t>Family</w:t>
            </w:r>
          </w:p>
        </w:tc>
        <w:tc>
          <w:tcPr>
            <w:tcW w:w="1800" w:type="dxa"/>
            <w:tcBorders>
              <w:top w:val="single" w:sz="8" w:space="0" w:color="000000"/>
              <w:bottom w:val="single" w:sz="6" w:space="0" w:color="000000"/>
            </w:tcBorders>
          </w:tcPr>
          <w:p w14:paraId="0DA0C89A" w14:textId="77777777" w:rsidR="00350CFB" w:rsidRDefault="00283FFF">
            <w:pPr>
              <w:pStyle w:val="TableParagraph"/>
              <w:spacing w:before="53"/>
              <w:jc w:val="left"/>
            </w:pPr>
            <w:r>
              <w:rPr>
                <w:b/>
              </w:rPr>
              <w:t>ER mean τ</w:t>
            </w:r>
          </w:p>
        </w:tc>
        <w:tc>
          <w:tcPr>
            <w:tcW w:w="1800" w:type="dxa"/>
            <w:tcBorders>
              <w:top w:val="single" w:sz="8" w:space="0" w:color="000000"/>
              <w:bottom w:val="single" w:sz="6" w:space="0" w:color="000000"/>
            </w:tcBorders>
          </w:tcPr>
          <w:p w14:paraId="6C3C7F61" w14:textId="77777777" w:rsidR="00350CFB" w:rsidRDefault="00283FFF">
            <w:pPr>
              <w:pStyle w:val="TableParagraph"/>
              <w:spacing w:before="53"/>
              <w:jc w:val="left"/>
            </w:pPr>
            <w:r>
              <w:rPr>
                <w:b/>
              </w:rPr>
              <w:t>ER 95% CI</w:t>
            </w:r>
          </w:p>
        </w:tc>
        <w:tc>
          <w:tcPr>
            <w:tcW w:w="1800" w:type="dxa"/>
            <w:tcBorders>
              <w:top w:val="single" w:sz="8" w:space="0" w:color="000000"/>
              <w:bottom w:val="single" w:sz="6" w:space="0" w:color="000000"/>
            </w:tcBorders>
          </w:tcPr>
          <w:p w14:paraId="67EF985C" w14:textId="77777777" w:rsidR="00350CFB" w:rsidRDefault="00283FFF">
            <w:pPr>
              <w:pStyle w:val="TableParagraph"/>
              <w:spacing w:before="53"/>
            </w:pPr>
            <w:r>
              <w:rPr>
                <w:b/>
              </w:rPr>
              <w:t>AWP mean τ</w:t>
            </w:r>
          </w:p>
        </w:tc>
        <w:tc>
          <w:tcPr>
            <w:tcW w:w="1800" w:type="dxa"/>
            <w:tcBorders>
              <w:top w:val="single" w:sz="8" w:space="0" w:color="000000"/>
              <w:bottom w:val="single" w:sz="6" w:space="0" w:color="000000"/>
            </w:tcBorders>
          </w:tcPr>
          <w:p w14:paraId="6DB4DF74" w14:textId="77777777" w:rsidR="00350CFB" w:rsidRDefault="00283FFF">
            <w:pPr>
              <w:pStyle w:val="TableParagraph"/>
              <w:spacing w:before="53"/>
            </w:pPr>
            <w:r>
              <w:rPr>
                <w:b/>
              </w:rPr>
              <w:t>AWP 95% CI</w:t>
            </w:r>
          </w:p>
        </w:tc>
      </w:tr>
      <w:tr w:rsidR="00350CFB" w14:paraId="022A306A" w14:textId="77777777">
        <w:trPr>
          <w:trHeight w:val="319"/>
        </w:trPr>
        <w:tc>
          <w:tcPr>
            <w:tcW w:w="1800" w:type="dxa"/>
            <w:tcBorders>
              <w:top w:val="single" w:sz="6" w:space="0" w:color="000000"/>
            </w:tcBorders>
          </w:tcPr>
          <w:p w14:paraId="04195583" w14:textId="77777777" w:rsidR="00350CFB" w:rsidRDefault="00283FFF">
            <w:pPr>
              <w:pStyle w:val="TableParagraph"/>
              <w:spacing w:before="52" w:line="247" w:lineRule="exact"/>
              <w:jc w:val="left"/>
            </w:pPr>
            <w:r>
              <w:t>Transfer</w:t>
            </w:r>
          </w:p>
        </w:tc>
        <w:tc>
          <w:tcPr>
            <w:tcW w:w="1800" w:type="dxa"/>
            <w:tcBorders>
              <w:top w:val="single" w:sz="6" w:space="0" w:color="000000"/>
            </w:tcBorders>
          </w:tcPr>
          <w:p w14:paraId="5AF22701" w14:textId="77777777" w:rsidR="00350CFB" w:rsidRDefault="00283FFF">
            <w:pPr>
              <w:pStyle w:val="TableParagraph"/>
              <w:spacing w:before="52" w:line="247" w:lineRule="exact"/>
              <w:jc w:val="left"/>
            </w:pPr>
            <w:r>
              <w:t>0.333</w:t>
            </w:r>
          </w:p>
        </w:tc>
        <w:tc>
          <w:tcPr>
            <w:tcW w:w="1800" w:type="dxa"/>
            <w:tcBorders>
              <w:top w:val="single" w:sz="6" w:space="0" w:color="000000"/>
            </w:tcBorders>
          </w:tcPr>
          <w:p w14:paraId="16CF35D8" w14:textId="77777777" w:rsidR="00350CFB" w:rsidRDefault="00283FFF">
            <w:pPr>
              <w:pStyle w:val="TableParagraph"/>
              <w:spacing w:before="52" w:line="247" w:lineRule="exact"/>
              <w:jc w:val="left"/>
            </w:pPr>
            <w:r>
              <w:t>[0.314, 0.353]</w:t>
            </w:r>
          </w:p>
        </w:tc>
        <w:tc>
          <w:tcPr>
            <w:tcW w:w="1800" w:type="dxa"/>
            <w:tcBorders>
              <w:top w:val="single" w:sz="6" w:space="0" w:color="000000"/>
            </w:tcBorders>
          </w:tcPr>
          <w:p w14:paraId="26516933" w14:textId="77777777" w:rsidR="00350CFB" w:rsidRDefault="00283FFF">
            <w:pPr>
              <w:pStyle w:val="TableParagraph"/>
              <w:spacing w:before="52" w:line="247" w:lineRule="exact"/>
            </w:pPr>
            <w:r>
              <w:t>0.534</w:t>
            </w:r>
          </w:p>
        </w:tc>
        <w:tc>
          <w:tcPr>
            <w:tcW w:w="1800" w:type="dxa"/>
            <w:tcBorders>
              <w:top w:val="single" w:sz="6" w:space="0" w:color="000000"/>
            </w:tcBorders>
          </w:tcPr>
          <w:p w14:paraId="1C3D992E" w14:textId="77777777" w:rsidR="00350CFB" w:rsidRDefault="00283FFF">
            <w:pPr>
              <w:pStyle w:val="TableParagraph"/>
              <w:spacing w:before="52" w:line="247" w:lineRule="exact"/>
            </w:pPr>
            <w:r>
              <w:t>[0.522, 0.547]</w:t>
            </w:r>
          </w:p>
        </w:tc>
      </w:tr>
      <w:tr w:rsidR="00350CFB" w14:paraId="0198E6D4" w14:textId="77777777">
        <w:trPr>
          <w:trHeight w:val="319"/>
        </w:trPr>
        <w:tc>
          <w:tcPr>
            <w:tcW w:w="1800" w:type="dxa"/>
            <w:tcBorders>
              <w:top w:val="single" w:sz="6" w:space="0" w:color="000000"/>
            </w:tcBorders>
          </w:tcPr>
          <w:p w14:paraId="278FF68D" w14:textId="77777777" w:rsidR="00350CFB" w:rsidRDefault="00283FFF">
            <w:pPr>
              <w:pStyle w:val="TableParagraph"/>
              <w:spacing w:before="52" w:line="247" w:lineRule="exact"/>
              <w:jc w:val="left"/>
            </w:pPr>
            <w:r>
              <w:t>Allowance</w:t>
            </w:r>
          </w:p>
        </w:tc>
        <w:tc>
          <w:tcPr>
            <w:tcW w:w="1800" w:type="dxa"/>
            <w:tcBorders>
              <w:top w:val="single" w:sz="6" w:space="0" w:color="000000"/>
            </w:tcBorders>
          </w:tcPr>
          <w:p w14:paraId="58F240DC" w14:textId="77777777" w:rsidR="00350CFB" w:rsidRDefault="00283FFF">
            <w:pPr>
              <w:pStyle w:val="TableParagraph"/>
              <w:spacing w:before="52" w:line="247" w:lineRule="exact"/>
              <w:jc w:val="left"/>
            </w:pPr>
            <w:r>
              <w:t>0.355</w:t>
            </w:r>
          </w:p>
        </w:tc>
        <w:tc>
          <w:tcPr>
            <w:tcW w:w="1800" w:type="dxa"/>
            <w:tcBorders>
              <w:top w:val="single" w:sz="6" w:space="0" w:color="000000"/>
            </w:tcBorders>
          </w:tcPr>
          <w:p w14:paraId="60AF2D42" w14:textId="77777777" w:rsidR="00350CFB" w:rsidRDefault="00283FFF">
            <w:pPr>
              <w:pStyle w:val="TableParagraph"/>
              <w:spacing w:before="52" w:line="247" w:lineRule="exact"/>
              <w:jc w:val="left"/>
            </w:pPr>
            <w:r>
              <w:t>[0.322, 0.384]</w:t>
            </w:r>
          </w:p>
        </w:tc>
        <w:tc>
          <w:tcPr>
            <w:tcW w:w="1800" w:type="dxa"/>
            <w:tcBorders>
              <w:top w:val="single" w:sz="6" w:space="0" w:color="000000"/>
            </w:tcBorders>
          </w:tcPr>
          <w:p w14:paraId="3B68280D" w14:textId="77777777" w:rsidR="00350CFB" w:rsidRDefault="00283FFF">
            <w:pPr>
              <w:pStyle w:val="TableParagraph"/>
              <w:spacing w:before="52" w:line="247" w:lineRule="exact"/>
            </w:pPr>
            <w:r>
              <w:t>-0.030</w:t>
            </w:r>
          </w:p>
        </w:tc>
        <w:tc>
          <w:tcPr>
            <w:tcW w:w="1800" w:type="dxa"/>
            <w:tcBorders>
              <w:top w:val="single" w:sz="6" w:space="0" w:color="000000"/>
            </w:tcBorders>
          </w:tcPr>
          <w:p w14:paraId="25D543DB" w14:textId="77777777" w:rsidR="00350CFB" w:rsidRDefault="00283FFF">
            <w:pPr>
              <w:pStyle w:val="TableParagraph"/>
              <w:spacing w:before="52" w:line="247" w:lineRule="exact"/>
            </w:pPr>
            <w:r>
              <w:t>[-0.045, -0.017]</w:t>
            </w:r>
          </w:p>
        </w:tc>
      </w:tr>
      <w:tr w:rsidR="00350CFB" w14:paraId="377CDA64" w14:textId="77777777">
        <w:trPr>
          <w:trHeight w:val="319"/>
        </w:trPr>
        <w:tc>
          <w:tcPr>
            <w:tcW w:w="1800" w:type="dxa"/>
            <w:tcBorders>
              <w:top w:val="single" w:sz="6" w:space="0" w:color="000000"/>
            </w:tcBorders>
          </w:tcPr>
          <w:p w14:paraId="61DC0451" w14:textId="77777777" w:rsidR="00350CFB" w:rsidRDefault="00283FFF">
            <w:pPr>
              <w:pStyle w:val="TableParagraph"/>
              <w:spacing w:before="52" w:line="247" w:lineRule="exact"/>
              <w:jc w:val="left"/>
            </w:pPr>
            <w:r>
              <w:t>Sybil-adjusted stability</w:t>
            </w:r>
          </w:p>
        </w:tc>
        <w:tc>
          <w:tcPr>
            <w:tcW w:w="1800" w:type="dxa"/>
            <w:tcBorders>
              <w:top w:val="single" w:sz="6" w:space="0" w:color="000000"/>
            </w:tcBorders>
          </w:tcPr>
          <w:p w14:paraId="509E8532" w14:textId="77777777" w:rsidR="00350CFB" w:rsidRDefault="00283FFF">
            <w:pPr>
              <w:pStyle w:val="TableParagraph"/>
              <w:spacing w:before="52" w:line="247" w:lineRule="exact"/>
              <w:jc w:val="left"/>
            </w:pPr>
            <w:r>
              <w:t>0.233</w:t>
            </w:r>
          </w:p>
        </w:tc>
        <w:tc>
          <w:tcPr>
            <w:tcW w:w="1800" w:type="dxa"/>
            <w:tcBorders>
              <w:top w:val="single" w:sz="6" w:space="0" w:color="000000"/>
            </w:tcBorders>
          </w:tcPr>
          <w:p w14:paraId="6C68B870" w14:textId="77777777" w:rsidR="00350CFB" w:rsidRDefault="00283FFF">
            <w:pPr>
              <w:pStyle w:val="TableParagraph"/>
              <w:spacing w:before="52" w:line="247" w:lineRule="exact"/>
              <w:jc w:val="left"/>
            </w:pPr>
            <w:r>
              <w:t>[0.214, 0.253]</w:t>
            </w:r>
          </w:p>
        </w:tc>
        <w:tc>
          <w:tcPr>
            <w:tcW w:w="1800" w:type="dxa"/>
            <w:tcBorders>
              <w:top w:val="single" w:sz="6" w:space="0" w:color="000000"/>
            </w:tcBorders>
          </w:tcPr>
          <w:p w14:paraId="08788266" w14:textId="77777777" w:rsidR="00350CFB" w:rsidRDefault="00283FFF">
            <w:pPr>
              <w:pStyle w:val="TableParagraph"/>
              <w:spacing w:before="52" w:line="247" w:lineRule="exact"/>
            </w:pPr>
            <w:r>
              <w:t>0.286</w:t>
            </w:r>
          </w:p>
        </w:tc>
        <w:tc>
          <w:tcPr>
            <w:tcW w:w="1800" w:type="dxa"/>
            <w:tcBorders>
              <w:top w:val="single" w:sz="6" w:space="0" w:color="000000"/>
            </w:tcBorders>
          </w:tcPr>
          <w:p w14:paraId="122F3124" w14:textId="77777777" w:rsidR="00350CFB" w:rsidRDefault="00283FFF">
            <w:pPr>
              <w:pStyle w:val="TableParagraph"/>
              <w:spacing w:before="52" w:line="247" w:lineRule="exact"/>
            </w:pPr>
            <w:r>
              <w:t>[0.274, 0.300]</w:t>
            </w:r>
          </w:p>
        </w:tc>
      </w:tr>
      <w:tr w:rsidR="00350CFB" w14:paraId="478445DC" w14:textId="77777777">
        <w:trPr>
          <w:trHeight w:val="319"/>
        </w:trPr>
        <w:tc>
          <w:tcPr>
            <w:tcW w:w="1800" w:type="dxa"/>
            <w:tcBorders>
              <w:top w:val="single" w:sz="6" w:space="0" w:color="000000"/>
            </w:tcBorders>
          </w:tcPr>
          <w:p w14:paraId="4BD2FD87" w14:textId="77777777" w:rsidR="00350CFB" w:rsidRDefault="00283FFF">
            <w:pPr>
              <w:pStyle w:val="TableParagraph"/>
              <w:spacing w:before="52" w:line="247" w:lineRule="exact"/>
              <w:jc w:val="left"/>
            </w:pPr>
            <w:r>
              <w:t>EndorseRank vs. AWP score agreement</w:t>
            </w:r>
          </w:p>
        </w:tc>
        <w:tc>
          <w:tcPr>
            <w:tcW w:w="1800" w:type="dxa"/>
            <w:tcBorders>
              <w:top w:val="single" w:sz="6" w:space="0" w:color="000000"/>
            </w:tcBorders>
          </w:tcPr>
          <w:p w14:paraId="7854FDA7" w14:textId="77777777" w:rsidR="00350CFB" w:rsidRDefault="00283FFF">
            <w:pPr>
              <w:pStyle w:val="TableParagraph"/>
              <w:spacing w:before="52" w:line="247" w:lineRule="exact"/>
              <w:jc w:val="left"/>
            </w:pPr>
            <w:r>
              <w:t>0.316</w:t>
            </w:r>
          </w:p>
        </w:tc>
        <w:tc>
          <w:tcPr>
            <w:tcW w:w="1800" w:type="dxa"/>
            <w:tcBorders>
              <w:top w:val="single" w:sz="6" w:space="0" w:color="000000"/>
            </w:tcBorders>
          </w:tcPr>
          <w:p w14:paraId="6F93F929" w14:textId="77777777" w:rsidR="00350CFB" w:rsidRDefault="00283FFF">
            <w:pPr>
              <w:pStyle w:val="TableParagraph"/>
              <w:spacing w:before="52" w:line="247" w:lineRule="exact"/>
              <w:jc w:val="left"/>
            </w:pPr>
            <w:r>
              <w:t>[0.298, 0.336]</w:t>
            </w:r>
          </w:p>
        </w:tc>
        <w:tc>
          <w:tcPr>
            <w:tcW w:w="1800" w:type="dxa"/>
            <w:tcBorders>
              <w:top w:val="single" w:sz="6" w:space="0" w:color="000000"/>
            </w:tcBorders>
          </w:tcPr>
          <w:p w14:paraId="1ACA7FBA" w14:textId="77777777" w:rsidR="00350CFB" w:rsidRDefault="00350CFB">
            <w:pPr>
              <w:pStyle w:val="TableParagraph"/>
              <w:spacing w:before="52" w:line="247" w:lineRule="exact"/>
            </w:pPr>
          </w:p>
        </w:tc>
        <w:tc>
          <w:tcPr>
            <w:tcW w:w="1800" w:type="dxa"/>
            <w:tcBorders>
              <w:top w:val="single" w:sz="6" w:space="0" w:color="000000"/>
            </w:tcBorders>
          </w:tcPr>
          <w:p w14:paraId="6592B059" w14:textId="77777777" w:rsidR="00350CFB" w:rsidRDefault="00350CFB">
            <w:pPr>
              <w:pStyle w:val="TableParagraph"/>
              <w:spacing w:before="52" w:line="247" w:lineRule="exact"/>
            </w:pPr>
          </w:p>
        </w:tc>
      </w:tr>
    </w:tbl>
    <w:commentRangeEnd w:id="345"/>
    <w:p w14:paraId="3878E89B" w14:textId="77777777" w:rsidR="00420150" w:rsidRDefault="00041D3C">
      <w:pPr>
        <w:pStyle w:val="a3"/>
        <w:spacing w:line="359" w:lineRule="exact"/>
        <w:ind w:left="282"/>
        <w:jc w:val="both"/>
      </w:pPr>
      <w:r>
        <w:rPr>
          <w:rStyle w:val="a5"/>
          <w:sz w:val="24"/>
          <w:szCs w:val="24"/>
        </w:rPr>
        <w:commentReference w:id="345"/>
      </w:r>
    </w:p>
    <w:p w14:paraId="00DC2147" w14:textId="77777777" w:rsidR="00350CFB" w:rsidRDefault="00350CFB">
      <w:pPr>
        <w:pStyle w:val="a3"/>
        <w:spacing w:before="8" w:line="252" w:lineRule="auto"/>
        <w:ind w:left="282" w:right="554" w:hanging="8"/>
        <w:jc w:val="both"/>
      </w:pPr>
      <w:bookmarkStart w:id="346" w:name="_bookmark101"/>
      <w:bookmarkEnd w:id="346"/>
    </w:p>
    <w:p w14:paraId="00DC2148" w14:textId="77777777" w:rsidR="00350CFB" w:rsidRDefault="00350CFB">
      <w:pPr>
        <w:pStyle w:val="a3"/>
        <w:spacing w:before="9"/>
        <w:rPr>
          <w:sz w:val="19"/>
        </w:rPr>
      </w:pPr>
    </w:p>
    <w:p w14:paraId="00DC216D" w14:textId="77777777" w:rsidR="00350CFB" w:rsidRDefault="00350CFB">
      <w:pPr>
        <w:pStyle w:val="a3"/>
        <w:spacing w:before="103"/>
      </w:pPr>
    </w:p>
    <w:p w14:paraId="00DC216F"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72" w14:textId="77777777" w:rsidR="00350CFB" w:rsidRDefault="00283FFF">
      <w:pPr>
        <w:spacing w:before="151"/>
        <w:ind w:right="1539"/>
        <w:jc w:val="right"/>
        <w:rPr>
          <w:rFonts w:ascii="Arial"/>
          <w:sz w:val="18"/>
        </w:rPr>
      </w:pPr>
      <w:r>
        <w:rPr>
          <w:rFonts w:ascii="Arial"/>
          <w:noProof/>
          <w:sz w:val="18"/>
        </w:rPr>
        <mc:AlternateContent>
          <mc:Choice Requires="wpg">
            <w:drawing>
              <wp:anchor distT="0" distB="0" distL="0" distR="0" simplePos="0" relativeHeight="15778816" behindDoc="0" locked="0" layoutInCell="1" allowOverlap="1" wp14:anchorId="00DC27A4" wp14:editId="00DC27A5">
                <wp:simplePos x="0" y="0"/>
                <wp:positionH relativeFrom="page">
                  <wp:posOffset>1920964</wp:posOffset>
                </wp:positionH>
                <wp:positionV relativeFrom="paragraph">
                  <wp:posOffset>160195</wp:posOffset>
                </wp:positionV>
                <wp:extent cx="3725545" cy="187198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5545" cy="1871980"/>
                          <a:chOff x="0" y="0"/>
                          <a:chExt cx="3725545" cy="1871980"/>
                        </a:xfrm>
                      </wpg:grpSpPr>
                      <pic:pic xmlns:pic="http://schemas.openxmlformats.org/drawingml/2006/picture">
                        <pic:nvPicPr>
                          <pic:cNvPr id="659" name="Image 659"/>
                          <pic:cNvPicPr/>
                        </pic:nvPicPr>
                        <pic:blipFill>
                          <a:blip r:embed="rId12" cstate="print"/>
                          <a:stretch>
                            <a:fillRect/>
                          </a:stretch>
                        </pic:blipFill>
                        <pic:spPr>
                          <a:xfrm>
                            <a:off x="36347" y="4128"/>
                            <a:ext cx="3684975" cy="1830709"/>
                          </a:xfrm>
                          <a:prstGeom prst="rect">
                            <a:avLst/>
                          </a:prstGeom>
                        </pic:spPr>
                      </pic:pic>
                      <wps:wsp>
                        <wps:cNvPr id="660" name="Graphic 660"/>
                        <wps:cNvSpPr/>
                        <wps:spPr>
                          <a:xfrm>
                            <a:off x="404648"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1" name="Graphic 661"/>
                        <wps:cNvSpPr/>
                        <wps:spPr>
                          <a:xfrm>
                            <a:off x="404648"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2" name="Graphic 662"/>
                        <wps:cNvSpPr/>
                        <wps:spPr>
                          <a:xfrm>
                            <a:off x="404648"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3" name="Graphic 663"/>
                        <wps:cNvSpPr/>
                        <wps:spPr>
                          <a:xfrm>
                            <a:off x="1141687"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4" name="Graphic 664"/>
                        <wps:cNvSpPr/>
                        <wps:spPr>
                          <a:xfrm>
                            <a:off x="1141687"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5" name="Graphic 665"/>
                        <wps:cNvSpPr/>
                        <wps:spPr>
                          <a:xfrm>
                            <a:off x="1141687"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6" name="Graphic 666"/>
                        <wps:cNvSpPr/>
                        <wps:spPr>
                          <a:xfrm>
                            <a:off x="1878726"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7" name="Graphic 667"/>
                        <wps:cNvSpPr/>
                        <wps:spPr>
                          <a:xfrm>
                            <a:off x="1878726"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8" name="Graphic 668"/>
                        <wps:cNvSpPr/>
                        <wps:spPr>
                          <a:xfrm>
                            <a:off x="1878726"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9" name="Graphic 669"/>
                        <wps:cNvSpPr/>
                        <wps:spPr>
                          <a:xfrm>
                            <a:off x="2615765"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0" name="Graphic 670"/>
                        <wps:cNvSpPr/>
                        <wps:spPr>
                          <a:xfrm>
                            <a:off x="2615765"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1" name="Graphic 671"/>
                        <wps:cNvSpPr/>
                        <wps:spPr>
                          <a:xfrm>
                            <a:off x="2615765"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2" name="Graphic 672"/>
                        <wps:cNvSpPr/>
                        <wps:spPr>
                          <a:xfrm>
                            <a:off x="3352804" y="4128"/>
                            <a:ext cx="1270" cy="1831339"/>
                          </a:xfrm>
                          <a:custGeom>
                            <a:avLst/>
                            <a:gdLst/>
                            <a:ahLst/>
                            <a:cxnLst/>
                            <a:rect l="l" t="t" r="r" b="b"/>
                            <a:pathLst>
                              <a:path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3" name="Graphic 673"/>
                        <wps:cNvSpPr/>
                        <wps:spPr>
                          <a:xfrm>
                            <a:off x="3352804" y="1835411"/>
                            <a:ext cx="1270" cy="36195"/>
                          </a:xfrm>
                          <a:custGeom>
                            <a:avLst/>
                            <a:gdLst/>
                            <a:ahLst/>
                            <a:cxnLst/>
                            <a:rect l="l" t="t" r="r" b="b"/>
                            <a:pathLst>
                              <a:path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4" name="Graphic 674"/>
                        <wps:cNvSpPr/>
                        <wps:spPr>
                          <a:xfrm>
                            <a:off x="3352804" y="1835411"/>
                            <a:ext cx="1270" cy="36195"/>
                          </a:xfrm>
                          <a:custGeom>
                            <a:avLst/>
                            <a:gdLst/>
                            <a:ahLst/>
                            <a:cxnLst/>
                            <a:rect l="l" t="t" r="r" b="b"/>
                            <a:pathLst>
                              <a:path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5" name="Graphic 675"/>
                        <wps:cNvSpPr/>
                        <wps:spPr>
                          <a:xfrm>
                            <a:off x="36128" y="309342"/>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6" name="Graphic 676"/>
                        <wps:cNvSpPr/>
                        <wps:spPr>
                          <a:xfrm>
                            <a:off x="0" y="30934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77" name="Graphic 677"/>
                        <wps:cNvSpPr/>
                        <wps:spPr>
                          <a:xfrm>
                            <a:off x="0" y="309342"/>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78" name="Graphic 678"/>
                        <wps:cNvSpPr/>
                        <wps:spPr>
                          <a:xfrm>
                            <a:off x="36128" y="919770"/>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79" name="Graphic 679"/>
                        <wps:cNvSpPr/>
                        <wps:spPr>
                          <a:xfrm>
                            <a:off x="0" y="91977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0" y="919770"/>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1" name="Graphic 681"/>
                        <wps:cNvSpPr/>
                        <wps:spPr>
                          <a:xfrm>
                            <a:off x="36128" y="1530197"/>
                            <a:ext cx="3685540" cy="1270"/>
                          </a:xfrm>
                          <a:custGeom>
                            <a:avLst/>
                            <a:gdLst/>
                            <a:ahLst/>
                            <a:cxnLst/>
                            <a:rect l="l" t="t" r="r" b="b"/>
                            <a:pathLst>
                              <a:path w="368554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2" name="Graphic 682"/>
                        <wps:cNvSpPr/>
                        <wps:spPr>
                          <a:xfrm>
                            <a:off x="0" y="153019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683" name="Graphic 683"/>
                        <wps:cNvSpPr/>
                        <wps:spPr>
                          <a:xfrm>
                            <a:off x="0" y="1530197"/>
                            <a:ext cx="36195" cy="1270"/>
                          </a:xfrm>
                          <a:custGeom>
                            <a:avLst/>
                            <a:gdLst/>
                            <a:ahLst/>
                            <a:cxnLst/>
                            <a:rect l="l" t="t" r="r" b="b"/>
                            <a:pathLst>
                              <a:path w="36195">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4" name="Graphic 684"/>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85" name="Textbox 685"/>
                        <wps:cNvSpPr txBox="1"/>
                        <wps:spPr>
                          <a:xfrm>
                            <a:off x="271827" y="262869"/>
                            <a:ext cx="278765" cy="91440"/>
                          </a:xfrm>
                          <a:prstGeom prst="rect">
                            <a:avLst/>
                          </a:prstGeom>
                        </wps:spPr>
                        <wps:txbx>
                          <w:txbxContent>
                            <w:p w14:paraId="00DC285A" w14:textId="77777777" w:rsidR="00350CFB" w:rsidRDefault="00283FFF">
                              <w:pPr>
                                <w:spacing w:line="144" w:lineRule="exact"/>
                                <w:rPr>
                                  <w:rFonts w:ascii="Arial"/>
                                  <w:sz w:val="16"/>
                                </w:rPr>
                              </w:pPr>
                              <w:r>
                                <w:rPr>
                                  <w:rFonts w:ascii="Arial"/>
                                  <w:spacing w:val="-4"/>
                                  <w:w w:val="105"/>
                                  <w:sz w:val="16"/>
                                </w:rPr>
                                <w:t>0.333</w:t>
                              </w:r>
                            </w:p>
                          </w:txbxContent>
                        </wps:txbx>
                        <wps:bodyPr wrap="square" lIns="0" tIns="0" rIns="0" bIns="0" rtlCol="0">
                          <a:noAutofit/>
                        </wps:bodyPr>
                      </wps:wsp>
                      <wps:wsp>
                        <wps:cNvPr id="686" name="Textbox 686"/>
                        <wps:cNvSpPr txBox="1"/>
                        <wps:spPr>
                          <a:xfrm>
                            <a:off x="1008866" y="262869"/>
                            <a:ext cx="278765" cy="91440"/>
                          </a:xfrm>
                          <a:prstGeom prst="rect">
                            <a:avLst/>
                          </a:prstGeom>
                        </wps:spPr>
                        <wps:txbx>
                          <w:txbxContent>
                            <w:p w14:paraId="00DC285B" w14:textId="77777777" w:rsidR="00350CFB" w:rsidRDefault="00283FFF">
                              <w:pPr>
                                <w:spacing w:line="144" w:lineRule="exact"/>
                                <w:rPr>
                                  <w:rFonts w:ascii="Arial"/>
                                  <w:sz w:val="16"/>
                                </w:rPr>
                              </w:pPr>
                              <w:r>
                                <w:rPr>
                                  <w:rFonts w:ascii="Arial"/>
                                  <w:spacing w:val="-4"/>
                                  <w:w w:val="105"/>
                                  <w:sz w:val="16"/>
                                </w:rPr>
                                <w:t>0.355</w:t>
                              </w:r>
                            </w:p>
                          </w:txbxContent>
                        </wps:txbx>
                        <wps:bodyPr wrap="square" lIns="0" tIns="0" rIns="0" bIns="0" rtlCol="0">
                          <a:noAutofit/>
                        </wps:bodyPr>
                      </wps:wsp>
                      <wps:wsp>
                        <wps:cNvPr id="687" name="Textbox 687"/>
                        <wps:cNvSpPr txBox="1"/>
                        <wps:spPr>
                          <a:xfrm>
                            <a:off x="1745905" y="262869"/>
                            <a:ext cx="278765" cy="91440"/>
                          </a:xfrm>
                          <a:prstGeom prst="rect">
                            <a:avLst/>
                          </a:prstGeom>
                        </wps:spPr>
                        <wps:txbx>
                          <w:txbxContent>
                            <w:p w14:paraId="00DC285C" w14:textId="77777777" w:rsidR="00350CFB" w:rsidRDefault="00283FFF">
                              <w:pPr>
                                <w:spacing w:line="144" w:lineRule="exact"/>
                                <w:rPr>
                                  <w:rFonts w:ascii="Arial"/>
                                  <w:sz w:val="16"/>
                                </w:rPr>
                              </w:pPr>
                              <w:r>
                                <w:rPr>
                                  <w:rFonts w:ascii="Arial"/>
                                  <w:spacing w:val="-4"/>
                                  <w:w w:val="105"/>
                                  <w:sz w:val="16"/>
                                </w:rPr>
                                <w:t>0.035</w:t>
                              </w:r>
                            </w:p>
                          </w:txbxContent>
                        </wps:txbx>
                        <wps:bodyPr wrap="square" lIns="0" tIns="0" rIns="0" bIns="0" rtlCol="0">
                          <a:noAutofit/>
                        </wps:bodyPr>
                      </wps:wsp>
                      <wps:wsp>
                        <wps:cNvPr id="688" name="Textbox 688"/>
                        <wps:cNvSpPr txBox="1"/>
                        <wps:spPr>
                          <a:xfrm>
                            <a:off x="2482944" y="262869"/>
                            <a:ext cx="278765" cy="91440"/>
                          </a:xfrm>
                          <a:prstGeom prst="rect">
                            <a:avLst/>
                          </a:prstGeom>
                        </wps:spPr>
                        <wps:txbx>
                          <w:txbxContent>
                            <w:p w14:paraId="00DC285D" w14:textId="77777777" w:rsidR="00350CFB" w:rsidRDefault="00283FFF">
                              <w:pPr>
                                <w:spacing w:line="144" w:lineRule="exact"/>
                                <w:rPr>
                                  <w:rFonts w:ascii="Arial"/>
                                  <w:sz w:val="16"/>
                                </w:rPr>
                              </w:pPr>
                              <w:r>
                                <w:rPr>
                                  <w:rFonts w:ascii="Arial"/>
                                  <w:spacing w:val="-4"/>
                                  <w:w w:val="105"/>
                                  <w:sz w:val="16"/>
                                </w:rPr>
                                <w:t>0.233</w:t>
                              </w:r>
                            </w:p>
                          </w:txbxContent>
                        </wps:txbx>
                        <wps:bodyPr wrap="square" lIns="0" tIns="0" rIns="0" bIns="0" rtlCol="0">
                          <a:noAutofit/>
                        </wps:bodyPr>
                      </wps:wsp>
                      <wps:wsp>
                        <wps:cNvPr id="689" name="Textbox 689"/>
                        <wps:cNvSpPr txBox="1"/>
                        <wps:spPr>
                          <a:xfrm>
                            <a:off x="3219983" y="262869"/>
                            <a:ext cx="278765" cy="91440"/>
                          </a:xfrm>
                          <a:prstGeom prst="rect">
                            <a:avLst/>
                          </a:prstGeom>
                        </wps:spPr>
                        <wps:txbx>
                          <w:txbxContent>
                            <w:p w14:paraId="00DC285E" w14:textId="77777777" w:rsidR="00350CFB" w:rsidRDefault="00283FFF">
                              <w:pPr>
                                <w:spacing w:line="144" w:lineRule="exact"/>
                                <w:rPr>
                                  <w:rFonts w:ascii="Arial"/>
                                  <w:sz w:val="16"/>
                                </w:rPr>
                              </w:pPr>
                              <w:r>
                                <w:rPr>
                                  <w:rFonts w:ascii="Arial"/>
                                  <w:spacing w:val="-4"/>
                                  <w:w w:val="105"/>
                                  <w:sz w:val="16"/>
                                </w:rPr>
                                <w:t>0.096</w:t>
                              </w:r>
                            </w:p>
                          </w:txbxContent>
                        </wps:txbx>
                        <wps:bodyPr wrap="square" lIns="0" tIns="0" rIns="0" bIns="0" rtlCol="0">
                          <a:noAutofit/>
                        </wps:bodyPr>
                      </wps:wsp>
                      <wps:wsp>
                        <wps:cNvPr id="690" name="Textbox 690"/>
                        <wps:cNvSpPr txBox="1"/>
                        <wps:spPr>
                          <a:xfrm>
                            <a:off x="271827" y="873297"/>
                            <a:ext cx="278765" cy="91440"/>
                          </a:xfrm>
                          <a:prstGeom prst="rect">
                            <a:avLst/>
                          </a:prstGeom>
                        </wps:spPr>
                        <wps:txbx>
                          <w:txbxContent>
                            <w:p w14:paraId="00DC285F" w14:textId="77777777" w:rsidR="00350CFB" w:rsidRDefault="00283FFF">
                              <w:pPr>
                                <w:spacing w:line="144" w:lineRule="exact"/>
                                <w:rPr>
                                  <w:rFonts w:ascii="Arial"/>
                                  <w:sz w:val="16"/>
                                </w:rPr>
                              </w:pPr>
                              <w:r>
                                <w:rPr>
                                  <w:rFonts w:ascii="Arial"/>
                                  <w:spacing w:val="-4"/>
                                  <w:w w:val="105"/>
                                  <w:sz w:val="16"/>
                                </w:rPr>
                                <w:t>0.534</w:t>
                              </w:r>
                            </w:p>
                          </w:txbxContent>
                        </wps:txbx>
                        <wps:bodyPr wrap="square" lIns="0" tIns="0" rIns="0" bIns="0" rtlCol="0">
                          <a:noAutofit/>
                        </wps:bodyPr>
                      </wps:wsp>
                      <wps:wsp>
                        <wps:cNvPr id="691" name="Textbox 691"/>
                        <wps:cNvSpPr txBox="1"/>
                        <wps:spPr>
                          <a:xfrm>
                            <a:off x="993140" y="873297"/>
                            <a:ext cx="309880" cy="91440"/>
                          </a:xfrm>
                          <a:prstGeom prst="rect">
                            <a:avLst/>
                          </a:prstGeom>
                        </wps:spPr>
                        <wps:txbx>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wps:txbx>
                        <wps:bodyPr wrap="square" lIns="0" tIns="0" rIns="0" bIns="0" rtlCol="0">
                          <a:noAutofit/>
                        </wps:bodyPr>
                      </wps:wsp>
                      <wps:wsp>
                        <wps:cNvPr id="692" name="Textbox 692"/>
                        <wps:cNvSpPr txBox="1"/>
                        <wps:spPr>
                          <a:xfrm>
                            <a:off x="1745905" y="873297"/>
                            <a:ext cx="278765" cy="91440"/>
                          </a:xfrm>
                          <a:prstGeom prst="rect">
                            <a:avLst/>
                          </a:prstGeom>
                        </wps:spPr>
                        <wps:txbx>
                          <w:txbxContent>
                            <w:p w14:paraId="00DC2861" w14:textId="77777777" w:rsidR="00350CFB" w:rsidRDefault="00283FFF">
                              <w:pPr>
                                <w:spacing w:line="144" w:lineRule="exact"/>
                                <w:rPr>
                                  <w:rFonts w:ascii="Arial"/>
                                  <w:sz w:val="16"/>
                                </w:rPr>
                              </w:pPr>
                              <w:r>
                                <w:rPr>
                                  <w:rFonts w:ascii="Arial"/>
                                  <w:spacing w:val="-4"/>
                                  <w:w w:val="105"/>
                                  <w:sz w:val="16"/>
                                </w:rPr>
                                <w:t>0.107</w:t>
                              </w:r>
                            </w:p>
                          </w:txbxContent>
                        </wps:txbx>
                        <wps:bodyPr wrap="square" lIns="0" tIns="0" rIns="0" bIns="0" rtlCol="0">
                          <a:noAutofit/>
                        </wps:bodyPr>
                      </wps:wsp>
                      <wps:wsp>
                        <wps:cNvPr id="693" name="Textbox 693"/>
                        <wps:cNvSpPr txBox="1"/>
                        <wps:spPr>
                          <a:xfrm>
                            <a:off x="2482944" y="873297"/>
                            <a:ext cx="278765" cy="91440"/>
                          </a:xfrm>
                          <a:prstGeom prst="rect">
                            <a:avLst/>
                          </a:prstGeom>
                        </wps:spPr>
                        <wps:txbx>
                          <w:txbxContent>
                            <w:p w14:paraId="00DC2862" w14:textId="77777777" w:rsidR="00350CFB" w:rsidRDefault="00283FFF">
                              <w:pPr>
                                <w:spacing w:line="144" w:lineRule="exact"/>
                                <w:rPr>
                                  <w:rFonts w:ascii="Arial"/>
                                  <w:sz w:val="16"/>
                                </w:rPr>
                              </w:pPr>
                              <w:r>
                                <w:rPr>
                                  <w:rFonts w:ascii="Arial"/>
                                  <w:spacing w:val="-4"/>
                                  <w:w w:val="105"/>
                                  <w:sz w:val="16"/>
                                </w:rPr>
                                <w:t>0.286</w:t>
                              </w:r>
                            </w:p>
                          </w:txbxContent>
                        </wps:txbx>
                        <wps:bodyPr wrap="square" lIns="0" tIns="0" rIns="0" bIns="0" rtlCol="0">
                          <a:noAutofit/>
                        </wps:bodyPr>
                      </wps:wsp>
                      <wps:wsp>
                        <wps:cNvPr id="694" name="Textbox 694"/>
                        <wps:cNvSpPr txBox="1"/>
                        <wps:spPr>
                          <a:xfrm>
                            <a:off x="3219983" y="873297"/>
                            <a:ext cx="278765" cy="91440"/>
                          </a:xfrm>
                          <a:prstGeom prst="rect">
                            <a:avLst/>
                          </a:prstGeom>
                        </wps:spPr>
                        <wps:txbx>
                          <w:txbxContent>
                            <w:p w14:paraId="00DC2863" w14:textId="77777777" w:rsidR="00350CFB" w:rsidRDefault="00283FFF">
                              <w:pPr>
                                <w:spacing w:line="144" w:lineRule="exact"/>
                                <w:rPr>
                                  <w:rFonts w:ascii="Arial"/>
                                  <w:sz w:val="16"/>
                                </w:rPr>
                              </w:pPr>
                              <w:r>
                                <w:rPr>
                                  <w:rFonts w:ascii="Arial"/>
                                  <w:spacing w:val="-4"/>
                                  <w:w w:val="105"/>
                                  <w:sz w:val="16"/>
                                </w:rPr>
                                <w:t>0.179</w:t>
                              </w:r>
                            </w:p>
                          </w:txbxContent>
                        </wps:txbx>
                        <wps:bodyPr wrap="square" lIns="0" tIns="0" rIns="0" bIns="0" rtlCol="0">
                          <a:noAutofit/>
                        </wps:bodyPr>
                      </wps:wsp>
                      <wps:wsp>
                        <wps:cNvPr id="695" name="Textbox 695"/>
                        <wps:cNvSpPr txBox="1"/>
                        <wps:spPr>
                          <a:xfrm>
                            <a:off x="271827" y="1483724"/>
                            <a:ext cx="278765" cy="91440"/>
                          </a:xfrm>
                          <a:prstGeom prst="rect">
                            <a:avLst/>
                          </a:prstGeom>
                        </wps:spPr>
                        <wps:txbx>
                          <w:txbxContent>
                            <w:p w14:paraId="00DC2864" w14:textId="77777777" w:rsidR="00350CFB" w:rsidRDefault="00283FFF">
                              <w:pPr>
                                <w:spacing w:line="144" w:lineRule="exact"/>
                                <w:rPr>
                                  <w:rFonts w:ascii="Arial"/>
                                  <w:sz w:val="16"/>
                                </w:rPr>
                              </w:pPr>
                              <w:r>
                                <w:rPr>
                                  <w:rFonts w:ascii="Arial"/>
                                  <w:spacing w:val="-4"/>
                                  <w:w w:val="105"/>
                                  <w:sz w:val="16"/>
                                </w:rPr>
                                <w:t>0.246</w:t>
                              </w:r>
                            </w:p>
                          </w:txbxContent>
                        </wps:txbx>
                        <wps:bodyPr wrap="square" lIns="0" tIns="0" rIns="0" bIns="0" rtlCol="0">
                          <a:noAutofit/>
                        </wps:bodyPr>
                      </wps:wsp>
                      <wps:wsp>
                        <wps:cNvPr id="696" name="Textbox 696"/>
                        <wps:cNvSpPr txBox="1"/>
                        <wps:spPr>
                          <a:xfrm>
                            <a:off x="993140" y="1483724"/>
                            <a:ext cx="309880" cy="91440"/>
                          </a:xfrm>
                          <a:prstGeom prst="rect">
                            <a:avLst/>
                          </a:prstGeom>
                        </wps:spPr>
                        <wps:txbx>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wps:txbx>
                        <wps:bodyPr wrap="square" lIns="0" tIns="0" rIns="0" bIns="0" rtlCol="0">
                          <a:noAutofit/>
                        </wps:bodyPr>
                      </wps:wsp>
                      <wps:wsp>
                        <wps:cNvPr id="697" name="Textbox 697"/>
                        <wps:cNvSpPr txBox="1"/>
                        <wps:spPr>
                          <a:xfrm>
                            <a:off x="1745905" y="1483724"/>
                            <a:ext cx="278765" cy="91440"/>
                          </a:xfrm>
                          <a:prstGeom prst="rect">
                            <a:avLst/>
                          </a:prstGeom>
                        </wps:spPr>
                        <wps:txbx>
                          <w:txbxContent>
                            <w:p w14:paraId="00DC2866" w14:textId="77777777" w:rsidR="00350CFB" w:rsidRDefault="00283FFF">
                              <w:pPr>
                                <w:spacing w:line="144" w:lineRule="exact"/>
                                <w:rPr>
                                  <w:rFonts w:ascii="Arial"/>
                                  <w:sz w:val="16"/>
                                </w:rPr>
                              </w:pPr>
                              <w:r>
                                <w:rPr>
                                  <w:rFonts w:ascii="Arial"/>
                                  <w:spacing w:val="-4"/>
                                  <w:w w:val="105"/>
                                  <w:sz w:val="16"/>
                                </w:rPr>
                                <w:t>0.376</w:t>
                              </w:r>
                            </w:p>
                          </w:txbxContent>
                        </wps:txbx>
                        <wps:bodyPr wrap="square" lIns="0" tIns="0" rIns="0" bIns="0" rtlCol="0">
                          <a:noAutofit/>
                        </wps:bodyPr>
                      </wps:wsp>
                      <wps:wsp>
                        <wps:cNvPr id="698" name="Textbox 698"/>
                        <wps:cNvSpPr txBox="1"/>
                        <wps:spPr>
                          <a:xfrm>
                            <a:off x="2482944" y="1483724"/>
                            <a:ext cx="278765" cy="91440"/>
                          </a:xfrm>
                          <a:prstGeom prst="rect">
                            <a:avLst/>
                          </a:prstGeom>
                        </wps:spPr>
                        <wps:txbx>
                          <w:txbxContent>
                            <w:p w14:paraId="00DC2867" w14:textId="77777777" w:rsidR="00350CFB" w:rsidRDefault="00283FFF">
                              <w:pPr>
                                <w:spacing w:line="144" w:lineRule="exact"/>
                                <w:rPr>
                                  <w:rFonts w:ascii="Arial"/>
                                  <w:sz w:val="16"/>
                                </w:rPr>
                              </w:pPr>
                              <w:r>
                                <w:rPr>
                                  <w:rFonts w:ascii="Arial"/>
                                  <w:spacing w:val="-4"/>
                                  <w:w w:val="105"/>
                                  <w:sz w:val="16"/>
                                </w:rPr>
                                <w:t>0.093</w:t>
                              </w:r>
                            </w:p>
                          </w:txbxContent>
                        </wps:txbx>
                        <wps:bodyPr wrap="square" lIns="0" tIns="0" rIns="0" bIns="0" rtlCol="0">
                          <a:noAutofit/>
                        </wps:bodyPr>
                      </wps:wsp>
                      <wps:wsp>
                        <wps:cNvPr id="699" name="Textbox 699"/>
                        <wps:cNvSpPr txBox="1"/>
                        <wps:spPr>
                          <a:xfrm>
                            <a:off x="3219983" y="1483724"/>
                            <a:ext cx="278765" cy="91440"/>
                          </a:xfrm>
                          <a:prstGeom prst="rect">
                            <a:avLst/>
                          </a:prstGeom>
                        </wps:spPr>
                        <wps:txbx>
                          <w:txbxContent>
                            <w:p w14:paraId="00DC2868" w14:textId="77777777" w:rsidR="00350CFB" w:rsidRDefault="00283FFF">
                              <w:pPr>
                                <w:spacing w:line="144" w:lineRule="exact"/>
                                <w:rPr>
                                  <w:rFonts w:ascii="Arial"/>
                                  <w:sz w:val="16"/>
                                </w:rPr>
                              </w:pPr>
                              <w:r>
                                <w:rPr>
                                  <w:rFonts w:ascii="Arial"/>
                                  <w:spacing w:val="-4"/>
                                  <w:w w:val="105"/>
                                  <w:sz w:val="16"/>
                                </w:rPr>
                                <w:t>0.583</w:t>
                              </w:r>
                            </w:p>
                          </w:txbxContent>
                        </wps:txbx>
                        <wps:bodyPr wrap="square" lIns="0" tIns="0" rIns="0" bIns="0" rtlCol="0">
                          <a:noAutofit/>
                        </wps:bodyPr>
                      </wps:wsp>
                    </wpg:wgp>
                  </a:graphicData>
                </a:graphic>
              </wp:anchor>
            </w:drawing>
          </mc:Choice>
          <mc:Fallback>
            <w:pict>
              <v:group w14:anchorId="00DC27A4" id="Group 658" o:spid="_x0000_s1217" style="position:absolute;left:0;text-align:left;margin-left:151.25pt;margin-top:12.6pt;width:293.35pt;height:147.4pt;z-index:15778816;mso-wrap-distance-left:0;mso-wrap-distance-right:0;mso-position-horizontal-relative:page;mso-position-vertical-relative:text" coordsize="37255,18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59" o:spid="_x0000_s1218" type="#_x0000_t75" style="position:absolute;left:363;top:41;width:36850;height:18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">
                  <v:imagedata r:id="rId13" o:title=""/>
                </v:shape>
                <v:shape id="Graphic 660" o:spid="_x0000_s1219" style="position:absolute;left:4046;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" path="m,1831282l,e" filled="f" strokecolor="#afafaf" strokeweight=".22936mm">
                  <v:path arrowok="t"/>
                </v:shape>
                <v:shape id="Graphic 661" o:spid="_x0000_s1220" style="position:absolute;left:404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" path="m,l,36128e" fillcolor="black" stroked="f">
                  <v:path arrowok="t"/>
                </v:shape>
                <v:shape id="Graphic 662" o:spid="_x0000_s1221" style="position:absolute;left:404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" path="m,l,36128e" filled="f" strokeweight=".22936mm">
                  <v:path arrowok="t"/>
                </v:shape>
                <v:shape id="Graphic 663" o:spid="_x0000_s1222" style="position:absolute;left:11416;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" path="m,1831282l,e" filled="f" strokecolor="#afafaf" strokeweight=".22936mm">
                  <v:path arrowok="t"/>
                </v:shape>
                <v:shape id="Graphic 664" o:spid="_x0000_s1223" style="position:absolute;left:1141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" path="m,l,36128e" fillcolor="black" stroked="f">
                  <v:path arrowok="t"/>
                </v:shape>
                <v:shape id="Graphic 665" o:spid="_x0000_s1224" style="position:absolute;left:11416;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" path="m,l,36128e" filled="f" strokeweight=".22936mm">
                  <v:path arrowok="t"/>
                </v:shape>
                <v:shape id="Graphic 666" o:spid="_x0000_s1225" style="position:absolute;left:18787;top:41;width:12;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" path="m,1831282l,e" filled="f" strokecolor="#afafaf" strokeweight=".22936mm">
                  <v:path arrowok="t"/>
                </v:shape>
                <v:shape id="Graphic 667" o:spid="_x0000_s1226" style="position:absolute;left:18787;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" path="m,l,36128e" fillcolor="black" stroked="f">
                  <v:path arrowok="t"/>
                </v:shape>
                <v:shape id="Graphic 668" o:spid="_x0000_s1227" style="position:absolute;left:18787;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" path="m,l,36128e" filled="f" strokeweight=".22936mm">
                  <v:path arrowok="t"/>
                </v:shape>
                <v:shape id="Graphic 669" o:spid="_x0000_s1228" style="position:absolute;left:26157;top:41;width:13;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" path="m,1831282l,e" filled="f" strokecolor="#afafaf" strokeweight=".22936mm">
                  <v:path arrowok="t"/>
                </v:shape>
                <v:shape id="Graphic 670" o:spid="_x0000_s1229" style="position:absolute;left:26157;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" path="m,l,36128e" fillcolor="black" stroked="f">
                  <v:path arrowok="t"/>
                </v:shape>
                <v:shape id="Graphic 671" o:spid="_x0000_s1230" style="position:absolute;left:26157;top:18354;width:13;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" path="m,l,36128e" filled="f" strokeweight=".22936mm">
                  <v:path arrowok="t"/>
                </v:shape>
                <v:shape id="Graphic 672" o:spid="_x0000_s1231" style="position:absolute;left:33528;top:41;width:12;height:18313;visibility:visible;mso-wrap-style:square;v-text-anchor:top" coordsize="127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" path="m,1831282l,e" filled="f" strokecolor="#afafaf" strokeweight=".22936mm">
                  <v:path arrowok="t"/>
                </v:shape>
                <v:shape id="Graphic 673" o:spid="_x0000_s1232" style="position:absolute;left:33528;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" path="m,l,36128e" fillcolor="black" stroked="f">
                  <v:path arrowok="t"/>
                </v:shape>
                <v:shape id="Graphic 674" o:spid="_x0000_s1233" style="position:absolute;left:33528;top:18354;width:12;height:362;visibility:visible;mso-wrap-style:square;v-text-anchor:top" coordsize="127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" path="m,l,36128e" filled="f" strokeweight=".22936mm">
                  <v:path arrowok="t"/>
                </v:shape>
                <v:shape id="Graphic 675" o:spid="_x0000_s1234" style="position:absolute;left:361;top:3093;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" path="m,l3685195,e" filled="f" strokecolor="#afafaf" strokeweight=".22936mm">
                  <v:path arrowok="t"/>
                </v:shape>
                <v:shape id="Graphic 676" o:spid="_x0000_s1235" style="position:absolute;top:309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" path="m36128,l,e" fillcolor="black" stroked="f">
                  <v:path arrowok="t"/>
                </v:shape>
                <v:shape id="Graphic 677" o:spid="_x0000_s1236" style="position:absolute;top:3093;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" path="m36128,l,e" filled="f" strokeweight=".22936mm">
                  <v:path arrowok="t"/>
                </v:shape>
                <v:shape id="Graphic 678" o:spid="_x0000_s1237" style="position:absolute;left:361;top:9197;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" path="m,l3685195,e" filled="f" strokecolor="#afafaf" strokeweight=".22936mm">
                  <v:path arrowok="t"/>
                </v:shape>
                <v:shape id="Graphic 679" o:spid="_x0000_s1238" style="position:absolute;top:9197;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" path="m36128,l,e" fillcolor="black" stroked="f">
                  <v:path arrowok="t"/>
                </v:shape>
                <v:shape id="Graphic 680" o:spid="_x0000_s1239" style="position:absolute;top:9197;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" path="m36128,l,e" filled="f" strokeweight=".22936mm">
                  <v:path arrowok="t"/>
                </v:shape>
                <v:shape id="Graphic 681" o:spid="_x0000_s1240" style="position:absolute;left:361;top:15301;width:36855;height:13;visibility:visible;mso-wrap-style:square;v-text-anchor:top" coordsize="3685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" path="m,l3685195,e" filled="f" strokecolor="#afafaf" strokeweight=".22936mm">
                  <v:path arrowok="t"/>
                </v:shape>
                <v:shape id="Graphic 682" o:spid="_x0000_s1241" style="position:absolute;top:15301;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" path="m36128,l,e" fillcolor="black" stroked="f">
                  <v:path arrowok="t"/>
                </v:shape>
                <v:shape id="Graphic 683" o:spid="_x0000_s1242" style="position:absolute;top:15301;width:361;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" path="m36128,l,e" filled="f" strokeweight=".22936mm">
                  <v:path arrowok="t"/>
                </v:shape>
                <v:shape id="Graphic 684" o:spid="_x0000_s1243" style="position:absolute;left:361;top:41;width:36855;height:18313;visibility:visible;mso-wrap-style:square;v-text-anchor:top" coordsize="3685540,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" path="m,1831282l,em3685195,1831282l3685195,em,1831282r3685195,em,l3685195,e" filled="f" strokeweight=".22936mm">
                  <v:path arrowok="t"/>
                </v:shape>
                <v:shape id="Textbox 685" o:spid="_x0000_s1244" type="#_x0000_t202" style="position:absolute;left:2718;top:2628;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xIxQAAANwAAAAPAAAAZHJzL2Rvd25yZXYueG1sRI9Ba8JA&#10;FITvBf/D8oTe6saC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Dc0DxIxQAAANwAAAAP&#10;AAAAAAAAAAAAAAAAAAcCAABkcnMvZG93bnJldi54bWxQSwUGAAAAAAMAAwC3AAAA+QIAAAAA&#10;" filled="f" stroked="f">
                  <v:textbox inset="0,0,0,0">
                    <w:txbxContent>
                      <w:p w14:paraId="00DC285A" w14:textId="77777777" w:rsidR="00350CFB" w:rsidRDefault="00283FFF">
                        <w:pPr>
                          <w:spacing w:line="144" w:lineRule="exact"/>
                          <w:rPr>
                            <w:rFonts w:ascii="Arial"/>
                            <w:sz w:val="16"/>
                          </w:rPr>
                        </w:pPr>
                        <w:r>
                          <w:rPr>
                            <w:rFonts w:ascii="Arial"/>
                            <w:spacing w:val="-4"/>
                            <w:w w:val="105"/>
                            <w:sz w:val="16"/>
                          </w:rPr>
                          <w:t>0.333</w:t>
                        </w:r>
                      </w:p>
                    </w:txbxContent>
                  </v:textbox>
                </v:shape>
                <v:shape id="Textbox 686" o:spid="_x0000_s1245" type="#_x0000_t202" style="position:absolute;left:10088;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" filled="f" stroked="f">
                  <v:textbox inset="0,0,0,0">
                    <w:txbxContent>
                      <w:p w14:paraId="00DC285B" w14:textId="77777777" w:rsidR="00350CFB" w:rsidRDefault="00283FFF">
                        <w:pPr>
                          <w:spacing w:line="144" w:lineRule="exact"/>
                          <w:rPr>
                            <w:rFonts w:ascii="Arial"/>
                            <w:sz w:val="16"/>
                          </w:rPr>
                        </w:pPr>
                        <w:r>
                          <w:rPr>
                            <w:rFonts w:ascii="Arial"/>
                            <w:spacing w:val="-4"/>
                            <w:w w:val="105"/>
                            <w:sz w:val="16"/>
                          </w:rPr>
                          <w:t>0.355</w:t>
                        </w:r>
                      </w:p>
                    </w:txbxContent>
                  </v:textbox>
                </v:shape>
                <v:shape id="Textbox 687" o:spid="_x0000_s1246" type="#_x0000_t202" style="position:absolute;left:17459;top:2628;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00DC285C" w14:textId="77777777" w:rsidR="00350CFB" w:rsidRDefault="00283FFF">
                        <w:pPr>
                          <w:spacing w:line="144" w:lineRule="exact"/>
                          <w:rPr>
                            <w:rFonts w:ascii="Arial"/>
                            <w:sz w:val="16"/>
                          </w:rPr>
                        </w:pPr>
                        <w:r>
                          <w:rPr>
                            <w:rFonts w:ascii="Arial"/>
                            <w:spacing w:val="-4"/>
                            <w:w w:val="105"/>
                            <w:sz w:val="16"/>
                          </w:rPr>
                          <w:t>0.035</w:t>
                        </w:r>
                      </w:p>
                    </w:txbxContent>
                  </v:textbox>
                </v:shape>
                <v:shape id="Textbox 688" o:spid="_x0000_s1247" type="#_x0000_t202" style="position:absolute;left:24829;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" filled="f" stroked="f">
                  <v:textbox inset="0,0,0,0">
                    <w:txbxContent>
                      <w:p w14:paraId="00DC285D" w14:textId="77777777" w:rsidR="00350CFB" w:rsidRDefault="00283FFF">
                        <w:pPr>
                          <w:spacing w:line="144" w:lineRule="exact"/>
                          <w:rPr>
                            <w:rFonts w:ascii="Arial"/>
                            <w:sz w:val="16"/>
                          </w:rPr>
                        </w:pPr>
                        <w:r>
                          <w:rPr>
                            <w:rFonts w:ascii="Arial"/>
                            <w:spacing w:val="-4"/>
                            <w:w w:val="105"/>
                            <w:sz w:val="16"/>
                          </w:rPr>
                          <w:t>0.233</w:t>
                        </w:r>
                      </w:p>
                    </w:txbxContent>
                  </v:textbox>
                </v:shape>
                <v:shape id="Textbox 689" o:spid="_x0000_s1248" type="#_x0000_t202" style="position:absolute;left:32199;top:2628;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" filled="f" stroked="f">
                  <v:textbox inset="0,0,0,0">
                    <w:txbxContent>
                      <w:p w14:paraId="00DC285E" w14:textId="77777777" w:rsidR="00350CFB" w:rsidRDefault="00283FFF">
                        <w:pPr>
                          <w:spacing w:line="144" w:lineRule="exact"/>
                          <w:rPr>
                            <w:rFonts w:ascii="Arial"/>
                            <w:sz w:val="16"/>
                          </w:rPr>
                        </w:pPr>
                        <w:r>
                          <w:rPr>
                            <w:rFonts w:ascii="Arial"/>
                            <w:spacing w:val="-4"/>
                            <w:w w:val="105"/>
                            <w:sz w:val="16"/>
                          </w:rPr>
                          <w:t>0.096</w:t>
                        </w:r>
                      </w:p>
                    </w:txbxContent>
                  </v:textbox>
                </v:shape>
                <v:shape id="Textbox 690" o:spid="_x0000_s1249" type="#_x0000_t202" style="position:absolute;left:2718;top:8732;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00DC285F" w14:textId="77777777" w:rsidR="00350CFB" w:rsidRDefault="00283FFF">
                        <w:pPr>
                          <w:spacing w:line="144" w:lineRule="exact"/>
                          <w:rPr>
                            <w:rFonts w:ascii="Arial"/>
                            <w:sz w:val="16"/>
                          </w:rPr>
                        </w:pPr>
                        <w:r>
                          <w:rPr>
                            <w:rFonts w:ascii="Arial"/>
                            <w:spacing w:val="-4"/>
                            <w:w w:val="105"/>
                            <w:sz w:val="16"/>
                          </w:rPr>
                          <w:t>0.534</w:t>
                        </w:r>
                      </w:p>
                    </w:txbxContent>
                  </v:textbox>
                </v:shape>
                <v:shape id="Textbox 691" o:spid="_x0000_s1250" type="#_x0000_t202" style="position:absolute;left:9931;top:8732;width:3099;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00DC2860" w14:textId="77777777" w:rsidR="00350CFB" w:rsidRDefault="00283FFF">
                        <w:pPr>
                          <w:spacing w:line="144" w:lineRule="exact"/>
                          <w:rPr>
                            <w:rFonts w:ascii="Arial"/>
                            <w:sz w:val="16"/>
                          </w:rPr>
                        </w:pPr>
                        <w:r>
                          <w:rPr>
                            <w:rFonts w:ascii="Arial"/>
                            <w:w w:val="90"/>
                            <w:sz w:val="16"/>
                          </w:rPr>
                          <w:t>-</w:t>
                        </w:r>
                        <w:r>
                          <w:rPr>
                            <w:rFonts w:ascii="Arial"/>
                            <w:spacing w:val="-2"/>
                            <w:w w:val="95"/>
                            <w:sz w:val="16"/>
                          </w:rPr>
                          <w:t>0.030</w:t>
                        </w:r>
                      </w:p>
                    </w:txbxContent>
                  </v:textbox>
                </v:shape>
                <v:shape id="Textbox 692" o:spid="_x0000_s1251" type="#_x0000_t202" style="position:absolute;left:17459;top:8732;width:278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00DC2861" w14:textId="77777777" w:rsidR="00350CFB" w:rsidRDefault="00283FFF">
                        <w:pPr>
                          <w:spacing w:line="144" w:lineRule="exact"/>
                          <w:rPr>
                            <w:rFonts w:ascii="Arial"/>
                            <w:sz w:val="16"/>
                          </w:rPr>
                        </w:pPr>
                        <w:r>
                          <w:rPr>
                            <w:rFonts w:ascii="Arial"/>
                            <w:spacing w:val="-4"/>
                            <w:w w:val="105"/>
                            <w:sz w:val="16"/>
                          </w:rPr>
                          <w:t>0.107</w:t>
                        </w:r>
                      </w:p>
                    </w:txbxContent>
                  </v:textbox>
                </v:shape>
                <v:shape id="Textbox 693" o:spid="_x0000_s1252" type="#_x0000_t202" style="position:absolute;left:24829;top:8732;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00DC2862" w14:textId="77777777" w:rsidR="00350CFB" w:rsidRDefault="00283FFF">
                        <w:pPr>
                          <w:spacing w:line="144" w:lineRule="exact"/>
                          <w:rPr>
                            <w:rFonts w:ascii="Arial"/>
                            <w:sz w:val="16"/>
                          </w:rPr>
                        </w:pPr>
                        <w:r>
                          <w:rPr>
                            <w:rFonts w:ascii="Arial"/>
                            <w:spacing w:val="-4"/>
                            <w:w w:val="105"/>
                            <w:sz w:val="16"/>
                          </w:rPr>
                          <w:t>0.286</w:t>
                        </w:r>
                      </w:p>
                    </w:txbxContent>
                  </v:textbox>
                </v:shape>
                <v:shape id="Textbox 694" o:spid="_x0000_s1253" type="#_x0000_t202" style="position:absolute;left:32199;top:8732;width:278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00DC2863" w14:textId="77777777" w:rsidR="00350CFB" w:rsidRDefault="00283FFF">
                        <w:pPr>
                          <w:spacing w:line="144" w:lineRule="exact"/>
                          <w:rPr>
                            <w:rFonts w:ascii="Arial"/>
                            <w:sz w:val="16"/>
                          </w:rPr>
                        </w:pPr>
                        <w:r>
                          <w:rPr>
                            <w:rFonts w:ascii="Arial"/>
                            <w:spacing w:val="-4"/>
                            <w:w w:val="105"/>
                            <w:sz w:val="16"/>
                          </w:rPr>
                          <w:t>0.179</w:t>
                        </w:r>
                      </w:p>
                    </w:txbxContent>
                  </v:textbox>
                </v:shape>
                <v:shape id="Textbox 695" o:spid="_x0000_s1254" type="#_x0000_t202" style="position:absolute;left:2718;top:14837;width:2787;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00DC2864" w14:textId="77777777" w:rsidR="00350CFB" w:rsidRDefault="00283FFF">
                        <w:pPr>
                          <w:spacing w:line="144" w:lineRule="exact"/>
                          <w:rPr>
                            <w:rFonts w:ascii="Arial"/>
                            <w:sz w:val="16"/>
                          </w:rPr>
                        </w:pPr>
                        <w:r>
                          <w:rPr>
                            <w:rFonts w:ascii="Arial"/>
                            <w:spacing w:val="-4"/>
                            <w:w w:val="105"/>
                            <w:sz w:val="16"/>
                          </w:rPr>
                          <w:t>0.246</w:t>
                        </w:r>
                      </w:p>
                    </w:txbxContent>
                  </v:textbox>
                </v:shape>
                <v:shape id="Textbox 696" o:spid="_x0000_s1255" type="#_x0000_t202" style="position:absolute;left:9931;top:14837;width:3099;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00DC2865" w14:textId="77777777" w:rsidR="00350CFB" w:rsidRDefault="00283FFF">
                        <w:pPr>
                          <w:spacing w:line="144" w:lineRule="exact"/>
                          <w:rPr>
                            <w:rFonts w:ascii="Arial"/>
                            <w:sz w:val="16"/>
                          </w:rPr>
                        </w:pPr>
                        <w:r>
                          <w:rPr>
                            <w:rFonts w:ascii="Arial"/>
                            <w:w w:val="90"/>
                            <w:sz w:val="16"/>
                          </w:rPr>
                          <w:t>-</w:t>
                        </w:r>
                        <w:r>
                          <w:rPr>
                            <w:rFonts w:ascii="Arial"/>
                            <w:spacing w:val="-2"/>
                            <w:w w:val="95"/>
                            <w:sz w:val="16"/>
                          </w:rPr>
                          <w:t>0.041</w:t>
                        </w:r>
                      </w:p>
                    </w:txbxContent>
                  </v:textbox>
                </v:shape>
                <v:shape id="Textbox 697" o:spid="_x0000_s1256" type="#_x0000_t202" style="position:absolute;left:17459;top:14837;width:2787;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00DC2866" w14:textId="77777777" w:rsidR="00350CFB" w:rsidRDefault="00283FFF">
                        <w:pPr>
                          <w:spacing w:line="144" w:lineRule="exact"/>
                          <w:rPr>
                            <w:rFonts w:ascii="Arial"/>
                            <w:sz w:val="16"/>
                          </w:rPr>
                        </w:pPr>
                        <w:r>
                          <w:rPr>
                            <w:rFonts w:ascii="Arial"/>
                            <w:spacing w:val="-4"/>
                            <w:w w:val="105"/>
                            <w:sz w:val="16"/>
                          </w:rPr>
                          <w:t>0.376</w:t>
                        </w:r>
                      </w:p>
                    </w:txbxContent>
                  </v:textbox>
                </v:shape>
                <v:shape id="Textbox 698" o:spid="_x0000_s1257" type="#_x0000_t202" style="position:absolute;left:24829;top:14837;width:2788;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00DC2867" w14:textId="77777777" w:rsidR="00350CFB" w:rsidRDefault="00283FFF">
                        <w:pPr>
                          <w:spacing w:line="144" w:lineRule="exact"/>
                          <w:rPr>
                            <w:rFonts w:ascii="Arial"/>
                            <w:sz w:val="16"/>
                          </w:rPr>
                        </w:pPr>
                        <w:r>
                          <w:rPr>
                            <w:rFonts w:ascii="Arial"/>
                            <w:spacing w:val="-4"/>
                            <w:w w:val="105"/>
                            <w:sz w:val="16"/>
                          </w:rPr>
                          <w:t>0.093</w:t>
                        </w:r>
                      </w:p>
                    </w:txbxContent>
                  </v:textbox>
                </v:shape>
                <v:shape id="Textbox 699" o:spid="_x0000_s1258" type="#_x0000_t202" style="position:absolute;left:32199;top:14837;width:2788;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00DC2868" w14:textId="77777777" w:rsidR="00350CFB" w:rsidRDefault="00283FFF">
                        <w:pPr>
                          <w:spacing w:line="144" w:lineRule="exact"/>
                          <w:rPr>
                            <w:rFonts w:ascii="Arial"/>
                            <w:sz w:val="16"/>
                          </w:rPr>
                        </w:pPr>
                        <w:r>
                          <w:rPr>
                            <w:rFonts w:ascii="Arial"/>
                            <w:spacing w:val="-4"/>
                            <w:w w:val="105"/>
                            <w:sz w:val="16"/>
                          </w:rPr>
                          <w:t>0.583</w:t>
                        </w:r>
                      </w:p>
                    </w:txbxContent>
                  </v:textbox>
                </v:shape>
                <w10:wrap anchorx="page"/>
              </v:group>
            </w:pict>
          </mc:Fallback>
        </mc:AlternateContent>
      </w:r>
      <w:r>
        <w:rPr>
          <w:rFonts w:ascii="Arial"/>
          <w:noProof/>
          <w:sz w:val="18"/>
        </w:rPr>
        <mc:AlternateContent>
          <mc:Choice Requires="wpg">
            <w:drawing>
              <wp:anchor distT="0" distB="0" distL="0" distR="0" simplePos="0" relativeHeight="15779328" behindDoc="0" locked="0" layoutInCell="1" allowOverlap="1" wp14:anchorId="00DC27A6" wp14:editId="00DC27A7">
                <wp:simplePos x="0" y="0"/>
                <wp:positionH relativeFrom="page">
                  <wp:posOffset>5799437</wp:posOffset>
                </wp:positionH>
                <wp:positionV relativeFrom="paragraph">
                  <wp:posOffset>160195</wp:posOffset>
                </wp:positionV>
                <wp:extent cx="132080" cy="1839595"/>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839595"/>
                          <a:chOff x="0" y="0"/>
                          <a:chExt cx="132080" cy="1839595"/>
                        </a:xfrm>
                      </wpg:grpSpPr>
                      <pic:pic xmlns:pic="http://schemas.openxmlformats.org/drawingml/2006/picture">
                        <pic:nvPicPr>
                          <pic:cNvPr id="701" name="Image 701"/>
                          <pic:cNvPicPr/>
                        </pic:nvPicPr>
                        <pic:blipFill>
                          <a:blip r:embed="rId14" cstate="print"/>
                          <a:stretch>
                            <a:fillRect/>
                          </a:stretch>
                        </pic:blipFill>
                        <pic:spPr>
                          <a:xfrm>
                            <a:off x="4014" y="2076"/>
                            <a:ext cx="92901" cy="1832025"/>
                          </a:xfrm>
                          <a:prstGeom prst="rect">
                            <a:avLst/>
                          </a:prstGeom>
                        </pic:spPr>
                      </pic:pic>
                      <wps:wsp>
                        <wps:cNvPr id="702" name="Graphic 702"/>
                        <wps:cNvSpPr/>
                        <wps:spPr>
                          <a:xfrm>
                            <a:off x="95693" y="1835411"/>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3" name="Graphic 703"/>
                        <wps:cNvSpPr/>
                        <wps:spPr>
                          <a:xfrm>
                            <a:off x="95693" y="1835411"/>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4" name="Graphic 704"/>
                        <wps:cNvSpPr/>
                        <wps:spPr>
                          <a:xfrm>
                            <a:off x="95693" y="1573799"/>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5" name="Graphic 705"/>
                        <wps:cNvSpPr/>
                        <wps:spPr>
                          <a:xfrm>
                            <a:off x="95693" y="1573799"/>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6" name="Graphic 706"/>
                        <wps:cNvSpPr/>
                        <wps:spPr>
                          <a:xfrm>
                            <a:off x="95693" y="1312187"/>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7" name="Graphic 707"/>
                        <wps:cNvSpPr/>
                        <wps:spPr>
                          <a:xfrm>
                            <a:off x="95693" y="1312187"/>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8" name="Graphic 708"/>
                        <wps:cNvSpPr/>
                        <wps:spPr>
                          <a:xfrm>
                            <a:off x="95693" y="1050575"/>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09" name="Graphic 709"/>
                        <wps:cNvSpPr/>
                        <wps:spPr>
                          <a:xfrm>
                            <a:off x="95693" y="1050575"/>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0" name="Graphic 710"/>
                        <wps:cNvSpPr/>
                        <wps:spPr>
                          <a:xfrm>
                            <a:off x="95693" y="788964"/>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1" name="Graphic 711"/>
                        <wps:cNvSpPr/>
                        <wps:spPr>
                          <a:xfrm>
                            <a:off x="95693" y="788964"/>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2" name="Graphic 712"/>
                        <wps:cNvSpPr/>
                        <wps:spPr>
                          <a:xfrm>
                            <a:off x="95693" y="527352"/>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3" name="Graphic 713"/>
                        <wps:cNvSpPr/>
                        <wps:spPr>
                          <a:xfrm>
                            <a:off x="95693" y="527352"/>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4" name="Graphic 714"/>
                        <wps:cNvSpPr/>
                        <wps:spPr>
                          <a:xfrm>
                            <a:off x="95693" y="265740"/>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95693" y="265740"/>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6" name="Graphic 716"/>
                        <wps:cNvSpPr/>
                        <wps:spPr>
                          <a:xfrm>
                            <a:off x="95693" y="4128"/>
                            <a:ext cx="36195" cy="1270"/>
                          </a:xfrm>
                          <a:custGeom>
                            <a:avLst/>
                            <a:gdLst/>
                            <a:ahLst/>
                            <a:cxnLst/>
                            <a:rect l="l" t="t" r="r" b="b"/>
                            <a:pathLst>
                              <a:path w="36195">
                                <a:moveTo>
                                  <a:pt x="36128" y="0"/>
                                </a:moveTo>
                                <a:lnTo>
                                  <a:pt x="0" y="0"/>
                                </a:lnTo>
                              </a:path>
                            </a:pathLst>
                          </a:custGeom>
                          <a:solidFill>
                            <a:srgbClr val="000000"/>
                          </a:solidFill>
                        </wps:spPr>
                        <wps:bodyPr wrap="square" lIns="0" tIns="0" rIns="0" bIns="0" rtlCol="0">
                          <a:prstTxWarp prst="textNoShape">
                            <a:avLst/>
                          </a:prstTxWarp>
                          <a:noAutofit/>
                        </wps:bodyPr>
                      </wps:wsp>
                      <wps:wsp>
                        <wps:cNvPr id="717" name="Graphic 717"/>
                        <wps:cNvSpPr/>
                        <wps:spPr>
                          <a:xfrm>
                            <a:off x="95693" y="4128"/>
                            <a:ext cx="36195" cy="1270"/>
                          </a:xfrm>
                          <a:custGeom>
                            <a:avLst/>
                            <a:gdLst/>
                            <a:ahLst/>
                            <a:cxnLst/>
                            <a:rect l="l" t="t" r="r" b="b"/>
                            <a:pathLst>
                              <a:path w="36195">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8" name="Graphic 718"/>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772906" id="Group 700" o:spid="_x0000_s1026" style="position:absolute;margin-left:456.65pt;margin-top:12.6pt;width:10.4pt;height:144.85pt;z-index:15779328;mso-wrap-distance-left:0;mso-wrap-distance-right:0;mso-position-horizontal-relative:page" coordsize="1320,18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">
                <v:shape id="Image 701" o:spid="_x0000_s1027" type="#_x0000_t75" style="position:absolute;left:40;top:20;width:929;height:1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">
                  <v:imagedata r:id="rId15" o:title=""/>
                </v:shape>
                <v:shape id="Graphic 702" o:spid="_x0000_s1028" style="position:absolute;left:956;top:18354;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" path="m36128,l,e" fillcolor="black" stroked="f">
                  <v:path arrowok="t"/>
                </v:shape>
                <v:shape id="Graphic 703" o:spid="_x0000_s1029" style="position:absolute;left:956;top:18354;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" path="m,l36128,e" filled="f" strokeweight=".22936mm">
                  <v:path arrowok="t"/>
                </v:shape>
                <v:shape id="Graphic 704" o:spid="_x0000_s1030" style="position:absolute;left:956;top:1573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" path="m36128,l,e" fillcolor="black" stroked="f">
                  <v:path arrowok="t"/>
                </v:shape>
                <v:shape id="Graphic 705" o:spid="_x0000_s1031" style="position:absolute;left:956;top:1573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" path="m,l36128,e" filled="f" strokeweight=".22936mm">
                  <v:path arrowok="t"/>
                </v:shape>
                <v:shape id="Graphic 706" o:spid="_x0000_s1032" style="position:absolute;left:956;top:13121;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" path="m36128,l,e" fillcolor="black" stroked="f">
                  <v:path arrowok="t"/>
                </v:shape>
                <v:shape id="Graphic 707" o:spid="_x0000_s1033" style="position:absolute;left:956;top:13121;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" path="m,l36128,e" filled="f" strokeweight=".22936mm">
                  <v:path arrowok="t"/>
                </v:shape>
                <v:shape id="Graphic 708" o:spid="_x0000_s1034" style="position:absolute;left:956;top:10505;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" path="m36128,l,e" fillcolor="black" stroked="f">
                  <v:path arrowok="t"/>
                </v:shape>
                <v:shape id="Graphic 709" o:spid="_x0000_s1035" style="position:absolute;left:956;top:10505;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" path="m,l36128,e" filled="f" strokeweight=".22936mm">
                  <v:path arrowok="t"/>
                </v:shape>
                <v:shape id="Graphic 710" o:spid="_x0000_s1036" style="position:absolute;left:956;top:7889;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" path="m36128,l,e" fillcolor="black" stroked="f">
                  <v:path arrowok="t"/>
                </v:shape>
                <v:shape id="Graphic 711" o:spid="_x0000_s1037" style="position:absolute;left:956;top:7889;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" path="m,l36128,e" filled="f" strokeweight=".22936mm">
                  <v:path arrowok="t"/>
                </v:shape>
                <v:shape id="Graphic 712" o:spid="_x0000_s1038" style="position:absolute;left:956;top:5273;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" path="m36128,l,e" fillcolor="black" stroked="f">
                  <v:path arrowok="t"/>
                </v:shape>
                <v:shape id="Graphic 713" o:spid="_x0000_s1039" style="position:absolute;left:956;top:5273;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" path="m,l36128,e" filled="f" strokeweight=".22936mm">
                  <v:path arrowok="t"/>
                </v:shape>
                <v:shape id="Graphic 714" o:spid="_x0000_s1040" style="position:absolute;left:956;top:265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" path="m36128,l,e" fillcolor="black" stroked="f">
                  <v:path arrowok="t"/>
                </v:shape>
                <v:shape id="Graphic 715" o:spid="_x0000_s1041" style="position:absolute;left:956;top:2657;width:362;height:13;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" path="m,l36128,e" filled="f" strokeweight=".22936mm">
                  <v:path arrowok="t"/>
                </v:shape>
                <v:shape id="Graphic 716" o:spid="_x0000_s1042" style="position:absolute;left:956;top:41;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" path="m36128,l,e" fillcolor="black" stroked="f">
                  <v:path arrowok="t"/>
                </v:shape>
                <v:shape id="Graphic 717" o:spid="_x0000_s1043" style="position:absolute;left:956;top:41;width:362;height:12;visibility:visible;mso-wrap-style:square;v-text-anchor:top" coordsize="3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" path="m,l36128,e" filled="f" strokeweight=".22936mm">
                  <v:path arrowok="t"/>
                </v:shape>
                <v:shape id="Graphic 718" o:spid="_x0000_s1044" style="position:absolute;left:41;top:41;width:921;height:18313;visibility:visible;mso-wrap-style:square;v-text-anchor:top" coordsize="92075,183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" path="m,1831282r45782,l91564,1831282,91564,,45782,,,,,1831282xe" filled="f" strokeweight=".22936mm">
                  <v:path arrowok="t"/>
                </v:shape>
                <w10:wrap anchorx="page"/>
              </v:group>
            </w:pict>
          </mc:Fallback>
        </mc:AlternateContent>
      </w:r>
      <w:bookmarkStart w:id="347" w:name="_bookmark102"/>
      <w:bookmarkEnd w:id="347"/>
      <w:r>
        <w:rPr>
          <w:rFonts w:ascii="Arial"/>
          <w:spacing w:val="-5"/>
          <w:w w:val="105"/>
          <w:sz w:val="18"/>
        </w:rPr>
        <w:t>0.6</w:t>
      </w:r>
    </w:p>
    <w:p w14:paraId="00DC2173" w14:textId="77777777" w:rsidR="00350CFB" w:rsidRDefault="00350CFB">
      <w:pPr>
        <w:pStyle w:val="a3"/>
        <w:spacing w:before="1"/>
        <w:rPr>
          <w:rFonts w:ascii="Arial"/>
          <w:sz w:val="13"/>
        </w:rPr>
      </w:pPr>
    </w:p>
    <w:p w14:paraId="00DC2174" w14:textId="77777777" w:rsidR="00350CFB" w:rsidRDefault="00350CFB">
      <w:pPr>
        <w:pStyle w:val="a3"/>
        <w:rPr>
          <w:rFonts w:ascii="Arial"/>
          <w:sz w:val="13"/>
        </w:rPr>
        <w:sectPr w:rsidR="00350CFB">
          <w:pgSz w:w="11910" w:h="16840"/>
          <w:pgMar w:top="1840" w:right="708" w:bottom="2300" w:left="992" w:header="0" w:footer="2115" w:gutter="0"/>
          <w:cols w:space="720"/>
        </w:sectPr>
      </w:pPr>
    </w:p>
    <w:p w14:paraId="00DC2175" w14:textId="77777777" w:rsidR="00350CFB" w:rsidRDefault="00283FFF">
      <w:pPr>
        <w:spacing w:before="124"/>
        <w:ind w:left="867"/>
        <w:rPr>
          <w:rFonts w:ascii="Arial"/>
          <w:sz w:val="18"/>
        </w:rPr>
      </w:pPr>
      <w:r>
        <w:rPr>
          <w:rFonts w:ascii="Arial"/>
          <w:spacing w:val="-2"/>
          <w:sz w:val="18"/>
        </w:rPr>
        <w:t>EndorseRank</w:t>
      </w:r>
    </w:p>
    <w:p w14:paraId="00DC2176" w14:textId="77777777" w:rsidR="00350CFB" w:rsidRDefault="00283FFF">
      <w:pPr>
        <w:spacing w:before="55"/>
        <w:ind w:left="867"/>
        <w:rPr>
          <w:rFonts w:ascii="Arial"/>
          <w:sz w:val="18"/>
        </w:rPr>
      </w:pPr>
      <w:r>
        <w:br w:type="column"/>
      </w:r>
      <w:r>
        <w:rPr>
          <w:rFonts w:ascii="Arial"/>
          <w:spacing w:val="-5"/>
          <w:w w:val="105"/>
          <w:sz w:val="18"/>
        </w:rPr>
        <w:t>0.5</w:t>
      </w:r>
    </w:p>
    <w:p w14:paraId="00DC2177"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2017" w:space="5522"/>
            <w:col w:w="2671"/>
          </w:cols>
        </w:sectPr>
      </w:pPr>
    </w:p>
    <w:p w14:paraId="00DC2178" w14:textId="77777777" w:rsidR="00350CFB" w:rsidRDefault="00283FFF">
      <w:pPr>
        <w:spacing w:before="136"/>
        <w:ind w:right="1539"/>
        <w:jc w:val="right"/>
        <w:rPr>
          <w:rFonts w:ascii="Arial"/>
          <w:sz w:val="18"/>
        </w:rPr>
      </w:pPr>
      <w:r>
        <w:rPr>
          <w:rFonts w:ascii="Arial"/>
          <w:noProof/>
          <w:sz w:val="18"/>
        </w:rPr>
        <mc:AlternateContent>
          <mc:Choice Requires="wps">
            <w:drawing>
              <wp:anchor distT="0" distB="0" distL="0" distR="0" simplePos="0" relativeHeight="15779840" behindDoc="0" locked="0" layoutInCell="1" allowOverlap="1" wp14:anchorId="00DC27A8" wp14:editId="00DC27A9">
                <wp:simplePos x="0" y="0"/>
                <wp:positionH relativeFrom="page">
                  <wp:posOffset>6246450</wp:posOffset>
                </wp:positionH>
                <wp:positionV relativeFrom="paragraph">
                  <wp:posOffset>85410</wp:posOffset>
                </wp:positionV>
                <wp:extent cx="137160" cy="92900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929005"/>
                        </a:xfrm>
                        <a:prstGeom prst="rect">
                          <a:avLst/>
                        </a:prstGeom>
                      </wps:spPr>
                      <wps:txbx>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wps:txbx>
                      <wps:bodyPr vert="vert270" wrap="square" lIns="0" tIns="0" rIns="0" bIns="0" rtlCol="0">
                        <a:noAutofit/>
                      </wps:bodyPr>
                    </wps:wsp>
                  </a:graphicData>
                </a:graphic>
              </wp:anchor>
            </w:drawing>
          </mc:Choice>
          <mc:Fallback>
            <w:pict>
              <v:shape w14:anchorId="00DC27A8" id="Textbox 719" o:spid="_x0000_s1259" type="#_x0000_t202" style="position:absolute;left:0;text-align:left;margin-left:491.85pt;margin-top:6.75pt;width:10.8pt;height:73.1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" filled="f" stroked="f">
                <v:textbox style="layout-flow:vertical;mso-layout-flow-alt:bottom-to-top" inset="0,0,0,0">
                  <w:txbxContent>
                    <w:p w14:paraId="00DC2869" w14:textId="77777777" w:rsidR="00350CFB" w:rsidRDefault="00283FFF">
                      <w:pPr>
                        <w:spacing w:line="198" w:lineRule="exact"/>
                        <w:ind w:left="20"/>
                        <w:rPr>
                          <w:rFonts w:ascii="Arial" w:hAnsi="Arial"/>
                          <w:i/>
                          <w:sz w:val="14"/>
                        </w:rPr>
                      </w:pPr>
                      <w:r>
                        <w:rPr>
                          <w:rFonts w:ascii="Arial" w:hAnsi="Arial"/>
                          <w:sz w:val="20"/>
                        </w:rPr>
                        <w:t>Mean</w:t>
                      </w:r>
                      <w:r>
                        <w:rPr>
                          <w:rFonts w:ascii="Arial" w:hAnsi="Arial"/>
                          <w:spacing w:val="12"/>
                          <w:sz w:val="20"/>
                        </w:rPr>
                        <w:t xml:space="preserve"> </w:t>
                      </w:r>
                      <w:r>
                        <w:rPr>
                          <w:rFonts w:ascii="Arial" w:hAnsi="Arial"/>
                          <w:sz w:val="20"/>
                        </w:rPr>
                        <w:t>Kendall</w:t>
                      </w:r>
                      <w:r>
                        <w:rPr>
                          <w:rFonts w:ascii="Arial" w:hAnsi="Arial"/>
                          <w:spacing w:val="12"/>
                          <w:sz w:val="20"/>
                        </w:rPr>
                        <w:t xml:space="preserve"> </w:t>
                      </w:r>
                      <w:r>
                        <w:rPr>
                          <w:rFonts w:ascii="Arial" w:hAnsi="Arial"/>
                          <w:i/>
                          <w:spacing w:val="-10"/>
                          <w:sz w:val="14"/>
                        </w:rPr>
                        <w:t>τ</w:t>
                      </w:r>
                    </w:p>
                  </w:txbxContent>
                </v:textbox>
                <w10:wrap anchorx="page"/>
              </v:shape>
            </w:pict>
          </mc:Fallback>
        </mc:AlternateContent>
      </w:r>
      <w:r>
        <w:rPr>
          <w:rFonts w:ascii="Arial"/>
          <w:spacing w:val="-5"/>
          <w:w w:val="105"/>
          <w:sz w:val="18"/>
        </w:rPr>
        <w:t>0.4</w:t>
      </w:r>
    </w:p>
    <w:p w14:paraId="00DC2179" w14:textId="77777777" w:rsidR="00350CFB" w:rsidRDefault="00350CFB">
      <w:pPr>
        <w:pStyle w:val="a3"/>
        <w:spacing w:before="1"/>
        <w:rPr>
          <w:rFonts w:ascii="Arial"/>
          <w:sz w:val="13"/>
        </w:rPr>
      </w:pPr>
    </w:p>
    <w:p w14:paraId="00DC217A" w14:textId="77777777" w:rsidR="00350CFB" w:rsidRDefault="00350CFB">
      <w:pPr>
        <w:pStyle w:val="a3"/>
        <w:rPr>
          <w:rFonts w:ascii="Arial"/>
          <w:sz w:val="13"/>
        </w:rPr>
        <w:sectPr w:rsidR="00350CFB">
          <w:type w:val="continuous"/>
          <w:pgSz w:w="11910" w:h="16840"/>
          <w:pgMar w:top="1920" w:right="708" w:bottom="280" w:left="992" w:header="0" w:footer="2115" w:gutter="0"/>
          <w:cols w:space="720"/>
        </w:sectPr>
      </w:pPr>
    </w:p>
    <w:p w14:paraId="00DC217B" w14:textId="77777777" w:rsidR="00350CFB" w:rsidRDefault="00350CFB">
      <w:pPr>
        <w:pStyle w:val="a3"/>
        <w:spacing w:before="76"/>
        <w:rPr>
          <w:rFonts w:ascii="Arial"/>
          <w:sz w:val="16"/>
        </w:rPr>
      </w:pPr>
    </w:p>
    <w:p w14:paraId="00DC217C" w14:textId="77777777" w:rsidR="00350CFB" w:rsidRDefault="00283FFF">
      <w:pPr>
        <w:ind w:right="38"/>
        <w:jc w:val="right"/>
        <w:rPr>
          <w:rFonts w:ascii="Arial"/>
          <w:sz w:val="18"/>
        </w:rPr>
      </w:pPr>
      <w:r>
        <w:rPr>
          <w:rFonts w:ascii="Arial"/>
          <w:spacing w:val="-5"/>
          <w:sz w:val="18"/>
        </w:rPr>
        <w:t>AWP</w:t>
      </w:r>
    </w:p>
    <w:p w14:paraId="00DC217D" w14:textId="77777777" w:rsidR="00350CFB" w:rsidRDefault="00283FFF">
      <w:pPr>
        <w:spacing w:before="54"/>
        <w:ind w:left="47"/>
        <w:jc w:val="center"/>
        <w:rPr>
          <w:rFonts w:ascii="Arial"/>
          <w:sz w:val="18"/>
        </w:rPr>
      </w:pPr>
      <w:r>
        <w:br w:type="column"/>
      </w:r>
      <w:r>
        <w:rPr>
          <w:rFonts w:ascii="Arial"/>
          <w:spacing w:val="-5"/>
          <w:w w:val="105"/>
          <w:sz w:val="18"/>
        </w:rPr>
        <w:t>0.3</w:t>
      </w:r>
    </w:p>
    <w:p w14:paraId="00DC217E" w14:textId="77777777" w:rsidR="00350CFB" w:rsidRDefault="00350CFB">
      <w:pPr>
        <w:pStyle w:val="a3"/>
        <w:spacing w:before="21"/>
        <w:rPr>
          <w:rFonts w:ascii="Arial"/>
          <w:sz w:val="16"/>
        </w:rPr>
      </w:pPr>
    </w:p>
    <w:p w14:paraId="00DC217F" w14:textId="77777777" w:rsidR="00350CFB" w:rsidRDefault="00283FFF">
      <w:pPr>
        <w:ind w:left="47"/>
        <w:jc w:val="center"/>
        <w:rPr>
          <w:rFonts w:ascii="Arial"/>
          <w:sz w:val="18"/>
        </w:rPr>
      </w:pPr>
      <w:r>
        <w:rPr>
          <w:rFonts w:ascii="Arial"/>
          <w:spacing w:val="-5"/>
          <w:w w:val="105"/>
          <w:sz w:val="18"/>
        </w:rPr>
        <w:t>0.2</w:t>
      </w:r>
    </w:p>
    <w:p w14:paraId="00DC2180"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800"/>
            <w:col w:w="3393"/>
          </w:cols>
        </w:sectPr>
      </w:pPr>
    </w:p>
    <w:p w14:paraId="00DC2181" w14:textId="77777777" w:rsidR="00350CFB" w:rsidRDefault="00350CFB">
      <w:pPr>
        <w:pStyle w:val="a3"/>
        <w:spacing w:before="1"/>
        <w:rPr>
          <w:rFonts w:ascii="Arial"/>
          <w:sz w:val="13"/>
        </w:rPr>
      </w:pPr>
    </w:p>
    <w:p w14:paraId="00DC2182" w14:textId="77777777" w:rsidR="00350CFB" w:rsidRDefault="00350CFB">
      <w:pPr>
        <w:pStyle w:val="a3"/>
        <w:rPr>
          <w:rFonts w:ascii="Arial"/>
          <w:sz w:val="13"/>
        </w:rPr>
        <w:sectPr w:rsidR="00350CFB">
          <w:type w:val="continuous"/>
          <w:pgSz w:w="11910" w:h="16840"/>
          <w:pgMar w:top="1920" w:right="708" w:bottom="280" w:left="992" w:header="0" w:footer="2115" w:gutter="0"/>
          <w:cols w:space="720"/>
        </w:sectPr>
      </w:pPr>
    </w:p>
    <w:p w14:paraId="00DC2183" w14:textId="77777777" w:rsidR="00350CFB" w:rsidRDefault="00350CFB">
      <w:pPr>
        <w:pStyle w:val="a3"/>
        <w:rPr>
          <w:rFonts w:ascii="Arial"/>
          <w:sz w:val="16"/>
        </w:rPr>
      </w:pPr>
    </w:p>
    <w:p w14:paraId="00DC2184" w14:textId="77777777" w:rsidR="00350CFB" w:rsidRDefault="00350CFB">
      <w:pPr>
        <w:pStyle w:val="a3"/>
        <w:spacing w:before="30"/>
        <w:rPr>
          <w:rFonts w:ascii="Arial"/>
          <w:sz w:val="16"/>
        </w:rPr>
      </w:pPr>
    </w:p>
    <w:p w14:paraId="00DC2185" w14:textId="77777777" w:rsidR="00350CFB" w:rsidRDefault="00283FFF">
      <w:pPr>
        <w:ind w:right="38"/>
        <w:jc w:val="right"/>
        <w:rPr>
          <w:rFonts w:ascii="Arial"/>
          <w:sz w:val="18"/>
        </w:rPr>
      </w:pPr>
      <w:r>
        <w:rPr>
          <w:rFonts w:ascii="Arial"/>
          <w:spacing w:val="-10"/>
          <w:sz w:val="18"/>
        </w:rPr>
        <w:t>GF-</w:t>
      </w:r>
      <w:r>
        <w:rPr>
          <w:rFonts w:ascii="Arial"/>
          <w:spacing w:val="-5"/>
          <w:sz w:val="18"/>
        </w:rPr>
        <w:t>PR</w:t>
      </w:r>
    </w:p>
    <w:p w14:paraId="00DC2186" w14:textId="77777777" w:rsidR="00350CFB" w:rsidRDefault="00283FFF">
      <w:pPr>
        <w:spacing w:before="55"/>
        <w:ind w:right="85"/>
        <w:jc w:val="center"/>
        <w:rPr>
          <w:rFonts w:ascii="Arial"/>
          <w:sz w:val="18"/>
        </w:rPr>
      </w:pPr>
      <w:r>
        <w:br w:type="column"/>
      </w:r>
      <w:r>
        <w:rPr>
          <w:rFonts w:ascii="Arial"/>
          <w:spacing w:val="-5"/>
          <w:w w:val="105"/>
          <w:sz w:val="18"/>
        </w:rPr>
        <w:t>0.1</w:t>
      </w:r>
    </w:p>
    <w:p w14:paraId="00DC2187" w14:textId="77777777" w:rsidR="00350CFB" w:rsidRDefault="00350CFB">
      <w:pPr>
        <w:pStyle w:val="a3"/>
        <w:spacing w:before="21"/>
        <w:rPr>
          <w:rFonts w:ascii="Arial"/>
          <w:sz w:val="16"/>
        </w:rPr>
      </w:pPr>
    </w:p>
    <w:p w14:paraId="00DC2188" w14:textId="77777777" w:rsidR="00350CFB" w:rsidRDefault="00283FFF">
      <w:pPr>
        <w:ind w:right="85"/>
        <w:jc w:val="center"/>
        <w:rPr>
          <w:rFonts w:ascii="Arial"/>
          <w:sz w:val="18"/>
        </w:rPr>
      </w:pPr>
      <w:r>
        <w:rPr>
          <w:rFonts w:ascii="Arial"/>
          <w:spacing w:val="-5"/>
          <w:w w:val="105"/>
          <w:sz w:val="18"/>
        </w:rPr>
        <w:t>0.0</w:t>
      </w:r>
    </w:p>
    <w:p w14:paraId="00DC2189" w14:textId="77777777" w:rsidR="00350CFB" w:rsidRDefault="00350CFB">
      <w:pPr>
        <w:jc w:val="center"/>
        <w:rPr>
          <w:rFonts w:ascii="Arial"/>
          <w:sz w:val="18"/>
        </w:rPr>
        <w:sectPr w:rsidR="00350CFB">
          <w:type w:val="continuous"/>
          <w:pgSz w:w="11910" w:h="16840"/>
          <w:pgMar w:top="1920" w:right="708" w:bottom="280" w:left="992" w:header="0" w:footer="2115" w:gutter="0"/>
          <w:cols w:num="2" w:space="720" w:equalWidth="0">
            <w:col w:w="2017" w:space="4934"/>
            <w:col w:w="3259"/>
          </w:cols>
        </w:sectPr>
      </w:pPr>
    </w:p>
    <w:p w14:paraId="00DC218A" w14:textId="77777777" w:rsidR="00350CFB" w:rsidRDefault="00350CFB">
      <w:pPr>
        <w:pStyle w:val="a3"/>
        <w:spacing w:before="21"/>
        <w:rPr>
          <w:rFonts w:ascii="Arial"/>
          <w:sz w:val="16"/>
        </w:rPr>
      </w:pPr>
    </w:p>
    <w:p w14:paraId="00DC218B" w14:textId="77777777" w:rsidR="00350CFB" w:rsidRDefault="00283FFF">
      <w:pPr>
        <w:ind w:right="1403"/>
        <w:jc w:val="right"/>
        <w:rPr>
          <w:rFonts w:ascii="Arial" w:hAnsi="Arial"/>
          <w:sz w:val="18"/>
        </w:rPr>
      </w:pPr>
      <w:r>
        <w:rPr>
          <w:rFonts w:ascii="Arial" w:hAnsi="Arial"/>
          <w:noProof/>
          <w:sz w:val="18"/>
        </w:rPr>
        <mc:AlternateContent>
          <mc:Choice Requires="wps">
            <w:drawing>
              <wp:anchor distT="0" distB="0" distL="0" distR="0" simplePos="0" relativeHeight="15780352" behindDoc="0" locked="0" layoutInCell="1" allowOverlap="1" wp14:anchorId="00DC27AA" wp14:editId="00DC27AB">
                <wp:simplePos x="0" y="0"/>
                <wp:positionH relativeFrom="page">
                  <wp:posOffset>1876321</wp:posOffset>
                </wp:positionH>
                <wp:positionV relativeFrom="paragraph">
                  <wp:posOffset>229058</wp:posOffset>
                </wp:positionV>
                <wp:extent cx="448309" cy="103505"/>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448309" cy="103505"/>
                        </a:xfrm>
                        <a:prstGeom prst="rect">
                          <a:avLst/>
                        </a:prstGeom>
                      </wps:spPr>
                      <wps:txbx>
                        <w:txbxContent>
                          <w:p w14:paraId="00DC286A" w14:textId="77777777" w:rsidR="00350CFB" w:rsidRDefault="00283FFF">
                            <w:pPr>
                              <w:spacing w:line="163" w:lineRule="exact"/>
                              <w:rPr>
                                <w:rFonts w:ascii="Arial"/>
                                <w:sz w:val="18"/>
                              </w:rPr>
                            </w:pPr>
                            <w:r>
                              <w:rPr>
                                <w:rFonts w:ascii="Arial"/>
                                <w:spacing w:val="-2"/>
                                <w:sz w:val="18"/>
                              </w:rPr>
                              <w:t>Transfer</w:t>
                            </w:r>
                          </w:p>
                        </w:txbxContent>
                      </wps:txbx>
                      <wps:bodyPr wrap="square" lIns="0" tIns="0" rIns="0" bIns="0" rtlCol="0">
                        <a:noAutofit/>
                      </wps:bodyPr>
                    </wps:wsp>
                  </a:graphicData>
                </a:graphic>
              </wp:anchor>
            </w:drawing>
          </mc:Choice>
          <mc:Fallback>
            <w:pict>
              <v:shape w14:anchorId="00DC27AA" id="Textbox 720" o:spid="_x0000_s1260" type="#_x0000_t202" style="position:absolute;left:0;text-align:left;margin-left:147.75pt;margin-top:18.05pt;width:35.3pt;height:8.15pt;rotation:-2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" filled="f" stroked="f">
                <v:textbox inset="0,0,0,0">
                  <w:txbxContent>
                    <w:p w14:paraId="00DC286A" w14:textId="77777777" w:rsidR="00350CFB" w:rsidRDefault="00283FFF">
                      <w:pPr>
                        <w:spacing w:line="163" w:lineRule="exact"/>
                        <w:rPr>
                          <w:rFonts w:ascii="Arial"/>
                          <w:sz w:val="18"/>
                        </w:rPr>
                      </w:pPr>
                      <w:r>
                        <w:rPr>
                          <w:rFonts w:ascii="Arial"/>
                          <w:spacing w:val="-2"/>
                          <w:sz w:val="18"/>
                        </w:rPr>
                        <w:t>Transfer</w:t>
                      </w:r>
                    </w:p>
                  </w:txbxContent>
                </v:textbox>
                <w10:wrap anchorx="page"/>
              </v:shape>
            </w:pict>
          </mc:Fallback>
        </mc:AlternateContent>
      </w:r>
      <w:r>
        <w:rPr>
          <w:rFonts w:ascii="Arial" w:hAnsi="Arial"/>
          <w:noProof/>
          <w:sz w:val="18"/>
        </w:rPr>
        <mc:AlternateContent>
          <mc:Choice Requires="wps">
            <w:drawing>
              <wp:anchor distT="0" distB="0" distL="0" distR="0" simplePos="0" relativeHeight="15780864" behindDoc="0" locked="0" layoutInCell="1" allowOverlap="1" wp14:anchorId="00DC27AC" wp14:editId="00DC27AD">
                <wp:simplePos x="0" y="0"/>
                <wp:positionH relativeFrom="page">
                  <wp:posOffset>2527423</wp:posOffset>
                </wp:positionH>
                <wp:positionV relativeFrom="paragraph">
                  <wp:posOffset>248106</wp:posOffset>
                </wp:positionV>
                <wp:extent cx="538480" cy="103505"/>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538480" cy="103505"/>
                        </a:xfrm>
                        <a:prstGeom prst="rect">
                          <a:avLst/>
                        </a:prstGeom>
                      </wps:spPr>
                      <wps:txbx>
                        <w:txbxContent>
                          <w:p w14:paraId="00DC286B" w14:textId="77777777" w:rsidR="00350CFB" w:rsidRDefault="00283FFF">
                            <w:pPr>
                              <w:spacing w:line="163" w:lineRule="exact"/>
                              <w:rPr>
                                <w:rFonts w:ascii="Arial"/>
                                <w:sz w:val="18"/>
                              </w:rPr>
                            </w:pPr>
                            <w:r>
                              <w:rPr>
                                <w:rFonts w:ascii="Arial"/>
                                <w:spacing w:val="-2"/>
                                <w:sz w:val="18"/>
                              </w:rPr>
                              <w:t>Allowance</w:t>
                            </w:r>
                          </w:p>
                        </w:txbxContent>
                      </wps:txbx>
                      <wps:bodyPr wrap="square" lIns="0" tIns="0" rIns="0" bIns="0" rtlCol="0">
                        <a:noAutofit/>
                      </wps:bodyPr>
                    </wps:wsp>
                  </a:graphicData>
                </a:graphic>
              </wp:anchor>
            </w:drawing>
          </mc:Choice>
          <mc:Fallback>
            <w:pict>
              <v:shape w14:anchorId="00DC27AC" id="Textbox 721" o:spid="_x0000_s1261" type="#_x0000_t202" style="position:absolute;left:0;text-align:left;margin-left:199pt;margin-top:19.55pt;width:42.4pt;height:8.15pt;rotation:-2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" filled="f" stroked="f">
                <v:textbox inset="0,0,0,0">
                  <w:txbxContent>
                    <w:p w14:paraId="00DC286B" w14:textId="77777777" w:rsidR="00350CFB" w:rsidRDefault="00283FFF">
                      <w:pPr>
                        <w:spacing w:line="163" w:lineRule="exact"/>
                        <w:rPr>
                          <w:rFonts w:ascii="Arial"/>
                          <w:sz w:val="18"/>
                        </w:rPr>
                      </w:pPr>
                      <w:r>
                        <w:rPr>
                          <w:rFonts w:ascii="Arial"/>
                          <w:spacing w:val="-2"/>
                          <w:sz w:val="18"/>
                        </w:rPr>
                        <w:t>Allowance</w:t>
                      </w:r>
                    </w:p>
                  </w:txbxContent>
                </v:textbox>
                <w10:wrap anchorx="page"/>
              </v:shape>
            </w:pict>
          </mc:Fallback>
        </mc:AlternateContent>
      </w:r>
      <w:r>
        <w:rPr>
          <w:rFonts w:ascii="Arial" w:hAnsi="Arial"/>
          <w:noProof/>
          <w:sz w:val="18"/>
        </w:rPr>
        <mc:AlternateContent>
          <mc:Choice Requires="wps">
            <w:drawing>
              <wp:anchor distT="0" distB="0" distL="0" distR="0" simplePos="0" relativeHeight="15781376" behindDoc="0" locked="0" layoutInCell="1" allowOverlap="1" wp14:anchorId="00DC27AE" wp14:editId="00DC27AF">
                <wp:simplePos x="0" y="0"/>
                <wp:positionH relativeFrom="page">
                  <wp:posOffset>3185596</wp:posOffset>
                </wp:positionH>
                <wp:positionV relativeFrom="paragraph">
                  <wp:posOffset>265582</wp:posOffset>
                </wp:positionV>
                <wp:extent cx="621030" cy="103505"/>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621030" cy="103505"/>
                        </a:xfrm>
                        <a:prstGeom prst="rect">
                          <a:avLst/>
                        </a:prstGeom>
                      </wps:spPr>
                      <wps:txbx>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wps:txbx>
                      <wps:bodyPr wrap="square" lIns="0" tIns="0" rIns="0" bIns="0" rtlCol="0">
                        <a:noAutofit/>
                      </wps:bodyPr>
                    </wps:wsp>
                  </a:graphicData>
                </a:graphic>
              </wp:anchor>
            </w:drawing>
          </mc:Choice>
          <mc:Fallback>
            <w:pict>
              <v:shape w14:anchorId="00DC27AE" id="Textbox 722" o:spid="_x0000_s1262" type="#_x0000_t202" style="position:absolute;left:0;text-align:left;margin-left:250.85pt;margin-top:20.9pt;width:48.9pt;height:8.15pt;rotation:-2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" filled="f" stroked="f">
                <v:textbox inset="0,0,0,0">
                  <w:txbxContent>
                    <w:p w14:paraId="00DC286C" w14:textId="77777777" w:rsidR="00350CFB" w:rsidRDefault="00283FFF">
                      <w:pPr>
                        <w:spacing w:line="163" w:lineRule="exact"/>
                        <w:rPr>
                          <w:rFonts w:ascii="Arial"/>
                          <w:sz w:val="18"/>
                        </w:rPr>
                      </w:pPr>
                      <w:r>
                        <w:rPr>
                          <w:rFonts w:ascii="Arial"/>
                          <w:w w:val="105"/>
                          <w:sz w:val="18"/>
                        </w:rPr>
                        <w:t>Inverse</w:t>
                      </w:r>
                      <w:r>
                        <w:rPr>
                          <w:rFonts w:ascii="Arial"/>
                          <w:spacing w:val="-12"/>
                          <w:w w:val="105"/>
                          <w:sz w:val="18"/>
                        </w:rPr>
                        <w:t xml:space="preserve"> </w:t>
                      </w:r>
                      <w:r>
                        <w:rPr>
                          <w:rFonts w:ascii="Arial"/>
                          <w:spacing w:val="-4"/>
                          <w:w w:val="110"/>
                          <w:sz w:val="18"/>
                        </w:rPr>
                        <w:t>risk</w:t>
                      </w:r>
                    </w:p>
                  </w:txbxContent>
                </v:textbox>
                <w10:wrap anchorx="page"/>
              </v:shape>
            </w:pict>
          </mc:Fallback>
        </mc:AlternateContent>
      </w:r>
      <w:r>
        <w:rPr>
          <w:rFonts w:ascii="Arial" w:hAnsi="Arial"/>
          <w:noProof/>
          <w:sz w:val="18"/>
        </w:rPr>
        <mc:AlternateContent>
          <mc:Choice Requires="wps">
            <w:drawing>
              <wp:anchor distT="0" distB="0" distL="0" distR="0" simplePos="0" relativeHeight="15781888" behindDoc="0" locked="0" layoutInCell="1" allowOverlap="1" wp14:anchorId="00DC27B0" wp14:editId="00DC27B1">
                <wp:simplePos x="0" y="0"/>
                <wp:positionH relativeFrom="page">
                  <wp:posOffset>3832702</wp:posOffset>
                </wp:positionH>
                <wp:positionV relativeFrom="paragraph">
                  <wp:posOffset>285520</wp:posOffset>
                </wp:positionV>
                <wp:extent cx="715645" cy="103505"/>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715645" cy="103505"/>
                        </a:xfrm>
                        <a:prstGeom prst="rect">
                          <a:avLst/>
                        </a:prstGeom>
                      </wps:spPr>
                      <wps:txbx>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wps:txbx>
                      <wps:bodyPr wrap="square" lIns="0" tIns="0" rIns="0" bIns="0" rtlCol="0">
                        <a:noAutofit/>
                      </wps:bodyPr>
                    </wps:wsp>
                  </a:graphicData>
                </a:graphic>
              </wp:anchor>
            </w:drawing>
          </mc:Choice>
          <mc:Fallback>
            <w:pict>
              <v:shape w14:anchorId="00DC27B0" id="Textbox 723" o:spid="_x0000_s1263" type="#_x0000_t202" style="position:absolute;left:0;text-align:left;margin-left:301.8pt;margin-top:22.5pt;width:56.35pt;height:8.15pt;rotation:-2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" filled="f" stroked="f">
                <v:textbox inset="0,0,0,0">
                  <w:txbxContent>
                    <w:p w14:paraId="00DC286D" w14:textId="77777777" w:rsidR="00350CFB" w:rsidRDefault="00283FFF">
                      <w:pPr>
                        <w:spacing w:line="163" w:lineRule="exact"/>
                        <w:rPr>
                          <w:rFonts w:ascii="Arial"/>
                          <w:sz w:val="18"/>
                        </w:rPr>
                      </w:pPr>
                      <w:r>
                        <w:rPr>
                          <w:rFonts w:ascii="Arial"/>
                          <w:w w:val="105"/>
                          <w:sz w:val="18"/>
                        </w:rPr>
                        <w:t>Sybil</w:t>
                      </w:r>
                      <w:r>
                        <w:rPr>
                          <w:rFonts w:ascii="Arial"/>
                          <w:spacing w:val="-3"/>
                          <w:w w:val="105"/>
                          <w:sz w:val="18"/>
                        </w:rPr>
                        <w:t xml:space="preserve"> </w:t>
                      </w:r>
                      <w:r>
                        <w:rPr>
                          <w:rFonts w:ascii="Arial"/>
                          <w:spacing w:val="-2"/>
                          <w:w w:val="110"/>
                          <w:sz w:val="18"/>
                        </w:rPr>
                        <w:t>stability</w:t>
                      </w:r>
                    </w:p>
                  </w:txbxContent>
                </v:textbox>
                <w10:wrap anchorx="page"/>
              </v:shape>
            </w:pict>
          </mc:Fallback>
        </mc:AlternateContent>
      </w:r>
      <w:r>
        <w:rPr>
          <w:rFonts w:ascii="Arial" w:hAnsi="Arial"/>
          <w:noProof/>
          <w:sz w:val="18"/>
        </w:rPr>
        <mc:AlternateContent>
          <mc:Choice Requires="wps">
            <w:drawing>
              <wp:anchor distT="0" distB="0" distL="0" distR="0" simplePos="0" relativeHeight="15782400" behindDoc="0" locked="0" layoutInCell="1" allowOverlap="1" wp14:anchorId="00DC27B2" wp14:editId="00DC27B3">
                <wp:simplePos x="0" y="0"/>
                <wp:positionH relativeFrom="page">
                  <wp:posOffset>4444911</wp:posOffset>
                </wp:positionH>
                <wp:positionV relativeFrom="paragraph">
                  <wp:posOffset>313196</wp:posOffset>
                </wp:positionV>
                <wp:extent cx="846455" cy="10350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00000">
                          <a:off x="0" y="0"/>
                          <a:ext cx="846455" cy="103505"/>
                        </a:xfrm>
                        <a:prstGeom prst="rect">
                          <a:avLst/>
                        </a:prstGeom>
                      </wps:spPr>
                      <wps:txbx>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wps:txbx>
                      <wps:bodyPr wrap="square" lIns="0" tIns="0" rIns="0" bIns="0" rtlCol="0">
                        <a:noAutofit/>
                      </wps:bodyPr>
                    </wps:wsp>
                  </a:graphicData>
                </a:graphic>
              </wp:anchor>
            </w:drawing>
          </mc:Choice>
          <mc:Fallback>
            <w:pict>
              <v:shape w14:anchorId="00DC27B2" id="Textbox 724" o:spid="_x0000_s1264" type="#_x0000_t202" style="position:absolute;left:0;text-align:left;margin-left:350pt;margin-top:24.65pt;width:66.65pt;height:8.15pt;rotation:-2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" filled="f" stroked="f">
                <v:textbox inset="0,0,0,0">
                  <w:txbxContent>
                    <w:p w14:paraId="00DC286E" w14:textId="77777777" w:rsidR="00350CFB" w:rsidRDefault="00283FFF">
                      <w:pPr>
                        <w:spacing w:line="163" w:lineRule="exact"/>
                        <w:rPr>
                          <w:rFonts w:ascii="Arial"/>
                          <w:sz w:val="18"/>
                        </w:rPr>
                      </w:pPr>
                      <w:r>
                        <w:rPr>
                          <w:rFonts w:ascii="Arial"/>
                          <w:sz w:val="18"/>
                        </w:rPr>
                        <w:t>Trading</w:t>
                      </w:r>
                      <w:r>
                        <w:rPr>
                          <w:rFonts w:ascii="Arial"/>
                          <w:spacing w:val="33"/>
                          <w:sz w:val="18"/>
                        </w:rPr>
                        <w:t xml:space="preserve"> </w:t>
                      </w:r>
                      <w:r>
                        <w:rPr>
                          <w:rFonts w:ascii="Arial"/>
                          <w:spacing w:val="-4"/>
                          <w:sz w:val="18"/>
                        </w:rPr>
                        <w:t>success</w:t>
                      </w:r>
                    </w:p>
                  </w:txbxContent>
                </v:textbox>
                <w10:wrap anchorx="page"/>
              </v:shape>
            </w:pict>
          </mc:Fallback>
        </mc:AlternateContent>
      </w:r>
      <w:r>
        <w:rPr>
          <w:rFonts w:ascii="Arial" w:hAnsi="Arial"/>
          <w:spacing w:val="-5"/>
          <w:w w:val="597"/>
          <w:sz w:val="2"/>
        </w:rPr>
        <w:t>−</w:t>
      </w:r>
      <w:r>
        <w:rPr>
          <w:rFonts w:ascii="Arial" w:hAnsi="Arial"/>
          <w:spacing w:val="-5"/>
          <w:sz w:val="18"/>
        </w:rPr>
        <w:t>0.</w:t>
      </w:r>
      <w:r>
        <w:rPr>
          <w:rFonts w:ascii="Arial" w:hAnsi="Arial"/>
          <w:spacing w:val="-4"/>
          <w:sz w:val="18"/>
        </w:rPr>
        <w:t>1</w:t>
      </w:r>
    </w:p>
    <w:p w14:paraId="00DC218C" w14:textId="77777777" w:rsidR="00350CFB" w:rsidRDefault="00350CFB">
      <w:pPr>
        <w:pStyle w:val="a3"/>
        <w:rPr>
          <w:rFonts w:ascii="Arial"/>
        </w:rPr>
      </w:pPr>
    </w:p>
    <w:p w14:paraId="00DC218D" w14:textId="77777777" w:rsidR="00350CFB" w:rsidRDefault="00350CFB">
      <w:pPr>
        <w:pStyle w:val="a3"/>
        <w:rPr>
          <w:rFonts w:ascii="Arial"/>
        </w:rPr>
      </w:pPr>
    </w:p>
    <w:p w14:paraId="00DC218E" w14:textId="77777777" w:rsidR="00350CFB" w:rsidRDefault="00350CFB">
      <w:pPr>
        <w:pStyle w:val="a3"/>
        <w:spacing w:before="191"/>
        <w:rPr>
          <w:rFonts w:ascii="Arial"/>
        </w:rPr>
      </w:pPr>
    </w:p>
    <w:p w14:paraId="00DC218F" w14:textId="77777777" w:rsidR="00350CFB" w:rsidRDefault="00283FFF">
      <w:pPr>
        <w:pStyle w:val="a3"/>
        <w:spacing w:line="252" w:lineRule="auto"/>
        <w:ind w:left="282" w:right="524"/>
        <w:jc w:val="both"/>
      </w:pPr>
      <w:commentRangeStart w:id="348"/>
      <w:r>
        <w:t>Figure 4.6: Family-mean Kendall τ on the matched cohort (n = 5,521) for EndorseRank and AWP; the values are those of Table 4.7.</w:t>
      </w:r>
      <w:commentRangeEnd w:id="348"/>
      <w:r>
        <w:rPr>
          <w:rStyle w:val="a5"/>
          <w:sz w:val="24"/>
          <w:szCs w:val="24"/>
        </w:rPr>
        <w:commentReference w:id="348"/>
      </w:r>
    </w:p>
    <w:p w14:paraId="00DC2190" w14:textId="77777777" w:rsidR="00350CFB" w:rsidRDefault="00350CFB">
      <w:pPr>
        <w:pStyle w:val="a3"/>
        <w:spacing w:before="37"/>
      </w:pPr>
    </w:p>
    <w:p w14:paraId="00DC2191" w14:textId="77777777" w:rsidR="00350CFB" w:rsidRDefault="00283FFF">
      <w:pPr>
        <w:pStyle w:val="a3"/>
        <w:spacing w:before="1" w:line="456" w:lineRule="exact"/>
        <w:ind w:left="282" w:right="524"/>
        <w:jc w:val="both"/>
      </w:pPr>
      <w:commentRangeStart w:id="349"/>
      <w:r>
        <w:t>The pattern is crossed. AWP aligns most strongly with the transfer family and is slightly negative on the allowance family; EndorseRank aligns most strongly with the allowance family and moderately with the transfer family. Whether each contrast exceeds sampling variation is tested in Table 4.14, which reports the six pre-specified paired differences of Section 3.10.</w:t>
      </w:r>
    </w:p>
    <w:p w14:paraId="3F100D60" w14:textId="77777777" w:rsidR="00420150" w:rsidRDefault="00041D3C">
      <w:pPr>
        <w:pStyle w:val="a3"/>
        <w:spacing w:line="359" w:lineRule="exact"/>
        <w:ind w:left="282"/>
        <w:jc w:val="both"/>
      </w:pPr>
      <w:r>
        <w:t>Table 4.14: Paired bootstrap tests of differences between Kendall τ coefficients (matched cohort, n = 5,521). Family entries use the family-mean τ; the same wallet resamples are used for a and b, so the interval is on the paired difference. An interval excluding 0 indicates a difference not attributable to sampling variation at the 5% level (400 paired resamples, seed 42).</w:t>
      </w:r>
    </w:p>
    <w:tbl>
      <w:tblPr>
        <w:tblW w:w="0" w:type="auto"/>
        <w:tblInd w:w="2186" w:type="dxa"/>
        <w:tblLayout w:type="fixed"/>
        <w:tblCellMar>
          <w:left w:w="0" w:type="dxa"/>
          <w:right w:w="0" w:type="dxa"/>
        </w:tblCellMar>
        <w:tblLook w:val="01E0" w:firstRow="1" w:lastRow="1" w:firstColumn="1" w:lastColumn="1" w:noHBand="0" w:noVBand="0"/>
      </w:tblPr>
      <w:tblGrid>
        <w:gridCol w:w="1500"/>
        <w:gridCol w:w="1500"/>
        <w:gridCol w:w="1500"/>
        <w:gridCol w:w="1500"/>
        <w:gridCol w:w="1500"/>
        <w:gridCol w:w="1500"/>
      </w:tblGrid>
      <w:tr w:rsidR="00350CFB" w14:paraId="0FF51E18" w14:textId="77777777">
        <w:trPr>
          <w:trHeight w:val="381"/>
        </w:trPr>
        <w:tc>
          <w:tcPr>
            <w:tcW w:w="1500" w:type="dxa"/>
            <w:tcBorders>
              <w:top w:val="single" w:sz="8" w:space="0" w:color="000000"/>
              <w:bottom w:val="single" w:sz="6" w:space="0" w:color="000000"/>
            </w:tcBorders>
          </w:tcPr>
          <w:p w14:paraId="65DDF929" w14:textId="77777777" w:rsidR="00350CFB" w:rsidRDefault="00283FFF">
            <w:pPr>
              <w:pStyle w:val="TableParagraph"/>
              <w:spacing w:before="53"/>
              <w:jc w:val="left"/>
            </w:pPr>
            <w:r>
              <w:rPr>
                <w:b/>
              </w:rPr>
              <w:t>Contrast (a minus b)</w:t>
            </w:r>
          </w:p>
        </w:tc>
        <w:tc>
          <w:tcPr>
            <w:tcW w:w="1500" w:type="dxa"/>
            <w:tcBorders>
              <w:top w:val="single" w:sz="8" w:space="0" w:color="000000"/>
              <w:bottom w:val="single" w:sz="6" w:space="0" w:color="000000"/>
            </w:tcBorders>
          </w:tcPr>
          <w:p w14:paraId="0FAC7935" w14:textId="77777777" w:rsidR="00350CFB" w:rsidRDefault="00283FFF">
            <w:pPr>
              <w:pStyle w:val="TableParagraph"/>
              <w:spacing w:before="53"/>
              <w:jc w:val="left"/>
            </w:pPr>
            <w:r>
              <w:rPr>
                <w:b/>
              </w:rPr>
              <w:t>τa</w:t>
            </w:r>
          </w:p>
        </w:tc>
        <w:tc>
          <w:tcPr>
            <w:tcW w:w="1500" w:type="dxa"/>
            <w:tcBorders>
              <w:top w:val="single" w:sz="8" w:space="0" w:color="000000"/>
              <w:bottom w:val="single" w:sz="6" w:space="0" w:color="000000"/>
            </w:tcBorders>
          </w:tcPr>
          <w:p w14:paraId="66B29B87" w14:textId="77777777" w:rsidR="00350CFB" w:rsidRDefault="00283FFF">
            <w:pPr>
              <w:pStyle w:val="TableParagraph"/>
              <w:spacing w:before="53"/>
              <w:jc w:val="left"/>
            </w:pPr>
            <w:r>
              <w:rPr>
                <w:b/>
              </w:rPr>
              <w:t>τb</w:t>
            </w:r>
          </w:p>
        </w:tc>
        <w:tc>
          <w:tcPr>
            <w:tcW w:w="1500" w:type="dxa"/>
            <w:tcBorders>
              <w:top w:val="single" w:sz="8" w:space="0" w:color="000000"/>
              <w:bottom w:val="single" w:sz="6" w:space="0" w:color="000000"/>
            </w:tcBorders>
          </w:tcPr>
          <w:p w14:paraId="6D056980" w14:textId="77777777" w:rsidR="00350CFB" w:rsidRDefault="00283FFF">
            <w:pPr>
              <w:pStyle w:val="TableParagraph"/>
              <w:spacing w:before="53"/>
            </w:pPr>
            <w:r>
              <w:rPr>
                <w:b/>
              </w:rPr>
              <w:t>Δτ</w:t>
            </w:r>
          </w:p>
        </w:tc>
        <w:tc>
          <w:tcPr>
            <w:tcW w:w="1500" w:type="dxa"/>
            <w:tcBorders>
              <w:top w:val="single" w:sz="8" w:space="0" w:color="000000"/>
              <w:bottom w:val="single" w:sz="6" w:space="0" w:color="000000"/>
            </w:tcBorders>
          </w:tcPr>
          <w:p w14:paraId="03AD3D14" w14:textId="77777777" w:rsidR="00350CFB" w:rsidRDefault="00283FFF">
            <w:pPr>
              <w:pStyle w:val="TableParagraph"/>
              <w:spacing w:before="53"/>
            </w:pPr>
            <w:r>
              <w:rPr>
                <w:b/>
              </w:rPr>
              <w:t>95% CI of Δτ</w:t>
            </w:r>
          </w:p>
        </w:tc>
        <w:tc>
          <w:tcPr>
            <w:tcW w:w="1500" w:type="dxa"/>
            <w:tcBorders>
              <w:top w:val="single" w:sz="8" w:space="0" w:color="000000"/>
              <w:bottom w:val="single" w:sz="6" w:space="0" w:color="000000"/>
            </w:tcBorders>
          </w:tcPr>
          <w:p w14:paraId="280CD932" w14:textId="77777777" w:rsidR="00350CFB" w:rsidRDefault="00283FFF">
            <w:pPr>
              <w:pStyle w:val="TableParagraph"/>
              <w:spacing w:before="53"/>
            </w:pPr>
            <w:r>
              <w:rPr>
                <w:b/>
              </w:rPr>
              <w:t>P(Δτ &gt; 0)</w:t>
            </w:r>
          </w:p>
        </w:tc>
      </w:tr>
      <w:tr w:rsidR="00350CFB" w14:paraId="2240C1CB" w14:textId="77777777">
        <w:trPr>
          <w:trHeight w:val="319"/>
        </w:trPr>
        <w:tc>
          <w:tcPr>
            <w:tcW w:w="1500" w:type="dxa"/>
            <w:tcBorders>
              <w:top w:val="single" w:sz="6" w:space="0" w:color="000000"/>
            </w:tcBorders>
          </w:tcPr>
          <w:p w14:paraId="49904AC5" w14:textId="77777777" w:rsidR="00350CFB" w:rsidRDefault="00283FFF">
            <w:pPr>
              <w:pStyle w:val="TableParagraph"/>
              <w:spacing w:before="52" w:line="247" w:lineRule="exact"/>
              <w:jc w:val="left"/>
            </w:pPr>
            <w:r>
              <w:t>EndorseRank allowance minus EndorseRank transfer</w:t>
            </w:r>
          </w:p>
        </w:tc>
        <w:tc>
          <w:tcPr>
            <w:tcW w:w="1500" w:type="dxa"/>
            <w:tcBorders>
              <w:top w:val="single" w:sz="6" w:space="0" w:color="000000"/>
            </w:tcBorders>
          </w:tcPr>
          <w:p w14:paraId="3F914F6B" w14:textId="77777777" w:rsidR="00350CFB" w:rsidRDefault="00283FFF">
            <w:pPr>
              <w:pStyle w:val="TableParagraph"/>
              <w:spacing w:before="52" w:line="247" w:lineRule="exact"/>
              <w:jc w:val="left"/>
            </w:pPr>
            <w:r>
              <w:t>0.355</w:t>
            </w:r>
          </w:p>
        </w:tc>
        <w:tc>
          <w:tcPr>
            <w:tcW w:w="1500" w:type="dxa"/>
            <w:tcBorders>
              <w:top w:val="single" w:sz="6" w:space="0" w:color="000000"/>
            </w:tcBorders>
          </w:tcPr>
          <w:p w14:paraId="44A08C45" w14:textId="77777777" w:rsidR="00350CFB" w:rsidRDefault="00283FFF">
            <w:pPr>
              <w:pStyle w:val="TableParagraph"/>
              <w:spacing w:before="52" w:line="247" w:lineRule="exact"/>
              <w:jc w:val="left"/>
            </w:pPr>
            <w:r>
              <w:t>0.333</w:t>
            </w:r>
          </w:p>
        </w:tc>
        <w:tc>
          <w:tcPr>
            <w:tcW w:w="1500" w:type="dxa"/>
            <w:tcBorders>
              <w:top w:val="single" w:sz="6" w:space="0" w:color="000000"/>
            </w:tcBorders>
          </w:tcPr>
          <w:p w14:paraId="5E320915" w14:textId="77777777" w:rsidR="00350CFB" w:rsidRDefault="00283FFF">
            <w:pPr>
              <w:pStyle w:val="TableParagraph"/>
              <w:spacing w:before="52" w:line="247" w:lineRule="exact"/>
            </w:pPr>
            <w:r>
              <w:t>+0.022</w:t>
            </w:r>
          </w:p>
        </w:tc>
        <w:tc>
          <w:tcPr>
            <w:tcW w:w="1500" w:type="dxa"/>
            <w:tcBorders>
              <w:top w:val="single" w:sz="6" w:space="0" w:color="000000"/>
            </w:tcBorders>
          </w:tcPr>
          <w:p w14:paraId="4093588D" w14:textId="77777777" w:rsidR="00350CFB" w:rsidRDefault="00283FFF">
            <w:pPr>
              <w:pStyle w:val="TableParagraph"/>
              <w:spacing w:before="52" w:line="247" w:lineRule="exact"/>
            </w:pPr>
            <w:r>
              <w:t>[-0.026, 0.067]</w:t>
            </w:r>
          </w:p>
        </w:tc>
        <w:tc>
          <w:tcPr>
            <w:tcW w:w="1500" w:type="dxa"/>
            <w:tcBorders>
              <w:top w:val="single" w:sz="6" w:space="0" w:color="000000"/>
            </w:tcBorders>
          </w:tcPr>
          <w:p w14:paraId="6FB8DE9B" w14:textId="77777777" w:rsidR="00350CFB" w:rsidRDefault="00283FFF">
            <w:pPr>
              <w:pStyle w:val="TableParagraph"/>
              <w:spacing w:before="52" w:line="247" w:lineRule="exact"/>
            </w:pPr>
            <w:r>
              <w:t>0.810</w:t>
            </w:r>
          </w:p>
        </w:tc>
      </w:tr>
      <w:tr w:rsidR="00350CFB" w14:paraId="2F04D2D6" w14:textId="77777777">
        <w:trPr>
          <w:trHeight w:val="319"/>
        </w:trPr>
        <w:tc>
          <w:tcPr>
            <w:tcW w:w="1500" w:type="dxa"/>
            <w:tcBorders>
              <w:top w:val="single" w:sz="6" w:space="0" w:color="000000"/>
            </w:tcBorders>
          </w:tcPr>
          <w:p w14:paraId="2957485D" w14:textId="77777777" w:rsidR="00350CFB" w:rsidRDefault="00283FFF">
            <w:pPr>
              <w:pStyle w:val="TableParagraph"/>
              <w:spacing w:before="52" w:line="247" w:lineRule="exact"/>
              <w:jc w:val="left"/>
            </w:pPr>
            <w:r>
              <w:t>AWP transfer minus EndorseRank transfer</w:t>
            </w:r>
          </w:p>
        </w:tc>
        <w:tc>
          <w:tcPr>
            <w:tcW w:w="1500" w:type="dxa"/>
            <w:tcBorders>
              <w:top w:val="single" w:sz="6" w:space="0" w:color="000000"/>
            </w:tcBorders>
          </w:tcPr>
          <w:p w14:paraId="147FD36E" w14:textId="77777777" w:rsidR="00350CFB" w:rsidRDefault="00283FFF">
            <w:pPr>
              <w:pStyle w:val="TableParagraph"/>
              <w:spacing w:before="52" w:line="247" w:lineRule="exact"/>
              <w:jc w:val="left"/>
            </w:pPr>
            <w:r>
              <w:t>0.534</w:t>
            </w:r>
          </w:p>
        </w:tc>
        <w:tc>
          <w:tcPr>
            <w:tcW w:w="1500" w:type="dxa"/>
            <w:tcBorders>
              <w:top w:val="single" w:sz="6" w:space="0" w:color="000000"/>
            </w:tcBorders>
          </w:tcPr>
          <w:p w14:paraId="06DEECEB" w14:textId="77777777" w:rsidR="00350CFB" w:rsidRDefault="00283FFF">
            <w:pPr>
              <w:pStyle w:val="TableParagraph"/>
              <w:spacing w:before="52" w:line="247" w:lineRule="exact"/>
              <w:jc w:val="left"/>
            </w:pPr>
            <w:r>
              <w:t>0.333</w:t>
            </w:r>
          </w:p>
        </w:tc>
        <w:tc>
          <w:tcPr>
            <w:tcW w:w="1500" w:type="dxa"/>
            <w:tcBorders>
              <w:top w:val="single" w:sz="6" w:space="0" w:color="000000"/>
            </w:tcBorders>
          </w:tcPr>
          <w:p w14:paraId="3133B190" w14:textId="77777777" w:rsidR="00350CFB" w:rsidRDefault="00283FFF">
            <w:pPr>
              <w:pStyle w:val="TableParagraph"/>
              <w:spacing w:before="52" w:line="247" w:lineRule="exact"/>
            </w:pPr>
            <w:r>
              <w:t>+0.201</w:t>
            </w:r>
          </w:p>
        </w:tc>
        <w:tc>
          <w:tcPr>
            <w:tcW w:w="1500" w:type="dxa"/>
            <w:tcBorders>
              <w:top w:val="single" w:sz="6" w:space="0" w:color="000000"/>
            </w:tcBorders>
          </w:tcPr>
          <w:p w14:paraId="272FB203" w14:textId="77777777" w:rsidR="00350CFB" w:rsidRDefault="00283FFF">
            <w:pPr>
              <w:pStyle w:val="TableParagraph"/>
              <w:spacing w:before="52" w:line="247" w:lineRule="exact"/>
            </w:pPr>
            <w:r>
              <w:t>[0.182, 0.218]</w:t>
            </w:r>
          </w:p>
        </w:tc>
        <w:tc>
          <w:tcPr>
            <w:tcW w:w="1500" w:type="dxa"/>
            <w:tcBorders>
              <w:top w:val="single" w:sz="6" w:space="0" w:color="000000"/>
            </w:tcBorders>
          </w:tcPr>
          <w:p w14:paraId="6BCCE89D" w14:textId="77777777" w:rsidR="00350CFB" w:rsidRDefault="00283FFF">
            <w:pPr>
              <w:pStyle w:val="TableParagraph"/>
              <w:spacing w:before="52" w:line="247" w:lineRule="exact"/>
            </w:pPr>
            <w:r>
              <w:t>1.000</w:t>
            </w:r>
          </w:p>
        </w:tc>
      </w:tr>
      <w:tr w:rsidR="00350CFB" w14:paraId="22D10CBF" w14:textId="77777777">
        <w:trPr>
          <w:trHeight w:val="319"/>
        </w:trPr>
        <w:tc>
          <w:tcPr>
            <w:tcW w:w="1500" w:type="dxa"/>
            <w:tcBorders>
              <w:top w:val="single" w:sz="6" w:space="0" w:color="000000"/>
            </w:tcBorders>
          </w:tcPr>
          <w:p w14:paraId="671922B2" w14:textId="77777777" w:rsidR="00350CFB" w:rsidRDefault="00283FFF">
            <w:pPr>
              <w:pStyle w:val="TableParagraph"/>
              <w:spacing w:before="52" w:line="247" w:lineRule="exact"/>
              <w:jc w:val="left"/>
            </w:pPr>
            <w:r>
              <w:t>EndorseRank allowance minus AWP allowance</w:t>
            </w:r>
          </w:p>
        </w:tc>
        <w:tc>
          <w:tcPr>
            <w:tcW w:w="1500" w:type="dxa"/>
            <w:tcBorders>
              <w:top w:val="single" w:sz="6" w:space="0" w:color="000000"/>
            </w:tcBorders>
          </w:tcPr>
          <w:p w14:paraId="4A550764" w14:textId="77777777" w:rsidR="00350CFB" w:rsidRDefault="00283FFF">
            <w:pPr>
              <w:pStyle w:val="TableParagraph"/>
              <w:spacing w:before="52" w:line="247" w:lineRule="exact"/>
              <w:jc w:val="left"/>
            </w:pPr>
            <w:r>
              <w:t>0.355</w:t>
            </w:r>
          </w:p>
        </w:tc>
        <w:tc>
          <w:tcPr>
            <w:tcW w:w="1500" w:type="dxa"/>
            <w:tcBorders>
              <w:top w:val="single" w:sz="6" w:space="0" w:color="000000"/>
            </w:tcBorders>
          </w:tcPr>
          <w:p w14:paraId="3B09636A" w14:textId="77777777" w:rsidR="00350CFB" w:rsidRDefault="00283FFF">
            <w:pPr>
              <w:pStyle w:val="TableParagraph"/>
              <w:spacing w:before="52" w:line="247" w:lineRule="exact"/>
              <w:jc w:val="left"/>
            </w:pPr>
            <w:r>
              <w:t>-0.030</w:t>
            </w:r>
          </w:p>
        </w:tc>
        <w:tc>
          <w:tcPr>
            <w:tcW w:w="1500" w:type="dxa"/>
            <w:tcBorders>
              <w:top w:val="single" w:sz="6" w:space="0" w:color="000000"/>
            </w:tcBorders>
          </w:tcPr>
          <w:p w14:paraId="7237BC69" w14:textId="77777777" w:rsidR="00350CFB" w:rsidRDefault="00283FFF">
            <w:pPr>
              <w:pStyle w:val="TableParagraph"/>
              <w:spacing w:before="52" w:line="247" w:lineRule="exact"/>
            </w:pPr>
            <w:r>
              <w:t>+0.385</w:t>
            </w:r>
          </w:p>
        </w:tc>
        <w:tc>
          <w:tcPr>
            <w:tcW w:w="1500" w:type="dxa"/>
            <w:tcBorders>
              <w:top w:val="single" w:sz="6" w:space="0" w:color="000000"/>
            </w:tcBorders>
          </w:tcPr>
          <w:p w14:paraId="5F43FF5B" w14:textId="77777777" w:rsidR="00350CFB" w:rsidRDefault="00283FFF">
            <w:pPr>
              <w:pStyle w:val="TableParagraph"/>
              <w:spacing w:before="52" w:line="247" w:lineRule="exact"/>
            </w:pPr>
            <w:r>
              <w:t>[0.350, 0.421]</w:t>
            </w:r>
          </w:p>
        </w:tc>
        <w:tc>
          <w:tcPr>
            <w:tcW w:w="1500" w:type="dxa"/>
            <w:tcBorders>
              <w:top w:val="single" w:sz="6" w:space="0" w:color="000000"/>
            </w:tcBorders>
          </w:tcPr>
          <w:p w14:paraId="4EA81F99" w14:textId="77777777" w:rsidR="00350CFB" w:rsidRDefault="00283FFF">
            <w:pPr>
              <w:pStyle w:val="TableParagraph"/>
              <w:spacing w:before="52" w:line="247" w:lineRule="exact"/>
            </w:pPr>
            <w:r>
              <w:t>1.000</w:t>
            </w:r>
          </w:p>
        </w:tc>
      </w:tr>
      <w:tr w:rsidR="00350CFB" w14:paraId="50334CE1" w14:textId="77777777">
        <w:trPr>
          <w:trHeight w:val="319"/>
        </w:trPr>
        <w:tc>
          <w:tcPr>
            <w:tcW w:w="1500" w:type="dxa"/>
            <w:tcBorders>
              <w:top w:val="single" w:sz="6" w:space="0" w:color="000000"/>
            </w:tcBorders>
          </w:tcPr>
          <w:p w14:paraId="48E2BEE6" w14:textId="77777777" w:rsidR="00350CFB" w:rsidRDefault="00283FFF">
            <w:pPr>
              <w:pStyle w:val="TableParagraph"/>
              <w:spacing w:before="52" w:line="247" w:lineRule="exact"/>
              <w:jc w:val="left"/>
            </w:pPr>
            <w:r>
              <w:t>AWP sybil-stability minus EndorseRank sybil-stability</w:t>
            </w:r>
          </w:p>
        </w:tc>
        <w:tc>
          <w:tcPr>
            <w:tcW w:w="1500" w:type="dxa"/>
            <w:tcBorders>
              <w:top w:val="single" w:sz="6" w:space="0" w:color="000000"/>
            </w:tcBorders>
          </w:tcPr>
          <w:p w14:paraId="3DC24A48" w14:textId="77777777" w:rsidR="00350CFB" w:rsidRDefault="00283FFF">
            <w:pPr>
              <w:pStyle w:val="TableParagraph"/>
              <w:spacing w:before="52" w:line="247" w:lineRule="exact"/>
              <w:jc w:val="left"/>
            </w:pPr>
            <w:r>
              <w:t>0.286</w:t>
            </w:r>
          </w:p>
        </w:tc>
        <w:tc>
          <w:tcPr>
            <w:tcW w:w="1500" w:type="dxa"/>
            <w:tcBorders>
              <w:top w:val="single" w:sz="6" w:space="0" w:color="000000"/>
            </w:tcBorders>
          </w:tcPr>
          <w:p w14:paraId="61A885FE" w14:textId="77777777" w:rsidR="00350CFB" w:rsidRDefault="00283FFF">
            <w:pPr>
              <w:pStyle w:val="TableParagraph"/>
              <w:spacing w:before="52" w:line="247" w:lineRule="exact"/>
              <w:jc w:val="left"/>
            </w:pPr>
            <w:r>
              <w:t>0.233</w:t>
            </w:r>
          </w:p>
        </w:tc>
        <w:tc>
          <w:tcPr>
            <w:tcW w:w="1500" w:type="dxa"/>
            <w:tcBorders>
              <w:top w:val="single" w:sz="6" w:space="0" w:color="000000"/>
            </w:tcBorders>
          </w:tcPr>
          <w:p w14:paraId="19295950" w14:textId="77777777" w:rsidR="00350CFB" w:rsidRDefault="00283FFF">
            <w:pPr>
              <w:pStyle w:val="TableParagraph"/>
              <w:spacing w:before="52" w:line="247" w:lineRule="exact"/>
            </w:pPr>
            <w:r>
              <w:t>+0.052</w:t>
            </w:r>
          </w:p>
        </w:tc>
        <w:tc>
          <w:tcPr>
            <w:tcW w:w="1500" w:type="dxa"/>
            <w:tcBorders>
              <w:top w:val="single" w:sz="6" w:space="0" w:color="000000"/>
            </w:tcBorders>
          </w:tcPr>
          <w:p w14:paraId="62540516" w14:textId="77777777" w:rsidR="00350CFB" w:rsidRDefault="00283FFF">
            <w:pPr>
              <w:pStyle w:val="TableParagraph"/>
              <w:spacing w:before="52" w:line="247" w:lineRule="exact"/>
            </w:pPr>
            <w:r>
              <w:t>[0.038, 0.065]</w:t>
            </w:r>
          </w:p>
        </w:tc>
        <w:tc>
          <w:tcPr>
            <w:tcW w:w="1500" w:type="dxa"/>
            <w:tcBorders>
              <w:top w:val="single" w:sz="6" w:space="0" w:color="000000"/>
            </w:tcBorders>
          </w:tcPr>
          <w:p w14:paraId="4C541195" w14:textId="77777777" w:rsidR="00350CFB" w:rsidRDefault="00283FFF">
            <w:pPr>
              <w:pStyle w:val="TableParagraph"/>
              <w:spacing w:before="52" w:line="247" w:lineRule="exact"/>
            </w:pPr>
            <w:r>
              <w:t>1.000</w:t>
            </w:r>
          </w:p>
        </w:tc>
      </w:tr>
      <w:tr w:rsidR="00350CFB" w14:paraId="5BB639D2" w14:textId="77777777">
        <w:trPr>
          <w:trHeight w:val="319"/>
        </w:trPr>
        <w:tc>
          <w:tcPr>
            <w:tcW w:w="1500" w:type="dxa"/>
            <w:tcBorders>
              <w:top w:val="single" w:sz="6" w:space="0" w:color="000000"/>
            </w:tcBorders>
          </w:tcPr>
          <w:p w14:paraId="5B194614" w14:textId="77777777" w:rsidR="00350CFB" w:rsidRDefault="00283FFF">
            <w:pPr>
              <w:pStyle w:val="TableParagraph"/>
              <w:spacing w:before="52" w:line="247" w:lineRule="exact"/>
              <w:jc w:val="left"/>
            </w:pPr>
            <w:r>
              <w:t>AWP GMX-success (archived) minus EndorseRank GMX-success (archived)</w:t>
            </w:r>
          </w:p>
        </w:tc>
        <w:tc>
          <w:tcPr>
            <w:tcW w:w="1500" w:type="dxa"/>
            <w:tcBorders>
              <w:top w:val="single" w:sz="6" w:space="0" w:color="000000"/>
            </w:tcBorders>
          </w:tcPr>
          <w:p w14:paraId="73A24E25" w14:textId="77777777" w:rsidR="00350CFB" w:rsidRDefault="00283FFF">
            <w:pPr>
              <w:pStyle w:val="TableParagraph"/>
              <w:spacing w:before="52" w:line="247" w:lineRule="exact"/>
              <w:jc w:val="left"/>
            </w:pPr>
            <w:r>
              <w:t>0.179</w:t>
            </w:r>
          </w:p>
        </w:tc>
        <w:tc>
          <w:tcPr>
            <w:tcW w:w="1500" w:type="dxa"/>
            <w:tcBorders>
              <w:top w:val="single" w:sz="6" w:space="0" w:color="000000"/>
            </w:tcBorders>
          </w:tcPr>
          <w:p w14:paraId="349CDC53" w14:textId="77777777" w:rsidR="00350CFB" w:rsidRDefault="00283FFF">
            <w:pPr>
              <w:pStyle w:val="TableParagraph"/>
              <w:spacing w:before="52" w:line="247" w:lineRule="exact"/>
              <w:jc w:val="left"/>
            </w:pPr>
            <w:r>
              <w:t>0.096</w:t>
            </w:r>
          </w:p>
        </w:tc>
        <w:tc>
          <w:tcPr>
            <w:tcW w:w="1500" w:type="dxa"/>
            <w:tcBorders>
              <w:top w:val="single" w:sz="6" w:space="0" w:color="000000"/>
            </w:tcBorders>
          </w:tcPr>
          <w:p w14:paraId="00BD31CD" w14:textId="77777777" w:rsidR="00350CFB" w:rsidRDefault="00283FFF">
            <w:pPr>
              <w:pStyle w:val="TableParagraph"/>
              <w:spacing w:before="52" w:line="247" w:lineRule="exact"/>
            </w:pPr>
            <w:r>
              <w:t>+0.083</w:t>
            </w:r>
          </w:p>
        </w:tc>
        <w:tc>
          <w:tcPr>
            <w:tcW w:w="1500" w:type="dxa"/>
            <w:tcBorders>
              <w:top w:val="single" w:sz="6" w:space="0" w:color="000000"/>
            </w:tcBorders>
          </w:tcPr>
          <w:p w14:paraId="752C2A2F" w14:textId="77777777" w:rsidR="00350CFB" w:rsidRDefault="00283FFF">
            <w:pPr>
              <w:pStyle w:val="TableParagraph"/>
              <w:spacing w:before="52" w:line="247" w:lineRule="exact"/>
            </w:pPr>
            <w:r>
              <w:t>[0.068, 0.100]</w:t>
            </w:r>
          </w:p>
        </w:tc>
        <w:tc>
          <w:tcPr>
            <w:tcW w:w="1500" w:type="dxa"/>
            <w:tcBorders>
              <w:top w:val="single" w:sz="6" w:space="0" w:color="000000"/>
            </w:tcBorders>
          </w:tcPr>
          <w:p w14:paraId="3A5B4D6E" w14:textId="77777777" w:rsidR="00350CFB" w:rsidRDefault="00283FFF">
            <w:pPr>
              <w:pStyle w:val="TableParagraph"/>
              <w:spacing w:before="52" w:line="247" w:lineRule="exact"/>
            </w:pPr>
            <w:r>
              <w:t>1.000</w:t>
            </w:r>
          </w:p>
        </w:tc>
      </w:tr>
      <w:tr w:rsidR="00350CFB" w14:paraId="4EA4146C" w14:textId="77777777">
        <w:trPr>
          <w:trHeight w:val="319"/>
        </w:trPr>
        <w:tc>
          <w:tcPr>
            <w:tcW w:w="1500" w:type="dxa"/>
            <w:tcBorders>
              <w:top w:val="single" w:sz="6" w:space="0" w:color="000000"/>
            </w:tcBorders>
          </w:tcPr>
          <w:p w14:paraId="78D5045A" w14:textId="77777777" w:rsidR="00350CFB" w:rsidRDefault="00283FFF">
            <w:pPr>
              <w:pStyle w:val="TableParagraph"/>
              <w:spacing w:before="52" w:line="247" w:lineRule="exact"/>
              <w:jc w:val="left"/>
            </w:pPr>
            <w:r>
              <w:t>EndorseRank in-approve degree minus EndorseRank in-degree</w:t>
            </w:r>
          </w:p>
        </w:tc>
        <w:tc>
          <w:tcPr>
            <w:tcW w:w="1500" w:type="dxa"/>
            <w:tcBorders>
              <w:top w:val="single" w:sz="6" w:space="0" w:color="000000"/>
            </w:tcBorders>
          </w:tcPr>
          <w:p w14:paraId="1F14F373" w14:textId="77777777" w:rsidR="00350CFB" w:rsidRDefault="00283FFF">
            <w:pPr>
              <w:pStyle w:val="TableParagraph"/>
              <w:spacing w:before="52" w:line="247" w:lineRule="exact"/>
              <w:jc w:val="left"/>
            </w:pPr>
            <w:r>
              <w:t>0.356</w:t>
            </w:r>
          </w:p>
        </w:tc>
        <w:tc>
          <w:tcPr>
            <w:tcW w:w="1500" w:type="dxa"/>
            <w:tcBorders>
              <w:top w:val="single" w:sz="6" w:space="0" w:color="000000"/>
            </w:tcBorders>
          </w:tcPr>
          <w:p w14:paraId="01CC34E9" w14:textId="77777777" w:rsidR="00350CFB" w:rsidRDefault="00283FFF">
            <w:pPr>
              <w:pStyle w:val="TableParagraph"/>
              <w:spacing w:before="52" w:line="247" w:lineRule="exact"/>
              <w:jc w:val="left"/>
            </w:pPr>
            <w:r>
              <w:t>0.344</w:t>
            </w:r>
          </w:p>
        </w:tc>
        <w:tc>
          <w:tcPr>
            <w:tcW w:w="1500" w:type="dxa"/>
            <w:tcBorders>
              <w:top w:val="single" w:sz="6" w:space="0" w:color="000000"/>
            </w:tcBorders>
          </w:tcPr>
          <w:p w14:paraId="12166F9E" w14:textId="77777777" w:rsidR="00350CFB" w:rsidRDefault="00283FFF">
            <w:pPr>
              <w:pStyle w:val="TableParagraph"/>
              <w:spacing w:before="52" w:line="247" w:lineRule="exact"/>
            </w:pPr>
            <w:r>
              <w:t>+0.012</w:t>
            </w:r>
          </w:p>
        </w:tc>
        <w:tc>
          <w:tcPr>
            <w:tcW w:w="1500" w:type="dxa"/>
            <w:tcBorders>
              <w:top w:val="single" w:sz="6" w:space="0" w:color="000000"/>
            </w:tcBorders>
          </w:tcPr>
          <w:p w14:paraId="01C4B0E2" w14:textId="77777777" w:rsidR="00350CFB" w:rsidRDefault="00283FFF">
            <w:pPr>
              <w:pStyle w:val="TableParagraph"/>
              <w:spacing w:before="52" w:line="247" w:lineRule="exact"/>
            </w:pPr>
            <w:r>
              <w:t>[-0.041, 0.060]</w:t>
            </w:r>
          </w:p>
        </w:tc>
        <w:tc>
          <w:tcPr>
            <w:tcW w:w="1500" w:type="dxa"/>
            <w:tcBorders>
              <w:top w:val="single" w:sz="6" w:space="0" w:color="000000"/>
            </w:tcBorders>
          </w:tcPr>
          <w:p w14:paraId="71C28638" w14:textId="77777777" w:rsidR="00350CFB" w:rsidRDefault="00283FFF">
            <w:pPr>
              <w:pStyle w:val="TableParagraph"/>
              <w:spacing w:before="52" w:line="247" w:lineRule="exact"/>
            </w:pPr>
            <w:r>
              <w:t>0.675</w:t>
            </w:r>
          </w:p>
        </w:tc>
      </w:tr>
    </w:tbl>
    <w:p w14:paraId="07B04A61" w14:textId="77777777" w:rsidR="00420150" w:rsidRDefault="00420150">
      <w:pPr>
        <w:pStyle w:val="a3"/>
        <w:spacing w:line="359" w:lineRule="exact"/>
        <w:ind w:left="282"/>
        <w:jc w:val="both"/>
      </w:pPr>
    </w:p>
    <w:p w14:paraId="00DC2192" w14:textId="77777777" w:rsidR="00350CFB" w:rsidRDefault="00350CFB">
      <w:pPr>
        <w:pStyle w:val="a3"/>
        <w:spacing w:line="456" w:lineRule="exact"/>
        <w:jc w:val="both"/>
        <w:sectPr w:rsidR="00350CFB">
          <w:type w:val="continuous"/>
          <w:pgSz w:w="11910" w:h="16840"/>
          <w:pgMar w:top="1920" w:right="708" w:bottom="280" w:left="992" w:header="0" w:footer="2115" w:gutter="0"/>
          <w:cols w:space="720"/>
        </w:sectPr>
      </w:pPr>
    </w:p>
    <w:p w14:paraId="00DC2193" w14:textId="77777777" w:rsidR="00350CFB" w:rsidRDefault="00283FFF">
      <w:pPr>
        <w:pStyle w:val="a3"/>
        <w:spacing w:before="72"/>
        <w:ind w:left="273"/>
        <w:jc w:val="both"/>
      </w:pPr>
      <w:r>
        <w:t>Four of the six contrasts have intervals that exclude zero: AWP’s transfer alignment exceeds EndorseRank’s, EndorseRank’s allowance alignment exceeds AWP’s, and AWP exceeds EndorseRank on the Sybil-stability and (archived) GMX-success families. Two do not. EndorseRank’s allowance alignment is not statistically higher than its own transfer alignment (contrast i), and EndorseRank’s in-approve-degree alignment is not statistically higher than its in-degree alignment (contrast vi). These two null results bound the interpretation of the allowance family. EndorseRank is a global smoothing of spender in-approve degree, so its agreement with allowance proxies is an intended-construct check, not an external test. The between-method statement that follows is licensed: transfer centrality (AWP) carries no information about who receives spending authorisation, whereas endorsement centrality (EndorseRank) does, and the reverse holds for transfer volume. The within-method statement that EndorseRank “prefers” allowance over transfer signal is not licensed.</w:t>
      </w:r>
    </w:p>
    <w:p w14:paraId="00DC2194" w14:textId="77777777" w:rsidR="00350CFB" w:rsidRDefault="00283FFF">
      <w:pPr>
        <w:pStyle w:val="a3"/>
        <w:spacing w:before="194" w:line="396" w:lineRule="auto"/>
        <w:ind w:left="282" w:right="524"/>
        <w:jc w:val="both"/>
      </w:pPr>
      <w:r>
        <w:t>Claim C2 is supported in the sense that each method achieves non-trivial alignment on its own construct with an interval well away from zero. Claim C3 is supported by the two between-method contrasts (ii and iii) whose intervals exclude zero in opposite directions: neither method dominates both checks.</w:t>
      </w:r>
    </w:p>
    <w:p w14:paraId="00DC2196" w14:textId="77777777" w:rsidR="00350CFB" w:rsidRDefault="00283FFF">
      <w:pPr>
        <w:pStyle w:val="a3"/>
        <w:spacing w:before="20" w:line="396" w:lineRule="auto"/>
        <w:ind w:left="282" w:right="524"/>
        <w:jc w:val="both"/>
      </w:pPr>
      <w:bookmarkStart w:id="350" w:name="Proxy_family_detail"/>
      <w:bookmarkStart w:id="351" w:name="_bookmark103"/>
      <w:bookmarkEnd w:id="350"/>
      <w:bookmarkEnd w:id="351"/>
      <w:commentRangeEnd w:id="349"/>
      <w:r>
        <w:rPr>
          <w:rStyle w:val="a5"/>
          <w:sz w:val="24"/>
          <w:szCs w:val="24"/>
        </w:rPr>
        <w:commentReference w:id="349"/>
      </w:r>
    </w:p>
    <w:p w14:paraId="00DC2197" w14:textId="77777777" w:rsidR="00350CFB" w:rsidRDefault="00350CFB">
      <w:pPr>
        <w:pStyle w:val="a3"/>
        <w:spacing w:before="160"/>
      </w:pPr>
    </w:p>
    <w:p w14:paraId="00DC2198" w14:textId="77777777" w:rsidR="00350CFB" w:rsidRDefault="00283FFF">
      <w:pPr>
        <w:pStyle w:val="2"/>
        <w:numPr>
          <w:ilvl w:val="1"/>
          <w:numId w:val="26"/>
        </w:numPr>
        <w:tabs>
          <w:tab w:val="left" w:pos="783"/>
        </w:tabs>
        <w:ind w:left="783" w:hanging="501"/>
      </w:pPr>
      <w:r>
        <w:t>Proxy</w:t>
      </w:r>
      <w:r>
        <w:rPr>
          <w:spacing w:val="12"/>
        </w:rPr>
        <w:t xml:space="preserve"> </w:t>
      </w:r>
      <w:r>
        <w:t>family</w:t>
      </w:r>
      <w:r>
        <w:rPr>
          <w:spacing w:val="13"/>
        </w:rPr>
        <w:t xml:space="preserve"> </w:t>
      </w:r>
      <w:r>
        <w:rPr>
          <w:spacing w:val="-2"/>
        </w:rPr>
        <w:t>detail</w:t>
      </w:r>
    </w:p>
    <w:p w14:paraId="00DC2199" w14:textId="77777777" w:rsidR="00350CFB" w:rsidRDefault="00350CFB">
      <w:pPr>
        <w:pStyle w:val="a3"/>
        <w:spacing w:before="24"/>
        <w:rPr>
          <w:b/>
          <w:sz w:val="28"/>
        </w:rPr>
      </w:pPr>
    </w:p>
    <w:p w14:paraId="00DC219A" w14:textId="77777777" w:rsidR="00350CFB" w:rsidRDefault="00283FFF">
      <w:pPr>
        <w:pStyle w:val="a3"/>
        <w:spacing w:line="396" w:lineRule="auto"/>
        <w:ind w:left="282" w:right="564" w:hanging="8"/>
        <w:jc w:val="both"/>
      </w:pPr>
      <w:bookmarkStart w:id="352" w:name="Transfer_family_(Do_et_al._baseline)"/>
      <w:commentRangeStart w:id="353"/>
      <w:r>
        <w:t>The family means summarise per-proxy coefficients. This section reports Spearman ρ, Kendall τ and the 95% interval of τ for each proxy. Proxies are oriented so that higher values imply higher expected reputation before correlation, and the transfer proxies are those used to validate AWP in its source paper</w:t>
      </w:r>
      <w:r>
        <w:rPr>
          <w:vertAlign w:val="superscript"/>
        </w:rPr>
        <w:t>[3]</w:t>
      </w:r>
      <w:r>
        <w:t>.</w:t>
      </w:r>
      <w:bookmarkEnd w:id="352"/>
      <w:commentRangeEnd w:id="353"/>
      <w:r>
        <w:rPr>
          <w:rStyle w:val="a5"/>
          <w:sz w:val="24"/>
          <w:szCs w:val="24"/>
        </w:rPr>
        <w:commentReference w:id="353"/>
      </w:r>
    </w:p>
    <w:p w14:paraId="00DC219B"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9C" w14:textId="77777777" w:rsidR="00350CFB" w:rsidRDefault="00283FFF">
      <w:pPr>
        <w:pStyle w:val="3"/>
        <w:numPr>
          <w:ilvl w:val="2"/>
          <w:numId w:val="26"/>
        </w:numPr>
        <w:tabs>
          <w:tab w:val="left" w:pos="879"/>
        </w:tabs>
        <w:spacing w:before="73"/>
        <w:ind w:left="879" w:hanging="597"/>
      </w:pPr>
      <w:r>
        <w:t>Transfer family</w:t>
      </w:r>
    </w:p>
    <w:p w14:paraId="00DC219D" w14:textId="77777777" w:rsidR="00350CFB" w:rsidRDefault="00350CFB">
      <w:pPr>
        <w:pStyle w:val="a3"/>
        <w:spacing w:before="46"/>
        <w:rPr>
          <w:b/>
        </w:rPr>
      </w:pPr>
    </w:p>
    <w:p w14:paraId="00DC219F" w14:textId="77777777" w:rsidR="00350CFB" w:rsidRDefault="00283FFF">
      <w:pPr>
        <w:pStyle w:val="a3"/>
        <w:spacing w:line="249" w:lineRule="exact"/>
        <w:ind w:left="274"/>
      </w:pPr>
      <w:bookmarkStart w:id="354" w:name="_bookmark104"/>
      <w:commentRangeStart w:id="355"/>
      <w:r>
        <w:t>Table 4.8: Domain alignment with transfer proxies (inbound in-degree and in-value, the validation proxies used for the AWP baseline). Kendall τ and Spearman ρ between reputation scores and proxy rankings. CI = 95% percentile bootstrap over wallets (400 paired resamples, seed 42).</w:t>
      </w:r>
      <w:bookmarkEnd w:id="354"/>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697B0BCE" w14:textId="77777777">
        <w:trPr>
          <w:trHeight w:val="381"/>
        </w:trPr>
        <w:tc>
          <w:tcPr>
            <w:tcW w:w="2250" w:type="dxa"/>
            <w:tcBorders>
              <w:top w:val="single" w:sz="8" w:space="0" w:color="000000"/>
              <w:bottom w:val="single" w:sz="6" w:space="0" w:color="000000"/>
            </w:tcBorders>
          </w:tcPr>
          <w:p w14:paraId="2CC34DAC" w14:textId="77777777" w:rsidR="00350CFB" w:rsidRDefault="00283FFF">
            <w:pPr>
              <w:pStyle w:val="TableParagraph"/>
              <w:spacing w:before="53"/>
              <w:jc w:val="left"/>
            </w:pPr>
            <w:r>
              <w:rPr>
                <w:b/>
              </w:rPr>
              <w:t>Proxy</w:t>
            </w:r>
          </w:p>
        </w:tc>
        <w:tc>
          <w:tcPr>
            <w:tcW w:w="2250" w:type="dxa"/>
            <w:tcBorders>
              <w:top w:val="single" w:sz="8" w:space="0" w:color="000000"/>
              <w:bottom w:val="single" w:sz="6" w:space="0" w:color="000000"/>
            </w:tcBorders>
          </w:tcPr>
          <w:p w14:paraId="5B8796ED" w14:textId="77777777" w:rsidR="00350CFB" w:rsidRDefault="00283FFF">
            <w:pPr>
              <w:pStyle w:val="TableParagraph"/>
              <w:spacing w:before="53"/>
              <w:jc w:val="left"/>
            </w:pPr>
            <w:r>
              <w:rPr>
                <w:b/>
              </w:rPr>
              <w:t>Spearman ρ</w:t>
            </w:r>
          </w:p>
        </w:tc>
        <w:tc>
          <w:tcPr>
            <w:tcW w:w="2250" w:type="dxa"/>
            <w:tcBorders>
              <w:top w:val="single" w:sz="8" w:space="0" w:color="000000"/>
              <w:bottom w:val="single" w:sz="6" w:space="0" w:color="000000"/>
            </w:tcBorders>
          </w:tcPr>
          <w:p w14:paraId="7BB5DAF6" w14:textId="77777777" w:rsidR="00350CFB" w:rsidRDefault="00283FFF">
            <w:pPr>
              <w:pStyle w:val="TableParagraph"/>
              <w:spacing w:before="53"/>
              <w:jc w:val="left"/>
            </w:pPr>
            <w:r>
              <w:rPr>
                <w:b/>
              </w:rPr>
              <w:t>Kendall τ</w:t>
            </w:r>
          </w:p>
        </w:tc>
        <w:tc>
          <w:tcPr>
            <w:tcW w:w="2250" w:type="dxa"/>
            <w:tcBorders>
              <w:top w:val="single" w:sz="8" w:space="0" w:color="000000"/>
              <w:bottom w:val="single" w:sz="6" w:space="0" w:color="000000"/>
            </w:tcBorders>
          </w:tcPr>
          <w:p w14:paraId="0A9DF98B" w14:textId="77777777" w:rsidR="00350CFB" w:rsidRDefault="00283FFF">
            <w:pPr>
              <w:pStyle w:val="TableParagraph"/>
              <w:spacing w:before="53"/>
            </w:pPr>
            <w:r>
              <w:rPr>
                <w:b/>
              </w:rPr>
              <w:t>95% CI of τ</w:t>
            </w:r>
          </w:p>
        </w:tc>
      </w:tr>
      <w:tr w:rsidR="00350CFB" w14:paraId="7F54C2FF" w14:textId="77777777">
        <w:trPr>
          <w:trHeight w:val="319"/>
        </w:trPr>
        <w:tc>
          <w:tcPr>
            <w:tcW w:w="2250" w:type="dxa"/>
            <w:tcBorders>
              <w:top w:val="single" w:sz="6" w:space="0" w:color="000000"/>
            </w:tcBorders>
          </w:tcPr>
          <w:p w14:paraId="3080D486" w14:textId="77777777" w:rsidR="00350CFB" w:rsidRDefault="00283FFF">
            <w:pPr>
              <w:pStyle w:val="TableParagraph"/>
              <w:spacing w:before="52" w:line="247" w:lineRule="exact"/>
              <w:jc w:val="left"/>
            </w:pPr>
            <w:r>
              <w:rPr>
                <w:i/>
                <w:iCs/>
              </w:rPr>
              <w:t>EndorseRank</w:t>
            </w:r>
          </w:p>
        </w:tc>
        <w:tc>
          <w:tcPr>
            <w:tcW w:w="2250" w:type="dxa"/>
            <w:tcBorders>
              <w:top w:val="single" w:sz="6" w:space="0" w:color="000000"/>
            </w:tcBorders>
          </w:tcPr>
          <w:p w14:paraId="5965E7BA" w14:textId="77777777" w:rsidR="00350CFB" w:rsidRDefault="00350CFB">
            <w:pPr>
              <w:pStyle w:val="TableParagraph"/>
              <w:spacing w:before="52" w:line="247" w:lineRule="exact"/>
              <w:jc w:val="left"/>
            </w:pPr>
          </w:p>
        </w:tc>
        <w:tc>
          <w:tcPr>
            <w:tcW w:w="2250" w:type="dxa"/>
            <w:tcBorders>
              <w:top w:val="single" w:sz="6" w:space="0" w:color="000000"/>
            </w:tcBorders>
          </w:tcPr>
          <w:p w14:paraId="3577BC9D" w14:textId="77777777" w:rsidR="00350CFB" w:rsidRDefault="00350CFB">
            <w:pPr>
              <w:pStyle w:val="TableParagraph"/>
              <w:spacing w:before="52" w:line="247" w:lineRule="exact"/>
              <w:jc w:val="left"/>
            </w:pPr>
          </w:p>
        </w:tc>
        <w:tc>
          <w:tcPr>
            <w:tcW w:w="2250" w:type="dxa"/>
            <w:tcBorders>
              <w:top w:val="single" w:sz="6" w:space="0" w:color="000000"/>
            </w:tcBorders>
          </w:tcPr>
          <w:p w14:paraId="4D8B980B" w14:textId="77777777" w:rsidR="00350CFB" w:rsidRDefault="00350CFB">
            <w:pPr>
              <w:pStyle w:val="TableParagraph"/>
              <w:spacing w:before="52" w:line="247" w:lineRule="exact"/>
            </w:pPr>
          </w:p>
        </w:tc>
      </w:tr>
      <w:tr w:rsidR="00350CFB" w14:paraId="5456F96D" w14:textId="77777777">
        <w:trPr>
          <w:trHeight w:val="319"/>
        </w:trPr>
        <w:tc>
          <w:tcPr>
            <w:tcW w:w="2250" w:type="dxa"/>
            <w:tcBorders>
              <w:top w:val="single" w:sz="6" w:space="0" w:color="000000"/>
            </w:tcBorders>
          </w:tcPr>
          <w:p w14:paraId="71C9AB24" w14:textId="77777777" w:rsidR="00350CFB" w:rsidRDefault="00283FFF">
            <w:pPr>
              <w:pStyle w:val="TableParagraph"/>
              <w:spacing w:before="52" w:line="247" w:lineRule="exact"/>
              <w:jc w:val="left"/>
            </w:pPr>
            <w:r>
              <w:t>In-degree</w:t>
            </w:r>
          </w:p>
        </w:tc>
        <w:tc>
          <w:tcPr>
            <w:tcW w:w="2250" w:type="dxa"/>
            <w:tcBorders>
              <w:top w:val="single" w:sz="6" w:space="0" w:color="000000"/>
            </w:tcBorders>
          </w:tcPr>
          <w:p w14:paraId="60B783AE" w14:textId="77777777" w:rsidR="00350CFB" w:rsidRDefault="00283FFF">
            <w:pPr>
              <w:pStyle w:val="TableParagraph"/>
              <w:spacing w:before="52" w:line="247" w:lineRule="exact"/>
              <w:jc w:val="left"/>
            </w:pPr>
            <w:r>
              <w:t>0.422</w:t>
            </w:r>
          </w:p>
        </w:tc>
        <w:tc>
          <w:tcPr>
            <w:tcW w:w="2250" w:type="dxa"/>
            <w:tcBorders>
              <w:top w:val="single" w:sz="6" w:space="0" w:color="000000"/>
            </w:tcBorders>
          </w:tcPr>
          <w:p w14:paraId="7B4390EF" w14:textId="77777777" w:rsidR="00350CFB" w:rsidRDefault="00283FFF">
            <w:pPr>
              <w:pStyle w:val="TableParagraph"/>
              <w:spacing w:before="52" w:line="247" w:lineRule="exact"/>
              <w:jc w:val="left"/>
            </w:pPr>
            <w:r>
              <w:t>0.344</w:t>
            </w:r>
          </w:p>
        </w:tc>
        <w:tc>
          <w:tcPr>
            <w:tcW w:w="2250" w:type="dxa"/>
            <w:tcBorders>
              <w:top w:val="single" w:sz="6" w:space="0" w:color="000000"/>
            </w:tcBorders>
          </w:tcPr>
          <w:p w14:paraId="6A1C2226" w14:textId="77777777" w:rsidR="00350CFB" w:rsidRDefault="00283FFF">
            <w:pPr>
              <w:pStyle w:val="TableParagraph"/>
              <w:spacing w:before="52" w:line="247" w:lineRule="exact"/>
            </w:pPr>
            <w:r>
              <w:t>[0.324, 0.366]</w:t>
            </w:r>
          </w:p>
        </w:tc>
      </w:tr>
      <w:tr w:rsidR="00350CFB" w14:paraId="670EBA0F" w14:textId="77777777">
        <w:trPr>
          <w:trHeight w:val="319"/>
        </w:trPr>
        <w:tc>
          <w:tcPr>
            <w:tcW w:w="2250" w:type="dxa"/>
            <w:tcBorders>
              <w:top w:val="single" w:sz="6" w:space="0" w:color="000000"/>
            </w:tcBorders>
          </w:tcPr>
          <w:p w14:paraId="27AB9A79" w14:textId="77777777" w:rsidR="00350CFB" w:rsidRDefault="00283FFF">
            <w:pPr>
              <w:pStyle w:val="TableParagraph"/>
              <w:spacing w:before="52" w:line="247" w:lineRule="exact"/>
              <w:jc w:val="left"/>
            </w:pPr>
            <w:r>
              <w:t>In-value (sum inbound)</w:t>
            </w:r>
          </w:p>
        </w:tc>
        <w:tc>
          <w:tcPr>
            <w:tcW w:w="2250" w:type="dxa"/>
            <w:tcBorders>
              <w:top w:val="single" w:sz="6" w:space="0" w:color="000000"/>
            </w:tcBorders>
          </w:tcPr>
          <w:p w14:paraId="7D51DF8E" w14:textId="77777777" w:rsidR="00350CFB" w:rsidRDefault="00283FFF">
            <w:pPr>
              <w:pStyle w:val="TableParagraph"/>
              <w:spacing w:before="52" w:line="247" w:lineRule="exact"/>
              <w:jc w:val="left"/>
            </w:pPr>
            <w:r>
              <w:t>0.398</w:t>
            </w:r>
          </w:p>
        </w:tc>
        <w:tc>
          <w:tcPr>
            <w:tcW w:w="2250" w:type="dxa"/>
            <w:tcBorders>
              <w:top w:val="single" w:sz="6" w:space="0" w:color="000000"/>
            </w:tcBorders>
          </w:tcPr>
          <w:p w14:paraId="48FA555A" w14:textId="77777777" w:rsidR="00350CFB" w:rsidRDefault="00283FFF">
            <w:pPr>
              <w:pStyle w:val="TableParagraph"/>
              <w:spacing w:before="52" w:line="247" w:lineRule="exact"/>
              <w:jc w:val="left"/>
            </w:pPr>
            <w:r>
              <w:t>0.321</w:t>
            </w:r>
          </w:p>
        </w:tc>
        <w:tc>
          <w:tcPr>
            <w:tcW w:w="2250" w:type="dxa"/>
            <w:tcBorders>
              <w:top w:val="single" w:sz="6" w:space="0" w:color="000000"/>
            </w:tcBorders>
          </w:tcPr>
          <w:p w14:paraId="46A946D2" w14:textId="77777777" w:rsidR="00350CFB" w:rsidRDefault="00283FFF">
            <w:pPr>
              <w:pStyle w:val="TableParagraph"/>
              <w:spacing w:before="52" w:line="247" w:lineRule="exact"/>
            </w:pPr>
            <w:r>
              <w:t>[0.303, 0.342]</w:t>
            </w:r>
          </w:p>
        </w:tc>
      </w:tr>
      <w:tr w:rsidR="00350CFB" w14:paraId="2A2EE423" w14:textId="77777777">
        <w:trPr>
          <w:trHeight w:val="319"/>
        </w:trPr>
        <w:tc>
          <w:tcPr>
            <w:tcW w:w="2250" w:type="dxa"/>
            <w:tcBorders>
              <w:top w:val="single" w:sz="6" w:space="0" w:color="000000"/>
            </w:tcBorders>
          </w:tcPr>
          <w:p w14:paraId="3B04AE23" w14:textId="77777777" w:rsidR="00350CFB" w:rsidRDefault="00283FFF">
            <w:pPr>
              <w:pStyle w:val="TableParagraph"/>
              <w:spacing w:before="52" w:line="247" w:lineRule="exact"/>
              <w:jc w:val="left"/>
            </w:pPr>
            <w:r>
              <w:rPr>
                <w:i/>
                <w:iCs/>
              </w:rPr>
              <w:t>AWP</w:t>
            </w:r>
          </w:p>
        </w:tc>
        <w:tc>
          <w:tcPr>
            <w:tcW w:w="2250" w:type="dxa"/>
            <w:tcBorders>
              <w:top w:val="single" w:sz="6" w:space="0" w:color="000000"/>
            </w:tcBorders>
          </w:tcPr>
          <w:p w14:paraId="3D9942A4" w14:textId="77777777" w:rsidR="00350CFB" w:rsidRDefault="00350CFB">
            <w:pPr>
              <w:pStyle w:val="TableParagraph"/>
              <w:spacing w:before="52" w:line="247" w:lineRule="exact"/>
              <w:jc w:val="left"/>
            </w:pPr>
          </w:p>
        </w:tc>
        <w:tc>
          <w:tcPr>
            <w:tcW w:w="2250" w:type="dxa"/>
            <w:tcBorders>
              <w:top w:val="single" w:sz="6" w:space="0" w:color="000000"/>
            </w:tcBorders>
          </w:tcPr>
          <w:p w14:paraId="3B9E63D2" w14:textId="77777777" w:rsidR="00350CFB" w:rsidRDefault="00350CFB">
            <w:pPr>
              <w:pStyle w:val="TableParagraph"/>
              <w:spacing w:before="52" w:line="247" w:lineRule="exact"/>
              <w:jc w:val="left"/>
            </w:pPr>
          </w:p>
        </w:tc>
        <w:tc>
          <w:tcPr>
            <w:tcW w:w="2250" w:type="dxa"/>
            <w:tcBorders>
              <w:top w:val="single" w:sz="6" w:space="0" w:color="000000"/>
            </w:tcBorders>
          </w:tcPr>
          <w:p w14:paraId="46684BC0" w14:textId="77777777" w:rsidR="00350CFB" w:rsidRDefault="00350CFB">
            <w:pPr>
              <w:pStyle w:val="TableParagraph"/>
              <w:spacing w:before="52" w:line="247" w:lineRule="exact"/>
            </w:pPr>
          </w:p>
        </w:tc>
      </w:tr>
      <w:tr w:rsidR="00350CFB" w14:paraId="656E019D" w14:textId="77777777">
        <w:trPr>
          <w:trHeight w:val="319"/>
        </w:trPr>
        <w:tc>
          <w:tcPr>
            <w:tcW w:w="2250" w:type="dxa"/>
            <w:tcBorders>
              <w:top w:val="single" w:sz="6" w:space="0" w:color="000000"/>
            </w:tcBorders>
          </w:tcPr>
          <w:p w14:paraId="63F2CEF5" w14:textId="77777777" w:rsidR="00350CFB" w:rsidRDefault="00283FFF">
            <w:pPr>
              <w:pStyle w:val="TableParagraph"/>
              <w:spacing w:before="52" w:line="247" w:lineRule="exact"/>
              <w:jc w:val="left"/>
            </w:pPr>
            <w:r>
              <w:t>In-degree</w:t>
            </w:r>
          </w:p>
        </w:tc>
        <w:tc>
          <w:tcPr>
            <w:tcW w:w="2250" w:type="dxa"/>
            <w:tcBorders>
              <w:top w:val="single" w:sz="6" w:space="0" w:color="000000"/>
            </w:tcBorders>
          </w:tcPr>
          <w:p w14:paraId="74FA6857" w14:textId="77777777" w:rsidR="00350CFB" w:rsidRDefault="00283FFF">
            <w:pPr>
              <w:pStyle w:val="TableParagraph"/>
              <w:spacing w:before="52" w:line="247" w:lineRule="exact"/>
              <w:jc w:val="left"/>
            </w:pPr>
            <w:r>
              <w:t>0.791</w:t>
            </w:r>
          </w:p>
        </w:tc>
        <w:tc>
          <w:tcPr>
            <w:tcW w:w="2250" w:type="dxa"/>
            <w:tcBorders>
              <w:top w:val="single" w:sz="6" w:space="0" w:color="000000"/>
            </w:tcBorders>
          </w:tcPr>
          <w:p w14:paraId="4581BB8E" w14:textId="77777777" w:rsidR="00350CFB" w:rsidRDefault="00283FFF">
            <w:pPr>
              <w:pStyle w:val="TableParagraph"/>
              <w:spacing w:before="52" w:line="247" w:lineRule="exact"/>
              <w:jc w:val="left"/>
            </w:pPr>
            <w:r>
              <w:t>0.617</w:t>
            </w:r>
          </w:p>
        </w:tc>
        <w:tc>
          <w:tcPr>
            <w:tcW w:w="2250" w:type="dxa"/>
            <w:tcBorders>
              <w:top w:val="single" w:sz="6" w:space="0" w:color="000000"/>
            </w:tcBorders>
          </w:tcPr>
          <w:p w14:paraId="1D050A6F" w14:textId="77777777" w:rsidR="00350CFB" w:rsidRDefault="00283FFF">
            <w:pPr>
              <w:pStyle w:val="TableParagraph"/>
              <w:spacing w:before="52" w:line="247" w:lineRule="exact"/>
            </w:pPr>
            <w:r>
              <w:t>[0.604, 0.631]</w:t>
            </w:r>
          </w:p>
        </w:tc>
      </w:tr>
      <w:tr w:rsidR="00350CFB" w14:paraId="704C8963" w14:textId="77777777">
        <w:trPr>
          <w:trHeight w:val="319"/>
        </w:trPr>
        <w:tc>
          <w:tcPr>
            <w:tcW w:w="2250" w:type="dxa"/>
            <w:tcBorders>
              <w:top w:val="single" w:sz="6" w:space="0" w:color="000000"/>
            </w:tcBorders>
          </w:tcPr>
          <w:p w14:paraId="4840D434" w14:textId="77777777" w:rsidR="00350CFB" w:rsidRDefault="00283FFF">
            <w:pPr>
              <w:pStyle w:val="TableParagraph"/>
              <w:spacing w:before="52" w:line="247" w:lineRule="exact"/>
              <w:jc w:val="left"/>
            </w:pPr>
            <w:r>
              <w:t>In-value (sum inbound)</w:t>
            </w:r>
          </w:p>
        </w:tc>
        <w:tc>
          <w:tcPr>
            <w:tcW w:w="2250" w:type="dxa"/>
            <w:tcBorders>
              <w:top w:val="single" w:sz="6" w:space="0" w:color="000000"/>
            </w:tcBorders>
          </w:tcPr>
          <w:p w14:paraId="7A19A581" w14:textId="77777777" w:rsidR="00350CFB" w:rsidRDefault="00283FFF">
            <w:pPr>
              <w:pStyle w:val="TableParagraph"/>
              <w:spacing w:before="52" w:line="247" w:lineRule="exact"/>
              <w:jc w:val="left"/>
            </w:pPr>
            <w:r>
              <w:t>0.610</w:t>
            </w:r>
          </w:p>
        </w:tc>
        <w:tc>
          <w:tcPr>
            <w:tcW w:w="2250" w:type="dxa"/>
            <w:tcBorders>
              <w:top w:val="single" w:sz="6" w:space="0" w:color="000000"/>
            </w:tcBorders>
          </w:tcPr>
          <w:p w14:paraId="44EF452B" w14:textId="77777777" w:rsidR="00350CFB" w:rsidRDefault="00283FFF">
            <w:pPr>
              <w:pStyle w:val="TableParagraph"/>
              <w:spacing w:before="52" w:line="247" w:lineRule="exact"/>
              <w:jc w:val="left"/>
            </w:pPr>
            <w:r>
              <w:t>0.450</w:t>
            </w:r>
          </w:p>
        </w:tc>
        <w:tc>
          <w:tcPr>
            <w:tcW w:w="2250" w:type="dxa"/>
            <w:tcBorders>
              <w:top w:val="single" w:sz="6" w:space="0" w:color="000000"/>
            </w:tcBorders>
          </w:tcPr>
          <w:p w14:paraId="2A3D4D7A" w14:textId="77777777" w:rsidR="00350CFB" w:rsidRDefault="00283FFF">
            <w:pPr>
              <w:pStyle w:val="TableParagraph"/>
              <w:spacing w:before="52" w:line="247" w:lineRule="exact"/>
            </w:pPr>
            <w:r>
              <w:t>[0.436, 0.467]</w:t>
            </w:r>
            <w:commentRangeEnd w:id="355"/>
            <w:r>
              <w:rPr>
                <w:rStyle w:val="a5"/>
                <w:sz w:val="22"/>
                <w:szCs w:val="22"/>
              </w:rPr>
              <w:commentReference w:id="355"/>
            </w:r>
          </w:p>
        </w:tc>
      </w:tr>
    </w:tbl>
    <w:p w14:paraId="00DC21C7" w14:textId="77777777" w:rsidR="00350CFB" w:rsidRDefault="00350CFB">
      <w:pPr>
        <w:pStyle w:val="a3"/>
        <w:spacing w:before="168"/>
      </w:pPr>
    </w:p>
    <w:p w14:paraId="00DC21C8" w14:textId="77777777" w:rsidR="00350CFB" w:rsidRDefault="00283FFF">
      <w:pPr>
        <w:pStyle w:val="a3"/>
        <w:spacing w:line="396" w:lineRule="auto"/>
        <w:ind w:left="274" w:right="523" w:hanging="1"/>
        <w:jc w:val="both"/>
      </w:pPr>
      <w:commentRangeStart w:id="356"/>
      <w:r>
        <w:t>AWP’s agreement with in-degree is the largest coefficient in the chapter, and its agreement with in-value is smaller but still far above EndorseRank’s. Both are primary-construct checks for AWP, since it ranks on the time-decayed transfer graph; the informative observation is that AWP does not collapse to in-degree—logistic decay and value weighting move a measurable share of pairwise orderings. EndorseRank’s transfer coefficients are moderate and their intervals overlap neither zero nor AWP’s intervals. Wallets that receive many transfers are somewhat more likely to be endorsed spenders, but the two behaviours are far from interchangeable. If a protocol’s notion of reputation is inbound economic flow, AWP is the appropriate method on this evidence.</w:t>
      </w:r>
    </w:p>
    <w:p w14:paraId="00DC21CA"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1CC" w14:textId="77777777" w:rsidR="00350CFB" w:rsidRDefault="00283FFF">
      <w:pPr>
        <w:pStyle w:val="a3"/>
        <w:spacing w:before="17" w:line="396" w:lineRule="auto"/>
        <w:ind w:left="250" w:right="560" w:firstLine="31"/>
        <w:jc w:val="both"/>
      </w:pPr>
      <w:bookmarkStart w:id="357" w:name="Allowance_family"/>
      <w:bookmarkEnd w:id="357"/>
      <w:commentRangeEnd w:id="356"/>
      <w:r>
        <w:rPr>
          <w:rStyle w:val="a5"/>
          <w:sz w:val="24"/>
          <w:szCs w:val="24"/>
        </w:rPr>
        <w:commentReference w:id="356"/>
      </w:r>
    </w:p>
    <w:p w14:paraId="00DC21CD" w14:textId="77777777" w:rsidR="00350CFB" w:rsidRDefault="00350CFB">
      <w:pPr>
        <w:pStyle w:val="a3"/>
        <w:spacing w:before="9"/>
      </w:pPr>
    </w:p>
    <w:p w14:paraId="00DC21CE" w14:textId="77777777" w:rsidR="00350CFB" w:rsidRDefault="00283FFF">
      <w:pPr>
        <w:pStyle w:val="3"/>
        <w:numPr>
          <w:ilvl w:val="2"/>
          <w:numId w:val="26"/>
        </w:numPr>
        <w:tabs>
          <w:tab w:val="left" w:pos="879"/>
        </w:tabs>
        <w:ind w:left="879" w:hanging="597"/>
      </w:pPr>
      <w:r>
        <w:t>Allowance</w:t>
      </w:r>
      <w:r>
        <w:rPr>
          <w:spacing w:val="-12"/>
        </w:rPr>
        <w:t xml:space="preserve"> </w:t>
      </w:r>
      <w:r>
        <w:rPr>
          <w:spacing w:val="-2"/>
        </w:rPr>
        <w:t>family</w:t>
      </w:r>
    </w:p>
    <w:p w14:paraId="00DC21CF" w14:textId="77777777" w:rsidR="00350CFB" w:rsidRDefault="00350CFB">
      <w:pPr>
        <w:pStyle w:val="a3"/>
        <w:spacing w:before="46"/>
        <w:rPr>
          <w:b/>
        </w:rPr>
      </w:pPr>
    </w:p>
    <w:p w14:paraId="00DC21D1" w14:textId="77777777" w:rsidR="00350CFB" w:rsidRDefault="00283FFF">
      <w:pPr>
        <w:pStyle w:val="a3"/>
        <w:spacing w:before="67"/>
        <w:ind w:left="280"/>
        <w:jc w:val="both"/>
      </w:pPr>
      <w:bookmarkStart w:id="358" w:name="_bookmark105"/>
      <w:commentRangeStart w:id="359"/>
      <w:r>
        <w:t>Table 4.9: Domain alignment with allowance proxies (spender-side in-approve degree and value). CI = 95% percentile bootstrap over wallets (400 paired resamples, seed 42).</w:t>
      </w:r>
      <w:bookmarkEnd w:id="358"/>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07A4C6DB" w14:textId="77777777">
        <w:trPr>
          <w:trHeight w:val="381"/>
        </w:trPr>
        <w:tc>
          <w:tcPr>
            <w:tcW w:w="2250" w:type="dxa"/>
            <w:tcBorders>
              <w:top w:val="single" w:sz="8" w:space="0" w:color="000000"/>
              <w:bottom w:val="single" w:sz="6" w:space="0" w:color="000000"/>
            </w:tcBorders>
          </w:tcPr>
          <w:p w14:paraId="78B8033B" w14:textId="77777777" w:rsidR="00350CFB" w:rsidRDefault="00283FFF">
            <w:pPr>
              <w:pStyle w:val="TableParagraph"/>
              <w:spacing w:before="53"/>
              <w:jc w:val="left"/>
            </w:pPr>
            <w:r>
              <w:rPr>
                <w:b/>
              </w:rPr>
              <w:t>Proxy</w:t>
            </w:r>
          </w:p>
        </w:tc>
        <w:tc>
          <w:tcPr>
            <w:tcW w:w="2250" w:type="dxa"/>
            <w:tcBorders>
              <w:top w:val="single" w:sz="8" w:space="0" w:color="000000"/>
              <w:bottom w:val="single" w:sz="6" w:space="0" w:color="000000"/>
            </w:tcBorders>
          </w:tcPr>
          <w:p w14:paraId="4660F0F5" w14:textId="77777777" w:rsidR="00350CFB" w:rsidRDefault="00283FFF">
            <w:pPr>
              <w:pStyle w:val="TableParagraph"/>
              <w:spacing w:before="53"/>
              <w:jc w:val="left"/>
            </w:pPr>
            <w:r>
              <w:rPr>
                <w:b/>
              </w:rPr>
              <w:t>Spearman ρ</w:t>
            </w:r>
          </w:p>
        </w:tc>
        <w:tc>
          <w:tcPr>
            <w:tcW w:w="2250" w:type="dxa"/>
            <w:tcBorders>
              <w:top w:val="single" w:sz="8" w:space="0" w:color="000000"/>
              <w:bottom w:val="single" w:sz="6" w:space="0" w:color="000000"/>
            </w:tcBorders>
          </w:tcPr>
          <w:p w14:paraId="1008D108" w14:textId="77777777" w:rsidR="00350CFB" w:rsidRDefault="00283FFF">
            <w:pPr>
              <w:pStyle w:val="TableParagraph"/>
              <w:spacing w:before="53"/>
              <w:jc w:val="left"/>
            </w:pPr>
            <w:r>
              <w:rPr>
                <w:b/>
              </w:rPr>
              <w:t>Kendall τ</w:t>
            </w:r>
          </w:p>
        </w:tc>
        <w:tc>
          <w:tcPr>
            <w:tcW w:w="2250" w:type="dxa"/>
            <w:tcBorders>
              <w:top w:val="single" w:sz="8" w:space="0" w:color="000000"/>
              <w:bottom w:val="single" w:sz="6" w:space="0" w:color="000000"/>
            </w:tcBorders>
          </w:tcPr>
          <w:p w14:paraId="3D47D435" w14:textId="77777777" w:rsidR="00350CFB" w:rsidRDefault="00283FFF">
            <w:pPr>
              <w:pStyle w:val="TableParagraph"/>
              <w:spacing w:before="53"/>
            </w:pPr>
            <w:r>
              <w:rPr>
                <w:b/>
              </w:rPr>
              <w:t>95% CI of τ</w:t>
            </w:r>
          </w:p>
        </w:tc>
      </w:tr>
      <w:tr w:rsidR="00350CFB" w14:paraId="37648E84" w14:textId="77777777">
        <w:trPr>
          <w:trHeight w:val="319"/>
        </w:trPr>
        <w:tc>
          <w:tcPr>
            <w:tcW w:w="2250" w:type="dxa"/>
            <w:tcBorders>
              <w:top w:val="single" w:sz="6" w:space="0" w:color="000000"/>
            </w:tcBorders>
          </w:tcPr>
          <w:p w14:paraId="576D6B9E" w14:textId="77777777" w:rsidR="00350CFB" w:rsidRDefault="00283FFF">
            <w:pPr>
              <w:pStyle w:val="TableParagraph"/>
              <w:spacing w:before="52" w:line="247" w:lineRule="exact"/>
              <w:jc w:val="left"/>
            </w:pPr>
            <w:r>
              <w:rPr>
                <w:i/>
                <w:iCs/>
              </w:rPr>
              <w:t>EndorseRank</w:t>
            </w:r>
          </w:p>
        </w:tc>
        <w:tc>
          <w:tcPr>
            <w:tcW w:w="2250" w:type="dxa"/>
            <w:tcBorders>
              <w:top w:val="single" w:sz="6" w:space="0" w:color="000000"/>
            </w:tcBorders>
          </w:tcPr>
          <w:p w14:paraId="1BC65EBF" w14:textId="77777777" w:rsidR="00350CFB" w:rsidRDefault="00350CFB">
            <w:pPr>
              <w:pStyle w:val="TableParagraph"/>
              <w:spacing w:before="52" w:line="247" w:lineRule="exact"/>
              <w:jc w:val="left"/>
            </w:pPr>
          </w:p>
        </w:tc>
        <w:tc>
          <w:tcPr>
            <w:tcW w:w="2250" w:type="dxa"/>
            <w:tcBorders>
              <w:top w:val="single" w:sz="6" w:space="0" w:color="000000"/>
            </w:tcBorders>
          </w:tcPr>
          <w:p w14:paraId="242D90C4" w14:textId="77777777" w:rsidR="00350CFB" w:rsidRDefault="00350CFB">
            <w:pPr>
              <w:pStyle w:val="TableParagraph"/>
              <w:spacing w:before="52" w:line="247" w:lineRule="exact"/>
              <w:jc w:val="left"/>
            </w:pPr>
          </w:p>
        </w:tc>
        <w:tc>
          <w:tcPr>
            <w:tcW w:w="2250" w:type="dxa"/>
            <w:tcBorders>
              <w:top w:val="single" w:sz="6" w:space="0" w:color="000000"/>
            </w:tcBorders>
          </w:tcPr>
          <w:p w14:paraId="03177EB5" w14:textId="77777777" w:rsidR="00350CFB" w:rsidRDefault="00350CFB">
            <w:pPr>
              <w:pStyle w:val="TableParagraph"/>
              <w:spacing w:before="52" w:line="247" w:lineRule="exact"/>
            </w:pPr>
          </w:p>
        </w:tc>
      </w:tr>
      <w:tr w:rsidR="00350CFB" w14:paraId="2A83F341" w14:textId="77777777">
        <w:trPr>
          <w:trHeight w:val="319"/>
        </w:trPr>
        <w:tc>
          <w:tcPr>
            <w:tcW w:w="2250" w:type="dxa"/>
            <w:tcBorders>
              <w:top w:val="single" w:sz="6" w:space="0" w:color="000000"/>
            </w:tcBorders>
          </w:tcPr>
          <w:p w14:paraId="27BC309A" w14:textId="77777777" w:rsidR="00350CFB" w:rsidRDefault="00283FFF">
            <w:pPr>
              <w:pStyle w:val="TableParagraph"/>
              <w:spacing w:before="52" w:line="247" w:lineRule="exact"/>
              <w:jc w:val="left"/>
            </w:pPr>
            <w:r>
              <w:t>In-approve degree</w:t>
            </w:r>
          </w:p>
        </w:tc>
        <w:tc>
          <w:tcPr>
            <w:tcW w:w="2250" w:type="dxa"/>
            <w:tcBorders>
              <w:top w:val="single" w:sz="6" w:space="0" w:color="000000"/>
            </w:tcBorders>
          </w:tcPr>
          <w:p w14:paraId="79A15BD5" w14:textId="77777777" w:rsidR="00350CFB" w:rsidRDefault="00283FFF">
            <w:pPr>
              <w:pStyle w:val="TableParagraph"/>
              <w:spacing w:before="52" w:line="247" w:lineRule="exact"/>
              <w:jc w:val="left"/>
            </w:pPr>
            <w:r>
              <w:t>0.360</w:t>
            </w:r>
          </w:p>
        </w:tc>
        <w:tc>
          <w:tcPr>
            <w:tcW w:w="2250" w:type="dxa"/>
            <w:tcBorders>
              <w:top w:val="single" w:sz="6" w:space="0" w:color="000000"/>
            </w:tcBorders>
          </w:tcPr>
          <w:p w14:paraId="3E4CFD0E" w14:textId="77777777" w:rsidR="00350CFB" w:rsidRDefault="00283FFF">
            <w:pPr>
              <w:pStyle w:val="TableParagraph"/>
              <w:spacing w:before="52" w:line="247" w:lineRule="exact"/>
              <w:jc w:val="left"/>
            </w:pPr>
            <w:r>
              <w:t>0.356</w:t>
            </w:r>
          </w:p>
        </w:tc>
        <w:tc>
          <w:tcPr>
            <w:tcW w:w="2250" w:type="dxa"/>
            <w:tcBorders>
              <w:top w:val="single" w:sz="6" w:space="0" w:color="000000"/>
            </w:tcBorders>
          </w:tcPr>
          <w:p w14:paraId="2A94D389" w14:textId="77777777" w:rsidR="00350CFB" w:rsidRDefault="00283FFF">
            <w:pPr>
              <w:pStyle w:val="TableParagraph"/>
              <w:spacing w:before="52" w:line="247" w:lineRule="exact"/>
            </w:pPr>
            <w:r>
              <w:t>[0.323, 0.385]</w:t>
            </w:r>
          </w:p>
        </w:tc>
      </w:tr>
      <w:tr w:rsidR="00350CFB" w14:paraId="0C1A0118" w14:textId="77777777">
        <w:trPr>
          <w:trHeight w:val="319"/>
        </w:trPr>
        <w:tc>
          <w:tcPr>
            <w:tcW w:w="2250" w:type="dxa"/>
            <w:tcBorders>
              <w:top w:val="single" w:sz="6" w:space="0" w:color="000000"/>
            </w:tcBorders>
          </w:tcPr>
          <w:p w14:paraId="2317DF34" w14:textId="77777777" w:rsidR="00350CFB" w:rsidRDefault="00283FFF">
            <w:pPr>
              <w:pStyle w:val="TableParagraph"/>
              <w:spacing w:before="52" w:line="247" w:lineRule="exact"/>
              <w:jc w:val="left"/>
            </w:pPr>
            <w:r>
              <w:t>In-approve value (sum)</w:t>
            </w:r>
          </w:p>
        </w:tc>
        <w:tc>
          <w:tcPr>
            <w:tcW w:w="2250" w:type="dxa"/>
            <w:tcBorders>
              <w:top w:val="single" w:sz="6" w:space="0" w:color="000000"/>
            </w:tcBorders>
          </w:tcPr>
          <w:p w14:paraId="65DA9884" w14:textId="77777777" w:rsidR="00350CFB" w:rsidRDefault="00283FFF">
            <w:pPr>
              <w:pStyle w:val="TableParagraph"/>
              <w:spacing w:before="52" w:line="247" w:lineRule="exact"/>
              <w:jc w:val="left"/>
            </w:pPr>
            <w:r>
              <w:t>0.360</w:t>
            </w:r>
          </w:p>
        </w:tc>
        <w:tc>
          <w:tcPr>
            <w:tcW w:w="2250" w:type="dxa"/>
            <w:tcBorders>
              <w:top w:val="single" w:sz="6" w:space="0" w:color="000000"/>
            </w:tcBorders>
          </w:tcPr>
          <w:p w14:paraId="0E19FCDD" w14:textId="77777777" w:rsidR="00350CFB" w:rsidRDefault="00283FFF">
            <w:pPr>
              <w:pStyle w:val="TableParagraph"/>
              <w:spacing w:before="52" w:line="247" w:lineRule="exact"/>
              <w:jc w:val="left"/>
            </w:pPr>
            <w:r>
              <w:t>0.354</w:t>
            </w:r>
          </w:p>
        </w:tc>
        <w:tc>
          <w:tcPr>
            <w:tcW w:w="2250" w:type="dxa"/>
            <w:tcBorders>
              <w:top w:val="single" w:sz="6" w:space="0" w:color="000000"/>
            </w:tcBorders>
          </w:tcPr>
          <w:p w14:paraId="160655E5" w14:textId="77777777" w:rsidR="00350CFB" w:rsidRDefault="00283FFF">
            <w:pPr>
              <w:pStyle w:val="TableParagraph"/>
              <w:spacing w:before="52" w:line="247" w:lineRule="exact"/>
            </w:pPr>
            <w:r>
              <w:t>[0.321, 0.383]</w:t>
            </w:r>
          </w:p>
        </w:tc>
      </w:tr>
      <w:tr w:rsidR="00350CFB" w14:paraId="1D6CD013" w14:textId="77777777">
        <w:trPr>
          <w:trHeight w:val="319"/>
        </w:trPr>
        <w:tc>
          <w:tcPr>
            <w:tcW w:w="2250" w:type="dxa"/>
            <w:tcBorders>
              <w:top w:val="single" w:sz="6" w:space="0" w:color="000000"/>
            </w:tcBorders>
          </w:tcPr>
          <w:p w14:paraId="5CA8B375" w14:textId="77777777" w:rsidR="00350CFB" w:rsidRDefault="00283FFF">
            <w:pPr>
              <w:pStyle w:val="TableParagraph"/>
              <w:spacing w:before="52" w:line="247" w:lineRule="exact"/>
              <w:jc w:val="left"/>
            </w:pPr>
            <w:r>
              <w:rPr>
                <w:i/>
                <w:iCs/>
              </w:rPr>
              <w:t>AWP</w:t>
            </w:r>
          </w:p>
        </w:tc>
        <w:tc>
          <w:tcPr>
            <w:tcW w:w="2250" w:type="dxa"/>
            <w:tcBorders>
              <w:top w:val="single" w:sz="6" w:space="0" w:color="000000"/>
            </w:tcBorders>
          </w:tcPr>
          <w:p w14:paraId="4EF9831E" w14:textId="77777777" w:rsidR="00350CFB" w:rsidRDefault="00350CFB">
            <w:pPr>
              <w:pStyle w:val="TableParagraph"/>
              <w:spacing w:before="52" w:line="247" w:lineRule="exact"/>
              <w:jc w:val="left"/>
            </w:pPr>
          </w:p>
        </w:tc>
        <w:tc>
          <w:tcPr>
            <w:tcW w:w="2250" w:type="dxa"/>
            <w:tcBorders>
              <w:top w:val="single" w:sz="6" w:space="0" w:color="000000"/>
            </w:tcBorders>
          </w:tcPr>
          <w:p w14:paraId="5527FA27" w14:textId="77777777" w:rsidR="00350CFB" w:rsidRDefault="00350CFB">
            <w:pPr>
              <w:pStyle w:val="TableParagraph"/>
              <w:spacing w:before="52" w:line="247" w:lineRule="exact"/>
              <w:jc w:val="left"/>
            </w:pPr>
          </w:p>
        </w:tc>
        <w:tc>
          <w:tcPr>
            <w:tcW w:w="2250" w:type="dxa"/>
            <w:tcBorders>
              <w:top w:val="single" w:sz="6" w:space="0" w:color="000000"/>
            </w:tcBorders>
          </w:tcPr>
          <w:p w14:paraId="79B4855A" w14:textId="77777777" w:rsidR="00350CFB" w:rsidRDefault="00350CFB">
            <w:pPr>
              <w:pStyle w:val="TableParagraph"/>
              <w:spacing w:before="52" w:line="247" w:lineRule="exact"/>
            </w:pPr>
          </w:p>
        </w:tc>
      </w:tr>
      <w:tr w:rsidR="00350CFB" w14:paraId="6AC1E300" w14:textId="77777777">
        <w:trPr>
          <w:trHeight w:val="319"/>
        </w:trPr>
        <w:tc>
          <w:tcPr>
            <w:tcW w:w="2250" w:type="dxa"/>
            <w:tcBorders>
              <w:top w:val="single" w:sz="6" w:space="0" w:color="000000"/>
            </w:tcBorders>
          </w:tcPr>
          <w:p w14:paraId="72771E79" w14:textId="77777777" w:rsidR="00350CFB" w:rsidRDefault="00283FFF">
            <w:pPr>
              <w:pStyle w:val="TableParagraph"/>
              <w:spacing w:before="52" w:line="247" w:lineRule="exact"/>
              <w:jc w:val="left"/>
            </w:pPr>
            <w:r>
              <w:t>In-approve degree</w:t>
            </w:r>
          </w:p>
        </w:tc>
        <w:tc>
          <w:tcPr>
            <w:tcW w:w="2250" w:type="dxa"/>
            <w:tcBorders>
              <w:top w:val="single" w:sz="6" w:space="0" w:color="000000"/>
            </w:tcBorders>
          </w:tcPr>
          <w:p w14:paraId="5ED9034A" w14:textId="77777777" w:rsidR="00350CFB" w:rsidRDefault="00283FFF">
            <w:pPr>
              <w:pStyle w:val="TableParagraph"/>
              <w:spacing w:before="52" w:line="247" w:lineRule="exact"/>
              <w:jc w:val="left"/>
            </w:pPr>
            <w:r>
              <w:t>-0.037</w:t>
            </w:r>
          </w:p>
        </w:tc>
        <w:tc>
          <w:tcPr>
            <w:tcW w:w="2250" w:type="dxa"/>
            <w:tcBorders>
              <w:top w:val="single" w:sz="6" w:space="0" w:color="000000"/>
            </w:tcBorders>
          </w:tcPr>
          <w:p w14:paraId="4660071F" w14:textId="77777777" w:rsidR="00350CFB" w:rsidRDefault="00283FFF">
            <w:pPr>
              <w:pStyle w:val="TableParagraph"/>
              <w:spacing w:before="52" w:line="247" w:lineRule="exact"/>
              <w:jc w:val="left"/>
            </w:pPr>
            <w:r>
              <w:t>-0.030</w:t>
            </w:r>
          </w:p>
        </w:tc>
        <w:tc>
          <w:tcPr>
            <w:tcW w:w="2250" w:type="dxa"/>
            <w:tcBorders>
              <w:top w:val="single" w:sz="6" w:space="0" w:color="000000"/>
            </w:tcBorders>
          </w:tcPr>
          <w:p w14:paraId="6CFE16E9" w14:textId="77777777" w:rsidR="00350CFB" w:rsidRDefault="00283FFF">
            <w:pPr>
              <w:pStyle w:val="TableParagraph"/>
              <w:spacing w:before="52" w:line="247" w:lineRule="exact"/>
            </w:pPr>
            <w:r>
              <w:t>[-0.045, -0.017]</w:t>
            </w:r>
          </w:p>
        </w:tc>
      </w:tr>
      <w:tr w:rsidR="00350CFB" w14:paraId="52C98C09" w14:textId="77777777">
        <w:trPr>
          <w:trHeight w:val="319"/>
        </w:trPr>
        <w:tc>
          <w:tcPr>
            <w:tcW w:w="2250" w:type="dxa"/>
            <w:tcBorders>
              <w:top w:val="single" w:sz="6" w:space="0" w:color="000000"/>
            </w:tcBorders>
          </w:tcPr>
          <w:p w14:paraId="2B2E68AB" w14:textId="77777777" w:rsidR="00350CFB" w:rsidRDefault="00283FFF">
            <w:pPr>
              <w:pStyle w:val="TableParagraph"/>
              <w:spacing w:before="52" w:line="247" w:lineRule="exact"/>
              <w:jc w:val="left"/>
            </w:pPr>
            <w:r>
              <w:t>In-approve value (sum)</w:t>
            </w:r>
          </w:p>
        </w:tc>
        <w:tc>
          <w:tcPr>
            <w:tcW w:w="2250" w:type="dxa"/>
            <w:tcBorders>
              <w:top w:val="single" w:sz="6" w:space="0" w:color="000000"/>
            </w:tcBorders>
          </w:tcPr>
          <w:p w14:paraId="2E7230A7" w14:textId="77777777" w:rsidR="00350CFB" w:rsidRDefault="00283FFF">
            <w:pPr>
              <w:pStyle w:val="TableParagraph"/>
              <w:spacing w:before="52" w:line="247" w:lineRule="exact"/>
              <w:jc w:val="left"/>
            </w:pPr>
            <w:r>
              <w:t>-0.037</w:t>
            </w:r>
          </w:p>
        </w:tc>
        <w:tc>
          <w:tcPr>
            <w:tcW w:w="2250" w:type="dxa"/>
            <w:tcBorders>
              <w:top w:val="single" w:sz="6" w:space="0" w:color="000000"/>
            </w:tcBorders>
          </w:tcPr>
          <w:p w14:paraId="6DC149E9" w14:textId="77777777" w:rsidR="00350CFB" w:rsidRDefault="00283FFF">
            <w:pPr>
              <w:pStyle w:val="TableParagraph"/>
              <w:spacing w:before="52" w:line="247" w:lineRule="exact"/>
              <w:jc w:val="left"/>
            </w:pPr>
            <w:r>
              <w:t>-0.030</w:t>
            </w:r>
          </w:p>
        </w:tc>
        <w:tc>
          <w:tcPr>
            <w:tcW w:w="2250" w:type="dxa"/>
            <w:tcBorders>
              <w:top w:val="single" w:sz="6" w:space="0" w:color="000000"/>
            </w:tcBorders>
          </w:tcPr>
          <w:p w14:paraId="2B3D6848" w14:textId="77777777" w:rsidR="00350CFB" w:rsidRDefault="00283FFF">
            <w:pPr>
              <w:pStyle w:val="TableParagraph"/>
              <w:spacing w:before="52" w:line="247" w:lineRule="exact"/>
            </w:pPr>
            <w:r>
              <w:t>[-0.045, -0.017]</w:t>
            </w:r>
            <w:commentRangeEnd w:id="359"/>
            <w:r>
              <w:rPr>
                <w:rStyle w:val="a5"/>
                <w:sz w:val="22"/>
                <w:szCs w:val="22"/>
              </w:rPr>
              <w:commentReference w:id="359"/>
            </w:r>
          </w:p>
        </w:tc>
      </w:tr>
    </w:tbl>
    <w:p w14:paraId="00DC21F8" w14:textId="77777777" w:rsidR="00350CFB" w:rsidRDefault="00350CFB">
      <w:pPr>
        <w:pStyle w:val="a3"/>
        <w:spacing w:before="166"/>
      </w:pPr>
    </w:p>
    <w:p w14:paraId="00DC21F9" w14:textId="77777777" w:rsidR="00350CFB" w:rsidRDefault="00283FFF">
      <w:pPr>
        <w:pStyle w:val="a3"/>
        <w:spacing w:line="396" w:lineRule="auto"/>
        <w:ind w:left="282" w:right="563"/>
        <w:jc w:val="both"/>
      </w:pPr>
      <w:commentRangeStart w:id="360"/>
      <w:r>
        <w:t>EndorseRank’s coefficients on in-approve degree and in-approve value are nearly equal, which indicates that on this cohort being approved by many owners and being approved for large aggregate value convey similar ranking information under latest-allowance semantics. AWP’s coefficients are slightly negative with intervals that exclude zero: transfer centrality does not recover authorisation. That dissociation is the empirical core of the same-window contribution. If transfer-based reputation were a sufficient proxy for endorsement, AWP would show at least moderate allowance alignment; it does not, so protocols that care about which addresses are trusted to move tokens on behalf of others cannot substitute AWP for an allowance-aware method. The caveat of Section 4.3 applies: EndorseRank’s own allowance coefficients are a construct check, and the out-of-window test of the same construct is the holdout of Section 4.7.</w:t>
      </w:r>
    </w:p>
    <w:p w14:paraId="00DC21FA"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1FE" w14:textId="77777777" w:rsidR="00350CFB" w:rsidRDefault="00283FFF">
      <w:pPr>
        <w:pStyle w:val="a3"/>
        <w:spacing w:before="157" w:line="396" w:lineRule="auto"/>
        <w:ind w:left="282" w:right="534" w:hanging="8"/>
        <w:jc w:val="both"/>
      </w:pPr>
      <w:bookmarkStart w:id="361" w:name="Inverse-risk_family_(GMX_PnL)"/>
      <w:bookmarkEnd w:id="361"/>
      <w:commentRangeStart w:id="362"/>
      <w:commentRangeStart w:id="363"/>
      <w:commentRangeEnd w:id="362"/>
      <w:r>
        <w:rPr>
          <w:rStyle w:val="a5"/>
          <w:sz w:val="24"/>
          <w:szCs w:val="24"/>
        </w:rPr>
        <w:commentReference w:id="362"/>
      </w:r>
      <w:commentRangeEnd w:id="363"/>
      <w:r w:rsidR="002149DF">
        <w:rPr>
          <w:rStyle w:val="a5"/>
          <w:sz w:val="24"/>
          <w:szCs w:val="24"/>
        </w:rPr>
        <w:commentReference w:id="363"/>
      </w:r>
      <w:commentRangeEnd w:id="360"/>
      <w:r>
        <w:rPr>
          <w:rStyle w:val="a5"/>
          <w:sz w:val="24"/>
          <w:szCs w:val="24"/>
        </w:rPr>
        <w:commentReference w:id="360"/>
      </w:r>
    </w:p>
    <w:p w14:paraId="00DC21FF" w14:textId="77777777" w:rsidR="00350CFB" w:rsidRDefault="00350CFB">
      <w:pPr>
        <w:pStyle w:val="a3"/>
        <w:spacing w:before="11"/>
      </w:pPr>
    </w:p>
    <w:p w14:paraId="00DC2200" w14:textId="77777777" w:rsidR="00350CFB" w:rsidRDefault="00283FFF">
      <w:pPr>
        <w:pStyle w:val="3"/>
        <w:numPr>
          <w:ilvl w:val="2"/>
          <w:numId w:val="26"/>
        </w:numPr>
        <w:tabs>
          <w:tab w:val="left" w:pos="879"/>
        </w:tabs>
        <w:ind w:left="879" w:hanging="597"/>
      </w:pPr>
      <w:commentRangeStart w:id="364"/>
      <w:r>
        <w:t>Inverse-risk family (GMX PnL) (archived; not part of the main comparison)</w:t>
      </w:r>
      <w:commentRangeEnd w:id="364"/>
      <w:r>
        <w:rPr>
          <w:rStyle w:val="a5"/>
          <w:sz w:val="24"/>
          <w:szCs w:val="24"/>
        </w:rPr>
        <w:commentReference w:id="364"/>
      </w:r>
    </w:p>
    <w:p w14:paraId="00DC2201" w14:textId="77777777" w:rsidR="00350CFB" w:rsidRDefault="00350CFB">
      <w:pPr>
        <w:pStyle w:val="a3"/>
        <w:spacing w:before="47"/>
        <w:rPr>
          <w:b/>
        </w:rPr>
      </w:pPr>
    </w:p>
    <w:p w14:paraId="00DC2202" w14:textId="77777777" w:rsidR="00350CFB" w:rsidRDefault="00283FFF">
      <w:pPr>
        <w:pStyle w:val="a3"/>
        <w:ind w:left="273" w:firstLine="1"/>
        <w:jc w:val="both"/>
      </w:pPr>
      <w:r>
        <w:t>Table</w:t>
      </w:r>
      <w:r>
        <w:rPr>
          <w:spacing w:val="-11"/>
        </w:rPr>
        <w:t xml:space="preserve"> </w:t>
      </w:r>
      <w:hyperlink w:anchor="_bookmark106" w:history="1">
        <w:r>
          <w:t>4.10</w:t>
        </w:r>
      </w:hyperlink>
      <w:r>
        <w:rPr>
          <w:spacing w:val="-10"/>
        </w:rPr>
        <w:t xml:space="preserve"> </w:t>
      </w:r>
      <w:r>
        <w:t>reports</w:t>
      </w:r>
      <w:r>
        <w:rPr>
          <w:spacing w:val="-10"/>
        </w:rPr>
        <w:t xml:space="preserve"> </w:t>
      </w:r>
      <w:r>
        <w:t>alignment</w:t>
      </w:r>
      <w:r>
        <w:rPr>
          <w:spacing w:val="-10"/>
        </w:rPr>
        <w:t xml:space="preserve"> </w:t>
      </w:r>
      <w:r>
        <w:t>with</w:t>
      </w:r>
      <w:r>
        <w:rPr>
          <w:spacing w:val="-11"/>
        </w:rPr>
        <w:t xml:space="preserve"> </w:t>
      </w:r>
      <w:r>
        <w:t>loss-avoidance,</w:t>
      </w:r>
      <w:r>
        <w:rPr>
          <w:spacing w:val="-10"/>
        </w:rPr>
        <w:t xml:space="preserve"> </w:t>
      </w:r>
      <w:r>
        <w:t>non-loss</w:t>
      </w:r>
      <w:r>
        <w:rPr>
          <w:spacing w:val="-10"/>
        </w:rPr>
        <w:t xml:space="preserve"> </w:t>
      </w:r>
      <w:r>
        <w:t>close</w:t>
      </w:r>
      <w:r>
        <w:rPr>
          <w:spacing w:val="-10"/>
        </w:rPr>
        <w:t xml:space="preserve"> </w:t>
      </w:r>
      <w:r>
        <w:t>rate,</w:t>
      </w:r>
      <w:r>
        <w:rPr>
          <w:spacing w:val="-11"/>
        </w:rPr>
        <w:t xml:space="preserve"> </w:t>
      </w:r>
      <w:r>
        <w:t>and</w:t>
      </w:r>
      <w:r>
        <w:rPr>
          <w:spacing w:val="-10"/>
        </w:rPr>
        <w:t xml:space="preserve"> </w:t>
      </w:r>
      <w:r>
        <w:t>worst-close</w:t>
      </w:r>
      <w:r>
        <w:rPr>
          <w:spacing w:val="-10"/>
        </w:rPr>
        <w:t xml:space="preserve"> </w:t>
      </w:r>
      <w:r>
        <w:t>PnL</w:t>
      </w:r>
      <w:r>
        <w:rPr>
          <w:spacing w:val="-10"/>
        </w:rPr>
        <w:t xml:space="preserve"> </w:t>
      </w:r>
      <w:r>
        <w:rPr>
          <w:spacing w:val="-2"/>
        </w:rPr>
        <w:t>score.</w:t>
      </w:r>
    </w:p>
    <w:p w14:paraId="00DC2203" w14:textId="77777777" w:rsidR="00350CFB" w:rsidRDefault="00283FFF">
      <w:pPr>
        <w:pStyle w:val="a3"/>
        <w:spacing w:before="53" w:line="456" w:lineRule="exact"/>
        <w:ind w:left="282" w:right="556" w:hanging="9"/>
        <w:jc w:val="both"/>
      </w:pPr>
      <w:r>
        <w:rPr>
          <w:w w:val="105"/>
        </w:rPr>
        <w:t>Among</w:t>
      </w:r>
      <w:r>
        <w:rPr>
          <w:spacing w:val="-14"/>
          <w:w w:val="105"/>
        </w:rPr>
        <w:t xml:space="preserve"> </w:t>
      </w:r>
      <w:r>
        <w:rPr>
          <w:w w:val="105"/>
        </w:rPr>
        <w:t>social</w:t>
      </w:r>
      <w:r>
        <w:rPr>
          <w:spacing w:val="-13"/>
          <w:w w:val="105"/>
        </w:rPr>
        <w:t xml:space="preserve"> </w:t>
      </w:r>
      <w:r>
        <w:rPr>
          <w:w w:val="105"/>
        </w:rPr>
        <w:t>methods,</w:t>
      </w:r>
      <w:r>
        <w:rPr>
          <w:spacing w:val="-10"/>
          <w:w w:val="105"/>
        </w:rPr>
        <w:t xml:space="preserve"> </w:t>
      </w:r>
      <w:r>
        <w:rPr>
          <w:w w:val="105"/>
        </w:rPr>
        <w:t>alignment</w:t>
      </w:r>
      <w:r>
        <w:rPr>
          <w:spacing w:val="-14"/>
          <w:w w:val="105"/>
        </w:rPr>
        <w:t xml:space="preserve"> </w:t>
      </w:r>
      <w:r>
        <w:rPr>
          <w:w w:val="105"/>
        </w:rPr>
        <w:t>is</w:t>
      </w:r>
      <w:r>
        <w:rPr>
          <w:spacing w:val="-14"/>
          <w:w w:val="105"/>
        </w:rPr>
        <w:t xml:space="preserve"> </w:t>
      </w:r>
      <w:r>
        <w:rPr>
          <w:w w:val="105"/>
        </w:rPr>
        <w:t>weak</w:t>
      </w:r>
      <w:r>
        <w:rPr>
          <w:spacing w:val="-13"/>
          <w:w w:val="105"/>
        </w:rPr>
        <w:t xml:space="preserve"> </w:t>
      </w:r>
      <w:r>
        <w:rPr>
          <w:w w:val="105"/>
        </w:rPr>
        <w:t>overall.</w:t>
      </w:r>
      <w:r>
        <w:rPr>
          <w:spacing w:val="26"/>
          <w:w w:val="105"/>
        </w:rPr>
        <w:t xml:space="preserve"> </w:t>
      </w:r>
      <w:r>
        <w:rPr>
          <w:w w:val="105"/>
        </w:rPr>
        <w:t>EndorseRank</w:t>
      </w:r>
      <w:r>
        <w:rPr>
          <w:spacing w:val="-13"/>
          <w:w w:val="105"/>
        </w:rPr>
        <w:t xml:space="preserve"> </w:t>
      </w:r>
      <w:r>
        <w:rPr>
          <w:w w:val="105"/>
        </w:rPr>
        <w:t>family</w:t>
      </w:r>
      <w:r>
        <w:rPr>
          <w:spacing w:val="-14"/>
          <w:w w:val="105"/>
        </w:rPr>
        <w:t xml:space="preserve"> </w:t>
      </w:r>
      <w:r>
        <w:rPr>
          <w:w w:val="105"/>
        </w:rPr>
        <w:t>mean</w:t>
      </w:r>
      <w:r>
        <w:rPr>
          <w:spacing w:val="-14"/>
          <w:w w:val="105"/>
        </w:rPr>
        <w:t xml:space="preserve"> </w:t>
      </w:r>
      <w:r>
        <w:rPr>
          <w:i/>
          <w:w w:val="105"/>
        </w:rPr>
        <w:t xml:space="preserve">τ </w:t>
      </w:r>
      <w:r>
        <w:rPr>
          <w:w w:val="105"/>
        </w:rPr>
        <w:t>is</w:t>
      </w:r>
      <w:r>
        <w:rPr>
          <w:spacing w:val="-14"/>
          <w:w w:val="105"/>
        </w:rPr>
        <w:t xml:space="preserve"> </w:t>
      </w:r>
      <w:r>
        <w:rPr>
          <w:w w:val="105"/>
        </w:rPr>
        <w:t>0</w:t>
      </w:r>
      <w:r>
        <w:rPr>
          <w:i/>
          <w:w w:val="105"/>
        </w:rPr>
        <w:t>.</w:t>
      </w:r>
      <w:r>
        <w:rPr>
          <w:w w:val="105"/>
        </w:rPr>
        <w:t>035,</w:t>
      </w:r>
      <w:r>
        <w:rPr>
          <w:spacing w:val="-10"/>
          <w:w w:val="105"/>
        </w:rPr>
        <w:t xml:space="preserve"> </w:t>
      </w:r>
      <w:r>
        <w:rPr>
          <w:w w:val="105"/>
        </w:rPr>
        <w:t xml:space="preserve">with </w:t>
      </w:r>
      <w:r>
        <w:t xml:space="preserve">individual proxies ranging from </w:t>
      </w:r>
      <w:r>
        <w:rPr>
          <w:rFonts w:ascii="Arial Unicode MS" w:hAnsi="Arial Unicode MS"/>
        </w:rPr>
        <w:t>−</w:t>
      </w:r>
      <w:r>
        <w:t>0</w:t>
      </w:r>
      <w:r>
        <w:rPr>
          <w:i/>
        </w:rPr>
        <w:t>.</w:t>
      </w:r>
      <w:r>
        <w:t>031 (non-loss close rate) to 0</w:t>
      </w:r>
      <w:r>
        <w:rPr>
          <w:i/>
        </w:rPr>
        <w:t>.</w:t>
      </w:r>
      <w:r>
        <w:t>079 (loss avoidance).</w:t>
      </w:r>
      <w:r>
        <w:rPr>
          <w:spacing w:val="40"/>
        </w:rPr>
        <w:t xml:space="preserve"> </w:t>
      </w:r>
      <w:r>
        <w:t>AWP is low-to-moderate (family mean 0</w:t>
      </w:r>
      <w:r>
        <w:rPr>
          <w:i/>
        </w:rPr>
        <w:t>.</w:t>
      </w:r>
      <w:r>
        <w:t>107), driven by loss avoidance (</w:t>
      </w:r>
      <w:r>
        <w:rPr>
          <w:i/>
        </w:rPr>
        <w:t>τ</w:t>
      </w:r>
      <w:r>
        <w:rPr>
          <w:i/>
          <w:spacing w:val="38"/>
        </w:rPr>
        <w:t xml:space="preserve"> </w:t>
      </w:r>
      <w:r>
        <w:t>= 0</w:t>
      </w:r>
      <w:r>
        <w:rPr>
          <w:i/>
        </w:rPr>
        <w:t>.</w:t>
      </w:r>
      <w:r>
        <w:t xml:space="preserve">165) and worst-close PnL </w:t>
      </w:r>
      <w:r>
        <w:rPr>
          <w:w w:val="105"/>
        </w:rPr>
        <w:t>score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137),</w:t>
      </w:r>
      <w:r>
        <w:rPr>
          <w:spacing w:val="-13"/>
          <w:w w:val="105"/>
        </w:rPr>
        <w:t xml:space="preserve"> </w:t>
      </w:r>
      <w:r>
        <w:rPr>
          <w:w w:val="105"/>
        </w:rPr>
        <w:t>while</w:t>
      </w:r>
      <w:r>
        <w:rPr>
          <w:spacing w:val="-15"/>
          <w:w w:val="105"/>
        </w:rPr>
        <w:t xml:space="preserve"> </w:t>
      </w:r>
      <w:r>
        <w:rPr>
          <w:w w:val="105"/>
        </w:rPr>
        <w:t>non-loss</w:t>
      </w:r>
      <w:r>
        <w:rPr>
          <w:spacing w:val="-15"/>
          <w:w w:val="105"/>
        </w:rPr>
        <w:t xml:space="preserve"> </w:t>
      </w:r>
      <w:r>
        <w:rPr>
          <w:w w:val="105"/>
        </w:rPr>
        <w:t>close</w:t>
      </w:r>
      <w:r>
        <w:rPr>
          <w:spacing w:val="-15"/>
          <w:w w:val="105"/>
        </w:rPr>
        <w:t xml:space="preserve"> </w:t>
      </w:r>
      <w:r>
        <w:rPr>
          <w:w w:val="105"/>
        </w:rPr>
        <w:t>rate</w:t>
      </w:r>
      <w:r>
        <w:rPr>
          <w:spacing w:val="-15"/>
          <w:w w:val="105"/>
        </w:rPr>
        <w:t xml:space="preserve"> </w:t>
      </w:r>
      <w:r>
        <w:rPr>
          <w:w w:val="105"/>
        </w:rPr>
        <w:t>remains</w:t>
      </w:r>
      <w:r>
        <w:rPr>
          <w:spacing w:val="-15"/>
          <w:w w:val="105"/>
        </w:rPr>
        <w:t xml:space="preserve"> </w:t>
      </w:r>
      <w:r>
        <w:rPr>
          <w:w w:val="105"/>
        </w:rPr>
        <w:t>negligible</w:t>
      </w:r>
      <w:r>
        <w:rPr>
          <w:spacing w:val="-15"/>
          <w:w w:val="105"/>
        </w:rPr>
        <w:t xml:space="preserve"> </w:t>
      </w:r>
      <w:r>
        <w:rPr>
          <w:w w:val="105"/>
        </w:rPr>
        <w:t>(</w:t>
      </w:r>
      <w:r>
        <w:rPr>
          <w:i/>
          <w:w w:val="105"/>
        </w:rPr>
        <w:t>τ</w:t>
      </w:r>
      <w:r>
        <w:rPr>
          <w:i/>
          <w:spacing w:val="17"/>
          <w:w w:val="105"/>
        </w:rPr>
        <w:t xml:space="preserve"> </w:t>
      </w:r>
      <w:r>
        <w:rPr>
          <w:w w:val="105"/>
        </w:rPr>
        <w:t>=</w:t>
      </w:r>
      <w:r>
        <w:rPr>
          <w:spacing w:val="-2"/>
          <w:w w:val="105"/>
        </w:rPr>
        <w:t xml:space="preserve"> </w:t>
      </w:r>
      <w:r>
        <w:rPr>
          <w:w w:val="105"/>
        </w:rPr>
        <w:t>0</w:t>
      </w:r>
      <w:r>
        <w:rPr>
          <w:i/>
          <w:w w:val="105"/>
        </w:rPr>
        <w:t>.</w:t>
      </w:r>
      <w:r>
        <w:rPr>
          <w:w w:val="105"/>
        </w:rPr>
        <w:t>019).</w:t>
      </w:r>
      <w:r>
        <w:rPr>
          <w:spacing w:val="12"/>
          <w:w w:val="105"/>
        </w:rPr>
        <w:t xml:space="preserve"> </w:t>
      </w:r>
      <w:r>
        <w:rPr>
          <w:w w:val="105"/>
        </w:rPr>
        <w:t>Transfer</w:t>
      </w:r>
      <w:r>
        <w:rPr>
          <w:spacing w:val="-15"/>
          <w:w w:val="105"/>
        </w:rPr>
        <w:t xml:space="preserve"> </w:t>
      </w:r>
      <w:r>
        <w:rPr>
          <w:w w:val="105"/>
        </w:rPr>
        <w:t>activity</w:t>
      </w:r>
      <w:r>
        <w:rPr>
          <w:spacing w:val="-15"/>
          <w:w w:val="105"/>
        </w:rPr>
        <w:t xml:space="preserve"> </w:t>
      </w:r>
      <w:r>
        <w:rPr>
          <w:w w:val="105"/>
        </w:rPr>
        <w:t xml:space="preserve">is </w:t>
      </w:r>
      <w:r>
        <w:t xml:space="preserve">modestly associated with avoiding large losses, but neither social method ranks wallets in close </w:t>
      </w:r>
      <w:r>
        <w:rPr>
          <w:w w:val="105"/>
        </w:rPr>
        <w:t>agreement</w:t>
      </w:r>
      <w:r>
        <w:rPr>
          <w:spacing w:val="-16"/>
          <w:w w:val="105"/>
        </w:rPr>
        <w:t xml:space="preserve"> </w:t>
      </w:r>
      <w:r>
        <w:rPr>
          <w:w w:val="105"/>
        </w:rPr>
        <w:t>with</w:t>
      </w:r>
      <w:r>
        <w:rPr>
          <w:spacing w:val="-16"/>
          <w:w w:val="105"/>
        </w:rPr>
        <w:t xml:space="preserve"> </w:t>
      </w:r>
      <w:r>
        <w:rPr>
          <w:w w:val="105"/>
        </w:rPr>
        <w:t>inverse-risk</w:t>
      </w:r>
      <w:r>
        <w:rPr>
          <w:spacing w:val="-16"/>
          <w:w w:val="105"/>
        </w:rPr>
        <w:t xml:space="preserve"> </w:t>
      </w:r>
      <w:r>
        <w:rPr>
          <w:w w:val="105"/>
        </w:rPr>
        <w:t>summaries.</w:t>
      </w:r>
    </w:p>
    <w:p w14:paraId="00DC2204" w14:textId="77777777" w:rsidR="00350CFB" w:rsidRDefault="00283FFF">
      <w:pPr>
        <w:pStyle w:val="a3"/>
        <w:spacing w:before="158"/>
        <w:ind w:left="282"/>
        <w:jc w:val="both"/>
      </w:pPr>
      <w:r>
        <w:t>GF-PR achieves</w:t>
      </w:r>
      <w:r>
        <w:rPr>
          <w:spacing w:val="2"/>
        </w:rPr>
        <w:t xml:space="preserve"> </w:t>
      </w:r>
      <w:r>
        <w:t>the</w:t>
      </w:r>
      <w:r>
        <w:rPr>
          <w:spacing w:val="1"/>
        </w:rPr>
        <w:t xml:space="preserve"> </w:t>
      </w:r>
      <w:r>
        <w:t>highest</w:t>
      </w:r>
      <w:r>
        <w:rPr>
          <w:spacing w:val="2"/>
        </w:rPr>
        <w:t xml:space="preserve"> </w:t>
      </w:r>
      <w:r>
        <w:t>family</w:t>
      </w:r>
      <w:r>
        <w:rPr>
          <w:spacing w:val="1"/>
        </w:rPr>
        <w:t xml:space="preserve"> </w:t>
      </w:r>
      <w:r>
        <w:t>mean</w:t>
      </w:r>
      <w:r>
        <w:rPr>
          <w:spacing w:val="2"/>
        </w:rPr>
        <w:t xml:space="preserve"> </w:t>
      </w:r>
      <w:r>
        <w:t>(0</w:t>
      </w:r>
      <w:r>
        <w:rPr>
          <w:i/>
        </w:rPr>
        <w:t>.</w:t>
      </w:r>
      <w:r>
        <w:t>376),</w:t>
      </w:r>
      <w:r>
        <w:rPr>
          <w:spacing w:val="2"/>
        </w:rPr>
        <w:t xml:space="preserve"> </w:t>
      </w:r>
      <w:r>
        <w:t>with</w:t>
      </w:r>
      <w:r>
        <w:rPr>
          <w:spacing w:val="2"/>
        </w:rPr>
        <w:t xml:space="preserve"> </w:t>
      </w:r>
      <w:r>
        <w:t>loss</w:t>
      </w:r>
      <w:r>
        <w:rPr>
          <w:spacing w:val="2"/>
        </w:rPr>
        <w:t xml:space="preserve"> </w:t>
      </w:r>
      <w:r>
        <w:t xml:space="preserve">avoidance </w:t>
      </w:r>
      <w:r>
        <w:rPr>
          <w:i/>
        </w:rPr>
        <w:t>τ</w:t>
      </w:r>
      <w:r>
        <w:rPr>
          <w:i/>
          <w:spacing w:val="38"/>
        </w:rPr>
        <w:t xml:space="preserve"> </w:t>
      </w:r>
      <w:r>
        <w:t>=</w:t>
      </w:r>
      <w:r>
        <w:rPr>
          <w:spacing w:val="13"/>
        </w:rPr>
        <w:t xml:space="preserve"> </w:t>
      </w:r>
      <w:r>
        <w:t>0</w:t>
      </w:r>
      <w:r>
        <w:rPr>
          <w:i/>
        </w:rPr>
        <w:t>.</w:t>
      </w:r>
      <w:r>
        <w:t>545</w:t>
      </w:r>
      <w:r>
        <w:rPr>
          <w:spacing w:val="1"/>
        </w:rPr>
        <w:t xml:space="preserve"> </w:t>
      </w:r>
      <w:r>
        <w:t>and</w:t>
      </w:r>
      <w:r>
        <w:rPr>
          <w:spacing w:val="1"/>
        </w:rPr>
        <w:t xml:space="preserve"> </w:t>
      </w:r>
      <w:r>
        <w:t>worst-</w:t>
      </w:r>
      <w:r>
        <w:rPr>
          <w:spacing w:val="-4"/>
        </w:rPr>
        <w:t>close</w:t>
      </w:r>
    </w:p>
    <w:p w14:paraId="00DC2205" w14:textId="77777777" w:rsidR="00350CFB" w:rsidRDefault="00350CFB">
      <w:pPr>
        <w:pStyle w:val="a3"/>
        <w:jc w:val="both"/>
        <w:sectPr w:rsidR="00350CFB">
          <w:pgSz w:w="11910" w:h="16840"/>
          <w:pgMar w:top="1840" w:right="708" w:bottom="2300" w:left="992" w:header="0" w:footer="2115" w:gutter="0"/>
          <w:cols w:space="720"/>
        </w:sectPr>
      </w:pPr>
    </w:p>
    <w:p w14:paraId="00DC2206" w14:textId="77777777" w:rsidR="00350CFB" w:rsidRDefault="00283FFF">
      <w:pPr>
        <w:pStyle w:val="a3"/>
        <w:spacing w:before="75" w:line="252" w:lineRule="auto"/>
        <w:ind w:left="282" w:right="521" w:hanging="8"/>
      </w:pPr>
      <w:bookmarkStart w:id="365" w:name="_bookmark106"/>
      <w:bookmarkEnd w:id="365"/>
      <w:r>
        <w:t>Table</w:t>
      </w:r>
      <w:r>
        <w:rPr>
          <w:spacing w:val="-5"/>
        </w:rPr>
        <w:t xml:space="preserve"> </w:t>
      </w:r>
      <w:r>
        <w:t>4.10:</w:t>
      </w:r>
      <w:r>
        <w:rPr>
          <w:spacing w:val="15"/>
        </w:rPr>
        <w:t xml:space="preserve"> </w:t>
      </w:r>
      <w:r>
        <w:t>Domain</w:t>
      </w:r>
      <w:r>
        <w:rPr>
          <w:spacing w:val="-5"/>
        </w:rPr>
        <w:t xml:space="preserve"> </w:t>
      </w:r>
      <w:r>
        <w:t>alignment</w:t>
      </w:r>
      <w:r>
        <w:rPr>
          <w:spacing w:val="-5"/>
        </w:rPr>
        <w:t xml:space="preserve"> </w:t>
      </w:r>
      <w:r>
        <w:t>with</w:t>
      </w:r>
      <w:r>
        <w:rPr>
          <w:spacing w:val="-5"/>
        </w:rPr>
        <w:t xml:space="preserve"> </w:t>
      </w:r>
      <w:r>
        <w:t>inverse-risk</w:t>
      </w:r>
      <w:r>
        <w:rPr>
          <w:spacing w:val="-5"/>
        </w:rPr>
        <w:t xml:space="preserve"> </w:t>
      </w:r>
      <w:r>
        <w:t>proxies</w:t>
      </w:r>
      <w:r>
        <w:rPr>
          <w:spacing w:val="-5"/>
        </w:rPr>
        <w:t xml:space="preserve"> </w:t>
      </w:r>
      <w:r>
        <w:t>from</w:t>
      </w:r>
      <w:r>
        <w:rPr>
          <w:spacing w:val="-5"/>
        </w:rPr>
        <w:t xml:space="preserve"> </w:t>
      </w:r>
      <w:r>
        <w:t>GMX</w:t>
      </w:r>
      <w:r>
        <w:rPr>
          <w:spacing w:val="-5"/>
        </w:rPr>
        <w:t xml:space="preserve"> </w:t>
      </w:r>
      <w:r>
        <w:t>realized</w:t>
      </w:r>
      <w:r>
        <w:rPr>
          <w:spacing w:val="-5"/>
        </w:rPr>
        <w:t xml:space="preserve"> </w:t>
      </w:r>
      <w:r>
        <w:t>PnL</w:t>
      </w:r>
      <w:r>
        <w:rPr>
          <w:spacing w:val="-5"/>
        </w:rPr>
        <w:t xml:space="preserve"> </w:t>
      </w:r>
      <w:r>
        <w:t>(higher</w:t>
      </w:r>
      <w:r>
        <w:rPr>
          <w:spacing w:val="-5"/>
        </w:rPr>
        <w:t xml:space="preserve"> </w:t>
      </w:r>
      <w:r>
        <w:t>=</w:t>
      </w:r>
      <w:r>
        <w:rPr>
          <w:spacing w:val="-5"/>
        </w:rPr>
        <w:t xml:space="preserve"> </w:t>
      </w:r>
      <w:r>
        <w:t xml:space="preserve">lower </w:t>
      </w:r>
      <w:r>
        <w:rPr>
          <w:spacing w:val="-2"/>
        </w:rPr>
        <w:t>loss).</w:t>
      </w:r>
    </w:p>
    <w:p w14:paraId="00DC2207" w14:textId="77777777" w:rsidR="00350CFB" w:rsidRDefault="00283FFF">
      <w:pPr>
        <w:pStyle w:val="a3"/>
        <w:spacing w:before="10"/>
        <w:rPr>
          <w:sz w:val="17"/>
        </w:rPr>
      </w:pPr>
      <w:r>
        <w:rPr>
          <w:noProof/>
          <w:sz w:val="17"/>
        </w:rPr>
        <mc:AlternateContent>
          <mc:Choice Requires="wps">
            <w:drawing>
              <wp:anchor distT="0" distB="0" distL="0" distR="0" simplePos="0" relativeHeight="487642112" behindDoc="1" locked="0" layoutInCell="1" allowOverlap="1" wp14:anchorId="00DC27B4" wp14:editId="00DC27B5">
                <wp:simplePos x="0" y="0"/>
                <wp:positionH relativeFrom="page">
                  <wp:posOffset>2053221</wp:posOffset>
                </wp:positionH>
                <wp:positionV relativeFrom="paragraph">
                  <wp:posOffset>145738</wp:posOffset>
                </wp:positionV>
                <wp:extent cx="3453765"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AFB62" id="Graphic 725" o:spid="_x0000_s1026" style="position:absolute;margin-left:161.65pt;margin-top:11.5pt;width:271.95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" path="m,l3453561,e" filled="f" strokeweight=".33739mm">
                <v:path arrowok="t"/>
                <w10:wrap type="topAndBottom" anchorx="page"/>
              </v:shape>
            </w:pict>
          </mc:Fallback>
        </mc:AlternateContent>
      </w:r>
    </w:p>
    <w:p w14:paraId="00DC2208" w14:textId="77777777" w:rsidR="00350CFB" w:rsidRDefault="00283FFF">
      <w:pPr>
        <w:tabs>
          <w:tab w:val="left" w:pos="3254"/>
        </w:tabs>
        <w:spacing w:before="54"/>
        <w:ind w:left="-1" w:right="306"/>
        <w:jc w:val="center"/>
        <w:rPr>
          <w:i/>
        </w:rPr>
      </w:pPr>
      <w:r>
        <w:rPr>
          <w:spacing w:val="-2"/>
        </w:rPr>
        <w:t>Proxy</w:t>
      </w:r>
      <w:r>
        <w:tab/>
        <w:t>Spearman</w:t>
      </w:r>
      <w:r>
        <w:rPr>
          <w:spacing w:val="-4"/>
        </w:rPr>
        <w:t xml:space="preserve"> </w:t>
      </w:r>
      <w:r>
        <w:rPr>
          <w:i/>
        </w:rPr>
        <w:t>ρ</w:t>
      </w:r>
      <w:r>
        <w:rPr>
          <w:i/>
          <w:spacing w:val="79"/>
        </w:rPr>
        <w:t xml:space="preserve"> </w:t>
      </w:r>
      <w:r>
        <w:t>Kendall</w:t>
      </w:r>
      <w:r>
        <w:rPr>
          <w:spacing w:val="-3"/>
        </w:rPr>
        <w:t xml:space="preserve"> </w:t>
      </w:r>
      <w:r>
        <w:rPr>
          <w:i/>
          <w:spacing w:val="-12"/>
        </w:rPr>
        <w:t>τ</w:t>
      </w:r>
    </w:p>
    <w:p w14:paraId="00DC2209" w14:textId="77777777" w:rsidR="00350CFB" w:rsidRDefault="00283FFF">
      <w:pPr>
        <w:pStyle w:val="a3"/>
        <w:rPr>
          <w:i/>
          <w:sz w:val="5"/>
        </w:rPr>
      </w:pPr>
      <w:r>
        <w:rPr>
          <w:i/>
          <w:noProof/>
          <w:sz w:val="5"/>
        </w:rPr>
        <mc:AlternateContent>
          <mc:Choice Requires="wps">
            <w:drawing>
              <wp:anchor distT="0" distB="0" distL="0" distR="0" simplePos="0" relativeHeight="487642624" behindDoc="1" locked="0" layoutInCell="1" allowOverlap="1" wp14:anchorId="00DC27B6" wp14:editId="00DC27B7">
                <wp:simplePos x="0" y="0"/>
                <wp:positionH relativeFrom="page">
                  <wp:posOffset>2053221</wp:posOffset>
                </wp:positionH>
                <wp:positionV relativeFrom="paragraph">
                  <wp:posOffset>52233</wp:posOffset>
                </wp:positionV>
                <wp:extent cx="3453765"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3765" cy="1270"/>
                        </a:xfrm>
                        <a:custGeom>
                          <a:avLst/>
                          <a:gdLst/>
                          <a:ahLst/>
                          <a:cxnLst/>
                          <a:rect l="l" t="t" r="r" b="b"/>
                          <a:pathLst>
                            <a:path w="3453765">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AA274" id="Graphic 726" o:spid="_x0000_s1026" style="position:absolute;margin-left:161.65pt;margin-top:4.1pt;width:271.9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345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3pDFQIAAFsEAAAOAAAAZHJzL2Uyb0RvYy54bWysVMFu2zAMvQ/YPwi6L07SJe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" path="m,l3453561,e" filled="f" strokeweight=".21089mm">
                <v:path arrowok="t"/>
                <w10:wrap type="topAndBottom" anchorx="page"/>
              </v:shape>
            </w:pict>
          </mc:Fallback>
        </mc:AlternateContent>
      </w:r>
    </w:p>
    <w:p w14:paraId="00DC220A" w14:textId="77777777" w:rsidR="00350CFB" w:rsidRDefault="00283FFF">
      <w:pPr>
        <w:spacing w:before="164" w:line="698" w:lineRule="auto"/>
        <w:ind w:left="2311" w:right="5395"/>
        <w:jc w:val="both"/>
      </w:pPr>
      <w:r>
        <w:t>Loss avoidance (</w:t>
      </w:r>
      <w:r>
        <w:rPr>
          <w:rFonts w:ascii="Arial Unicode MS" w:hAnsi="Arial Unicode MS"/>
        </w:rPr>
        <w:t>−</w:t>
      </w:r>
      <w:r>
        <w:rPr>
          <w:rFonts w:ascii="Arial Unicode MS" w:hAnsi="Arial Unicode MS"/>
          <w:spacing w:val="-5"/>
        </w:rPr>
        <w:t xml:space="preserve"> </w:t>
      </w:r>
      <w:r>
        <w:rPr>
          <w:position w:val="16"/>
        </w:rPr>
        <w:t xml:space="preserve">L </w:t>
      </w:r>
      <w:r>
        <w:t>min(P Loss avoidance (</w:t>
      </w:r>
      <w:r>
        <w:rPr>
          <w:rFonts w:ascii="Arial Unicode MS" w:hAnsi="Arial Unicode MS"/>
        </w:rPr>
        <w:t>−</w:t>
      </w:r>
      <w:r>
        <w:rPr>
          <w:rFonts w:ascii="Arial Unicode MS" w:hAnsi="Arial Unicode MS"/>
          <w:spacing w:val="-5"/>
        </w:rPr>
        <w:t xml:space="preserve"> </w:t>
      </w:r>
      <w:r>
        <w:rPr>
          <w:position w:val="16"/>
        </w:rPr>
        <w:t xml:space="preserve">L </w:t>
      </w:r>
      <w:r>
        <w:t>min(P Loss</w:t>
      </w:r>
      <w:r>
        <w:rPr>
          <w:spacing w:val="34"/>
        </w:rPr>
        <w:t xml:space="preserve"> </w:t>
      </w:r>
      <w:r>
        <w:t>avoidance</w:t>
      </w:r>
      <w:r>
        <w:rPr>
          <w:spacing w:val="35"/>
        </w:rPr>
        <w:t xml:space="preserve"> </w:t>
      </w:r>
      <w:r>
        <w:t>(</w:t>
      </w:r>
      <w:r>
        <w:rPr>
          <w:rFonts w:ascii="Arial Unicode MS" w:hAnsi="Arial Unicode MS"/>
        </w:rPr>
        <w:t>−</w:t>
      </w:r>
      <w:r>
        <w:rPr>
          <w:rFonts w:ascii="Arial Unicode MS" w:hAnsi="Arial Unicode MS"/>
          <w:spacing w:val="-2"/>
        </w:rPr>
        <w:t xml:space="preserve"> </w:t>
      </w:r>
      <w:r>
        <w:rPr>
          <w:position w:val="16"/>
        </w:rPr>
        <w:t>L</w:t>
      </w:r>
      <w:r>
        <w:rPr>
          <w:spacing w:val="5"/>
          <w:position w:val="16"/>
        </w:rPr>
        <w:t xml:space="preserve"> </w:t>
      </w:r>
      <w:r>
        <w:rPr>
          <w:spacing w:val="-4"/>
        </w:rPr>
        <w:t>min(P</w:t>
      </w:r>
    </w:p>
    <w:p w14:paraId="00DC220B" w14:textId="77777777" w:rsidR="00350CFB" w:rsidRDefault="00350CFB">
      <w:pPr>
        <w:pStyle w:val="a3"/>
        <w:spacing w:before="13"/>
        <w:rPr>
          <w:sz w:val="22"/>
        </w:rPr>
      </w:pPr>
    </w:p>
    <w:p w14:paraId="00DC220C" w14:textId="77777777" w:rsidR="00350CFB" w:rsidRDefault="00283FFF">
      <w:pPr>
        <w:pStyle w:val="a3"/>
        <w:spacing w:before="1" w:line="396" w:lineRule="auto"/>
        <w:ind w:left="282" w:right="521"/>
        <w:jc w:val="both"/>
      </w:pPr>
      <w:r>
        <w:rPr>
          <w:noProof/>
        </w:rPr>
        <mc:AlternateContent>
          <mc:Choice Requires="wps">
            <w:drawing>
              <wp:anchor distT="0" distB="0" distL="0" distR="0" simplePos="0" relativeHeight="15783936" behindDoc="0" locked="0" layoutInCell="1" allowOverlap="1" wp14:anchorId="00DC27B8" wp14:editId="00DC27B9">
                <wp:simplePos x="0" y="0"/>
                <wp:positionH relativeFrom="page">
                  <wp:posOffset>2015121</wp:posOffset>
                </wp:positionH>
                <wp:positionV relativeFrom="paragraph">
                  <wp:posOffset>-2521063</wp:posOffset>
                </wp:positionV>
                <wp:extent cx="3529965" cy="225615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9965" cy="22561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a3"/>
                            </w:pPr>
                          </w:p>
                        </w:txbxContent>
                      </wps:txbx>
                      <wps:bodyPr wrap="square" lIns="0" tIns="0" rIns="0" bIns="0" rtlCol="0">
                        <a:noAutofit/>
                      </wps:bodyPr>
                    </wps:wsp>
                  </a:graphicData>
                </a:graphic>
              </wp:anchor>
            </w:drawing>
          </mc:Choice>
          <mc:Fallback>
            <w:pict>
              <v:shape w14:anchorId="00DC27B8" id="Textbox 727" o:spid="_x0000_s1265" type="#_x0000_t202" style="position:absolute;left:0;text-align:left;margin-left:158.65pt;margin-top:-198.5pt;width:277.95pt;height:177.6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738"/>
                        <w:gridCol w:w="1049"/>
                      </w:tblGrid>
                      <w:tr w:rsidR="00350CFB" w14:paraId="00DC2871" w14:textId="77777777">
                        <w:trPr>
                          <w:trHeight w:val="527"/>
                        </w:trPr>
                        <w:tc>
                          <w:tcPr>
                            <w:tcW w:w="2652" w:type="dxa"/>
                          </w:tcPr>
                          <w:p w14:paraId="00DC286F" w14:textId="77777777" w:rsidR="00350CFB" w:rsidRDefault="00283FFF">
                            <w:pPr>
                              <w:pStyle w:val="TableParagraph"/>
                              <w:spacing w:before="0" w:line="242" w:lineRule="exact"/>
                              <w:ind w:left="69"/>
                              <w:jc w:val="left"/>
                              <w:rPr>
                                <w:i/>
                              </w:rPr>
                            </w:pPr>
                            <w:r>
                              <w:rPr>
                                <w:i/>
                                <w:spacing w:val="-2"/>
                              </w:rPr>
                              <w:t>EndorseRank</w:t>
                            </w:r>
                          </w:p>
                        </w:tc>
                        <w:tc>
                          <w:tcPr>
                            <w:tcW w:w="2787" w:type="dxa"/>
                            <w:gridSpan w:val="2"/>
                          </w:tcPr>
                          <w:p w14:paraId="00DC2870" w14:textId="77777777" w:rsidR="00350CFB" w:rsidRDefault="00283FFF">
                            <w:pPr>
                              <w:pStyle w:val="TableParagraph"/>
                              <w:tabs>
                                <w:tab w:val="left" w:pos="946"/>
                                <w:tab w:val="right" w:pos="2529"/>
                              </w:tabs>
                              <w:spacing w:before="260" w:line="247" w:lineRule="exact"/>
                              <w:ind w:left="-86"/>
                              <w:jc w:val="left"/>
                            </w:pPr>
                            <w:r>
                              <w:t>nL</w:t>
                            </w:r>
                            <w:r>
                              <w:rPr>
                                <w:i/>
                              </w:rPr>
                              <w:t>,</w:t>
                            </w:r>
                            <w:r>
                              <w:rPr>
                                <w:i/>
                                <w:spacing w:val="-18"/>
                              </w:rPr>
                              <w:t xml:space="preserve"> </w:t>
                            </w:r>
                            <w:r>
                              <w:rPr>
                                <w:spacing w:val="-5"/>
                              </w:rPr>
                              <w:t>0))</w:t>
                            </w:r>
                            <w:r>
                              <w:tab/>
                            </w:r>
                            <w:r>
                              <w:rPr>
                                <w:spacing w:val="-2"/>
                              </w:rPr>
                              <w:t>0.097</w:t>
                            </w:r>
                            <w:r>
                              <w:tab/>
                            </w:r>
                            <w:r>
                              <w:rPr>
                                <w:spacing w:val="-2"/>
                              </w:rPr>
                              <w:t>0.079</w:t>
                            </w:r>
                          </w:p>
                        </w:tc>
                      </w:tr>
                      <w:tr w:rsidR="00350CFB" w14:paraId="00DC2875" w14:textId="77777777">
                        <w:trPr>
                          <w:trHeight w:val="270"/>
                        </w:trPr>
                        <w:tc>
                          <w:tcPr>
                            <w:tcW w:w="2652" w:type="dxa"/>
                          </w:tcPr>
                          <w:p w14:paraId="00DC2872"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3" w14:textId="77777777" w:rsidR="00350CFB" w:rsidRDefault="00283FFF">
                            <w:pPr>
                              <w:pStyle w:val="TableParagraph"/>
                              <w:spacing w:line="247" w:lineRule="exact"/>
                              <w:ind w:right="261"/>
                              <w:jc w:val="right"/>
                            </w:pPr>
                            <w:r>
                              <w:rPr>
                                <w:spacing w:val="-2"/>
                              </w:rPr>
                              <w:t>-0.037</w:t>
                            </w:r>
                          </w:p>
                        </w:tc>
                        <w:tc>
                          <w:tcPr>
                            <w:tcW w:w="1049" w:type="dxa"/>
                          </w:tcPr>
                          <w:p w14:paraId="00DC2874" w14:textId="77777777" w:rsidR="00350CFB" w:rsidRDefault="00283FFF">
                            <w:pPr>
                              <w:pStyle w:val="TableParagraph"/>
                              <w:spacing w:line="247" w:lineRule="exact"/>
                              <w:ind w:left="43"/>
                            </w:pPr>
                            <w:r>
                              <w:rPr>
                                <w:spacing w:val="-2"/>
                              </w:rPr>
                              <w:t>-0.031</w:t>
                            </w:r>
                          </w:p>
                        </w:tc>
                      </w:tr>
                      <w:tr w:rsidR="00350CFB" w14:paraId="00DC2878" w14:textId="77777777">
                        <w:trPr>
                          <w:trHeight w:val="256"/>
                        </w:trPr>
                        <w:tc>
                          <w:tcPr>
                            <w:tcW w:w="4390" w:type="dxa"/>
                            <w:gridSpan w:val="2"/>
                          </w:tcPr>
                          <w:p w14:paraId="00DC2876"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0.070</w:t>
                            </w:r>
                          </w:p>
                        </w:tc>
                        <w:tc>
                          <w:tcPr>
                            <w:tcW w:w="1049" w:type="dxa"/>
                          </w:tcPr>
                          <w:p w14:paraId="00DC2877" w14:textId="77777777" w:rsidR="00350CFB" w:rsidRDefault="00283FFF">
                            <w:pPr>
                              <w:pStyle w:val="TableParagraph"/>
                              <w:spacing w:line="233" w:lineRule="exact"/>
                              <w:ind w:left="43"/>
                            </w:pPr>
                            <w:r>
                              <w:rPr>
                                <w:spacing w:val="-2"/>
                              </w:rPr>
                              <w:t>0.057</w:t>
                            </w:r>
                          </w:p>
                        </w:tc>
                      </w:tr>
                      <w:tr w:rsidR="00350CFB" w14:paraId="00DC287B" w14:textId="77777777">
                        <w:trPr>
                          <w:trHeight w:val="676"/>
                        </w:trPr>
                        <w:tc>
                          <w:tcPr>
                            <w:tcW w:w="2652" w:type="dxa"/>
                          </w:tcPr>
                          <w:p w14:paraId="00DC2879" w14:textId="77777777" w:rsidR="00350CFB" w:rsidRDefault="00283FFF">
                            <w:pPr>
                              <w:pStyle w:val="TableParagraph"/>
                              <w:spacing w:before="138"/>
                              <w:ind w:left="69"/>
                              <w:jc w:val="left"/>
                              <w:rPr>
                                <w:i/>
                              </w:rPr>
                            </w:pPr>
                            <w:r>
                              <w:rPr>
                                <w:i/>
                                <w:spacing w:val="-5"/>
                              </w:rPr>
                              <w:t>AWP</w:t>
                            </w:r>
                          </w:p>
                        </w:tc>
                        <w:tc>
                          <w:tcPr>
                            <w:tcW w:w="2787" w:type="dxa"/>
                            <w:gridSpan w:val="2"/>
                          </w:tcPr>
                          <w:p w14:paraId="00DC287A"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0.243</w:t>
                            </w:r>
                            <w:r>
                              <w:tab/>
                            </w:r>
                            <w:r>
                              <w:rPr>
                                <w:spacing w:val="-2"/>
                              </w:rPr>
                              <w:t>0.165</w:t>
                            </w:r>
                          </w:p>
                        </w:tc>
                      </w:tr>
                      <w:tr w:rsidR="00350CFB" w14:paraId="00DC287F" w14:textId="77777777">
                        <w:trPr>
                          <w:trHeight w:val="270"/>
                        </w:trPr>
                        <w:tc>
                          <w:tcPr>
                            <w:tcW w:w="2652" w:type="dxa"/>
                          </w:tcPr>
                          <w:p w14:paraId="00DC287C"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7D" w14:textId="77777777" w:rsidR="00350CFB" w:rsidRDefault="00283FFF">
                            <w:pPr>
                              <w:pStyle w:val="TableParagraph"/>
                              <w:spacing w:line="247" w:lineRule="exact"/>
                              <w:ind w:right="298"/>
                              <w:jc w:val="right"/>
                            </w:pPr>
                            <w:r>
                              <w:rPr>
                                <w:spacing w:val="-2"/>
                              </w:rPr>
                              <w:t>0.028</w:t>
                            </w:r>
                          </w:p>
                        </w:tc>
                        <w:tc>
                          <w:tcPr>
                            <w:tcW w:w="1049" w:type="dxa"/>
                          </w:tcPr>
                          <w:p w14:paraId="00DC287E" w14:textId="77777777" w:rsidR="00350CFB" w:rsidRDefault="00283FFF">
                            <w:pPr>
                              <w:pStyle w:val="TableParagraph"/>
                              <w:spacing w:line="247" w:lineRule="exact"/>
                              <w:ind w:left="43"/>
                            </w:pPr>
                            <w:r>
                              <w:rPr>
                                <w:spacing w:val="-2"/>
                              </w:rPr>
                              <w:t>0.019</w:t>
                            </w:r>
                          </w:p>
                        </w:tc>
                      </w:tr>
                      <w:tr w:rsidR="00350CFB" w14:paraId="00DC2882" w14:textId="77777777">
                        <w:trPr>
                          <w:trHeight w:val="256"/>
                        </w:trPr>
                        <w:tc>
                          <w:tcPr>
                            <w:tcW w:w="4390" w:type="dxa"/>
                            <w:gridSpan w:val="2"/>
                          </w:tcPr>
                          <w:p w14:paraId="00DC2880" w14:textId="77777777" w:rsidR="00350CFB" w:rsidRDefault="00283FFF">
                            <w:pPr>
                              <w:pStyle w:val="TableParagraph"/>
                              <w:tabs>
                                <w:tab w:val="left" w:pos="3598"/>
                              </w:tabs>
                              <w:spacing w:before="0" w:line="236"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0.204</w:t>
                            </w:r>
                          </w:p>
                        </w:tc>
                        <w:tc>
                          <w:tcPr>
                            <w:tcW w:w="1049" w:type="dxa"/>
                          </w:tcPr>
                          <w:p w14:paraId="00DC2881" w14:textId="77777777" w:rsidR="00350CFB" w:rsidRDefault="00283FFF">
                            <w:pPr>
                              <w:pStyle w:val="TableParagraph"/>
                              <w:spacing w:line="233" w:lineRule="exact"/>
                              <w:ind w:left="43"/>
                            </w:pPr>
                            <w:r>
                              <w:rPr>
                                <w:spacing w:val="-2"/>
                              </w:rPr>
                              <w:t>0.137</w:t>
                            </w:r>
                          </w:p>
                        </w:tc>
                      </w:tr>
                      <w:tr w:rsidR="00350CFB" w14:paraId="00DC2885" w14:textId="77777777">
                        <w:trPr>
                          <w:trHeight w:val="676"/>
                        </w:trPr>
                        <w:tc>
                          <w:tcPr>
                            <w:tcW w:w="2652" w:type="dxa"/>
                          </w:tcPr>
                          <w:p w14:paraId="00DC2883" w14:textId="77777777" w:rsidR="00350CFB" w:rsidRDefault="00283FFF">
                            <w:pPr>
                              <w:pStyle w:val="TableParagraph"/>
                              <w:spacing w:before="138"/>
                              <w:ind w:left="69"/>
                              <w:jc w:val="left"/>
                              <w:rPr>
                                <w:i/>
                              </w:rPr>
                            </w:pPr>
                            <w:r>
                              <w:rPr>
                                <w:i/>
                                <w:spacing w:val="-2"/>
                              </w:rPr>
                              <w:t>GF-</w:t>
                            </w:r>
                            <w:r>
                              <w:rPr>
                                <w:i/>
                                <w:spacing w:val="-5"/>
                              </w:rPr>
                              <w:t>PR</w:t>
                            </w:r>
                          </w:p>
                        </w:tc>
                        <w:tc>
                          <w:tcPr>
                            <w:tcW w:w="2787" w:type="dxa"/>
                            <w:gridSpan w:val="2"/>
                          </w:tcPr>
                          <w:p w14:paraId="00DC2884" w14:textId="77777777" w:rsidR="00350CFB" w:rsidRDefault="00283FFF">
                            <w:pPr>
                              <w:pStyle w:val="TableParagraph"/>
                              <w:tabs>
                                <w:tab w:val="left" w:pos="946"/>
                                <w:tab w:val="right" w:pos="2529"/>
                              </w:tabs>
                              <w:spacing w:before="409" w:line="247" w:lineRule="exact"/>
                              <w:ind w:left="-86"/>
                              <w:jc w:val="left"/>
                            </w:pPr>
                            <w:r>
                              <w:t>nL</w:t>
                            </w:r>
                            <w:r>
                              <w:rPr>
                                <w:i/>
                              </w:rPr>
                              <w:t>,</w:t>
                            </w:r>
                            <w:r>
                              <w:rPr>
                                <w:i/>
                                <w:spacing w:val="-18"/>
                              </w:rPr>
                              <w:t xml:space="preserve"> </w:t>
                            </w:r>
                            <w:r>
                              <w:rPr>
                                <w:spacing w:val="-5"/>
                              </w:rPr>
                              <w:t>0))</w:t>
                            </w:r>
                            <w:r>
                              <w:tab/>
                            </w:r>
                            <w:r>
                              <w:rPr>
                                <w:spacing w:val="-2"/>
                              </w:rPr>
                              <w:t>0.675</w:t>
                            </w:r>
                            <w:r>
                              <w:tab/>
                            </w:r>
                            <w:r>
                              <w:rPr>
                                <w:spacing w:val="-2"/>
                              </w:rPr>
                              <w:t>0.545</w:t>
                            </w:r>
                          </w:p>
                        </w:tc>
                      </w:tr>
                      <w:tr w:rsidR="00350CFB" w14:paraId="00DC2889" w14:textId="77777777">
                        <w:trPr>
                          <w:trHeight w:val="270"/>
                        </w:trPr>
                        <w:tc>
                          <w:tcPr>
                            <w:tcW w:w="2652" w:type="dxa"/>
                          </w:tcPr>
                          <w:p w14:paraId="00DC2886" w14:textId="77777777" w:rsidR="00350CFB" w:rsidRDefault="00283FFF">
                            <w:pPr>
                              <w:pStyle w:val="TableParagraph"/>
                              <w:spacing w:line="247" w:lineRule="exact"/>
                              <w:ind w:left="69"/>
                              <w:jc w:val="left"/>
                            </w:pPr>
                            <w:r>
                              <w:t>Non-loss</w:t>
                            </w:r>
                            <w:r>
                              <w:rPr>
                                <w:spacing w:val="-11"/>
                              </w:rPr>
                              <w:t xml:space="preserve"> </w:t>
                            </w:r>
                            <w:r>
                              <w:t>close</w:t>
                            </w:r>
                            <w:r>
                              <w:rPr>
                                <w:spacing w:val="-11"/>
                              </w:rPr>
                              <w:t xml:space="preserve"> </w:t>
                            </w:r>
                            <w:r>
                              <w:rPr>
                                <w:spacing w:val="-4"/>
                              </w:rPr>
                              <w:t>rate</w:t>
                            </w:r>
                          </w:p>
                        </w:tc>
                        <w:tc>
                          <w:tcPr>
                            <w:tcW w:w="1738" w:type="dxa"/>
                          </w:tcPr>
                          <w:p w14:paraId="00DC2887" w14:textId="77777777" w:rsidR="00350CFB" w:rsidRDefault="00283FFF">
                            <w:pPr>
                              <w:pStyle w:val="TableParagraph"/>
                              <w:spacing w:line="247" w:lineRule="exact"/>
                              <w:ind w:right="298"/>
                              <w:jc w:val="right"/>
                            </w:pPr>
                            <w:r>
                              <w:rPr>
                                <w:spacing w:val="-2"/>
                              </w:rPr>
                              <w:t>0.150</w:t>
                            </w:r>
                          </w:p>
                        </w:tc>
                        <w:tc>
                          <w:tcPr>
                            <w:tcW w:w="1049" w:type="dxa"/>
                          </w:tcPr>
                          <w:p w14:paraId="00DC2888" w14:textId="77777777" w:rsidR="00350CFB" w:rsidRDefault="00283FFF">
                            <w:pPr>
                              <w:pStyle w:val="TableParagraph"/>
                              <w:spacing w:line="247" w:lineRule="exact"/>
                              <w:ind w:left="43"/>
                            </w:pPr>
                            <w:r>
                              <w:rPr>
                                <w:spacing w:val="-2"/>
                              </w:rPr>
                              <w:t>0.104</w:t>
                            </w:r>
                          </w:p>
                        </w:tc>
                      </w:tr>
                      <w:tr w:rsidR="00350CFB" w14:paraId="00DC288C" w14:textId="77777777">
                        <w:trPr>
                          <w:trHeight w:val="332"/>
                        </w:trPr>
                        <w:tc>
                          <w:tcPr>
                            <w:tcW w:w="4390" w:type="dxa"/>
                            <w:gridSpan w:val="2"/>
                            <w:tcBorders>
                              <w:bottom w:val="single" w:sz="8" w:space="0" w:color="000000"/>
                            </w:tcBorders>
                          </w:tcPr>
                          <w:p w14:paraId="00DC288A" w14:textId="77777777" w:rsidR="00350CFB" w:rsidRDefault="00283FFF">
                            <w:pPr>
                              <w:pStyle w:val="TableParagraph"/>
                              <w:tabs>
                                <w:tab w:val="left" w:pos="3598"/>
                              </w:tabs>
                              <w:spacing w:before="0" w:line="313" w:lineRule="exact"/>
                              <w:ind w:left="69"/>
                              <w:jc w:val="left"/>
                            </w:pPr>
                            <w:r>
                              <w:t>Worst-close</w:t>
                            </w:r>
                            <w:r>
                              <w:rPr>
                                <w:spacing w:val="-3"/>
                              </w:rPr>
                              <w:t xml:space="preserve"> </w:t>
                            </w:r>
                            <w:r>
                              <w:t>PnL</w:t>
                            </w:r>
                            <w:r>
                              <w:rPr>
                                <w:spacing w:val="-1"/>
                              </w:rPr>
                              <w:t xml:space="preserve"> </w:t>
                            </w:r>
                            <w:r>
                              <w:t>score</w:t>
                            </w:r>
                            <w:r>
                              <w:rPr>
                                <w:spacing w:val="-2"/>
                              </w:rPr>
                              <w:t xml:space="preserve"> </w:t>
                            </w:r>
                            <w:r>
                              <w:t>(</w:t>
                            </w:r>
                            <w:r>
                              <w:rPr>
                                <w:rFonts w:ascii="Arial Unicode MS" w:hAnsi="Arial Unicode MS"/>
                              </w:rPr>
                              <w:t>−</w:t>
                            </w:r>
                            <w:r>
                              <w:rPr>
                                <w:rFonts w:ascii="Arial Unicode MS" w:hAnsi="Arial Unicode MS"/>
                                <w:spacing w:val="-25"/>
                              </w:rPr>
                              <w:t xml:space="preserve"> </w:t>
                            </w:r>
                            <w:r>
                              <w:t>min</w:t>
                            </w:r>
                            <w:r>
                              <w:rPr>
                                <w:spacing w:val="-19"/>
                              </w:rPr>
                              <w:t xml:space="preserve"> </w:t>
                            </w:r>
                            <w:r>
                              <w:rPr>
                                <w:spacing w:val="-4"/>
                              </w:rPr>
                              <w:t>PnL)</w:t>
                            </w:r>
                            <w:r>
                              <w:tab/>
                            </w:r>
                            <w:r>
                              <w:rPr>
                                <w:spacing w:val="-2"/>
                              </w:rPr>
                              <w:t>0.618</w:t>
                            </w:r>
                          </w:p>
                        </w:tc>
                        <w:tc>
                          <w:tcPr>
                            <w:tcW w:w="1049" w:type="dxa"/>
                            <w:tcBorders>
                              <w:bottom w:val="single" w:sz="8" w:space="0" w:color="000000"/>
                            </w:tcBorders>
                          </w:tcPr>
                          <w:p w14:paraId="00DC288B" w14:textId="77777777" w:rsidR="00350CFB" w:rsidRDefault="00283FFF">
                            <w:pPr>
                              <w:pStyle w:val="TableParagraph"/>
                              <w:ind w:left="43"/>
                            </w:pPr>
                            <w:r>
                              <w:rPr>
                                <w:spacing w:val="-2"/>
                              </w:rPr>
                              <w:t>0.478</w:t>
                            </w:r>
                          </w:p>
                        </w:tc>
                      </w:tr>
                    </w:tbl>
                    <w:p w14:paraId="00DC288D" w14:textId="77777777" w:rsidR="00350CFB" w:rsidRDefault="00350CFB">
                      <w:pPr>
                        <w:pStyle w:val="a3"/>
                      </w:pPr>
                    </w:p>
                  </w:txbxContent>
                </v:textbox>
                <w10:wrap anchorx="page"/>
              </v:shape>
            </w:pict>
          </mc:Fallback>
        </mc:AlternateContent>
      </w:r>
      <w:r>
        <w:rPr>
          <w:w w:val="105"/>
        </w:rPr>
        <w:t>PnL</w:t>
      </w:r>
      <w:r>
        <w:rPr>
          <w:spacing w:val="-16"/>
          <w:w w:val="105"/>
        </w:rPr>
        <w:t xml:space="preserve"> </w:t>
      </w:r>
      <w:r>
        <w:rPr>
          <w:w w:val="105"/>
        </w:rPr>
        <w:t>score</w:t>
      </w:r>
      <w:r>
        <w:rPr>
          <w:spacing w:val="-16"/>
          <w:w w:val="105"/>
        </w:rPr>
        <w:t xml:space="preserve"> </w:t>
      </w:r>
      <w:r>
        <w:rPr>
          <w:i/>
          <w:w w:val="105"/>
        </w:rPr>
        <w:t>τ</w:t>
      </w:r>
      <w:r>
        <w:rPr>
          <w:i/>
          <w:spacing w:val="-1"/>
          <w:w w:val="105"/>
        </w:rPr>
        <w:t xml:space="preserve"> </w:t>
      </w:r>
      <w:r>
        <w:rPr>
          <w:w w:val="105"/>
        </w:rPr>
        <w:t>=</w:t>
      </w:r>
      <w:r>
        <w:rPr>
          <w:spacing w:val="-4"/>
          <w:w w:val="105"/>
        </w:rPr>
        <w:t xml:space="preserve"> </w:t>
      </w:r>
      <w:r>
        <w:rPr>
          <w:w w:val="105"/>
        </w:rPr>
        <w:t>0</w:t>
      </w:r>
      <w:r>
        <w:rPr>
          <w:i/>
          <w:w w:val="105"/>
        </w:rPr>
        <w:t>.</w:t>
      </w:r>
      <w:r>
        <w:rPr>
          <w:w w:val="105"/>
        </w:rPr>
        <w:t>478.</w:t>
      </w:r>
      <w:r>
        <w:rPr>
          <w:spacing w:val="8"/>
          <w:w w:val="105"/>
        </w:rPr>
        <w:t xml:space="preserve"> </w:t>
      </w:r>
      <w:r>
        <w:rPr>
          <w:w w:val="105"/>
        </w:rPr>
        <w:t>This</w:t>
      </w:r>
      <w:r>
        <w:rPr>
          <w:spacing w:val="-16"/>
          <w:w w:val="105"/>
        </w:rPr>
        <w:t xml:space="preserve"> </w:t>
      </w:r>
      <w:r>
        <w:rPr>
          <w:w w:val="105"/>
        </w:rPr>
        <w:t>elevation</w:t>
      </w:r>
      <w:r>
        <w:rPr>
          <w:spacing w:val="-16"/>
          <w:w w:val="105"/>
        </w:rPr>
        <w:t xml:space="preserve"> </w:t>
      </w:r>
      <w:r>
        <w:rPr>
          <w:w w:val="105"/>
        </w:rPr>
        <w:t>is</w:t>
      </w:r>
      <w:r>
        <w:rPr>
          <w:spacing w:val="-16"/>
          <w:w w:val="105"/>
        </w:rPr>
        <w:t xml:space="preserve"> </w:t>
      </w:r>
      <w:r>
        <w:rPr>
          <w:w w:val="105"/>
        </w:rPr>
        <w:t>expected: GF-PR’s</w:t>
      </w:r>
      <w:r>
        <w:rPr>
          <w:spacing w:val="-16"/>
          <w:w w:val="105"/>
        </w:rPr>
        <w:t xml:space="preserve"> </w:t>
      </w:r>
      <w:r>
        <w:rPr>
          <w:w w:val="105"/>
        </w:rPr>
        <w:t>POOL/SINK</w:t>
      </w:r>
      <w:r>
        <w:rPr>
          <w:spacing w:val="-16"/>
          <w:w w:val="105"/>
        </w:rPr>
        <w:t xml:space="preserve"> </w:t>
      </w:r>
      <w:r>
        <w:rPr>
          <w:w w:val="105"/>
        </w:rPr>
        <w:t>star</w:t>
      </w:r>
      <w:r>
        <w:rPr>
          <w:spacing w:val="-16"/>
          <w:w w:val="105"/>
        </w:rPr>
        <w:t xml:space="preserve"> </w:t>
      </w:r>
      <w:r>
        <w:rPr>
          <w:w w:val="105"/>
        </w:rPr>
        <w:t>graph</w:t>
      </w:r>
      <w:r>
        <w:rPr>
          <w:spacing w:val="-15"/>
          <w:w w:val="105"/>
        </w:rPr>
        <w:t xml:space="preserve"> </w:t>
      </w:r>
      <w:r>
        <w:rPr>
          <w:w w:val="105"/>
        </w:rPr>
        <w:t>is</w:t>
      </w:r>
      <w:r>
        <w:rPr>
          <w:spacing w:val="-16"/>
          <w:w w:val="105"/>
        </w:rPr>
        <w:t xml:space="preserve"> </w:t>
      </w:r>
      <w:r>
        <w:rPr>
          <w:w w:val="105"/>
        </w:rPr>
        <w:t>built</w:t>
      </w:r>
      <w:r>
        <w:rPr>
          <w:spacing w:val="-16"/>
          <w:w w:val="105"/>
        </w:rPr>
        <w:t xml:space="preserve"> </w:t>
      </w:r>
      <w:r>
        <w:rPr>
          <w:w w:val="105"/>
        </w:rPr>
        <w:t xml:space="preserve">from </w:t>
      </w:r>
      <w:r>
        <w:t>the</w:t>
      </w:r>
      <w:r>
        <w:rPr>
          <w:spacing w:val="-5"/>
        </w:rPr>
        <w:t xml:space="preserve"> </w:t>
      </w:r>
      <w:r>
        <w:t>same</w:t>
      </w:r>
      <w:r>
        <w:rPr>
          <w:spacing w:val="-5"/>
        </w:rPr>
        <w:t xml:space="preserve"> </w:t>
      </w:r>
      <w:r>
        <w:t>GMX</w:t>
      </w:r>
      <w:r>
        <w:rPr>
          <w:spacing w:val="-5"/>
        </w:rPr>
        <w:t xml:space="preserve"> </w:t>
      </w:r>
      <w:r>
        <w:t>PnL</w:t>
      </w:r>
      <w:r>
        <w:rPr>
          <w:spacing w:val="-5"/>
        </w:rPr>
        <w:t xml:space="preserve"> </w:t>
      </w:r>
      <w:r>
        <w:t>stream</w:t>
      </w:r>
      <w:r>
        <w:rPr>
          <w:spacing w:val="-4"/>
        </w:rPr>
        <w:t xml:space="preserve"> </w:t>
      </w:r>
      <w:r>
        <w:t>that</w:t>
      </w:r>
      <w:r>
        <w:rPr>
          <w:spacing w:val="-4"/>
        </w:rPr>
        <w:t xml:space="preserve"> </w:t>
      </w:r>
      <w:r>
        <w:t>defines</w:t>
      </w:r>
      <w:r>
        <w:rPr>
          <w:spacing w:val="-5"/>
        </w:rPr>
        <w:t xml:space="preserve"> </w:t>
      </w:r>
      <w:r>
        <w:t>these</w:t>
      </w:r>
      <w:r>
        <w:rPr>
          <w:spacing w:val="-5"/>
        </w:rPr>
        <w:t xml:space="preserve"> </w:t>
      </w:r>
      <w:r>
        <w:t>proxies.</w:t>
      </w:r>
      <w:r>
        <w:rPr>
          <w:spacing w:val="18"/>
        </w:rPr>
        <w:t xml:space="preserve"> </w:t>
      </w:r>
      <w:r>
        <w:t>High</w:t>
      </w:r>
      <w:r>
        <w:rPr>
          <w:spacing w:val="-5"/>
        </w:rPr>
        <w:t xml:space="preserve"> </w:t>
      </w:r>
      <w:r>
        <w:t>GF-PR</w:t>
      </w:r>
      <w:r>
        <w:rPr>
          <w:spacing w:val="-5"/>
        </w:rPr>
        <w:t xml:space="preserve"> </w:t>
      </w:r>
      <w:r>
        <w:rPr>
          <w:i/>
        </w:rPr>
        <w:t>τ</w:t>
      </w:r>
      <w:r>
        <w:rPr>
          <w:i/>
          <w:spacing w:val="22"/>
        </w:rPr>
        <w:t xml:space="preserve"> </w:t>
      </w:r>
      <w:r>
        <w:t>on</w:t>
      </w:r>
      <w:r>
        <w:rPr>
          <w:spacing w:val="-5"/>
        </w:rPr>
        <w:t xml:space="preserve"> </w:t>
      </w:r>
      <w:r>
        <w:t>inverse</w:t>
      </w:r>
      <w:r>
        <w:rPr>
          <w:spacing w:val="-5"/>
        </w:rPr>
        <w:t xml:space="preserve"> </w:t>
      </w:r>
      <w:r>
        <w:t>risk</w:t>
      </w:r>
      <w:r>
        <w:rPr>
          <w:spacing w:val="-5"/>
        </w:rPr>
        <w:t xml:space="preserve"> </w:t>
      </w:r>
      <w:r>
        <w:t>is</w:t>
      </w:r>
      <w:r>
        <w:rPr>
          <w:spacing w:val="-4"/>
        </w:rPr>
        <w:t xml:space="preserve"> </w:t>
      </w:r>
      <w:r>
        <w:t>therefore</w:t>
      </w:r>
      <w:r>
        <w:rPr>
          <w:spacing w:val="-5"/>
        </w:rPr>
        <w:t xml:space="preserve"> </w:t>
      </w:r>
      <w:r>
        <w:t>a construct-overlap</w:t>
      </w:r>
      <w:r>
        <w:rPr>
          <w:spacing w:val="-15"/>
        </w:rPr>
        <w:t xml:space="preserve"> </w:t>
      </w:r>
      <w:r>
        <w:t>diagnostic,</w:t>
      </w:r>
      <w:r>
        <w:rPr>
          <w:spacing w:val="-13"/>
        </w:rPr>
        <w:t xml:space="preserve"> </w:t>
      </w:r>
      <w:r>
        <w:t>not</w:t>
      </w:r>
      <w:r>
        <w:rPr>
          <w:spacing w:val="-15"/>
        </w:rPr>
        <w:t xml:space="preserve"> </w:t>
      </w:r>
      <w:r>
        <w:t>evidence</w:t>
      </w:r>
      <w:r>
        <w:rPr>
          <w:spacing w:val="-15"/>
        </w:rPr>
        <w:t xml:space="preserve"> </w:t>
      </w:r>
      <w:r>
        <w:t>that</w:t>
      </w:r>
      <w:r>
        <w:rPr>
          <w:spacing w:val="-15"/>
        </w:rPr>
        <w:t xml:space="preserve"> </w:t>
      </w:r>
      <w:r>
        <w:t>outcome-native</w:t>
      </w:r>
      <w:r>
        <w:rPr>
          <w:spacing w:val="-15"/>
        </w:rPr>
        <w:t xml:space="preserve"> </w:t>
      </w:r>
      <w:r>
        <w:t>ranking</w:t>
      </w:r>
      <w:r>
        <w:rPr>
          <w:spacing w:val="-15"/>
        </w:rPr>
        <w:t xml:space="preserve"> </w:t>
      </w:r>
      <w:r>
        <w:t>measures</w:t>
      </w:r>
      <w:r>
        <w:rPr>
          <w:spacing w:val="-15"/>
        </w:rPr>
        <w:t xml:space="preserve"> </w:t>
      </w:r>
      <w:r>
        <w:t>social</w:t>
      </w:r>
      <w:r>
        <w:rPr>
          <w:spacing w:val="-15"/>
        </w:rPr>
        <w:t xml:space="preserve"> </w:t>
      </w:r>
      <w:r>
        <w:t xml:space="preserve">reputation. Section </w:t>
      </w:r>
      <w:hyperlink w:anchor="_bookmark112" w:history="1">
        <w:r>
          <w:t>4.7</w:t>
        </w:r>
      </w:hyperlink>
      <w:r>
        <w:t xml:space="preserve"> develops this interpretation formally as claim SC1.</w:t>
      </w:r>
    </w:p>
    <w:p w14:paraId="00DC220D" w14:textId="77777777" w:rsidR="00350CFB" w:rsidRDefault="00283FFF">
      <w:pPr>
        <w:pStyle w:val="a3"/>
        <w:spacing w:before="18" w:line="396" w:lineRule="auto"/>
        <w:ind w:left="282" w:right="563"/>
        <w:jc w:val="both"/>
      </w:pPr>
      <w:r>
        <w:t>For the primary comparison, the inverse-risk family supports a cautious reading of RQ4:</w:t>
      </w:r>
      <w:r>
        <w:rPr>
          <w:spacing w:val="40"/>
        </w:rPr>
        <w:t xml:space="preserve"> </w:t>
      </w:r>
      <w:r>
        <w:t>social graphs</w:t>
      </w:r>
      <w:r>
        <w:rPr>
          <w:spacing w:val="-10"/>
        </w:rPr>
        <w:t xml:space="preserve"> </w:t>
      </w:r>
      <w:r>
        <w:t>are</w:t>
      </w:r>
      <w:r>
        <w:rPr>
          <w:spacing w:val="-10"/>
        </w:rPr>
        <w:t xml:space="preserve"> </w:t>
      </w:r>
      <w:r>
        <w:t>not</w:t>
      </w:r>
      <w:r>
        <w:rPr>
          <w:spacing w:val="-10"/>
        </w:rPr>
        <w:t xml:space="preserve"> </w:t>
      </w:r>
      <w:r>
        <w:t>strong</w:t>
      </w:r>
      <w:r>
        <w:rPr>
          <w:spacing w:val="-10"/>
        </w:rPr>
        <w:t xml:space="preserve"> </w:t>
      </w:r>
      <w:r>
        <w:t>predictors</w:t>
      </w:r>
      <w:r>
        <w:rPr>
          <w:spacing w:val="-10"/>
        </w:rPr>
        <w:t xml:space="preserve"> </w:t>
      </w:r>
      <w:r>
        <w:t>of</w:t>
      </w:r>
      <w:r>
        <w:rPr>
          <w:spacing w:val="-10"/>
        </w:rPr>
        <w:t xml:space="preserve"> </w:t>
      </w:r>
      <w:r>
        <w:t>loss-avoidance</w:t>
      </w:r>
      <w:r>
        <w:rPr>
          <w:spacing w:val="-10"/>
        </w:rPr>
        <w:t xml:space="preserve"> </w:t>
      </w:r>
      <w:r>
        <w:t>rankings</w:t>
      </w:r>
      <w:r>
        <w:rPr>
          <w:spacing w:val="-10"/>
        </w:rPr>
        <w:t xml:space="preserve"> </w:t>
      </w:r>
      <w:r>
        <w:t>on</w:t>
      </w:r>
      <w:r>
        <w:rPr>
          <w:spacing w:val="-10"/>
        </w:rPr>
        <w:t xml:space="preserve"> </w:t>
      </w:r>
      <w:r>
        <w:t>this</w:t>
      </w:r>
      <w:r>
        <w:rPr>
          <w:spacing w:val="-10"/>
        </w:rPr>
        <w:t xml:space="preserve"> </w:t>
      </w:r>
      <w:r>
        <w:t>six-month</w:t>
      </w:r>
      <w:r>
        <w:rPr>
          <w:spacing w:val="-10"/>
        </w:rPr>
        <w:t xml:space="preserve"> </w:t>
      </w:r>
      <w:r>
        <w:t>GMX</w:t>
      </w:r>
      <w:r>
        <w:rPr>
          <w:spacing w:val="-10"/>
        </w:rPr>
        <w:t xml:space="preserve"> </w:t>
      </w:r>
      <w:r>
        <w:t>window.</w:t>
      </w:r>
      <w:r>
        <w:rPr>
          <w:spacing w:val="10"/>
        </w:rPr>
        <w:t xml:space="preserve"> </w:t>
      </w:r>
      <w:r>
        <w:t>That finding</w:t>
      </w:r>
      <w:r>
        <w:rPr>
          <w:spacing w:val="-9"/>
        </w:rPr>
        <w:t xml:space="preserve"> </w:t>
      </w:r>
      <w:r>
        <w:t>does</w:t>
      </w:r>
      <w:r>
        <w:rPr>
          <w:spacing w:val="-9"/>
        </w:rPr>
        <w:t xml:space="preserve"> </w:t>
      </w:r>
      <w:r>
        <w:t>not</w:t>
      </w:r>
      <w:r>
        <w:rPr>
          <w:spacing w:val="-9"/>
        </w:rPr>
        <w:t xml:space="preserve"> </w:t>
      </w:r>
      <w:r>
        <w:t>invalidate</w:t>
      </w:r>
      <w:r>
        <w:rPr>
          <w:spacing w:val="-9"/>
        </w:rPr>
        <w:t xml:space="preserve"> </w:t>
      </w:r>
      <w:r>
        <w:t>EndorseRank’s</w:t>
      </w:r>
      <w:r>
        <w:rPr>
          <w:spacing w:val="-9"/>
        </w:rPr>
        <w:t xml:space="preserve"> </w:t>
      </w:r>
      <w:r>
        <w:t>allowance</w:t>
      </w:r>
      <w:r>
        <w:rPr>
          <w:spacing w:val="-9"/>
        </w:rPr>
        <w:t xml:space="preserve"> </w:t>
      </w:r>
      <w:r>
        <w:t>alignment;</w:t>
      </w:r>
      <w:r>
        <w:rPr>
          <w:spacing w:val="-8"/>
        </w:rPr>
        <w:t xml:space="preserve"> </w:t>
      </w:r>
      <w:r>
        <w:t>it</w:t>
      </w:r>
      <w:r>
        <w:rPr>
          <w:spacing w:val="-9"/>
        </w:rPr>
        <w:t xml:space="preserve"> </w:t>
      </w:r>
      <w:r>
        <w:t>delimits</w:t>
      </w:r>
      <w:r>
        <w:rPr>
          <w:spacing w:val="-9"/>
        </w:rPr>
        <w:t xml:space="preserve"> </w:t>
      </w:r>
      <w:r>
        <w:t>what</w:t>
      </w:r>
      <w:r>
        <w:rPr>
          <w:spacing w:val="-9"/>
        </w:rPr>
        <w:t xml:space="preserve"> </w:t>
      </w:r>
      <w:r>
        <w:t>social</w:t>
      </w:r>
      <w:r>
        <w:rPr>
          <w:spacing w:val="-9"/>
        </w:rPr>
        <w:t xml:space="preserve"> </w:t>
      </w:r>
      <w:r>
        <w:t>reputation can be expected to explain.</w:t>
      </w:r>
      <w:r>
        <w:rPr>
          <w:spacing w:val="40"/>
        </w:rPr>
        <w:t xml:space="preserve"> </w:t>
      </w:r>
      <w:r>
        <w:t xml:space="preserve">Wallets that are central in approval or transfer networks need not be </w:t>
      </w:r>
      <w:bookmarkStart w:id="366" w:name="Sybil-adjusted_stability_family"/>
      <w:bookmarkEnd w:id="366"/>
      <w:r>
        <w:t>the same wallets that avoid large perpetual losses, and the data confirm that separation.</w:t>
      </w:r>
    </w:p>
    <w:p w14:paraId="00DC220E" w14:textId="77777777" w:rsidR="00350CFB" w:rsidRDefault="00350CFB">
      <w:pPr>
        <w:pStyle w:val="a3"/>
        <w:spacing w:before="10"/>
      </w:pPr>
    </w:p>
    <w:p w14:paraId="00DC220F" w14:textId="77777777" w:rsidR="00350CFB" w:rsidRDefault="00283FFF">
      <w:pPr>
        <w:pStyle w:val="3"/>
        <w:numPr>
          <w:ilvl w:val="2"/>
          <w:numId w:val="26"/>
        </w:numPr>
        <w:tabs>
          <w:tab w:val="left" w:pos="879"/>
        </w:tabs>
        <w:spacing w:before="1"/>
        <w:ind w:left="879" w:hanging="597"/>
      </w:pPr>
      <w:r>
        <w:rPr>
          <w:spacing w:val="-2"/>
        </w:rPr>
        <w:t>Sybil-adjusted</w:t>
      </w:r>
      <w:r>
        <w:rPr>
          <w:spacing w:val="3"/>
        </w:rPr>
        <w:t xml:space="preserve"> </w:t>
      </w:r>
      <w:r>
        <w:rPr>
          <w:spacing w:val="-2"/>
        </w:rPr>
        <w:t>stability</w:t>
      </w:r>
      <w:r>
        <w:rPr>
          <w:spacing w:val="4"/>
        </w:rPr>
        <w:t xml:space="preserve"> </w:t>
      </w:r>
      <w:r>
        <w:rPr>
          <w:spacing w:val="-2"/>
        </w:rPr>
        <w:t>family</w:t>
      </w:r>
    </w:p>
    <w:p w14:paraId="00DC2210" w14:textId="77777777" w:rsidR="00350CFB" w:rsidRDefault="00350CFB">
      <w:pPr>
        <w:pStyle w:val="a3"/>
        <w:spacing w:before="46"/>
        <w:rPr>
          <w:b/>
        </w:rPr>
      </w:pPr>
    </w:p>
    <w:p w14:paraId="00DC2212" w14:textId="77777777" w:rsidR="00350CFB" w:rsidRDefault="00350CFB">
      <w:pPr>
        <w:pStyle w:val="a3"/>
        <w:spacing w:line="400" w:lineRule="auto"/>
        <w:sectPr w:rsidR="00350CFB">
          <w:pgSz w:w="11910" w:h="16840"/>
          <w:pgMar w:top="1800" w:right="708" w:bottom="2300" w:left="992" w:header="0" w:footer="2115" w:gutter="0"/>
          <w:cols w:space="720"/>
        </w:sectPr>
      </w:pPr>
    </w:p>
    <w:p w14:paraId="00DC2213" w14:textId="77777777" w:rsidR="00350CFB" w:rsidRDefault="00283FFF">
      <w:pPr>
        <w:pStyle w:val="a3"/>
        <w:spacing w:before="75"/>
        <w:ind w:left="664"/>
      </w:pPr>
      <w:bookmarkStart w:id="367" w:name="_bookmark107"/>
      <w:commentRangeStart w:id="368"/>
      <w:r>
        <w:t>Table 4.11: Domain alignment with Sybil-adjusted stability proxies from transfer activity. CI = 95% percentile bootstrap over wallets (400 paired resamples, seed 42).</w:t>
      </w:r>
      <w:bookmarkEnd w:id="367"/>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5C8D6F75" w14:textId="77777777">
        <w:trPr>
          <w:trHeight w:val="381"/>
        </w:trPr>
        <w:tc>
          <w:tcPr>
            <w:tcW w:w="2250" w:type="dxa"/>
            <w:tcBorders>
              <w:top w:val="single" w:sz="8" w:space="0" w:color="000000"/>
              <w:bottom w:val="single" w:sz="6" w:space="0" w:color="000000"/>
            </w:tcBorders>
          </w:tcPr>
          <w:p w14:paraId="29C369FA" w14:textId="77777777" w:rsidR="00350CFB" w:rsidRDefault="00283FFF">
            <w:pPr>
              <w:pStyle w:val="TableParagraph"/>
              <w:spacing w:before="53"/>
              <w:jc w:val="left"/>
            </w:pPr>
            <w:r>
              <w:rPr>
                <w:b/>
              </w:rPr>
              <w:t>Proxy</w:t>
            </w:r>
          </w:p>
        </w:tc>
        <w:tc>
          <w:tcPr>
            <w:tcW w:w="2250" w:type="dxa"/>
            <w:tcBorders>
              <w:top w:val="single" w:sz="8" w:space="0" w:color="000000"/>
              <w:bottom w:val="single" w:sz="6" w:space="0" w:color="000000"/>
            </w:tcBorders>
          </w:tcPr>
          <w:p w14:paraId="48C569AC" w14:textId="77777777" w:rsidR="00350CFB" w:rsidRDefault="00283FFF">
            <w:pPr>
              <w:pStyle w:val="TableParagraph"/>
              <w:spacing w:before="53"/>
              <w:jc w:val="left"/>
            </w:pPr>
            <w:r>
              <w:rPr>
                <w:b/>
              </w:rPr>
              <w:t>Spearman ρ</w:t>
            </w:r>
          </w:p>
        </w:tc>
        <w:tc>
          <w:tcPr>
            <w:tcW w:w="2250" w:type="dxa"/>
            <w:tcBorders>
              <w:top w:val="single" w:sz="8" w:space="0" w:color="000000"/>
              <w:bottom w:val="single" w:sz="6" w:space="0" w:color="000000"/>
            </w:tcBorders>
          </w:tcPr>
          <w:p w14:paraId="5873BAC2" w14:textId="77777777" w:rsidR="00350CFB" w:rsidRDefault="00283FFF">
            <w:pPr>
              <w:pStyle w:val="TableParagraph"/>
              <w:spacing w:before="53"/>
              <w:jc w:val="left"/>
            </w:pPr>
            <w:r>
              <w:rPr>
                <w:b/>
              </w:rPr>
              <w:t>Kendall τ</w:t>
            </w:r>
          </w:p>
        </w:tc>
        <w:tc>
          <w:tcPr>
            <w:tcW w:w="2250" w:type="dxa"/>
            <w:tcBorders>
              <w:top w:val="single" w:sz="8" w:space="0" w:color="000000"/>
              <w:bottom w:val="single" w:sz="6" w:space="0" w:color="000000"/>
            </w:tcBorders>
          </w:tcPr>
          <w:p w14:paraId="6AD0850F" w14:textId="77777777" w:rsidR="00350CFB" w:rsidRDefault="00283FFF">
            <w:pPr>
              <w:pStyle w:val="TableParagraph"/>
              <w:spacing w:before="53"/>
            </w:pPr>
            <w:r>
              <w:rPr>
                <w:b/>
              </w:rPr>
              <w:t>95% CI of τ</w:t>
            </w:r>
          </w:p>
        </w:tc>
      </w:tr>
      <w:tr w:rsidR="00350CFB" w14:paraId="7231BC0E" w14:textId="77777777">
        <w:trPr>
          <w:trHeight w:val="319"/>
        </w:trPr>
        <w:tc>
          <w:tcPr>
            <w:tcW w:w="2250" w:type="dxa"/>
            <w:tcBorders>
              <w:top w:val="single" w:sz="6" w:space="0" w:color="000000"/>
            </w:tcBorders>
          </w:tcPr>
          <w:p w14:paraId="38F9C1A2" w14:textId="77777777" w:rsidR="00350CFB" w:rsidRDefault="00283FFF">
            <w:pPr>
              <w:pStyle w:val="TableParagraph"/>
              <w:spacing w:before="52" w:line="247" w:lineRule="exact"/>
              <w:jc w:val="left"/>
            </w:pPr>
            <w:r>
              <w:rPr>
                <w:i/>
                <w:iCs/>
              </w:rPr>
              <w:t>EndorseRank</w:t>
            </w:r>
          </w:p>
        </w:tc>
        <w:tc>
          <w:tcPr>
            <w:tcW w:w="2250" w:type="dxa"/>
            <w:tcBorders>
              <w:top w:val="single" w:sz="6" w:space="0" w:color="000000"/>
            </w:tcBorders>
          </w:tcPr>
          <w:p w14:paraId="60862D6E" w14:textId="77777777" w:rsidR="00350CFB" w:rsidRDefault="00350CFB">
            <w:pPr>
              <w:pStyle w:val="TableParagraph"/>
              <w:spacing w:before="52" w:line="247" w:lineRule="exact"/>
              <w:jc w:val="left"/>
            </w:pPr>
          </w:p>
        </w:tc>
        <w:tc>
          <w:tcPr>
            <w:tcW w:w="2250" w:type="dxa"/>
            <w:tcBorders>
              <w:top w:val="single" w:sz="6" w:space="0" w:color="000000"/>
            </w:tcBorders>
          </w:tcPr>
          <w:p w14:paraId="1689BD0A" w14:textId="77777777" w:rsidR="00350CFB" w:rsidRDefault="00350CFB">
            <w:pPr>
              <w:pStyle w:val="TableParagraph"/>
              <w:spacing w:before="52" w:line="247" w:lineRule="exact"/>
              <w:jc w:val="left"/>
            </w:pPr>
          </w:p>
        </w:tc>
        <w:tc>
          <w:tcPr>
            <w:tcW w:w="2250" w:type="dxa"/>
            <w:tcBorders>
              <w:top w:val="single" w:sz="6" w:space="0" w:color="000000"/>
            </w:tcBorders>
          </w:tcPr>
          <w:p w14:paraId="3D25E793" w14:textId="77777777" w:rsidR="00350CFB" w:rsidRDefault="00350CFB">
            <w:pPr>
              <w:pStyle w:val="TableParagraph"/>
              <w:spacing w:before="52" w:line="247" w:lineRule="exact"/>
            </w:pPr>
          </w:p>
        </w:tc>
      </w:tr>
      <w:tr w:rsidR="00350CFB" w14:paraId="162E2910" w14:textId="77777777">
        <w:trPr>
          <w:trHeight w:val="319"/>
        </w:trPr>
        <w:tc>
          <w:tcPr>
            <w:tcW w:w="2250" w:type="dxa"/>
            <w:tcBorders>
              <w:top w:val="single" w:sz="6" w:space="0" w:color="000000"/>
            </w:tcBorders>
          </w:tcPr>
          <w:p w14:paraId="79085420" w14:textId="77777777" w:rsidR="00350CFB" w:rsidRDefault="00283FFF">
            <w:pPr>
              <w:pStyle w:val="TableParagraph"/>
              <w:spacing w:before="52" w:line="247" w:lineRule="exact"/>
              <w:jc w:val="left"/>
            </w:pPr>
            <w:r>
              <w:t>Inbound counterparty ratio</w:t>
            </w:r>
          </w:p>
        </w:tc>
        <w:tc>
          <w:tcPr>
            <w:tcW w:w="2250" w:type="dxa"/>
            <w:tcBorders>
              <w:top w:val="single" w:sz="6" w:space="0" w:color="000000"/>
            </w:tcBorders>
          </w:tcPr>
          <w:p w14:paraId="4F905752" w14:textId="77777777" w:rsidR="00350CFB" w:rsidRDefault="00283FFF">
            <w:pPr>
              <w:pStyle w:val="TableParagraph"/>
              <w:spacing w:before="52" w:line="247" w:lineRule="exact"/>
              <w:jc w:val="left"/>
            </w:pPr>
            <w:r>
              <w:t>0.093</w:t>
            </w:r>
          </w:p>
        </w:tc>
        <w:tc>
          <w:tcPr>
            <w:tcW w:w="2250" w:type="dxa"/>
            <w:tcBorders>
              <w:top w:val="single" w:sz="6" w:space="0" w:color="000000"/>
            </w:tcBorders>
          </w:tcPr>
          <w:p w14:paraId="6F72BCD4" w14:textId="77777777" w:rsidR="00350CFB" w:rsidRDefault="00283FFF">
            <w:pPr>
              <w:pStyle w:val="TableParagraph"/>
              <w:spacing w:before="52" w:line="247" w:lineRule="exact"/>
              <w:jc w:val="left"/>
            </w:pPr>
            <w:r>
              <w:t>0.073</w:t>
            </w:r>
          </w:p>
        </w:tc>
        <w:tc>
          <w:tcPr>
            <w:tcW w:w="2250" w:type="dxa"/>
            <w:tcBorders>
              <w:top w:val="single" w:sz="6" w:space="0" w:color="000000"/>
            </w:tcBorders>
          </w:tcPr>
          <w:p w14:paraId="1FC2FB44" w14:textId="77777777" w:rsidR="00350CFB" w:rsidRDefault="00283FFF">
            <w:pPr>
              <w:pStyle w:val="TableParagraph"/>
              <w:spacing w:before="52" w:line="247" w:lineRule="exact"/>
            </w:pPr>
            <w:r>
              <w:t>[0.046, 0.097]</w:t>
            </w:r>
          </w:p>
        </w:tc>
      </w:tr>
      <w:tr w:rsidR="00350CFB" w14:paraId="0801CF5A" w14:textId="77777777">
        <w:trPr>
          <w:trHeight w:val="319"/>
        </w:trPr>
        <w:tc>
          <w:tcPr>
            <w:tcW w:w="2250" w:type="dxa"/>
            <w:tcBorders>
              <w:top w:val="single" w:sz="6" w:space="0" w:color="000000"/>
            </w:tcBorders>
          </w:tcPr>
          <w:p w14:paraId="03E9F7A0" w14:textId="77777777" w:rsidR="00350CFB" w:rsidRDefault="00283FFF">
            <w:pPr>
              <w:pStyle w:val="TableParagraph"/>
              <w:spacing w:before="52" w:line="247" w:lineRule="exact"/>
              <w:jc w:val="left"/>
            </w:pPr>
            <w:r>
              <w:t>Transfer tenure (days)</w:t>
            </w:r>
          </w:p>
        </w:tc>
        <w:tc>
          <w:tcPr>
            <w:tcW w:w="2250" w:type="dxa"/>
            <w:tcBorders>
              <w:top w:val="single" w:sz="6" w:space="0" w:color="000000"/>
            </w:tcBorders>
          </w:tcPr>
          <w:p w14:paraId="41CD5A11" w14:textId="77777777" w:rsidR="00350CFB" w:rsidRDefault="00283FFF">
            <w:pPr>
              <w:pStyle w:val="TableParagraph"/>
              <w:spacing w:before="52" w:line="247" w:lineRule="exact"/>
              <w:jc w:val="left"/>
            </w:pPr>
            <w:r>
              <w:t>0.366</w:t>
            </w:r>
          </w:p>
        </w:tc>
        <w:tc>
          <w:tcPr>
            <w:tcW w:w="2250" w:type="dxa"/>
            <w:tcBorders>
              <w:top w:val="single" w:sz="6" w:space="0" w:color="000000"/>
            </w:tcBorders>
          </w:tcPr>
          <w:p w14:paraId="7E0506B4" w14:textId="77777777" w:rsidR="00350CFB" w:rsidRDefault="00283FFF">
            <w:pPr>
              <w:pStyle w:val="TableParagraph"/>
              <w:spacing w:before="52" w:line="247" w:lineRule="exact"/>
              <w:jc w:val="left"/>
            </w:pPr>
            <w:r>
              <w:t>0.297</w:t>
            </w:r>
          </w:p>
        </w:tc>
        <w:tc>
          <w:tcPr>
            <w:tcW w:w="2250" w:type="dxa"/>
            <w:tcBorders>
              <w:top w:val="single" w:sz="6" w:space="0" w:color="000000"/>
            </w:tcBorders>
          </w:tcPr>
          <w:p w14:paraId="21DF2100" w14:textId="77777777" w:rsidR="00350CFB" w:rsidRDefault="00283FFF">
            <w:pPr>
              <w:pStyle w:val="TableParagraph"/>
              <w:spacing w:before="52" w:line="247" w:lineRule="exact"/>
            </w:pPr>
            <w:r>
              <w:t>[0.276, 0.318]</w:t>
            </w:r>
          </w:p>
        </w:tc>
      </w:tr>
      <w:tr w:rsidR="00350CFB" w14:paraId="76059B67" w14:textId="77777777">
        <w:trPr>
          <w:trHeight w:val="319"/>
        </w:trPr>
        <w:tc>
          <w:tcPr>
            <w:tcW w:w="2250" w:type="dxa"/>
            <w:tcBorders>
              <w:top w:val="single" w:sz="6" w:space="0" w:color="000000"/>
            </w:tcBorders>
          </w:tcPr>
          <w:p w14:paraId="487C54B6" w14:textId="77777777" w:rsidR="00350CFB" w:rsidRDefault="00283FFF">
            <w:pPr>
              <w:pStyle w:val="TableParagraph"/>
              <w:spacing w:before="52" w:line="247" w:lineRule="exact"/>
              <w:jc w:val="left"/>
            </w:pPr>
            <w:r>
              <w:t>Active months</w:t>
            </w:r>
          </w:p>
        </w:tc>
        <w:tc>
          <w:tcPr>
            <w:tcW w:w="2250" w:type="dxa"/>
            <w:tcBorders>
              <w:top w:val="single" w:sz="6" w:space="0" w:color="000000"/>
            </w:tcBorders>
          </w:tcPr>
          <w:p w14:paraId="64CA999D" w14:textId="77777777" w:rsidR="00350CFB" w:rsidRDefault="00283FFF">
            <w:pPr>
              <w:pStyle w:val="TableParagraph"/>
              <w:spacing w:before="52" w:line="247" w:lineRule="exact"/>
              <w:jc w:val="left"/>
            </w:pPr>
            <w:r>
              <w:t>0.381</w:t>
            </w:r>
          </w:p>
        </w:tc>
        <w:tc>
          <w:tcPr>
            <w:tcW w:w="2250" w:type="dxa"/>
            <w:tcBorders>
              <w:top w:val="single" w:sz="6" w:space="0" w:color="000000"/>
            </w:tcBorders>
          </w:tcPr>
          <w:p w14:paraId="4B741186" w14:textId="77777777" w:rsidR="00350CFB" w:rsidRDefault="00283FFF">
            <w:pPr>
              <w:pStyle w:val="TableParagraph"/>
              <w:spacing w:before="52" w:line="247" w:lineRule="exact"/>
              <w:jc w:val="left"/>
            </w:pPr>
            <w:r>
              <w:t>0.330</w:t>
            </w:r>
          </w:p>
        </w:tc>
        <w:tc>
          <w:tcPr>
            <w:tcW w:w="2250" w:type="dxa"/>
            <w:tcBorders>
              <w:top w:val="single" w:sz="6" w:space="0" w:color="000000"/>
            </w:tcBorders>
          </w:tcPr>
          <w:p w14:paraId="3ED11453" w14:textId="77777777" w:rsidR="00350CFB" w:rsidRDefault="00283FFF">
            <w:pPr>
              <w:pStyle w:val="TableParagraph"/>
              <w:spacing w:before="52" w:line="247" w:lineRule="exact"/>
            </w:pPr>
            <w:r>
              <w:t>[0.310, 0.351]</w:t>
            </w:r>
          </w:p>
        </w:tc>
      </w:tr>
      <w:tr w:rsidR="00350CFB" w14:paraId="5838099C" w14:textId="77777777">
        <w:trPr>
          <w:trHeight w:val="319"/>
        </w:trPr>
        <w:tc>
          <w:tcPr>
            <w:tcW w:w="2250" w:type="dxa"/>
            <w:tcBorders>
              <w:top w:val="single" w:sz="6" w:space="0" w:color="000000"/>
            </w:tcBorders>
          </w:tcPr>
          <w:p w14:paraId="5027A3CC" w14:textId="77777777" w:rsidR="00350CFB" w:rsidRDefault="00283FFF">
            <w:pPr>
              <w:pStyle w:val="TableParagraph"/>
              <w:spacing w:before="52" w:line="247" w:lineRule="exact"/>
              <w:jc w:val="left"/>
            </w:pPr>
            <w:r>
              <w:rPr>
                <w:i/>
                <w:iCs/>
              </w:rPr>
              <w:t>AWP</w:t>
            </w:r>
          </w:p>
        </w:tc>
        <w:tc>
          <w:tcPr>
            <w:tcW w:w="2250" w:type="dxa"/>
            <w:tcBorders>
              <w:top w:val="single" w:sz="6" w:space="0" w:color="000000"/>
            </w:tcBorders>
          </w:tcPr>
          <w:p w14:paraId="1BC399CF" w14:textId="77777777" w:rsidR="00350CFB" w:rsidRDefault="00350CFB">
            <w:pPr>
              <w:pStyle w:val="TableParagraph"/>
              <w:spacing w:before="52" w:line="247" w:lineRule="exact"/>
              <w:jc w:val="left"/>
            </w:pPr>
          </w:p>
        </w:tc>
        <w:tc>
          <w:tcPr>
            <w:tcW w:w="2250" w:type="dxa"/>
            <w:tcBorders>
              <w:top w:val="single" w:sz="6" w:space="0" w:color="000000"/>
            </w:tcBorders>
          </w:tcPr>
          <w:p w14:paraId="39F065BA" w14:textId="77777777" w:rsidR="00350CFB" w:rsidRDefault="00350CFB">
            <w:pPr>
              <w:pStyle w:val="TableParagraph"/>
              <w:spacing w:before="52" w:line="247" w:lineRule="exact"/>
              <w:jc w:val="left"/>
            </w:pPr>
          </w:p>
        </w:tc>
        <w:tc>
          <w:tcPr>
            <w:tcW w:w="2250" w:type="dxa"/>
            <w:tcBorders>
              <w:top w:val="single" w:sz="6" w:space="0" w:color="000000"/>
            </w:tcBorders>
          </w:tcPr>
          <w:p w14:paraId="567B6E01" w14:textId="77777777" w:rsidR="00350CFB" w:rsidRDefault="00350CFB">
            <w:pPr>
              <w:pStyle w:val="TableParagraph"/>
              <w:spacing w:before="52" w:line="247" w:lineRule="exact"/>
            </w:pPr>
          </w:p>
        </w:tc>
      </w:tr>
      <w:tr w:rsidR="00350CFB" w14:paraId="6CC6C410" w14:textId="77777777">
        <w:trPr>
          <w:trHeight w:val="319"/>
        </w:trPr>
        <w:tc>
          <w:tcPr>
            <w:tcW w:w="2250" w:type="dxa"/>
            <w:tcBorders>
              <w:top w:val="single" w:sz="6" w:space="0" w:color="000000"/>
            </w:tcBorders>
          </w:tcPr>
          <w:p w14:paraId="78D57910" w14:textId="77777777" w:rsidR="00350CFB" w:rsidRDefault="00283FFF">
            <w:pPr>
              <w:pStyle w:val="TableParagraph"/>
              <w:spacing w:before="52" w:line="247" w:lineRule="exact"/>
              <w:jc w:val="left"/>
            </w:pPr>
            <w:r>
              <w:t>Inbound counterparty ratio</w:t>
            </w:r>
          </w:p>
        </w:tc>
        <w:tc>
          <w:tcPr>
            <w:tcW w:w="2250" w:type="dxa"/>
            <w:tcBorders>
              <w:top w:val="single" w:sz="6" w:space="0" w:color="000000"/>
            </w:tcBorders>
          </w:tcPr>
          <w:p w14:paraId="30926163" w14:textId="77777777" w:rsidR="00350CFB" w:rsidRDefault="00283FFF">
            <w:pPr>
              <w:pStyle w:val="TableParagraph"/>
              <w:spacing w:before="52" w:line="247" w:lineRule="exact"/>
              <w:jc w:val="left"/>
            </w:pPr>
            <w:r>
              <w:t>-0.063</w:t>
            </w:r>
          </w:p>
        </w:tc>
        <w:tc>
          <w:tcPr>
            <w:tcW w:w="2250" w:type="dxa"/>
            <w:tcBorders>
              <w:top w:val="single" w:sz="6" w:space="0" w:color="000000"/>
            </w:tcBorders>
          </w:tcPr>
          <w:p w14:paraId="7AAECF21" w14:textId="77777777" w:rsidR="00350CFB" w:rsidRDefault="00283FFF">
            <w:pPr>
              <w:pStyle w:val="TableParagraph"/>
              <w:spacing w:before="52" w:line="247" w:lineRule="exact"/>
              <w:jc w:val="left"/>
            </w:pPr>
            <w:r>
              <w:t>-0.061</w:t>
            </w:r>
          </w:p>
        </w:tc>
        <w:tc>
          <w:tcPr>
            <w:tcW w:w="2250" w:type="dxa"/>
            <w:tcBorders>
              <w:top w:val="single" w:sz="6" w:space="0" w:color="000000"/>
            </w:tcBorders>
          </w:tcPr>
          <w:p w14:paraId="1F4D1FB9" w14:textId="77777777" w:rsidR="00350CFB" w:rsidRDefault="00283FFF">
            <w:pPr>
              <w:pStyle w:val="TableParagraph"/>
              <w:spacing w:before="52" w:line="247" w:lineRule="exact"/>
            </w:pPr>
            <w:r>
              <w:t>[-0.080, -0.040]</w:t>
            </w:r>
          </w:p>
        </w:tc>
      </w:tr>
      <w:tr w:rsidR="00350CFB" w14:paraId="4582D4F9" w14:textId="77777777">
        <w:trPr>
          <w:trHeight w:val="319"/>
        </w:trPr>
        <w:tc>
          <w:tcPr>
            <w:tcW w:w="2250" w:type="dxa"/>
            <w:tcBorders>
              <w:top w:val="single" w:sz="6" w:space="0" w:color="000000"/>
            </w:tcBorders>
          </w:tcPr>
          <w:p w14:paraId="205C7B12" w14:textId="77777777" w:rsidR="00350CFB" w:rsidRDefault="00283FFF">
            <w:pPr>
              <w:pStyle w:val="TableParagraph"/>
              <w:spacing w:before="52" w:line="247" w:lineRule="exact"/>
              <w:jc w:val="left"/>
            </w:pPr>
            <w:r>
              <w:t>Transfer tenure (days)</w:t>
            </w:r>
          </w:p>
        </w:tc>
        <w:tc>
          <w:tcPr>
            <w:tcW w:w="2250" w:type="dxa"/>
            <w:tcBorders>
              <w:top w:val="single" w:sz="6" w:space="0" w:color="000000"/>
            </w:tcBorders>
          </w:tcPr>
          <w:p w14:paraId="16EA32B0" w14:textId="77777777" w:rsidR="00350CFB" w:rsidRDefault="00283FFF">
            <w:pPr>
              <w:pStyle w:val="TableParagraph"/>
              <w:spacing w:before="52" w:line="247" w:lineRule="exact"/>
              <w:jc w:val="left"/>
            </w:pPr>
            <w:r>
              <w:t>0.602</w:t>
            </w:r>
          </w:p>
        </w:tc>
        <w:tc>
          <w:tcPr>
            <w:tcW w:w="2250" w:type="dxa"/>
            <w:tcBorders>
              <w:top w:val="single" w:sz="6" w:space="0" w:color="000000"/>
            </w:tcBorders>
          </w:tcPr>
          <w:p w14:paraId="31A758EA" w14:textId="77777777" w:rsidR="00350CFB" w:rsidRDefault="00283FFF">
            <w:pPr>
              <w:pStyle w:val="TableParagraph"/>
              <w:spacing w:before="52" w:line="247" w:lineRule="exact"/>
              <w:jc w:val="left"/>
            </w:pPr>
            <w:r>
              <w:t>0.436</w:t>
            </w:r>
          </w:p>
        </w:tc>
        <w:tc>
          <w:tcPr>
            <w:tcW w:w="2250" w:type="dxa"/>
            <w:tcBorders>
              <w:top w:val="single" w:sz="6" w:space="0" w:color="000000"/>
            </w:tcBorders>
          </w:tcPr>
          <w:p w14:paraId="7C0ACDB7" w14:textId="77777777" w:rsidR="00350CFB" w:rsidRDefault="00283FFF">
            <w:pPr>
              <w:pStyle w:val="TableParagraph"/>
              <w:spacing w:before="52" w:line="247" w:lineRule="exact"/>
            </w:pPr>
            <w:r>
              <w:t>[0.421, 0.452]</w:t>
            </w:r>
          </w:p>
        </w:tc>
      </w:tr>
      <w:tr w:rsidR="00350CFB" w14:paraId="611143E4" w14:textId="77777777">
        <w:trPr>
          <w:trHeight w:val="319"/>
        </w:trPr>
        <w:tc>
          <w:tcPr>
            <w:tcW w:w="2250" w:type="dxa"/>
            <w:tcBorders>
              <w:top w:val="single" w:sz="6" w:space="0" w:color="000000"/>
            </w:tcBorders>
          </w:tcPr>
          <w:p w14:paraId="47313916" w14:textId="77777777" w:rsidR="00350CFB" w:rsidRDefault="00283FFF">
            <w:pPr>
              <w:pStyle w:val="TableParagraph"/>
              <w:spacing w:before="52" w:line="247" w:lineRule="exact"/>
              <w:jc w:val="left"/>
            </w:pPr>
            <w:r>
              <w:t>Active months</w:t>
            </w:r>
          </w:p>
        </w:tc>
        <w:tc>
          <w:tcPr>
            <w:tcW w:w="2250" w:type="dxa"/>
            <w:tcBorders>
              <w:top w:val="single" w:sz="6" w:space="0" w:color="000000"/>
            </w:tcBorders>
          </w:tcPr>
          <w:p w14:paraId="4667D8A9" w14:textId="77777777" w:rsidR="00350CFB" w:rsidRDefault="00283FFF">
            <w:pPr>
              <w:pStyle w:val="TableParagraph"/>
              <w:spacing w:before="52" w:line="247" w:lineRule="exact"/>
              <w:jc w:val="left"/>
            </w:pPr>
            <w:r>
              <w:t>0.622</w:t>
            </w:r>
          </w:p>
        </w:tc>
        <w:tc>
          <w:tcPr>
            <w:tcW w:w="2250" w:type="dxa"/>
            <w:tcBorders>
              <w:top w:val="single" w:sz="6" w:space="0" w:color="000000"/>
            </w:tcBorders>
          </w:tcPr>
          <w:p w14:paraId="18EF92CE" w14:textId="77777777" w:rsidR="00350CFB" w:rsidRDefault="00283FFF">
            <w:pPr>
              <w:pStyle w:val="TableParagraph"/>
              <w:spacing w:before="52" w:line="247" w:lineRule="exact"/>
              <w:jc w:val="left"/>
            </w:pPr>
            <w:r>
              <w:t>0.482</w:t>
            </w:r>
          </w:p>
        </w:tc>
        <w:tc>
          <w:tcPr>
            <w:tcW w:w="2250" w:type="dxa"/>
            <w:tcBorders>
              <w:top w:val="single" w:sz="6" w:space="0" w:color="000000"/>
            </w:tcBorders>
          </w:tcPr>
          <w:p w14:paraId="39DFA049" w14:textId="77777777" w:rsidR="00350CFB" w:rsidRDefault="00283FFF">
            <w:pPr>
              <w:pStyle w:val="TableParagraph"/>
              <w:spacing w:before="52" w:line="247" w:lineRule="exact"/>
            </w:pPr>
            <w:r>
              <w:t>[0.466, 0.499]</w:t>
            </w:r>
            <w:commentRangeEnd w:id="368"/>
            <w:r>
              <w:rPr>
                <w:rStyle w:val="a5"/>
                <w:sz w:val="22"/>
                <w:szCs w:val="22"/>
              </w:rPr>
              <w:commentReference w:id="368"/>
            </w:r>
          </w:p>
        </w:tc>
      </w:tr>
    </w:tbl>
    <w:p w14:paraId="00DC2246" w14:textId="77777777" w:rsidR="00350CFB" w:rsidRDefault="00350CFB">
      <w:pPr>
        <w:pStyle w:val="a3"/>
        <w:spacing w:before="134"/>
      </w:pPr>
    </w:p>
    <w:p w14:paraId="00DC2247" w14:textId="77777777" w:rsidR="00350CFB" w:rsidRDefault="00283FFF">
      <w:pPr>
        <w:pStyle w:val="a3"/>
        <w:spacing w:line="396" w:lineRule="auto"/>
        <w:ind w:left="282" w:right="558"/>
        <w:jc w:val="both"/>
      </w:pPr>
      <w:commentRangeStart w:id="369"/>
      <w:r>
        <w:t>AWP exceeds EndorseRank on tenure and active months, as expected from time-decayed transfer edges that reward sustained activity; the paired difference on the family mean (Table 4.14, contrast iv) excludes zero. The inbound-counterparty ratio is weak for both methods and negative for AWP. This family is a robustness note on how much longitudinal transfer information each method carries, not a headline claim.</w:t>
      </w:r>
    </w:p>
    <w:p w14:paraId="00DC224C" w14:textId="77777777" w:rsidR="00350CFB" w:rsidRDefault="00283FFF">
      <w:pPr>
        <w:pStyle w:val="a3"/>
        <w:spacing w:before="133" w:line="396" w:lineRule="auto"/>
        <w:ind w:left="282" w:right="522" w:hanging="8"/>
        <w:jc w:val="both"/>
      </w:pPr>
      <w:bookmarkStart w:id="370" w:name="Trading-success_family"/>
      <w:bookmarkEnd w:id="370"/>
      <w:commentRangeEnd w:id="369"/>
      <w:r>
        <w:rPr>
          <w:rStyle w:val="a5"/>
          <w:sz w:val="24"/>
          <w:szCs w:val="24"/>
        </w:rPr>
        <w:commentReference w:id="369"/>
      </w:r>
    </w:p>
    <w:p w14:paraId="00DC224D" w14:textId="77777777" w:rsidR="00350CFB" w:rsidRDefault="00350CFB">
      <w:pPr>
        <w:pStyle w:val="a3"/>
        <w:spacing w:before="9"/>
      </w:pPr>
    </w:p>
    <w:p w14:paraId="00DC224E" w14:textId="77777777" w:rsidR="00350CFB" w:rsidRDefault="00283FFF">
      <w:pPr>
        <w:pStyle w:val="3"/>
        <w:numPr>
          <w:ilvl w:val="2"/>
          <w:numId w:val="26"/>
        </w:numPr>
        <w:tabs>
          <w:tab w:val="left" w:pos="879"/>
        </w:tabs>
        <w:ind w:left="879" w:hanging="597"/>
      </w:pPr>
      <w:commentRangeStart w:id="371"/>
      <w:r>
        <w:t>Trading-success family (archived; not part of the main comparison)</w:t>
      </w:r>
      <w:commentRangeEnd w:id="371"/>
      <w:r>
        <w:rPr>
          <w:rStyle w:val="a5"/>
          <w:sz w:val="24"/>
          <w:szCs w:val="24"/>
        </w:rPr>
        <w:commentReference w:id="371"/>
      </w:r>
    </w:p>
    <w:p w14:paraId="00DC224F" w14:textId="77777777" w:rsidR="00350CFB" w:rsidRDefault="00350CFB">
      <w:pPr>
        <w:pStyle w:val="a3"/>
        <w:spacing w:before="47"/>
        <w:rPr>
          <w:b/>
        </w:rPr>
      </w:pPr>
    </w:p>
    <w:p w14:paraId="00DC2250" w14:textId="77777777" w:rsidR="00350CFB" w:rsidRDefault="00283FFF">
      <w:pPr>
        <w:pStyle w:val="a3"/>
        <w:spacing w:line="403" w:lineRule="auto"/>
        <w:ind w:left="273" w:right="539" w:firstLine="1"/>
        <w:jc w:val="both"/>
      </w:pPr>
      <w:r>
        <w:t>Table</w:t>
      </w:r>
      <w:r>
        <w:rPr>
          <w:spacing w:val="-8"/>
        </w:rPr>
        <w:t xml:space="preserve"> </w:t>
      </w:r>
      <w:hyperlink w:anchor="_bookmark108" w:history="1">
        <w:r>
          <w:t>4.12</w:t>
        </w:r>
      </w:hyperlink>
      <w:r>
        <w:rPr>
          <w:spacing w:val="-8"/>
        </w:rPr>
        <w:t xml:space="preserve"> </w:t>
      </w:r>
      <w:r>
        <w:t>reports</w:t>
      </w:r>
      <w:r>
        <w:rPr>
          <w:spacing w:val="-8"/>
        </w:rPr>
        <w:t xml:space="preserve"> </w:t>
      </w:r>
      <w:r>
        <w:t>alignment</w:t>
      </w:r>
      <w:r>
        <w:rPr>
          <w:spacing w:val="-8"/>
        </w:rPr>
        <w:t xml:space="preserve"> </w:t>
      </w:r>
      <w:r>
        <w:t>with</w:t>
      </w:r>
      <w:r>
        <w:rPr>
          <w:spacing w:val="-8"/>
        </w:rPr>
        <w:t xml:space="preserve"> </w:t>
      </w:r>
      <w:r>
        <w:t>close-success</w:t>
      </w:r>
      <w:r>
        <w:rPr>
          <w:spacing w:val="-8"/>
        </w:rPr>
        <w:t xml:space="preserve"> </w:t>
      </w:r>
      <w:r>
        <w:t>count,</w:t>
      </w:r>
      <w:r>
        <w:rPr>
          <w:spacing w:val="-8"/>
        </w:rPr>
        <w:t xml:space="preserve"> </w:t>
      </w:r>
      <w:r>
        <w:t>realized</w:t>
      </w:r>
      <w:r>
        <w:rPr>
          <w:spacing w:val="-8"/>
        </w:rPr>
        <w:t xml:space="preserve"> </w:t>
      </w:r>
      <w:r>
        <w:t>gain</w:t>
      </w:r>
      <w:r>
        <w:rPr>
          <w:spacing w:val="-8"/>
        </w:rPr>
        <w:t xml:space="preserve"> </w:t>
      </w:r>
      <w:r>
        <w:t>proxy,</w:t>
      </w:r>
      <w:r>
        <w:rPr>
          <w:spacing w:val="-8"/>
        </w:rPr>
        <w:t xml:space="preserve"> </w:t>
      </w:r>
      <w:r>
        <w:t>and</w:t>
      </w:r>
      <w:r>
        <w:rPr>
          <w:spacing w:val="-8"/>
        </w:rPr>
        <w:t xml:space="preserve"> </w:t>
      </w:r>
      <w:r>
        <w:t>close</w:t>
      </w:r>
      <w:r>
        <w:rPr>
          <w:spacing w:val="-8"/>
        </w:rPr>
        <w:t xml:space="preserve"> </w:t>
      </w:r>
      <w:r>
        <w:t>success</w:t>
      </w:r>
      <w:r>
        <w:rPr>
          <w:spacing w:val="-8"/>
        </w:rPr>
        <w:t xml:space="preserve"> </w:t>
      </w:r>
      <w:r>
        <w:t xml:space="preserve">rate. </w:t>
      </w:r>
      <w:r>
        <w:rPr>
          <w:w w:val="105"/>
        </w:rPr>
        <w:t>Among</w:t>
      </w:r>
      <w:r>
        <w:rPr>
          <w:spacing w:val="-7"/>
          <w:w w:val="105"/>
        </w:rPr>
        <w:t xml:space="preserve"> </w:t>
      </w:r>
      <w:r>
        <w:rPr>
          <w:w w:val="105"/>
        </w:rPr>
        <w:t>social</w:t>
      </w:r>
      <w:r>
        <w:rPr>
          <w:spacing w:val="-6"/>
          <w:w w:val="105"/>
        </w:rPr>
        <w:t xml:space="preserve"> </w:t>
      </w:r>
      <w:r>
        <w:rPr>
          <w:w w:val="105"/>
        </w:rPr>
        <w:t>methods,</w:t>
      </w:r>
      <w:r>
        <w:rPr>
          <w:spacing w:val="-1"/>
          <w:w w:val="105"/>
        </w:rPr>
        <w:t xml:space="preserve"> </w:t>
      </w:r>
      <w:r>
        <w:rPr>
          <w:w w:val="105"/>
        </w:rPr>
        <w:t>AWP</w:t>
      </w:r>
      <w:r>
        <w:rPr>
          <w:spacing w:val="-7"/>
          <w:w w:val="105"/>
        </w:rPr>
        <w:t xml:space="preserve"> </w:t>
      </w:r>
      <w:r>
        <w:rPr>
          <w:w w:val="105"/>
        </w:rPr>
        <w:t>exceeds</w:t>
      </w:r>
      <w:r>
        <w:rPr>
          <w:spacing w:val="-7"/>
          <w:w w:val="105"/>
        </w:rPr>
        <w:t xml:space="preserve"> </w:t>
      </w:r>
      <w:r>
        <w:rPr>
          <w:w w:val="105"/>
        </w:rPr>
        <w:t>EndorseRank</w:t>
      </w:r>
      <w:r>
        <w:rPr>
          <w:spacing w:val="-6"/>
          <w:w w:val="105"/>
        </w:rPr>
        <w:t xml:space="preserve"> </w:t>
      </w:r>
      <w:r>
        <w:rPr>
          <w:w w:val="105"/>
        </w:rPr>
        <w:t>(family</w:t>
      </w:r>
      <w:r>
        <w:rPr>
          <w:spacing w:val="-7"/>
          <w:w w:val="105"/>
        </w:rPr>
        <w:t xml:space="preserve"> </w:t>
      </w:r>
      <w:r>
        <w:rPr>
          <w:w w:val="105"/>
        </w:rPr>
        <w:t>means</w:t>
      </w:r>
      <w:r>
        <w:rPr>
          <w:spacing w:val="-6"/>
          <w:w w:val="105"/>
        </w:rPr>
        <w:t xml:space="preserve"> </w:t>
      </w:r>
      <w:r>
        <w:rPr>
          <w:w w:val="105"/>
        </w:rPr>
        <w:t>0</w:t>
      </w:r>
      <w:r>
        <w:rPr>
          <w:i/>
          <w:w w:val="105"/>
        </w:rPr>
        <w:t>.</w:t>
      </w:r>
      <w:r>
        <w:rPr>
          <w:w w:val="105"/>
        </w:rPr>
        <w:t>179</w:t>
      </w:r>
      <w:r>
        <w:rPr>
          <w:spacing w:val="-6"/>
          <w:w w:val="105"/>
        </w:rPr>
        <w:t xml:space="preserve"> </w:t>
      </w:r>
      <w:r>
        <w:rPr>
          <w:w w:val="105"/>
        </w:rPr>
        <w:t>vs.</w:t>
      </w:r>
      <w:r>
        <w:rPr>
          <w:spacing w:val="-6"/>
          <w:w w:val="105"/>
        </w:rPr>
        <w:t xml:space="preserve"> </w:t>
      </w:r>
      <w:r>
        <w:rPr>
          <w:w w:val="105"/>
        </w:rPr>
        <w:t>0</w:t>
      </w:r>
      <w:r>
        <w:rPr>
          <w:i/>
          <w:w w:val="105"/>
        </w:rPr>
        <w:t>.</w:t>
      </w:r>
      <w:r>
        <w:rPr>
          <w:w w:val="105"/>
        </w:rPr>
        <w:t>096).</w:t>
      </w:r>
      <w:r>
        <w:rPr>
          <w:spacing w:val="40"/>
          <w:w w:val="105"/>
        </w:rPr>
        <w:t xml:space="preserve"> </w:t>
      </w:r>
      <w:r>
        <w:rPr>
          <w:w w:val="105"/>
        </w:rPr>
        <w:t xml:space="preserve">AWP’s </w:t>
      </w:r>
      <w:r>
        <w:t>strongest trading proxies are realized gain (</w:t>
      </w:r>
      <w:r>
        <w:rPr>
          <w:i/>
        </w:rPr>
        <w:t>τ</w:t>
      </w:r>
      <w:r>
        <w:rPr>
          <w:i/>
          <w:spacing w:val="40"/>
        </w:rPr>
        <w:t xml:space="preserve"> </w:t>
      </w:r>
      <w:r>
        <w:t>= 0</w:t>
      </w:r>
      <w:r>
        <w:rPr>
          <w:i/>
        </w:rPr>
        <w:t>.</w:t>
      </w:r>
      <w:r>
        <w:t>239) and close-success count (</w:t>
      </w:r>
      <w:r>
        <w:rPr>
          <w:i/>
        </w:rPr>
        <w:t>τ</w:t>
      </w:r>
      <w:r>
        <w:rPr>
          <w:i/>
          <w:spacing w:val="40"/>
        </w:rPr>
        <w:t xml:space="preserve"> </w:t>
      </w:r>
      <w:r>
        <w:t>= 0</w:t>
      </w:r>
      <w:r>
        <w:rPr>
          <w:i/>
        </w:rPr>
        <w:t>.</w:t>
      </w:r>
      <w:r>
        <w:t>224); close</w:t>
      </w:r>
    </w:p>
    <w:p w14:paraId="00DC2251" w14:textId="77777777" w:rsidR="00350CFB" w:rsidRDefault="00350CFB">
      <w:pPr>
        <w:pStyle w:val="a3"/>
        <w:spacing w:line="403" w:lineRule="auto"/>
        <w:jc w:val="both"/>
        <w:sectPr w:rsidR="00350CFB">
          <w:pgSz w:w="11910" w:h="16840"/>
          <w:pgMar w:top="1800" w:right="708" w:bottom="2300" w:left="992" w:header="0" w:footer="2115" w:gutter="0"/>
          <w:cols w:space="720"/>
        </w:sectPr>
      </w:pPr>
    </w:p>
    <w:p w14:paraId="00DC2252" w14:textId="77777777" w:rsidR="00350CFB" w:rsidRDefault="00283FFF">
      <w:pPr>
        <w:pStyle w:val="a3"/>
        <w:spacing w:before="75"/>
        <w:ind w:left="362"/>
        <w:jc w:val="both"/>
      </w:pPr>
      <w:bookmarkStart w:id="372" w:name="_bookmark108"/>
      <w:bookmarkEnd w:id="372"/>
      <w:r>
        <w:t>Table</w:t>
      </w:r>
      <w:r>
        <w:rPr>
          <w:spacing w:val="-11"/>
        </w:rPr>
        <w:t xml:space="preserve"> </w:t>
      </w:r>
      <w:r>
        <w:t>4.12:</w:t>
      </w:r>
      <w:r>
        <w:rPr>
          <w:spacing w:val="6"/>
        </w:rPr>
        <w:t xml:space="preserve"> </w:t>
      </w:r>
      <w:r>
        <w:t>Domain</w:t>
      </w:r>
      <w:r>
        <w:rPr>
          <w:spacing w:val="-10"/>
        </w:rPr>
        <w:t xml:space="preserve"> </w:t>
      </w:r>
      <w:r>
        <w:t>alignment</w:t>
      </w:r>
      <w:r>
        <w:rPr>
          <w:spacing w:val="-10"/>
        </w:rPr>
        <w:t xml:space="preserve"> </w:t>
      </w:r>
      <w:r>
        <w:t>with</w:t>
      </w:r>
      <w:r>
        <w:rPr>
          <w:spacing w:val="-11"/>
        </w:rPr>
        <w:t xml:space="preserve"> </w:t>
      </w:r>
      <w:r>
        <w:t>GMX</w:t>
      </w:r>
      <w:r>
        <w:rPr>
          <w:spacing w:val="-10"/>
        </w:rPr>
        <w:t xml:space="preserve"> </w:t>
      </w:r>
      <w:r>
        <w:t>V2</w:t>
      </w:r>
      <w:r>
        <w:rPr>
          <w:spacing w:val="-11"/>
        </w:rPr>
        <w:t xml:space="preserve"> </w:t>
      </w:r>
      <w:r>
        <w:t>margin-trading</w:t>
      </w:r>
      <w:r>
        <w:rPr>
          <w:spacing w:val="-10"/>
        </w:rPr>
        <w:t xml:space="preserve"> </w:t>
      </w:r>
      <w:r>
        <w:t>success</w:t>
      </w:r>
      <w:r>
        <w:rPr>
          <w:spacing w:val="-11"/>
        </w:rPr>
        <w:t xml:space="preserve"> </w:t>
      </w:r>
      <w:r>
        <w:t>proxies</w:t>
      </w:r>
      <w:r>
        <w:rPr>
          <w:spacing w:val="-10"/>
        </w:rPr>
        <w:t xml:space="preserve"> </w:t>
      </w:r>
      <w:r>
        <w:t>on</w:t>
      </w:r>
      <w:r>
        <w:rPr>
          <w:spacing w:val="-11"/>
        </w:rPr>
        <w:t xml:space="preserve"> </w:t>
      </w:r>
      <w:r>
        <w:t>Arbitrum</w:t>
      </w:r>
      <w:r>
        <w:rPr>
          <w:spacing w:val="-10"/>
        </w:rPr>
        <w:t xml:space="preserve"> </w:t>
      </w:r>
      <w:r>
        <w:rPr>
          <w:spacing w:val="-4"/>
        </w:rPr>
        <w:t>One.</w:t>
      </w:r>
    </w:p>
    <w:p w14:paraId="00DC2253" w14:textId="77777777" w:rsidR="00350CFB" w:rsidRDefault="00350CFB">
      <w:pPr>
        <w:pStyle w:val="a3"/>
        <w:spacing w:before="14"/>
        <w:rPr>
          <w:sz w:val="20"/>
        </w:rPr>
      </w:pPr>
    </w:p>
    <w:tbl>
      <w:tblPr>
        <w:tblW w:w="0" w:type="auto"/>
        <w:tblInd w:w="2924" w:type="dxa"/>
        <w:tblLayout w:type="fixed"/>
        <w:tblCellMar>
          <w:left w:w="0" w:type="dxa"/>
          <w:right w:w="0" w:type="dxa"/>
        </w:tblCellMar>
        <w:tblLook w:val="01E0" w:firstRow="1" w:lastRow="1" w:firstColumn="1" w:lastColumn="1" w:noHBand="0" w:noVBand="0"/>
      </w:tblPr>
      <w:tblGrid>
        <w:gridCol w:w="1903"/>
        <w:gridCol w:w="1180"/>
        <w:gridCol w:w="1005"/>
      </w:tblGrid>
      <w:tr w:rsidR="00350CFB" w14:paraId="00DC2257" w14:textId="77777777">
        <w:trPr>
          <w:trHeight w:val="381"/>
        </w:trPr>
        <w:tc>
          <w:tcPr>
            <w:tcW w:w="1903" w:type="dxa"/>
            <w:tcBorders>
              <w:top w:val="single" w:sz="8" w:space="0" w:color="000000"/>
              <w:bottom w:val="single" w:sz="6" w:space="0" w:color="000000"/>
            </w:tcBorders>
          </w:tcPr>
          <w:p w14:paraId="00DC2254" w14:textId="77777777" w:rsidR="00350CFB" w:rsidRDefault="00283FFF">
            <w:pPr>
              <w:pStyle w:val="TableParagraph"/>
              <w:spacing w:before="53"/>
              <w:ind w:left="69"/>
              <w:jc w:val="left"/>
            </w:pPr>
            <w:r>
              <w:rPr>
                <w:spacing w:val="-2"/>
              </w:rPr>
              <w:t>Proxy</w:t>
            </w:r>
          </w:p>
        </w:tc>
        <w:tc>
          <w:tcPr>
            <w:tcW w:w="1180" w:type="dxa"/>
            <w:tcBorders>
              <w:top w:val="single" w:sz="8" w:space="0" w:color="000000"/>
              <w:bottom w:val="single" w:sz="6" w:space="0" w:color="000000"/>
            </w:tcBorders>
          </w:tcPr>
          <w:p w14:paraId="00DC2255" w14:textId="77777777" w:rsidR="00350CFB" w:rsidRDefault="00283FFF">
            <w:pPr>
              <w:pStyle w:val="TableParagraph"/>
              <w:spacing w:before="53"/>
              <w:ind w:right="1"/>
              <w:rPr>
                <w:i/>
              </w:rPr>
            </w:pPr>
            <w:r>
              <w:t>Spearman</w:t>
            </w:r>
            <w:r>
              <w:rPr>
                <w:spacing w:val="-10"/>
              </w:rPr>
              <w:t xml:space="preserve"> </w:t>
            </w:r>
            <w:r>
              <w:rPr>
                <w:i/>
                <w:spacing w:val="-10"/>
              </w:rPr>
              <w:t>ρ</w:t>
            </w:r>
          </w:p>
        </w:tc>
        <w:tc>
          <w:tcPr>
            <w:tcW w:w="1005" w:type="dxa"/>
            <w:tcBorders>
              <w:top w:val="single" w:sz="8" w:space="0" w:color="000000"/>
              <w:bottom w:val="single" w:sz="6" w:space="0" w:color="000000"/>
            </w:tcBorders>
          </w:tcPr>
          <w:p w14:paraId="00DC2256" w14:textId="77777777" w:rsidR="00350CFB" w:rsidRDefault="00283FFF">
            <w:pPr>
              <w:pStyle w:val="TableParagraph"/>
              <w:spacing w:before="53"/>
              <w:ind w:left="1" w:right="26"/>
              <w:rPr>
                <w:i/>
              </w:rPr>
            </w:pPr>
            <w:r>
              <w:t>Kendall</w:t>
            </w:r>
            <w:r>
              <w:rPr>
                <w:spacing w:val="-8"/>
              </w:rPr>
              <w:t xml:space="preserve"> </w:t>
            </w:r>
            <w:r>
              <w:rPr>
                <w:i/>
                <w:spacing w:val="-10"/>
              </w:rPr>
              <w:t>τ</w:t>
            </w:r>
          </w:p>
        </w:tc>
      </w:tr>
      <w:tr w:rsidR="00350CFB" w14:paraId="00DC225E" w14:textId="77777777">
        <w:trPr>
          <w:trHeight w:val="590"/>
        </w:trPr>
        <w:tc>
          <w:tcPr>
            <w:tcW w:w="1903" w:type="dxa"/>
            <w:tcBorders>
              <w:top w:val="single" w:sz="6" w:space="0" w:color="000000"/>
            </w:tcBorders>
          </w:tcPr>
          <w:p w14:paraId="00DC2258" w14:textId="77777777" w:rsidR="00350CFB" w:rsidRDefault="00283FFF">
            <w:pPr>
              <w:pStyle w:val="TableParagraph"/>
              <w:spacing w:before="52"/>
              <w:ind w:left="69"/>
              <w:jc w:val="left"/>
              <w:rPr>
                <w:i/>
              </w:rPr>
            </w:pPr>
            <w:r>
              <w:rPr>
                <w:i/>
                <w:spacing w:val="-2"/>
              </w:rPr>
              <w:t>EndorseRank</w:t>
            </w:r>
          </w:p>
          <w:p w14:paraId="00DC2259"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Borders>
              <w:top w:val="single" w:sz="6" w:space="0" w:color="000000"/>
            </w:tcBorders>
          </w:tcPr>
          <w:p w14:paraId="00DC225A" w14:textId="77777777" w:rsidR="00350CFB" w:rsidRDefault="00350CFB">
            <w:pPr>
              <w:pStyle w:val="TableParagraph"/>
              <w:spacing w:before="70"/>
              <w:jc w:val="left"/>
            </w:pPr>
          </w:p>
          <w:p w14:paraId="00DC225B" w14:textId="77777777" w:rsidR="00350CFB" w:rsidRDefault="00283FFF">
            <w:pPr>
              <w:pStyle w:val="TableParagraph"/>
              <w:spacing w:before="0" w:line="247" w:lineRule="exact"/>
              <w:ind w:left="1" w:right="1"/>
            </w:pPr>
            <w:r>
              <w:rPr>
                <w:spacing w:val="-2"/>
              </w:rPr>
              <w:t>0.180</w:t>
            </w:r>
          </w:p>
        </w:tc>
        <w:tc>
          <w:tcPr>
            <w:tcW w:w="1005" w:type="dxa"/>
            <w:tcBorders>
              <w:top w:val="single" w:sz="6" w:space="0" w:color="000000"/>
            </w:tcBorders>
          </w:tcPr>
          <w:p w14:paraId="00DC225C" w14:textId="77777777" w:rsidR="00350CFB" w:rsidRDefault="00350CFB">
            <w:pPr>
              <w:pStyle w:val="TableParagraph"/>
              <w:spacing w:before="70"/>
              <w:jc w:val="left"/>
            </w:pPr>
          </w:p>
          <w:p w14:paraId="00DC225D" w14:textId="77777777" w:rsidR="00350CFB" w:rsidRDefault="00283FFF">
            <w:pPr>
              <w:pStyle w:val="TableParagraph"/>
              <w:spacing w:before="0" w:line="247" w:lineRule="exact"/>
              <w:ind w:left="24" w:right="25"/>
            </w:pPr>
            <w:r>
              <w:rPr>
                <w:spacing w:val="-2"/>
              </w:rPr>
              <w:t>0.149</w:t>
            </w:r>
          </w:p>
        </w:tc>
      </w:tr>
      <w:tr w:rsidR="00350CFB" w14:paraId="00DC2262" w14:textId="77777777">
        <w:trPr>
          <w:trHeight w:val="270"/>
        </w:trPr>
        <w:tc>
          <w:tcPr>
            <w:tcW w:w="1903" w:type="dxa"/>
          </w:tcPr>
          <w:p w14:paraId="00DC225F"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0" w14:textId="77777777" w:rsidR="00350CFB" w:rsidRDefault="00283FFF">
            <w:pPr>
              <w:pStyle w:val="TableParagraph"/>
              <w:spacing w:line="247" w:lineRule="exact"/>
              <w:ind w:right="1"/>
            </w:pPr>
            <w:r>
              <w:rPr>
                <w:spacing w:val="-2"/>
              </w:rPr>
              <w:t>0.132</w:t>
            </w:r>
          </w:p>
        </w:tc>
        <w:tc>
          <w:tcPr>
            <w:tcW w:w="1005" w:type="dxa"/>
          </w:tcPr>
          <w:p w14:paraId="00DC2261" w14:textId="77777777" w:rsidR="00350CFB" w:rsidRDefault="00283FFF">
            <w:pPr>
              <w:pStyle w:val="TableParagraph"/>
              <w:spacing w:line="247" w:lineRule="exact"/>
              <w:ind w:left="25" w:right="25"/>
            </w:pPr>
            <w:r>
              <w:rPr>
                <w:spacing w:val="-2"/>
              </w:rPr>
              <w:t>0.107</w:t>
            </w:r>
          </w:p>
        </w:tc>
      </w:tr>
      <w:tr w:rsidR="00350CFB" w14:paraId="00DC2266" w14:textId="77777777">
        <w:trPr>
          <w:trHeight w:val="330"/>
        </w:trPr>
        <w:tc>
          <w:tcPr>
            <w:tcW w:w="1903" w:type="dxa"/>
          </w:tcPr>
          <w:p w14:paraId="00DC2263"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64" w14:textId="77777777" w:rsidR="00350CFB" w:rsidRDefault="00283FFF">
            <w:pPr>
              <w:pStyle w:val="TableParagraph"/>
              <w:ind w:right="1"/>
            </w:pPr>
            <w:r>
              <w:rPr>
                <w:spacing w:val="-2"/>
              </w:rPr>
              <w:t>0.041</w:t>
            </w:r>
          </w:p>
        </w:tc>
        <w:tc>
          <w:tcPr>
            <w:tcW w:w="1005" w:type="dxa"/>
          </w:tcPr>
          <w:p w14:paraId="00DC2265" w14:textId="77777777" w:rsidR="00350CFB" w:rsidRDefault="00283FFF">
            <w:pPr>
              <w:pStyle w:val="TableParagraph"/>
              <w:ind w:left="25" w:right="25"/>
            </w:pPr>
            <w:r>
              <w:rPr>
                <w:spacing w:val="-2"/>
              </w:rPr>
              <w:t>0.033</w:t>
            </w:r>
          </w:p>
        </w:tc>
      </w:tr>
      <w:tr w:rsidR="00350CFB" w14:paraId="00DC226D" w14:textId="77777777">
        <w:trPr>
          <w:trHeight w:val="601"/>
        </w:trPr>
        <w:tc>
          <w:tcPr>
            <w:tcW w:w="1903" w:type="dxa"/>
          </w:tcPr>
          <w:p w14:paraId="00DC2267" w14:textId="77777777" w:rsidR="00350CFB" w:rsidRDefault="00283FFF">
            <w:pPr>
              <w:pStyle w:val="TableParagraph"/>
              <w:spacing w:before="63"/>
              <w:ind w:left="69"/>
              <w:jc w:val="left"/>
              <w:rPr>
                <w:i/>
              </w:rPr>
            </w:pPr>
            <w:r>
              <w:rPr>
                <w:i/>
                <w:spacing w:val="-5"/>
              </w:rPr>
              <w:t>AWP</w:t>
            </w:r>
          </w:p>
          <w:p w14:paraId="00DC2268"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69" w14:textId="77777777" w:rsidR="00350CFB" w:rsidRDefault="00350CFB">
            <w:pPr>
              <w:pStyle w:val="TableParagraph"/>
              <w:spacing w:before="81"/>
              <w:jc w:val="left"/>
            </w:pPr>
          </w:p>
          <w:p w14:paraId="00DC226A" w14:textId="77777777" w:rsidR="00350CFB" w:rsidRDefault="00283FFF">
            <w:pPr>
              <w:pStyle w:val="TableParagraph"/>
              <w:spacing w:before="0" w:line="247" w:lineRule="exact"/>
              <w:ind w:left="1" w:right="1"/>
            </w:pPr>
            <w:r>
              <w:rPr>
                <w:spacing w:val="-2"/>
              </w:rPr>
              <w:t>0.319</w:t>
            </w:r>
          </w:p>
        </w:tc>
        <w:tc>
          <w:tcPr>
            <w:tcW w:w="1005" w:type="dxa"/>
          </w:tcPr>
          <w:p w14:paraId="00DC226B" w14:textId="77777777" w:rsidR="00350CFB" w:rsidRDefault="00350CFB">
            <w:pPr>
              <w:pStyle w:val="TableParagraph"/>
              <w:spacing w:before="81"/>
              <w:jc w:val="left"/>
            </w:pPr>
          </w:p>
          <w:p w14:paraId="00DC226C" w14:textId="77777777" w:rsidR="00350CFB" w:rsidRDefault="00283FFF">
            <w:pPr>
              <w:pStyle w:val="TableParagraph"/>
              <w:spacing w:before="0" w:line="247" w:lineRule="exact"/>
              <w:ind w:left="24" w:right="25"/>
            </w:pPr>
            <w:r>
              <w:rPr>
                <w:spacing w:val="-2"/>
              </w:rPr>
              <w:t>0.224</w:t>
            </w:r>
          </w:p>
        </w:tc>
      </w:tr>
      <w:tr w:rsidR="00350CFB" w14:paraId="00DC2271" w14:textId="77777777">
        <w:trPr>
          <w:trHeight w:val="270"/>
        </w:trPr>
        <w:tc>
          <w:tcPr>
            <w:tcW w:w="1903" w:type="dxa"/>
          </w:tcPr>
          <w:p w14:paraId="00DC226E"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6F" w14:textId="77777777" w:rsidR="00350CFB" w:rsidRDefault="00283FFF">
            <w:pPr>
              <w:pStyle w:val="TableParagraph"/>
              <w:spacing w:line="247" w:lineRule="exact"/>
              <w:ind w:right="1"/>
            </w:pPr>
            <w:r>
              <w:rPr>
                <w:spacing w:val="-2"/>
              </w:rPr>
              <w:t>0.349</w:t>
            </w:r>
          </w:p>
        </w:tc>
        <w:tc>
          <w:tcPr>
            <w:tcW w:w="1005" w:type="dxa"/>
          </w:tcPr>
          <w:p w14:paraId="00DC2270" w14:textId="77777777" w:rsidR="00350CFB" w:rsidRDefault="00283FFF">
            <w:pPr>
              <w:pStyle w:val="TableParagraph"/>
              <w:spacing w:line="247" w:lineRule="exact"/>
              <w:ind w:left="25" w:right="25"/>
            </w:pPr>
            <w:r>
              <w:rPr>
                <w:spacing w:val="-2"/>
              </w:rPr>
              <w:t>0.239</w:t>
            </w:r>
          </w:p>
        </w:tc>
      </w:tr>
      <w:tr w:rsidR="00350CFB" w14:paraId="00DC2275" w14:textId="77777777">
        <w:trPr>
          <w:trHeight w:val="330"/>
        </w:trPr>
        <w:tc>
          <w:tcPr>
            <w:tcW w:w="1903" w:type="dxa"/>
          </w:tcPr>
          <w:p w14:paraId="00DC2272"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Pr>
          <w:p w14:paraId="00DC2273" w14:textId="77777777" w:rsidR="00350CFB" w:rsidRDefault="00283FFF">
            <w:pPr>
              <w:pStyle w:val="TableParagraph"/>
              <w:ind w:right="1"/>
            </w:pPr>
            <w:r>
              <w:rPr>
                <w:spacing w:val="-2"/>
              </w:rPr>
              <w:t>0.110</w:t>
            </w:r>
          </w:p>
        </w:tc>
        <w:tc>
          <w:tcPr>
            <w:tcW w:w="1005" w:type="dxa"/>
          </w:tcPr>
          <w:p w14:paraId="00DC2274" w14:textId="77777777" w:rsidR="00350CFB" w:rsidRDefault="00283FFF">
            <w:pPr>
              <w:pStyle w:val="TableParagraph"/>
              <w:ind w:left="25" w:right="25"/>
            </w:pPr>
            <w:r>
              <w:rPr>
                <w:spacing w:val="-2"/>
              </w:rPr>
              <w:t>0.075</w:t>
            </w:r>
          </w:p>
        </w:tc>
      </w:tr>
      <w:tr w:rsidR="00350CFB" w14:paraId="00DC227C" w14:textId="77777777">
        <w:trPr>
          <w:trHeight w:val="601"/>
        </w:trPr>
        <w:tc>
          <w:tcPr>
            <w:tcW w:w="1903" w:type="dxa"/>
          </w:tcPr>
          <w:p w14:paraId="00DC2276" w14:textId="77777777" w:rsidR="00350CFB" w:rsidRDefault="00283FFF">
            <w:pPr>
              <w:pStyle w:val="TableParagraph"/>
              <w:spacing w:before="63"/>
              <w:ind w:left="69"/>
              <w:jc w:val="left"/>
              <w:rPr>
                <w:i/>
              </w:rPr>
            </w:pPr>
            <w:r>
              <w:rPr>
                <w:i/>
                <w:spacing w:val="-2"/>
              </w:rPr>
              <w:t>GF-</w:t>
            </w:r>
            <w:r>
              <w:rPr>
                <w:i/>
                <w:spacing w:val="-5"/>
              </w:rPr>
              <w:t>PR</w:t>
            </w:r>
          </w:p>
          <w:p w14:paraId="00DC2277" w14:textId="77777777" w:rsidR="00350CFB" w:rsidRDefault="00283FFF">
            <w:pPr>
              <w:pStyle w:val="TableParagraph"/>
              <w:spacing w:before="18" w:line="247" w:lineRule="exact"/>
              <w:ind w:left="69"/>
              <w:jc w:val="left"/>
            </w:pPr>
            <w:r>
              <w:rPr>
                <w:spacing w:val="-2"/>
              </w:rPr>
              <w:t>Close-success</w:t>
            </w:r>
            <w:r>
              <w:t xml:space="preserve"> </w:t>
            </w:r>
            <w:r>
              <w:rPr>
                <w:spacing w:val="-2"/>
              </w:rPr>
              <w:t>count</w:t>
            </w:r>
          </w:p>
        </w:tc>
        <w:tc>
          <w:tcPr>
            <w:tcW w:w="1180" w:type="dxa"/>
          </w:tcPr>
          <w:p w14:paraId="00DC2278" w14:textId="77777777" w:rsidR="00350CFB" w:rsidRDefault="00350CFB">
            <w:pPr>
              <w:pStyle w:val="TableParagraph"/>
              <w:spacing w:before="81"/>
              <w:jc w:val="left"/>
            </w:pPr>
          </w:p>
          <w:p w14:paraId="00DC2279" w14:textId="77777777" w:rsidR="00350CFB" w:rsidRDefault="00283FFF">
            <w:pPr>
              <w:pStyle w:val="TableParagraph"/>
              <w:spacing w:before="0" w:line="247" w:lineRule="exact"/>
              <w:ind w:left="1" w:right="1"/>
            </w:pPr>
            <w:r>
              <w:rPr>
                <w:spacing w:val="-2"/>
              </w:rPr>
              <w:t>0.690</w:t>
            </w:r>
          </w:p>
        </w:tc>
        <w:tc>
          <w:tcPr>
            <w:tcW w:w="1005" w:type="dxa"/>
          </w:tcPr>
          <w:p w14:paraId="00DC227A" w14:textId="77777777" w:rsidR="00350CFB" w:rsidRDefault="00350CFB">
            <w:pPr>
              <w:pStyle w:val="TableParagraph"/>
              <w:spacing w:before="81"/>
              <w:jc w:val="left"/>
            </w:pPr>
          </w:p>
          <w:p w14:paraId="00DC227B" w14:textId="77777777" w:rsidR="00350CFB" w:rsidRDefault="00283FFF">
            <w:pPr>
              <w:pStyle w:val="TableParagraph"/>
              <w:spacing w:before="0" w:line="247" w:lineRule="exact"/>
              <w:ind w:left="24" w:right="25"/>
            </w:pPr>
            <w:r>
              <w:rPr>
                <w:spacing w:val="-2"/>
              </w:rPr>
              <w:t>0.522</w:t>
            </w:r>
          </w:p>
        </w:tc>
      </w:tr>
      <w:tr w:rsidR="00350CFB" w14:paraId="00DC2280" w14:textId="77777777">
        <w:trPr>
          <w:trHeight w:val="270"/>
        </w:trPr>
        <w:tc>
          <w:tcPr>
            <w:tcW w:w="1903" w:type="dxa"/>
          </w:tcPr>
          <w:p w14:paraId="00DC227D" w14:textId="77777777" w:rsidR="00350CFB" w:rsidRDefault="00283FFF">
            <w:pPr>
              <w:pStyle w:val="TableParagraph"/>
              <w:spacing w:line="247" w:lineRule="exact"/>
              <w:ind w:left="69"/>
              <w:jc w:val="left"/>
            </w:pPr>
            <w:r>
              <w:t>Realized</w:t>
            </w:r>
            <w:r>
              <w:rPr>
                <w:spacing w:val="-7"/>
              </w:rPr>
              <w:t xml:space="preserve"> </w:t>
            </w:r>
            <w:r>
              <w:t>gain</w:t>
            </w:r>
            <w:r>
              <w:rPr>
                <w:spacing w:val="-7"/>
              </w:rPr>
              <w:t xml:space="preserve"> </w:t>
            </w:r>
            <w:r>
              <w:rPr>
                <w:spacing w:val="-2"/>
              </w:rPr>
              <w:t>proxy</w:t>
            </w:r>
          </w:p>
        </w:tc>
        <w:tc>
          <w:tcPr>
            <w:tcW w:w="1180" w:type="dxa"/>
          </w:tcPr>
          <w:p w14:paraId="00DC227E" w14:textId="77777777" w:rsidR="00350CFB" w:rsidRDefault="00283FFF">
            <w:pPr>
              <w:pStyle w:val="TableParagraph"/>
              <w:spacing w:line="247" w:lineRule="exact"/>
              <w:ind w:right="1"/>
            </w:pPr>
            <w:r>
              <w:rPr>
                <w:spacing w:val="-2"/>
              </w:rPr>
              <w:t>1.000</w:t>
            </w:r>
          </w:p>
        </w:tc>
        <w:tc>
          <w:tcPr>
            <w:tcW w:w="1005" w:type="dxa"/>
          </w:tcPr>
          <w:p w14:paraId="00DC227F" w14:textId="77777777" w:rsidR="00350CFB" w:rsidRDefault="00283FFF">
            <w:pPr>
              <w:pStyle w:val="TableParagraph"/>
              <w:spacing w:line="247" w:lineRule="exact"/>
              <w:ind w:left="25" w:right="25"/>
            </w:pPr>
            <w:r>
              <w:rPr>
                <w:spacing w:val="-2"/>
              </w:rPr>
              <w:t>0.999</w:t>
            </w:r>
          </w:p>
        </w:tc>
      </w:tr>
      <w:tr w:rsidR="00350CFB" w14:paraId="00DC2284" w14:textId="77777777">
        <w:trPr>
          <w:trHeight w:val="332"/>
        </w:trPr>
        <w:tc>
          <w:tcPr>
            <w:tcW w:w="1903" w:type="dxa"/>
            <w:tcBorders>
              <w:bottom w:val="single" w:sz="8" w:space="0" w:color="000000"/>
            </w:tcBorders>
          </w:tcPr>
          <w:p w14:paraId="00DC2281" w14:textId="77777777" w:rsidR="00350CFB" w:rsidRDefault="00283FFF">
            <w:pPr>
              <w:pStyle w:val="TableParagraph"/>
              <w:ind w:left="69"/>
              <w:jc w:val="left"/>
            </w:pPr>
            <w:r>
              <w:t>Close</w:t>
            </w:r>
            <w:r>
              <w:rPr>
                <w:spacing w:val="-10"/>
              </w:rPr>
              <w:t xml:space="preserve"> </w:t>
            </w:r>
            <w:r>
              <w:t>success</w:t>
            </w:r>
            <w:r>
              <w:rPr>
                <w:spacing w:val="-10"/>
              </w:rPr>
              <w:t xml:space="preserve"> </w:t>
            </w:r>
            <w:r>
              <w:rPr>
                <w:spacing w:val="-4"/>
              </w:rPr>
              <w:t>rate</w:t>
            </w:r>
          </w:p>
        </w:tc>
        <w:tc>
          <w:tcPr>
            <w:tcW w:w="1180" w:type="dxa"/>
            <w:tcBorders>
              <w:bottom w:val="single" w:sz="8" w:space="0" w:color="000000"/>
            </w:tcBorders>
          </w:tcPr>
          <w:p w14:paraId="00DC2282" w14:textId="77777777" w:rsidR="00350CFB" w:rsidRDefault="00283FFF">
            <w:pPr>
              <w:pStyle w:val="TableParagraph"/>
              <w:ind w:right="1"/>
            </w:pPr>
            <w:r>
              <w:rPr>
                <w:spacing w:val="-2"/>
              </w:rPr>
              <w:t>0.329</w:t>
            </w:r>
          </w:p>
        </w:tc>
        <w:tc>
          <w:tcPr>
            <w:tcW w:w="1005" w:type="dxa"/>
            <w:tcBorders>
              <w:bottom w:val="single" w:sz="8" w:space="0" w:color="000000"/>
            </w:tcBorders>
          </w:tcPr>
          <w:p w14:paraId="00DC2283" w14:textId="77777777" w:rsidR="00350CFB" w:rsidRDefault="00283FFF">
            <w:pPr>
              <w:pStyle w:val="TableParagraph"/>
              <w:ind w:left="25" w:right="25"/>
            </w:pPr>
            <w:r>
              <w:rPr>
                <w:spacing w:val="-2"/>
              </w:rPr>
              <w:t>0.229</w:t>
            </w:r>
          </w:p>
        </w:tc>
      </w:tr>
    </w:tbl>
    <w:p w14:paraId="00DC2285" w14:textId="77777777" w:rsidR="00350CFB" w:rsidRDefault="00350CFB">
      <w:pPr>
        <w:pStyle w:val="a3"/>
        <w:spacing w:before="134"/>
      </w:pPr>
    </w:p>
    <w:p w14:paraId="00DC2286" w14:textId="77777777" w:rsidR="00350CFB" w:rsidRDefault="00283FFF">
      <w:pPr>
        <w:pStyle w:val="a3"/>
        <w:spacing w:line="396" w:lineRule="auto"/>
        <w:ind w:left="274" w:right="563" w:firstLine="7"/>
        <w:jc w:val="both"/>
      </w:pPr>
      <w:r>
        <w:t>success</w:t>
      </w:r>
      <w:r>
        <w:rPr>
          <w:spacing w:val="-11"/>
        </w:rPr>
        <w:t xml:space="preserve"> </w:t>
      </w:r>
      <w:r>
        <w:t>rate</w:t>
      </w:r>
      <w:r>
        <w:rPr>
          <w:spacing w:val="-11"/>
        </w:rPr>
        <w:t xml:space="preserve"> </w:t>
      </w:r>
      <w:r>
        <w:t>remains</w:t>
      </w:r>
      <w:r>
        <w:rPr>
          <w:spacing w:val="-12"/>
        </w:rPr>
        <w:t xml:space="preserve"> </w:t>
      </w:r>
      <w:r>
        <w:t>weak</w:t>
      </w:r>
      <w:r>
        <w:rPr>
          <w:spacing w:val="-11"/>
        </w:rPr>
        <w:t xml:space="preserve"> </w:t>
      </w:r>
      <w:r>
        <w:t>(</w:t>
      </w:r>
      <w:r>
        <w:rPr>
          <w:i/>
        </w:rPr>
        <w:t>τ</w:t>
      </w:r>
      <w:r>
        <w:rPr>
          <w:i/>
          <w:spacing w:val="32"/>
        </w:rPr>
        <w:t xml:space="preserve"> </w:t>
      </w:r>
      <w:r>
        <w:t>= 0</w:t>
      </w:r>
      <w:r>
        <w:rPr>
          <w:i/>
        </w:rPr>
        <w:t>.</w:t>
      </w:r>
      <w:r>
        <w:t>075).</w:t>
      </w:r>
      <w:r>
        <w:rPr>
          <w:spacing w:val="16"/>
        </w:rPr>
        <w:t xml:space="preserve"> </w:t>
      </w:r>
      <w:r>
        <w:t>EndorseRank</w:t>
      </w:r>
      <w:r>
        <w:rPr>
          <w:spacing w:val="-12"/>
        </w:rPr>
        <w:t xml:space="preserve"> </w:t>
      </w:r>
      <w:r>
        <w:t>shows</w:t>
      </w:r>
      <w:r>
        <w:rPr>
          <w:spacing w:val="-11"/>
        </w:rPr>
        <w:t xml:space="preserve"> </w:t>
      </w:r>
      <w:r>
        <w:t>the</w:t>
      </w:r>
      <w:r>
        <w:rPr>
          <w:spacing w:val="-11"/>
        </w:rPr>
        <w:t xml:space="preserve"> </w:t>
      </w:r>
      <w:r>
        <w:t>same</w:t>
      </w:r>
      <w:r>
        <w:rPr>
          <w:spacing w:val="-12"/>
        </w:rPr>
        <w:t xml:space="preserve"> </w:t>
      </w:r>
      <w:r>
        <w:t>ordering</w:t>
      </w:r>
      <w:r>
        <w:rPr>
          <w:spacing w:val="-11"/>
        </w:rPr>
        <w:t xml:space="preserve"> </w:t>
      </w:r>
      <w:r>
        <w:t>at</w:t>
      </w:r>
      <w:r>
        <w:rPr>
          <w:spacing w:val="-11"/>
        </w:rPr>
        <w:t xml:space="preserve"> </w:t>
      </w:r>
      <w:r>
        <w:t>lower</w:t>
      </w:r>
      <w:r>
        <w:rPr>
          <w:spacing w:val="-12"/>
        </w:rPr>
        <w:t xml:space="preserve"> </w:t>
      </w:r>
      <w:r>
        <w:t xml:space="preserve">magnitude </w:t>
      </w:r>
      <w:r>
        <w:rPr>
          <w:w w:val="105"/>
        </w:rPr>
        <w:t>(count</w:t>
      </w:r>
      <w:r>
        <w:rPr>
          <w:spacing w:val="-5"/>
          <w:w w:val="105"/>
        </w:rPr>
        <w:t xml:space="preserve"> </w:t>
      </w:r>
      <w:r>
        <w:rPr>
          <w:i/>
          <w:w w:val="105"/>
        </w:rPr>
        <w:t>τ</w:t>
      </w:r>
      <w:r>
        <w:rPr>
          <w:i/>
          <w:spacing w:val="34"/>
          <w:w w:val="105"/>
        </w:rPr>
        <w:t xml:space="preserve"> </w:t>
      </w:r>
      <w:r>
        <w:rPr>
          <w:w w:val="105"/>
        </w:rPr>
        <w:t>= 0</w:t>
      </w:r>
      <w:r>
        <w:rPr>
          <w:i/>
          <w:w w:val="105"/>
        </w:rPr>
        <w:t>.</w:t>
      </w:r>
      <w:r>
        <w:rPr>
          <w:w w:val="105"/>
        </w:rPr>
        <w:t>149; realized</w:t>
      </w:r>
      <w:r>
        <w:rPr>
          <w:spacing w:val="-5"/>
          <w:w w:val="105"/>
        </w:rPr>
        <w:t xml:space="preserve"> </w:t>
      </w:r>
      <w:r>
        <w:rPr>
          <w:w w:val="105"/>
        </w:rPr>
        <w:t>gain</w:t>
      </w:r>
      <w:r>
        <w:rPr>
          <w:spacing w:val="-5"/>
          <w:w w:val="105"/>
        </w:rPr>
        <w:t xml:space="preserve"> </w:t>
      </w:r>
      <w:r>
        <w:rPr>
          <w:i/>
          <w:w w:val="105"/>
        </w:rPr>
        <w:t>τ</w:t>
      </w:r>
      <w:r>
        <w:rPr>
          <w:i/>
          <w:spacing w:val="34"/>
          <w:w w:val="105"/>
        </w:rPr>
        <w:t xml:space="preserve"> </w:t>
      </w:r>
      <w:r>
        <w:rPr>
          <w:w w:val="105"/>
        </w:rPr>
        <w:t>= 0</w:t>
      </w:r>
      <w:r>
        <w:rPr>
          <w:i/>
          <w:w w:val="105"/>
        </w:rPr>
        <w:t>.</w:t>
      </w:r>
      <w:r>
        <w:rPr>
          <w:w w:val="105"/>
        </w:rPr>
        <w:t>107; rate</w:t>
      </w:r>
      <w:r>
        <w:rPr>
          <w:spacing w:val="-5"/>
          <w:w w:val="105"/>
        </w:rPr>
        <w:t xml:space="preserve"> </w:t>
      </w:r>
      <w:r>
        <w:rPr>
          <w:i/>
          <w:w w:val="105"/>
        </w:rPr>
        <w:t>τ</w:t>
      </w:r>
      <w:r>
        <w:rPr>
          <w:i/>
          <w:spacing w:val="34"/>
          <w:w w:val="105"/>
        </w:rPr>
        <w:t xml:space="preserve"> </w:t>
      </w:r>
      <w:r>
        <w:rPr>
          <w:w w:val="105"/>
        </w:rPr>
        <w:t>= 0</w:t>
      </w:r>
      <w:r>
        <w:rPr>
          <w:i/>
          <w:w w:val="105"/>
        </w:rPr>
        <w:t>.</w:t>
      </w:r>
      <w:r>
        <w:rPr>
          <w:w w:val="105"/>
        </w:rPr>
        <w:t>033). Transfer-based</w:t>
      </w:r>
      <w:r>
        <w:rPr>
          <w:spacing w:val="-5"/>
          <w:w w:val="105"/>
        </w:rPr>
        <w:t xml:space="preserve"> </w:t>
      </w:r>
      <w:r>
        <w:rPr>
          <w:w w:val="105"/>
        </w:rPr>
        <w:t>social</w:t>
      </w:r>
      <w:r>
        <w:rPr>
          <w:spacing w:val="-5"/>
          <w:w w:val="105"/>
        </w:rPr>
        <w:t xml:space="preserve"> </w:t>
      </w:r>
      <w:r>
        <w:rPr>
          <w:w w:val="105"/>
        </w:rPr>
        <w:t xml:space="preserve">propagation </w:t>
      </w:r>
      <w:r>
        <w:t>therefore aligns more strongly with profitable perpetual closes than allowance-based propagation on this cohort, but both social-method means remain in the weak-to-moderate band.</w:t>
      </w:r>
    </w:p>
    <w:p w14:paraId="00DC2287" w14:textId="77777777" w:rsidR="00350CFB" w:rsidRDefault="00283FFF">
      <w:pPr>
        <w:pStyle w:val="a3"/>
        <w:spacing w:before="19" w:line="396" w:lineRule="auto"/>
        <w:ind w:left="274" w:right="532" w:firstLine="7"/>
        <w:jc w:val="both"/>
      </w:pPr>
      <w:r>
        <w:rPr>
          <w:spacing w:val="-2"/>
        </w:rPr>
        <w:t>GF-PR</w:t>
      </w:r>
      <w:r>
        <w:rPr>
          <w:spacing w:val="-9"/>
        </w:rPr>
        <w:t xml:space="preserve"> </w:t>
      </w:r>
      <w:r>
        <w:rPr>
          <w:spacing w:val="-2"/>
        </w:rPr>
        <w:t>achieves</w:t>
      </w:r>
      <w:r>
        <w:rPr>
          <w:spacing w:val="-9"/>
        </w:rPr>
        <w:t xml:space="preserve"> </w:t>
      </w:r>
      <w:r>
        <w:rPr>
          <w:spacing w:val="-2"/>
        </w:rPr>
        <w:t>the</w:t>
      </w:r>
      <w:r>
        <w:rPr>
          <w:spacing w:val="-8"/>
        </w:rPr>
        <w:t xml:space="preserve"> </w:t>
      </w:r>
      <w:r>
        <w:rPr>
          <w:spacing w:val="-2"/>
        </w:rPr>
        <w:t>highest</w:t>
      </w:r>
      <w:r>
        <w:rPr>
          <w:spacing w:val="-8"/>
        </w:rPr>
        <w:t xml:space="preserve"> </w:t>
      </w:r>
      <w:r>
        <w:rPr>
          <w:spacing w:val="-2"/>
        </w:rPr>
        <w:t>family</w:t>
      </w:r>
      <w:r>
        <w:rPr>
          <w:spacing w:val="-9"/>
        </w:rPr>
        <w:t xml:space="preserve"> </w:t>
      </w:r>
      <w:r>
        <w:rPr>
          <w:spacing w:val="-2"/>
        </w:rPr>
        <w:t>mean</w:t>
      </w:r>
      <w:r>
        <w:rPr>
          <w:spacing w:val="-8"/>
        </w:rPr>
        <w:t xml:space="preserve"> </w:t>
      </w:r>
      <w:r>
        <w:rPr>
          <w:spacing w:val="-2"/>
        </w:rPr>
        <w:t>(0</w:t>
      </w:r>
      <w:r>
        <w:rPr>
          <w:i/>
          <w:spacing w:val="-2"/>
        </w:rPr>
        <w:t>.</w:t>
      </w:r>
      <w:r>
        <w:rPr>
          <w:spacing w:val="-2"/>
        </w:rPr>
        <w:t>583),</w:t>
      </w:r>
      <w:r>
        <w:rPr>
          <w:spacing w:val="-4"/>
        </w:rPr>
        <w:t xml:space="preserve"> </w:t>
      </w:r>
      <w:r>
        <w:rPr>
          <w:spacing w:val="-2"/>
        </w:rPr>
        <w:t>including</w:t>
      </w:r>
      <w:r>
        <w:rPr>
          <w:spacing w:val="-9"/>
        </w:rPr>
        <w:t xml:space="preserve"> </w:t>
      </w:r>
      <w:r>
        <w:rPr>
          <w:spacing w:val="-2"/>
        </w:rPr>
        <w:t>near-perfect</w:t>
      </w:r>
      <w:r>
        <w:rPr>
          <w:spacing w:val="-9"/>
        </w:rPr>
        <w:t xml:space="preserve"> </w:t>
      </w:r>
      <w:r>
        <w:rPr>
          <w:spacing w:val="-2"/>
        </w:rPr>
        <w:t>alignment</w:t>
      </w:r>
      <w:r>
        <w:rPr>
          <w:spacing w:val="-9"/>
        </w:rPr>
        <w:t xml:space="preserve"> </w:t>
      </w:r>
      <w:r>
        <w:rPr>
          <w:spacing w:val="-2"/>
        </w:rPr>
        <w:t>with</w:t>
      </w:r>
      <w:r>
        <w:rPr>
          <w:spacing w:val="-8"/>
        </w:rPr>
        <w:t xml:space="preserve"> </w:t>
      </w:r>
      <w:r>
        <w:rPr>
          <w:spacing w:val="-2"/>
        </w:rPr>
        <w:t>the</w:t>
      </w:r>
      <w:r>
        <w:rPr>
          <w:spacing w:val="-9"/>
        </w:rPr>
        <w:t xml:space="preserve"> </w:t>
      </w:r>
      <w:r>
        <w:rPr>
          <w:spacing w:val="-2"/>
        </w:rPr>
        <w:t xml:space="preserve">realized </w:t>
      </w:r>
      <w:r>
        <w:rPr>
          <w:w w:val="105"/>
        </w:rPr>
        <w:t>gain</w:t>
      </w:r>
      <w:r>
        <w:rPr>
          <w:spacing w:val="-15"/>
          <w:w w:val="105"/>
        </w:rPr>
        <w:t xml:space="preserve"> </w:t>
      </w:r>
      <w:r>
        <w:rPr>
          <w:w w:val="105"/>
        </w:rPr>
        <w:t>proxy</w:t>
      </w:r>
      <w:r>
        <w:rPr>
          <w:spacing w:val="-15"/>
          <w:w w:val="105"/>
        </w:rPr>
        <w:t xml:space="preserve"> </w:t>
      </w:r>
      <w:r>
        <w:rPr>
          <w:w w:val="105"/>
        </w:rPr>
        <w:t>(</w:t>
      </w:r>
      <w:r>
        <w:rPr>
          <w:i/>
          <w:w w:val="105"/>
        </w:rPr>
        <w:t>ρ</w:t>
      </w:r>
      <w:r>
        <w:rPr>
          <w:i/>
          <w:spacing w:val="-3"/>
          <w:w w:val="105"/>
        </w:rPr>
        <w:t xml:space="preserve"> </w:t>
      </w:r>
      <w:r>
        <w:rPr>
          <w:w w:val="105"/>
        </w:rPr>
        <w:t>=</w:t>
      </w:r>
      <w:r>
        <w:rPr>
          <w:spacing w:val="-3"/>
          <w:w w:val="105"/>
        </w:rPr>
        <w:t xml:space="preserve"> </w:t>
      </w:r>
      <w:r>
        <w:rPr>
          <w:w w:val="105"/>
        </w:rPr>
        <w:t>1</w:t>
      </w:r>
      <w:r>
        <w:rPr>
          <w:i/>
          <w:w w:val="105"/>
        </w:rPr>
        <w:t>.</w:t>
      </w:r>
      <w:r>
        <w:rPr>
          <w:w w:val="105"/>
        </w:rPr>
        <w:t>000,</w:t>
      </w:r>
      <w:r>
        <w:rPr>
          <w:spacing w:val="-14"/>
          <w:w w:val="105"/>
        </w:rPr>
        <w:t xml:space="preserve"> </w:t>
      </w:r>
      <w:r>
        <w:rPr>
          <w:i/>
          <w:w w:val="105"/>
        </w:rPr>
        <w:t>τ</w:t>
      </w:r>
      <w:r>
        <w:rPr>
          <w:i/>
          <w:spacing w:val="17"/>
          <w:w w:val="105"/>
        </w:rPr>
        <w:t xml:space="preserve"> </w:t>
      </w:r>
      <w:r>
        <w:rPr>
          <w:w w:val="105"/>
        </w:rPr>
        <w:t>=</w:t>
      </w:r>
      <w:r>
        <w:rPr>
          <w:spacing w:val="-3"/>
          <w:w w:val="105"/>
        </w:rPr>
        <w:t xml:space="preserve"> </w:t>
      </w:r>
      <w:r>
        <w:rPr>
          <w:w w:val="105"/>
        </w:rPr>
        <w:t>0</w:t>
      </w:r>
      <w:r>
        <w:rPr>
          <w:i/>
          <w:w w:val="105"/>
        </w:rPr>
        <w:t>.</w:t>
      </w:r>
      <w:r>
        <w:rPr>
          <w:w w:val="105"/>
        </w:rPr>
        <w:t>999).</w:t>
      </w:r>
      <w:r>
        <w:rPr>
          <w:spacing w:val="11"/>
          <w:w w:val="105"/>
        </w:rPr>
        <w:t xml:space="preserve"> </w:t>
      </w:r>
      <w:r>
        <w:rPr>
          <w:w w:val="105"/>
        </w:rPr>
        <w:t>That</w:t>
      </w:r>
      <w:r>
        <w:rPr>
          <w:spacing w:val="-15"/>
          <w:w w:val="105"/>
        </w:rPr>
        <w:t xml:space="preserve"> </w:t>
      </w:r>
      <w:r>
        <w:rPr>
          <w:w w:val="105"/>
        </w:rPr>
        <w:t>near-identity</w:t>
      </w:r>
      <w:r>
        <w:rPr>
          <w:spacing w:val="-15"/>
          <w:w w:val="105"/>
        </w:rPr>
        <w:t xml:space="preserve"> </w:t>
      </w:r>
      <w:r>
        <w:rPr>
          <w:w w:val="105"/>
        </w:rPr>
        <w:t>is</w:t>
      </w:r>
      <w:r>
        <w:rPr>
          <w:spacing w:val="-15"/>
          <w:w w:val="105"/>
        </w:rPr>
        <w:t xml:space="preserve"> </w:t>
      </w:r>
      <w:r>
        <w:rPr>
          <w:w w:val="105"/>
        </w:rPr>
        <w:t>the</w:t>
      </w:r>
      <w:r>
        <w:rPr>
          <w:spacing w:val="-15"/>
          <w:w w:val="105"/>
        </w:rPr>
        <w:t xml:space="preserve"> </w:t>
      </w:r>
      <w:r>
        <w:rPr>
          <w:w w:val="105"/>
        </w:rPr>
        <w:t>clearest</w:t>
      </w:r>
      <w:r>
        <w:rPr>
          <w:spacing w:val="-15"/>
          <w:w w:val="105"/>
        </w:rPr>
        <w:t xml:space="preserve"> </w:t>
      </w:r>
      <w:r>
        <w:rPr>
          <w:w w:val="105"/>
        </w:rPr>
        <w:t>empirical</w:t>
      </w:r>
      <w:r>
        <w:rPr>
          <w:spacing w:val="-15"/>
          <w:w w:val="105"/>
        </w:rPr>
        <w:t xml:space="preserve"> </w:t>
      </w:r>
      <w:r>
        <w:rPr>
          <w:w w:val="105"/>
        </w:rPr>
        <w:t>demonstration</w:t>
      </w:r>
      <w:r>
        <w:rPr>
          <w:spacing w:val="-15"/>
          <w:w w:val="105"/>
        </w:rPr>
        <w:t xml:space="preserve"> </w:t>
      </w:r>
      <w:r>
        <w:rPr>
          <w:w w:val="105"/>
        </w:rPr>
        <w:t>of construct</w:t>
      </w:r>
      <w:r>
        <w:rPr>
          <w:spacing w:val="-16"/>
          <w:w w:val="105"/>
        </w:rPr>
        <w:t xml:space="preserve"> </w:t>
      </w:r>
      <w:r>
        <w:rPr>
          <w:w w:val="105"/>
        </w:rPr>
        <w:t>overlap:</w:t>
      </w:r>
      <w:r>
        <w:rPr>
          <w:spacing w:val="9"/>
          <w:w w:val="105"/>
        </w:rPr>
        <w:t xml:space="preserve"> </w:t>
      </w:r>
      <w:r>
        <w:rPr>
          <w:w w:val="105"/>
        </w:rPr>
        <w:t>when</w:t>
      </w:r>
      <w:r>
        <w:rPr>
          <w:spacing w:val="-15"/>
          <w:w w:val="105"/>
        </w:rPr>
        <w:t xml:space="preserve"> </w:t>
      </w:r>
      <w:r>
        <w:rPr>
          <w:w w:val="105"/>
        </w:rPr>
        <w:t>the</w:t>
      </w:r>
      <w:r>
        <w:rPr>
          <w:spacing w:val="-16"/>
          <w:w w:val="105"/>
        </w:rPr>
        <w:t xml:space="preserve"> </w:t>
      </w:r>
      <w:r>
        <w:rPr>
          <w:w w:val="105"/>
        </w:rPr>
        <w:t>ranking</w:t>
      </w:r>
      <w:r>
        <w:rPr>
          <w:spacing w:val="-15"/>
          <w:w w:val="105"/>
        </w:rPr>
        <w:t xml:space="preserve"> </w:t>
      </w:r>
      <w:r>
        <w:rPr>
          <w:w w:val="105"/>
        </w:rPr>
        <w:t>input</w:t>
      </w:r>
      <w:r>
        <w:rPr>
          <w:spacing w:val="-15"/>
          <w:w w:val="105"/>
        </w:rPr>
        <w:t xml:space="preserve"> </w:t>
      </w:r>
      <w:r>
        <w:rPr>
          <w:w w:val="105"/>
        </w:rPr>
        <w:t>and</w:t>
      </w:r>
      <w:r>
        <w:rPr>
          <w:spacing w:val="-16"/>
          <w:w w:val="105"/>
        </w:rPr>
        <w:t xml:space="preserve"> </w:t>
      </w:r>
      <w:r>
        <w:rPr>
          <w:w w:val="105"/>
        </w:rPr>
        <w:t>the</w:t>
      </w:r>
      <w:r>
        <w:rPr>
          <w:spacing w:val="-15"/>
          <w:w w:val="105"/>
        </w:rPr>
        <w:t xml:space="preserve"> </w:t>
      </w:r>
      <w:r>
        <w:rPr>
          <w:w w:val="105"/>
        </w:rPr>
        <w:t>validation</w:t>
      </w:r>
      <w:r>
        <w:rPr>
          <w:spacing w:val="-16"/>
          <w:w w:val="105"/>
        </w:rPr>
        <w:t xml:space="preserve"> </w:t>
      </w:r>
      <w:r>
        <w:rPr>
          <w:w w:val="105"/>
        </w:rPr>
        <w:t>proxy</w:t>
      </w:r>
      <w:r>
        <w:rPr>
          <w:spacing w:val="-15"/>
          <w:w w:val="105"/>
        </w:rPr>
        <w:t xml:space="preserve"> </w:t>
      </w:r>
      <w:r>
        <w:rPr>
          <w:w w:val="105"/>
        </w:rPr>
        <w:t>share</w:t>
      </w:r>
      <w:r>
        <w:rPr>
          <w:spacing w:val="-16"/>
          <w:w w:val="105"/>
        </w:rPr>
        <w:t xml:space="preserve"> </w:t>
      </w:r>
      <w:r>
        <w:rPr>
          <w:w w:val="105"/>
        </w:rPr>
        <w:t>the</w:t>
      </w:r>
      <w:r>
        <w:rPr>
          <w:spacing w:val="-15"/>
          <w:w w:val="105"/>
        </w:rPr>
        <w:t xml:space="preserve"> </w:t>
      </w:r>
      <w:r>
        <w:rPr>
          <w:w w:val="105"/>
        </w:rPr>
        <w:t>same</w:t>
      </w:r>
      <w:r>
        <w:rPr>
          <w:spacing w:val="-16"/>
          <w:w w:val="105"/>
        </w:rPr>
        <w:t xml:space="preserve"> </w:t>
      </w:r>
      <w:r>
        <w:rPr>
          <w:w w:val="105"/>
        </w:rPr>
        <w:t>PnL</w:t>
      </w:r>
      <w:r>
        <w:rPr>
          <w:spacing w:val="-15"/>
          <w:w w:val="105"/>
        </w:rPr>
        <w:t xml:space="preserve"> </w:t>
      </w:r>
      <w:r>
        <w:rPr>
          <w:w w:val="105"/>
        </w:rPr>
        <w:t>stream, alignment</w:t>
      </w:r>
      <w:r>
        <w:rPr>
          <w:spacing w:val="-13"/>
          <w:w w:val="105"/>
        </w:rPr>
        <w:t xml:space="preserve"> </w:t>
      </w:r>
      <w:r>
        <w:rPr>
          <w:w w:val="105"/>
        </w:rPr>
        <w:t>ceases</w:t>
      </w:r>
      <w:r>
        <w:rPr>
          <w:spacing w:val="-13"/>
          <w:w w:val="105"/>
        </w:rPr>
        <w:t xml:space="preserve"> </w:t>
      </w:r>
      <w:r>
        <w:rPr>
          <w:w w:val="105"/>
        </w:rPr>
        <w:t>to</w:t>
      </w:r>
      <w:r>
        <w:rPr>
          <w:spacing w:val="-13"/>
          <w:w w:val="105"/>
        </w:rPr>
        <w:t xml:space="preserve"> </w:t>
      </w:r>
      <w:r>
        <w:rPr>
          <w:w w:val="105"/>
        </w:rPr>
        <w:t>be</w:t>
      </w:r>
      <w:r>
        <w:rPr>
          <w:spacing w:val="-13"/>
          <w:w w:val="105"/>
        </w:rPr>
        <w:t xml:space="preserve"> </w:t>
      </w:r>
      <w:r>
        <w:rPr>
          <w:w w:val="105"/>
        </w:rPr>
        <w:t>an</w:t>
      </w:r>
      <w:r>
        <w:rPr>
          <w:spacing w:val="-13"/>
          <w:w w:val="105"/>
        </w:rPr>
        <w:t xml:space="preserve"> </w:t>
      </w:r>
      <w:r>
        <w:rPr>
          <w:w w:val="105"/>
        </w:rPr>
        <w:t>independent</w:t>
      </w:r>
      <w:r>
        <w:rPr>
          <w:spacing w:val="-13"/>
          <w:w w:val="105"/>
        </w:rPr>
        <w:t xml:space="preserve"> </w:t>
      </w:r>
      <w:r>
        <w:rPr>
          <w:w w:val="105"/>
        </w:rPr>
        <w:t>test</w:t>
      </w:r>
      <w:r>
        <w:rPr>
          <w:spacing w:val="-13"/>
          <w:w w:val="105"/>
        </w:rPr>
        <w:t xml:space="preserve"> </w:t>
      </w:r>
      <w:r>
        <w:rPr>
          <w:w w:val="105"/>
        </w:rPr>
        <w:t>of</w:t>
      </w:r>
      <w:r>
        <w:rPr>
          <w:spacing w:val="-13"/>
          <w:w w:val="105"/>
        </w:rPr>
        <w:t xml:space="preserve"> </w:t>
      </w:r>
      <w:r>
        <w:rPr>
          <w:w w:val="105"/>
        </w:rPr>
        <w:t>reputation</w:t>
      </w:r>
      <w:r>
        <w:rPr>
          <w:spacing w:val="-13"/>
          <w:w w:val="105"/>
        </w:rPr>
        <w:t xml:space="preserve"> </w:t>
      </w:r>
      <w:r>
        <w:rPr>
          <w:w w:val="105"/>
        </w:rPr>
        <w:t>quality.</w:t>
      </w:r>
      <w:r>
        <w:rPr>
          <w:spacing w:val="30"/>
          <w:w w:val="105"/>
        </w:rPr>
        <w:t xml:space="preserve"> </w:t>
      </w:r>
      <w:r>
        <w:rPr>
          <w:w w:val="105"/>
        </w:rPr>
        <w:t>GF-PR’s</w:t>
      </w:r>
      <w:r>
        <w:rPr>
          <w:spacing w:val="-13"/>
          <w:w w:val="105"/>
        </w:rPr>
        <w:t xml:space="preserve"> </w:t>
      </w:r>
      <w:r>
        <w:rPr>
          <w:w w:val="105"/>
        </w:rPr>
        <w:t>close-success</w:t>
      </w:r>
      <w:r>
        <w:rPr>
          <w:spacing w:val="-13"/>
          <w:w w:val="105"/>
        </w:rPr>
        <w:t xml:space="preserve"> </w:t>
      </w:r>
      <w:r>
        <w:rPr>
          <w:w w:val="105"/>
        </w:rPr>
        <w:t>count (</w:t>
      </w:r>
      <w:r>
        <w:rPr>
          <w:i/>
          <w:w w:val="105"/>
        </w:rPr>
        <w:t>τ</w:t>
      </w:r>
      <w:r>
        <w:rPr>
          <w:i/>
          <w:spacing w:val="40"/>
          <w:w w:val="105"/>
        </w:rPr>
        <w:t xml:space="preserve"> </w:t>
      </w:r>
      <w:r>
        <w:rPr>
          <w:w w:val="105"/>
        </w:rPr>
        <w:t>= 0</w:t>
      </w:r>
      <w:r>
        <w:rPr>
          <w:i/>
          <w:w w:val="105"/>
        </w:rPr>
        <w:t>.</w:t>
      </w:r>
      <w:r>
        <w:rPr>
          <w:w w:val="105"/>
        </w:rPr>
        <w:t>522) and success rate (</w:t>
      </w:r>
      <w:r>
        <w:rPr>
          <w:i/>
          <w:w w:val="105"/>
        </w:rPr>
        <w:t>τ</w:t>
      </w:r>
      <w:r>
        <w:rPr>
          <w:i/>
          <w:spacing w:val="40"/>
          <w:w w:val="105"/>
        </w:rPr>
        <w:t xml:space="preserve"> </w:t>
      </w:r>
      <w:r>
        <w:rPr>
          <w:w w:val="105"/>
        </w:rPr>
        <w:t>= 0</w:t>
      </w:r>
      <w:r>
        <w:rPr>
          <w:i/>
          <w:w w:val="105"/>
        </w:rPr>
        <w:t>.</w:t>
      </w:r>
      <w:r>
        <w:rPr>
          <w:w w:val="105"/>
        </w:rPr>
        <w:t>229) are also elevated relative to social methods, but the realized-gain</w:t>
      </w:r>
      <w:r>
        <w:rPr>
          <w:spacing w:val="-16"/>
          <w:w w:val="105"/>
        </w:rPr>
        <w:t xml:space="preserve"> </w:t>
      </w:r>
      <w:r>
        <w:rPr>
          <w:w w:val="105"/>
        </w:rPr>
        <w:t>cell</w:t>
      </w:r>
      <w:r>
        <w:rPr>
          <w:spacing w:val="-16"/>
          <w:w w:val="105"/>
        </w:rPr>
        <w:t xml:space="preserve"> </w:t>
      </w:r>
      <w:r>
        <w:rPr>
          <w:w w:val="105"/>
        </w:rPr>
        <w:t>is</w:t>
      </w:r>
      <w:r>
        <w:rPr>
          <w:spacing w:val="-16"/>
          <w:w w:val="105"/>
        </w:rPr>
        <w:t xml:space="preserve"> </w:t>
      </w:r>
      <w:r>
        <w:rPr>
          <w:w w:val="105"/>
        </w:rPr>
        <w:t>decisive</w:t>
      </w:r>
      <w:r>
        <w:rPr>
          <w:spacing w:val="-15"/>
          <w:w w:val="105"/>
        </w:rPr>
        <w:t xml:space="preserve"> </w:t>
      </w:r>
      <w:r>
        <w:rPr>
          <w:w w:val="105"/>
        </w:rPr>
        <w:t>for</w:t>
      </w:r>
      <w:r>
        <w:rPr>
          <w:spacing w:val="-16"/>
          <w:w w:val="105"/>
        </w:rPr>
        <w:t xml:space="preserve"> </w:t>
      </w:r>
      <w:r>
        <w:rPr>
          <w:w w:val="105"/>
        </w:rPr>
        <w:t>interpretation.</w:t>
      </w:r>
    </w:p>
    <w:p w14:paraId="00DC2288" w14:textId="77777777" w:rsidR="00350CFB" w:rsidRDefault="00283FFF">
      <w:pPr>
        <w:pStyle w:val="a3"/>
        <w:spacing w:before="20" w:line="396" w:lineRule="auto"/>
        <w:ind w:left="282" w:right="523" w:hanging="8"/>
        <w:jc w:val="both"/>
      </w:pPr>
      <w:r>
        <w:t>The trading-success family thus plays a dual role.</w:t>
      </w:r>
      <w:r>
        <w:rPr>
          <w:spacing w:val="40"/>
        </w:rPr>
        <w:t xml:space="preserve"> </w:t>
      </w:r>
      <w:r>
        <w:t>For Claims C2–C3, it shows that AWP is the stronger</w:t>
      </w:r>
      <w:r>
        <w:rPr>
          <w:spacing w:val="-4"/>
        </w:rPr>
        <w:t xml:space="preserve"> </w:t>
      </w:r>
      <w:r>
        <w:t>social</w:t>
      </w:r>
      <w:r>
        <w:rPr>
          <w:spacing w:val="-4"/>
        </w:rPr>
        <w:t xml:space="preserve"> </w:t>
      </w:r>
      <w:r>
        <w:t>method</w:t>
      </w:r>
      <w:r>
        <w:rPr>
          <w:spacing w:val="-3"/>
        </w:rPr>
        <w:t xml:space="preserve"> </w:t>
      </w:r>
      <w:r>
        <w:t>on</w:t>
      </w:r>
      <w:r>
        <w:rPr>
          <w:spacing w:val="-4"/>
        </w:rPr>
        <w:t xml:space="preserve"> </w:t>
      </w:r>
      <w:r>
        <w:t>outcome</w:t>
      </w:r>
      <w:r>
        <w:rPr>
          <w:spacing w:val="-4"/>
        </w:rPr>
        <w:t xml:space="preserve"> </w:t>
      </w:r>
      <w:r>
        <w:t>proxies,</w:t>
      </w:r>
      <w:r>
        <w:rPr>
          <w:spacing w:val="-3"/>
        </w:rPr>
        <w:t xml:space="preserve"> </w:t>
      </w:r>
      <w:r>
        <w:t>while</w:t>
      </w:r>
      <w:r>
        <w:rPr>
          <w:spacing w:val="-3"/>
        </w:rPr>
        <w:t xml:space="preserve"> </w:t>
      </w:r>
      <w:r>
        <w:t>EndorseRank</w:t>
      </w:r>
      <w:r>
        <w:rPr>
          <w:spacing w:val="-4"/>
        </w:rPr>
        <w:t xml:space="preserve"> </w:t>
      </w:r>
      <w:r>
        <w:t>retains</w:t>
      </w:r>
      <w:r>
        <w:rPr>
          <w:spacing w:val="-4"/>
        </w:rPr>
        <w:t xml:space="preserve"> </w:t>
      </w:r>
      <w:r>
        <w:t>only</w:t>
      </w:r>
      <w:r>
        <w:rPr>
          <w:spacing w:val="-3"/>
        </w:rPr>
        <w:t xml:space="preserve"> </w:t>
      </w:r>
      <w:r>
        <w:t>weak</w:t>
      </w:r>
      <w:r>
        <w:rPr>
          <w:spacing w:val="-4"/>
        </w:rPr>
        <w:t xml:space="preserve"> </w:t>
      </w:r>
      <w:r>
        <w:t>outcome</w:t>
      </w:r>
      <w:r>
        <w:rPr>
          <w:spacing w:val="-4"/>
        </w:rPr>
        <w:t xml:space="preserve"> </w:t>
      </w:r>
      <w:r>
        <w:t>align-ment.</w:t>
      </w:r>
      <w:r>
        <w:rPr>
          <w:spacing w:val="-4"/>
        </w:rPr>
        <w:t xml:space="preserve"> </w:t>
      </w:r>
      <w:r>
        <w:t>For</w:t>
      </w:r>
      <w:r>
        <w:rPr>
          <w:spacing w:val="-15"/>
        </w:rPr>
        <w:t xml:space="preserve"> </w:t>
      </w:r>
      <w:r>
        <w:t>SC1,</w:t>
      </w:r>
      <w:r>
        <w:rPr>
          <w:spacing w:val="-14"/>
        </w:rPr>
        <w:t xml:space="preserve"> </w:t>
      </w:r>
      <w:r>
        <w:t>it</w:t>
      </w:r>
      <w:r>
        <w:rPr>
          <w:spacing w:val="-15"/>
        </w:rPr>
        <w:t xml:space="preserve"> </w:t>
      </w:r>
      <w:r>
        <w:t>shows</w:t>
      </w:r>
      <w:r>
        <w:rPr>
          <w:spacing w:val="-15"/>
        </w:rPr>
        <w:t xml:space="preserve"> </w:t>
      </w:r>
      <w:r>
        <w:t>that</w:t>
      </w:r>
      <w:r>
        <w:rPr>
          <w:spacing w:val="-15"/>
        </w:rPr>
        <w:t xml:space="preserve"> </w:t>
      </w:r>
      <w:r>
        <w:t>GF-PR’s</w:t>
      </w:r>
      <w:r>
        <w:rPr>
          <w:spacing w:val="-15"/>
        </w:rPr>
        <w:t xml:space="preserve"> </w:t>
      </w:r>
      <w:r>
        <w:t>ceiling</w:t>
      </w:r>
      <w:r>
        <w:rPr>
          <w:spacing w:val="-15"/>
        </w:rPr>
        <w:t xml:space="preserve"> </w:t>
      </w:r>
      <w:r>
        <w:t>must</w:t>
      </w:r>
      <w:r>
        <w:rPr>
          <w:spacing w:val="-15"/>
        </w:rPr>
        <w:t xml:space="preserve"> </w:t>
      </w:r>
      <w:r>
        <w:t>not</w:t>
      </w:r>
      <w:r>
        <w:rPr>
          <w:spacing w:val="-15"/>
        </w:rPr>
        <w:t xml:space="preserve"> </w:t>
      </w:r>
      <w:r>
        <w:t>be</w:t>
      </w:r>
      <w:r>
        <w:rPr>
          <w:spacing w:val="-15"/>
        </w:rPr>
        <w:t xml:space="preserve"> </w:t>
      </w:r>
      <w:r>
        <w:t>misread</w:t>
      </w:r>
      <w:r>
        <w:rPr>
          <w:spacing w:val="-15"/>
        </w:rPr>
        <w:t xml:space="preserve"> </w:t>
      </w:r>
      <w:r>
        <w:t>as</w:t>
      </w:r>
      <w:r>
        <w:rPr>
          <w:spacing w:val="-15"/>
        </w:rPr>
        <w:t xml:space="preserve"> </w:t>
      </w:r>
      <w:r>
        <w:t>a</w:t>
      </w:r>
      <w:r>
        <w:rPr>
          <w:spacing w:val="-15"/>
        </w:rPr>
        <w:t xml:space="preserve"> </w:t>
      </w:r>
      <w:r>
        <w:t>deployable</w:t>
      </w:r>
      <w:r>
        <w:rPr>
          <w:spacing w:val="-15"/>
        </w:rPr>
        <w:t xml:space="preserve"> </w:t>
      </w:r>
      <w:r>
        <w:t>reputation</w:t>
      </w:r>
      <w:r>
        <w:rPr>
          <w:spacing w:val="-15"/>
        </w:rPr>
        <w:t xml:space="preserve"> </w:t>
      </w:r>
      <w:r>
        <w:t>result. Protocols</w:t>
      </w:r>
      <w:r>
        <w:rPr>
          <w:spacing w:val="-15"/>
        </w:rPr>
        <w:t xml:space="preserve"> </w:t>
      </w:r>
      <w:r>
        <w:t>seeking</w:t>
      </w:r>
      <w:r>
        <w:rPr>
          <w:spacing w:val="-15"/>
        </w:rPr>
        <w:t xml:space="preserve"> </w:t>
      </w:r>
      <w:r>
        <w:t>social</w:t>
      </w:r>
      <w:r>
        <w:rPr>
          <w:spacing w:val="-15"/>
        </w:rPr>
        <w:t xml:space="preserve"> </w:t>
      </w:r>
      <w:r>
        <w:t>endorsement</w:t>
      </w:r>
      <w:r>
        <w:rPr>
          <w:spacing w:val="-15"/>
        </w:rPr>
        <w:t xml:space="preserve"> </w:t>
      </w:r>
      <w:r>
        <w:t>signals</w:t>
      </w:r>
      <w:r>
        <w:rPr>
          <w:spacing w:val="-15"/>
        </w:rPr>
        <w:t xml:space="preserve"> </w:t>
      </w:r>
      <w:r>
        <w:t>should</w:t>
      </w:r>
      <w:r>
        <w:rPr>
          <w:spacing w:val="-15"/>
        </w:rPr>
        <w:t xml:space="preserve"> </w:t>
      </w:r>
      <w:r>
        <w:t>not</w:t>
      </w:r>
      <w:r>
        <w:rPr>
          <w:spacing w:val="-15"/>
        </w:rPr>
        <w:t xml:space="preserve"> </w:t>
      </w:r>
      <w:r>
        <w:t>adopt</w:t>
      </w:r>
      <w:r>
        <w:rPr>
          <w:spacing w:val="-15"/>
        </w:rPr>
        <w:t xml:space="preserve"> </w:t>
      </w:r>
      <w:r>
        <w:t>GF-PR</w:t>
      </w:r>
      <w:r>
        <w:rPr>
          <w:spacing w:val="-15"/>
        </w:rPr>
        <w:t xml:space="preserve"> </w:t>
      </w:r>
      <w:r>
        <w:t>merely</w:t>
      </w:r>
      <w:r>
        <w:rPr>
          <w:spacing w:val="-15"/>
        </w:rPr>
        <w:t xml:space="preserve"> </w:t>
      </w:r>
      <w:r>
        <w:t>because</w:t>
      </w:r>
      <w:r>
        <w:rPr>
          <w:spacing w:val="-15"/>
        </w:rPr>
        <w:t xml:space="preserve"> </w:t>
      </w:r>
      <w:r>
        <w:t>it</w:t>
      </w:r>
      <w:r>
        <w:rPr>
          <w:spacing w:val="-15"/>
        </w:rPr>
        <w:t xml:space="preserve"> </w:t>
      </w:r>
      <w:r>
        <w:t xml:space="preserve">maximizes trading-family </w:t>
      </w:r>
      <w:r>
        <w:rPr>
          <w:i/>
        </w:rPr>
        <w:t>τ</w:t>
      </w:r>
      <w:r>
        <w:rPr>
          <w:i/>
          <w:spacing w:val="-21"/>
        </w:rPr>
        <w:t xml:space="preserve"> </w:t>
      </w:r>
      <w:r>
        <w:t>.</w:t>
      </w:r>
    </w:p>
    <w:p w14:paraId="00DC2289" w14:textId="77777777" w:rsidR="00350CFB" w:rsidRDefault="00283FFF">
      <w:pPr>
        <w:pStyle w:val="a3"/>
        <w:spacing w:before="19"/>
        <w:ind w:left="282"/>
        <w:jc w:val="both"/>
      </w:pPr>
      <w:r>
        <w:t>Comparing</w:t>
      </w:r>
      <w:r>
        <w:rPr>
          <w:spacing w:val="15"/>
        </w:rPr>
        <w:t xml:space="preserve"> </w:t>
      </w:r>
      <w:r>
        <w:t>trading-success</w:t>
      </w:r>
      <w:r>
        <w:rPr>
          <w:spacing w:val="16"/>
        </w:rPr>
        <w:t xml:space="preserve"> </w:t>
      </w:r>
      <w:r>
        <w:t>means</w:t>
      </w:r>
      <w:r>
        <w:rPr>
          <w:spacing w:val="15"/>
        </w:rPr>
        <w:t xml:space="preserve"> </w:t>
      </w:r>
      <w:r>
        <w:t>to</w:t>
      </w:r>
      <w:r>
        <w:rPr>
          <w:spacing w:val="16"/>
        </w:rPr>
        <w:t xml:space="preserve"> </w:t>
      </w:r>
      <w:r>
        <w:t>transfer</w:t>
      </w:r>
      <w:r>
        <w:rPr>
          <w:spacing w:val="15"/>
        </w:rPr>
        <w:t xml:space="preserve"> </w:t>
      </w:r>
      <w:r>
        <w:t>means</w:t>
      </w:r>
      <w:r>
        <w:rPr>
          <w:spacing w:val="16"/>
        </w:rPr>
        <w:t xml:space="preserve"> </w:t>
      </w:r>
      <w:r>
        <w:t>for</w:t>
      </w:r>
      <w:r>
        <w:rPr>
          <w:spacing w:val="15"/>
        </w:rPr>
        <w:t xml:space="preserve"> </w:t>
      </w:r>
      <w:r>
        <w:t>the</w:t>
      </w:r>
      <w:r>
        <w:rPr>
          <w:spacing w:val="16"/>
        </w:rPr>
        <w:t xml:space="preserve"> </w:t>
      </w:r>
      <w:r>
        <w:t>same</w:t>
      </w:r>
      <w:r>
        <w:rPr>
          <w:spacing w:val="16"/>
        </w:rPr>
        <w:t xml:space="preserve"> </w:t>
      </w:r>
      <w:r>
        <w:t>social</w:t>
      </w:r>
      <w:r>
        <w:rPr>
          <w:spacing w:val="15"/>
        </w:rPr>
        <w:t xml:space="preserve"> </w:t>
      </w:r>
      <w:r>
        <w:t>methods</w:t>
      </w:r>
      <w:r>
        <w:rPr>
          <w:spacing w:val="16"/>
        </w:rPr>
        <w:t xml:space="preserve"> </w:t>
      </w:r>
      <w:r>
        <w:t>answers</w:t>
      </w:r>
      <w:r>
        <w:rPr>
          <w:spacing w:val="15"/>
        </w:rPr>
        <w:t xml:space="preserve"> </w:t>
      </w:r>
      <w:r>
        <w:rPr>
          <w:spacing w:val="-5"/>
        </w:rPr>
        <w:t>RQ4</w:t>
      </w:r>
    </w:p>
    <w:p w14:paraId="00DC228A" w14:textId="77777777" w:rsidR="00350CFB" w:rsidRDefault="00350CFB">
      <w:pPr>
        <w:pStyle w:val="a3"/>
        <w:jc w:val="both"/>
        <w:sectPr w:rsidR="00350CFB">
          <w:pgSz w:w="11910" w:h="16840"/>
          <w:pgMar w:top="1800" w:right="708" w:bottom="2300" w:left="992" w:header="0" w:footer="2115" w:gutter="0"/>
          <w:cols w:space="720"/>
        </w:sectPr>
      </w:pPr>
    </w:p>
    <w:p w14:paraId="00DC228B" w14:textId="77777777" w:rsidR="00350CFB" w:rsidRDefault="00283FFF">
      <w:pPr>
        <w:pStyle w:val="a3"/>
        <w:spacing w:before="72" w:line="396" w:lineRule="auto"/>
        <w:ind w:left="273" w:right="559" w:firstLine="8"/>
        <w:jc w:val="both"/>
      </w:pPr>
      <w:r>
        <w:t>directly. Transfer</w:t>
      </w:r>
      <w:r>
        <w:rPr>
          <w:spacing w:val="-4"/>
        </w:rPr>
        <w:t xml:space="preserve"> </w:t>
      </w:r>
      <w:r>
        <w:t>proxies</w:t>
      </w:r>
      <w:r>
        <w:rPr>
          <w:spacing w:val="-4"/>
        </w:rPr>
        <w:t xml:space="preserve"> </w:t>
      </w:r>
      <w:r>
        <w:t>yield</w:t>
      </w:r>
      <w:r>
        <w:rPr>
          <w:spacing w:val="-4"/>
        </w:rPr>
        <w:t xml:space="preserve"> </w:t>
      </w:r>
      <w:r>
        <w:t>higher</w:t>
      </w:r>
      <w:r>
        <w:rPr>
          <w:spacing w:val="-4"/>
        </w:rPr>
        <w:t xml:space="preserve"> </w:t>
      </w:r>
      <w:r>
        <w:t>mean</w:t>
      </w:r>
      <w:r>
        <w:rPr>
          <w:spacing w:val="-4"/>
        </w:rPr>
        <w:t xml:space="preserve"> </w:t>
      </w:r>
      <w:r>
        <w:rPr>
          <w:i/>
        </w:rPr>
        <w:t>τ</w:t>
      </w:r>
      <w:r>
        <w:rPr>
          <w:i/>
          <w:spacing w:val="20"/>
        </w:rPr>
        <w:t xml:space="preserve"> </w:t>
      </w:r>
      <w:r>
        <w:t>than</w:t>
      </w:r>
      <w:r>
        <w:rPr>
          <w:spacing w:val="-4"/>
        </w:rPr>
        <w:t xml:space="preserve"> </w:t>
      </w:r>
      <w:r>
        <w:t>trading-success</w:t>
      </w:r>
      <w:r>
        <w:rPr>
          <w:spacing w:val="-4"/>
        </w:rPr>
        <w:t xml:space="preserve"> </w:t>
      </w:r>
      <w:r>
        <w:t>proxies</w:t>
      </w:r>
      <w:r>
        <w:rPr>
          <w:spacing w:val="-4"/>
        </w:rPr>
        <w:t xml:space="preserve"> </w:t>
      </w:r>
      <w:r>
        <w:t>for</w:t>
      </w:r>
      <w:r>
        <w:rPr>
          <w:spacing w:val="-4"/>
        </w:rPr>
        <w:t xml:space="preserve"> </w:t>
      </w:r>
      <w:r>
        <w:t>both</w:t>
      </w:r>
      <w:r>
        <w:rPr>
          <w:spacing w:val="-4"/>
        </w:rPr>
        <w:t xml:space="preserve"> </w:t>
      </w:r>
      <w:r>
        <w:t>EndorseRank (0</w:t>
      </w:r>
      <w:r>
        <w:rPr>
          <w:i/>
        </w:rPr>
        <w:t>.</w:t>
      </w:r>
      <w:r>
        <w:t>333 vs. 0</w:t>
      </w:r>
      <w:r>
        <w:rPr>
          <w:i/>
        </w:rPr>
        <w:t>.</w:t>
      </w:r>
      <w:r>
        <w:t>096) and AWP (0</w:t>
      </w:r>
      <w:r>
        <w:rPr>
          <w:i/>
        </w:rPr>
        <w:t>.</w:t>
      </w:r>
      <w:r>
        <w:t>534 vs. 0</w:t>
      </w:r>
      <w:r>
        <w:rPr>
          <w:i/>
        </w:rPr>
        <w:t>.</w:t>
      </w:r>
      <w:r>
        <w:t>179).</w:t>
      </w:r>
      <w:r>
        <w:rPr>
          <w:spacing w:val="40"/>
        </w:rPr>
        <w:t xml:space="preserve"> </w:t>
      </w:r>
      <w:r>
        <w:t>On this chain and window, the Do et al. transfer validation</w:t>
      </w:r>
      <w:r>
        <w:rPr>
          <w:spacing w:val="-14"/>
        </w:rPr>
        <w:t xml:space="preserve"> </w:t>
      </w:r>
      <w:r>
        <w:t>frame</w:t>
      </w:r>
      <w:r>
        <w:rPr>
          <w:spacing w:val="-14"/>
        </w:rPr>
        <w:t xml:space="preserve"> </w:t>
      </w:r>
      <w:r>
        <w:t>is</w:t>
      </w:r>
      <w:r>
        <w:rPr>
          <w:spacing w:val="-14"/>
        </w:rPr>
        <w:t xml:space="preserve"> </w:t>
      </w:r>
      <w:r>
        <w:t>the</w:t>
      </w:r>
      <w:r>
        <w:rPr>
          <w:spacing w:val="-14"/>
        </w:rPr>
        <w:t xml:space="preserve"> </w:t>
      </w:r>
      <w:r>
        <w:t>stronger</w:t>
      </w:r>
      <w:r>
        <w:rPr>
          <w:spacing w:val="-14"/>
        </w:rPr>
        <w:t xml:space="preserve"> </w:t>
      </w:r>
      <w:r>
        <w:t>external</w:t>
      </w:r>
      <w:r>
        <w:rPr>
          <w:spacing w:val="-14"/>
        </w:rPr>
        <w:t xml:space="preserve"> </w:t>
      </w:r>
      <w:r>
        <w:t>check</w:t>
      </w:r>
      <w:r>
        <w:rPr>
          <w:spacing w:val="-14"/>
        </w:rPr>
        <w:t xml:space="preserve"> </w:t>
      </w:r>
      <w:r>
        <w:t>for</w:t>
      </w:r>
      <w:r>
        <w:rPr>
          <w:spacing w:val="-14"/>
        </w:rPr>
        <w:t xml:space="preserve"> </w:t>
      </w:r>
      <w:r>
        <w:t>social</w:t>
      </w:r>
      <w:r>
        <w:rPr>
          <w:spacing w:val="-14"/>
        </w:rPr>
        <w:t xml:space="preserve"> </w:t>
      </w:r>
      <w:r>
        <w:t>reputation</w:t>
      </w:r>
      <w:r>
        <w:rPr>
          <w:spacing w:val="-14"/>
        </w:rPr>
        <w:t xml:space="preserve"> </w:t>
      </w:r>
      <w:r>
        <w:t>methods.</w:t>
      </w:r>
      <w:r>
        <w:rPr>
          <w:spacing w:val="11"/>
        </w:rPr>
        <w:t xml:space="preserve"> </w:t>
      </w:r>
      <w:r>
        <w:t>That</w:t>
      </w:r>
      <w:r>
        <w:rPr>
          <w:spacing w:val="-14"/>
        </w:rPr>
        <w:t xml:space="preserve"> </w:t>
      </w:r>
      <w:r>
        <w:t>finding</w:t>
      </w:r>
      <w:r>
        <w:rPr>
          <w:spacing w:val="-14"/>
        </w:rPr>
        <w:t xml:space="preserve"> </w:t>
      </w:r>
      <w:r>
        <w:t>does</w:t>
      </w:r>
      <w:r>
        <w:rPr>
          <w:spacing w:val="-14"/>
        </w:rPr>
        <w:t xml:space="preserve"> </w:t>
      </w:r>
      <w:r>
        <w:t>not diminish</w:t>
      </w:r>
      <w:r>
        <w:rPr>
          <w:spacing w:val="-15"/>
        </w:rPr>
        <w:t xml:space="preserve"> </w:t>
      </w:r>
      <w:r>
        <w:t>EndorseRank’s</w:t>
      </w:r>
      <w:r>
        <w:rPr>
          <w:spacing w:val="-15"/>
        </w:rPr>
        <w:t xml:space="preserve"> </w:t>
      </w:r>
      <w:r>
        <w:t>allowance-specific</w:t>
      </w:r>
      <w:r>
        <w:rPr>
          <w:spacing w:val="-15"/>
        </w:rPr>
        <w:t xml:space="preserve"> </w:t>
      </w:r>
      <w:r>
        <w:t>validity;</w:t>
      </w:r>
      <w:r>
        <w:rPr>
          <w:spacing w:val="-13"/>
        </w:rPr>
        <w:t xml:space="preserve"> </w:t>
      </w:r>
      <w:r>
        <w:t>it</w:t>
      </w:r>
      <w:r>
        <w:rPr>
          <w:spacing w:val="-15"/>
        </w:rPr>
        <w:t xml:space="preserve"> </w:t>
      </w:r>
      <w:r>
        <w:t>situates</w:t>
      </w:r>
      <w:r>
        <w:rPr>
          <w:spacing w:val="-15"/>
        </w:rPr>
        <w:t xml:space="preserve"> </w:t>
      </w:r>
      <w:r>
        <w:t>trading</w:t>
      </w:r>
      <w:r>
        <w:rPr>
          <w:spacing w:val="-15"/>
        </w:rPr>
        <w:t xml:space="preserve"> </w:t>
      </w:r>
      <w:r>
        <w:t>outcomes</w:t>
      </w:r>
      <w:r>
        <w:rPr>
          <w:spacing w:val="-15"/>
        </w:rPr>
        <w:t xml:space="preserve"> </w:t>
      </w:r>
      <w:r>
        <w:t>as</w:t>
      </w:r>
      <w:r>
        <w:rPr>
          <w:spacing w:val="-15"/>
        </w:rPr>
        <w:t xml:space="preserve"> </w:t>
      </w:r>
      <w:r>
        <w:t>a</w:t>
      </w:r>
      <w:r>
        <w:rPr>
          <w:spacing w:val="-15"/>
        </w:rPr>
        <w:t xml:space="preserve"> </w:t>
      </w:r>
      <w:r>
        <w:t>harder,</w:t>
      </w:r>
      <w:r>
        <w:rPr>
          <w:spacing w:val="-14"/>
        </w:rPr>
        <w:t xml:space="preserve"> </w:t>
      </w:r>
      <w:r>
        <w:t>more weakly related target for social-graph scores.</w:t>
      </w:r>
      <w:r>
        <w:rPr>
          <w:spacing w:val="40"/>
        </w:rPr>
        <w:t xml:space="preserve"> </w:t>
      </w:r>
      <w:r>
        <w:t xml:space="preserve">Protocols that require trading-skill discrimination may need features beyond either social graph—or may need to accept that social reputation and </w:t>
      </w:r>
      <w:bookmarkStart w:id="373" w:name="Rank_divergence_(H1_/_RQ1)"/>
      <w:bookmarkStart w:id="374" w:name="_bookmark109"/>
      <w:bookmarkEnd w:id="373"/>
      <w:bookmarkEnd w:id="374"/>
      <w:r>
        <w:t>trading performance are only loosely coupled in perpetual markets.</w:t>
      </w:r>
    </w:p>
    <w:p w14:paraId="00DC228C" w14:textId="77777777" w:rsidR="00350CFB" w:rsidRDefault="00350CFB">
      <w:pPr>
        <w:pStyle w:val="a3"/>
        <w:spacing w:before="166"/>
      </w:pPr>
    </w:p>
    <w:p w14:paraId="00DC228D" w14:textId="77777777" w:rsidR="00350CFB" w:rsidRDefault="00283FFF">
      <w:pPr>
        <w:pStyle w:val="2"/>
        <w:numPr>
          <w:ilvl w:val="1"/>
          <w:numId w:val="26"/>
        </w:numPr>
        <w:tabs>
          <w:tab w:val="left" w:pos="783"/>
        </w:tabs>
        <w:ind w:left="783" w:hanging="501"/>
      </w:pPr>
      <w:r>
        <w:t>Rank</w:t>
      </w:r>
      <w:r>
        <w:rPr>
          <w:spacing w:val="12"/>
        </w:rPr>
        <w:t xml:space="preserve"> </w:t>
      </w:r>
      <w:r>
        <w:t>divergence</w:t>
      </w:r>
      <w:r>
        <w:rPr>
          <w:spacing w:val="13"/>
        </w:rPr>
        <w:t xml:space="preserve"> </w:t>
      </w:r>
      <w:r>
        <w:t>(H1</w:t>
      </w:r>
      <w:r>
        <w:rPr>
          <w:spacing w:val="12"/>
        </w:rPr>
        <w:t xml:space="preserve"> </w:t>
      </w:r>
      <w:r>
        <w:t>/</w:t>
      </w:r>
      <w:r>
        <w:rPr>
          <w:spacing w:val="13"/>
        </w:rPr>
        <w:t xml:space="preserve"> </w:t>
      </w:r>
      <w:r>
        <w:rPr>
          <w:spacing w:val="-4"/>
        </w:rPr>
        <w:t>RQ1)</w:t>
      </w:r>
    </w:p>
    <w:p w14:paraId="00DC228E" w14:textId="77777777" w:rsidR="00350CFB" w:rsidRDefault="00350CFB">
      <w:pPr>
        <w:pStyle w:val="a3"/>
        <w:spacing w:before="24"/>
        <w:rPr>
          <w:b/>
          <w:sz w:val="28"/>
        </w:rPr>
      </w:pPr>
    </w:p>
    <w:p w14:paraId="00DC228F" w14:textId="77777777" w:rsidR="00350CFB" w:rsidRDefault="00283FFF">
      <w:pPr>
        <w:pStyle w:val="a3"/>
        <w:spacing w:line="396" w:lineRule="auto"/>
        <w:ind w:left="276" w:right="521" w:firstLine="5"/>
        <w:jc w:val="both"/>
      </w:pPr>
      <w:r>
        <w:t>Hypothesis</w:t>
      </w:r>
      <w:r>
        <w:rPr>
          <w:spacing w:val="-14"/>
        </w:rPr>
        <w:t xml:space="preserve"> </w:t>
      </w:r>
      <w:r>
        <w:t>H1</w:t>
      </w:r>
      <w:r>
        <w:rPr>
          <w:spacing w:val="-14"/>
        </w:rPr>
        <w:t xml:space="preserve"> </w:t>
      </w:r>
      <w:r>
        <w:t>and</w:t>
      </w:r>
      <w:r>
        <w:rPr>
          <w:spacing w:val="-14"/>
        </w:rPr>
        <w:t xml:space="preserve"> </w:t>
      </w:r>
      <w:r>
        <w:t>research</w:t>
      </w:r>
      <w:r>
        <w:rPr>
          <w:spacing w:val="-14"/>
        </w:rPr>
        <w:t xml:space="preserve"> </w:t>
      </w:r>
      <w:r>
        <w:t>question</w:t>
      </w:r>
      <w:r>
        <w:rPr>
          <w:spacing w:val="-14"/>
        </w:rPr>
        <w:t xml:space="preserve"> </w:t>
      </w:r>
      <w:r>
        <w:t>RQ1</w:t>
      </w:r>
      <w:r>
        <w:rPr>
          <w:spacing w:val="-14"/>
        </w:rPr>
        <w:t xml:space="preserve"> </w:t>
      </w:r>
      <w:r>
        <w:t>ask</w:t>
      </w:r>
      <w:r>
        <w:rPr>
          <w:spacing w:val="-14"/>
        </w:rPr>
        <w:t xml:space="preserve"> </w:t>
      </w:r>
      <w:r>
        <w:t>whether</w:t>
      </w:r>
      <w:r>
        <w:rPr>
          <w:spacing w:val="-14"/>
        </w:rPr>
        <w:t xml:space="preserve"> </w:t>
      </w:r>
      <w:r>
        <w:t>EndorseRank</w:t>
      </w:r>
      <w:r>
        <w:rPr>
          <w:spacing w:val="-14"/>
        </w:rPr>
        <w:t xml:space="preserve"> </w:t>
      </w:r>
      <w:r>
        <w:t>and</w:t>
      </w:r>
      <w:r>
        <w:rPr>
          <w:spacing w:val="-14"/>
        </w:rPr>
        <w:t xml:space="preserve"> </w:t>
      </w:r>
      <w:r>
        <w:t>AWP</w:t>
      </w:r>
      <w:r>
        <w:rPr>
          <w:spacing w:val="-15"/>
        </w:rPr>
        <w:t xml:space="preserve"> </w:t>
      </w:r>
      <w:r>
        <w:t>yield</w:t>
      </w:r>
      <w:r>
        <w:rPr>
          <w:spacing w:val="-14"/>
        </w:rPr>
        <w:t xml:space="preserve"> </w:t>
      </w:r>
      <w:r>
        <w:t>meaningfully different wallet orderings on an identical sample.</w:t>
      </w:r>
      <w:r>
        <w:rPr>
          <w:spacing w:val="40"/>
        </w:rPr>
        <w:t xml:space="preserve"> </w:t>
      </w:r>
      <w:r>
        <w:t xml:space="preserve">Inter-method Kendall </w:t>
      </w:r>
      <w:r>
        <w:rPr>
          <w:i/>
        </w:rPr>
        <w:t xml:space="preserve">τ </w:t>
      </w:r>
      <w:r>
        <w:t xml:space="preserve">between the two score </w:t>
      </w:r>
      <w:r>
        <w:rPr>
          <w:w w:val="105"/>
        </w:rPr>
        <w:t>vectors</w:t>
      </w:r>
      <w:r>
        <w:rPr>
          <w:spacing w:val="-4"/>
          <w:w w:val="105"/>
        </w:rPr>
        <w:t xml:space="preserve"> </w:t>
      </w:r>
      <w:r>
        <w:rPr>
          <w:w w:val="105"/>
        </w:rPr>
        <w:t>is</w:t>
      </w:r>
      <w:r>
        <w:rPr>
          <w:spacing w:val="-3"/>
          <w:w w:val="105"/>
        </w:rPr>
        <w:t xml:space="preserve"> </w:t>
      </w:r>
      <w:r>
        <w:rPr>
          <w:w w:val="105"/>
        </w:rPr>
        <w:t>0</w:t>
      </w:r>
      <w:r>
        <w:rPr>
          <w:i/>
          <w:w w:val="105"/>
        </w:rPr>
        <w:t>.</w:t>
      </w:r>
      <w:r>
        <w:rPr>
          <w:w w:val="105"/>
        </w:rPr>
        <w:t>316</w:t>
      </w:r>
      <w:r>
        <w:rPr>
          <w:spacing w:val="-3"/>
          <w:w w:val="105"/>
        </w:rPr>
        <w:t xml:space="preserve"> </w:t>
      </w:r>
      <w:r>
        <w:rPr>
          <w:w w:val="105"/>
        </w:rPr>
        <w:t>on</w:t>
      </w:r>
      <w:r>
        <w:rPr>
          <w:spacing w:val="-4"/>
          <w:w w:val="105"/>
        </w:rPr>
        <w:t xml:space="preserve"> </w:t>
      </w:r>
      <w:r>
        <w:rPr>
          <w:w w:val="105"/>
        </w:rPr>
        <w:t>the</w:t>
      </w:r>
      <w:r>
        <w:rPr>
          <w:spacing w:val="-3"/>
          <w:w w:val="105"/>
        </w:rPr>
        <w:t xml:space="preserve"> </w:t>
      </w:r>
      <w:r>
        <w:rPr>
          <w:w w:val="105"/>
        </w:rPr>
        <w:t>matched</w:t>
      </w:r>
      <w:r>
        <w:rPr>
          <w:spacing w:val="-4"/>
          <w:w w:val="105"/>
        </w:rPr>
        <w:t xml:space="preserve"> </w:t>
      </w:r>
      <w:r>
        <w:rPr>
          <w:w w:val="105"/>
        </w:rPr>
        <w:t>cohort</w:t>
      </w:r>
      <w:r>
        <w:rPr>
          <w:spacing w:val="-3"/>
          <w:w w:val="105"/>
        </w:rPr>
        <w:t xml:space="preserve"> </w:t>
      </w:r>
      <w:r>
        <w:rPr>
          <w:w w:val="105"/>
        </w:rPr>
        <w:t>(</w:t>
      </w:r>
      <w:r>
        <w:rPr>
          <w:i/>
          <w:w w:val="105"/>
        </w:rPr>
        <w:t xml:space="preserve">n </w:t>
      </w:r>
      <w:r>
        <w:rPr>
          <w:w w:val="105"/>
        </w:rPr>
        <w:t>= 5</w:t>
      </w:r>
      <w:r>
        <w:rPr>
          <w:i/>
          <w:w w:val="105"/>
        </w:rPr>
        <w:t>,</w:t>
      </w:r>
      <w:r>
        <w:rPr>
          <w:w w:val="105"/>
        </w:rPr>
        <w:t>521).</w:t>
      </w:r>
      <w:r>
        <w:rPr>
          <w:spacing w:val="40"/>
          <w:w w:val="105"/>
        </w:rPr>
        <w:t xml:space="preserve"> </w:t>
      </w:r>
      <w:r>
        <w:rPr>
          <w:w w:val="105"/>
        </w:rPr>
        <w:t>In</w:t>
      </w:r>
      <w:r>
        <w:rPr>
          <w:spacing w:val="-4"/>
          <w:w w:val="105"/>
        </w:rPr>
        <w:t xml:space="preserve"> </w:t>
      </w:r>
      <w:r>
        <w:rPr>
          <w:w w:val="105"/>
        </w:rPr>
        <w:t>the</w:t>
      </w:r>
      <w:r>
        <w:rPr>
          <w:spacing w:val="-3"/>
          <w:w w:val="105"/>
        </w:rPr>
        <w:t xml:space="preserve"> </w:t>
      </w:r>
      <w:r>
        <w:rPr>
          <w:w w:val="105"/>
        </w:rPr>
        <w:t>alignment</w:t>
      </w:r>
      <w:r>
        <w:rPr>
          <w:spacing w:val="-4"/>
          <w:w w:val="105"/>
        </w:rPr>
        <w:t xml:space="preserve"> </w:t>
      </w:r>
      <w:r>
        <w:rPr>
          <w:w w:val="105"/>
        </w:rPr>
        <w:t>bands</w:t>
      </w:r>
      <w:r>
        <w:rPr>
          <w:spacing w:val="-3"/>
          <w:w w:val="105"/>
        </w:rPr>
        <w:t xml:space="preserve"> </w:t>
      </w:r>
      <w:r>
        <w:rPr>
          <w:w w:val="105"/>
        </w:rPr>
        <w:t>of</w:t>
      </w:r>
      <w:r>
        <w:rPr>
          <w:spacing w:val="-4"/>
          <w:w w:val="105"/>
        </w:rPr>
        <w:t xml:space="preserve"> </w:t>
      </w:r>
      <w:r>
        <w:rPr>
          <w:w w:val="105"/>
        </w:rPr>
        <w:t>Chapter</w:t>
      </w:r>
      <w:r>
        <w:rPr>
          <w:spacing w:val="-4"/>
          <w:w w:val="105"/>
        </w:rPr>
        <w:t xml:space="preserve"> </w:t>
      </w:r>
      <w:hyperlink w:anchor="_bookmark17" w:history="1">
        <w:r>
          <w:rPr>
            <w:w w:val="105"/>
          </w:rPr>
          <w:t>2</w:t>
        </w:r>
      </w:hyperlink>
      <w:r>
        <w:rPr>
          <w:w w:val="105"/>
        </w:rPr>
        <w:t xml:space="preserve">, this </w:t>
      </w:r>
      <w:r>
        <w:t>value falls in the weak-to-moderate range:</w:t>
      </w:r>
      <w:r>
        <w:rPr>
          <w:spacing w:val="40"/>
        </w:rPr>
        <w:t xml:space="preserve"> </w:t>
      </w:r>
      <w:r>
        <w:t xml:space="preserve">the rankings are related but far from interchangeable. Correlation is present because economically active wallets tend to participate in both transfer and approval markets, yet allowance and transfer graphs emphasize different relationships, so many </w:t>
      </w:r>
      <w:r>
        <w:rPr>
          <w:w w:val="105"/>
        </w:rPr>
        <w:t>pairwise orderings disagree.</w:t>
      </w:r>
    </w:p>
    <w:p w14:paraId="00DC2290" w14:textId="77777777" w:rsidR="00350CFB" w:rsidRDefault="00283FFF">
      <w:pPr>
        <w:pStyle w:val="a3"/>
        <w:spacing w:before="22" w:line="398" w:lineRule="auto"/>
        <w:ind w:left="273" w:right="513" w:firstLine="8"/>
      </w:pPr>
      <w:r>
        <w:rPr>
          <w:spacing w:val="-2"/>
          <w:w w:val="105"/>
        </w:rPr>
        <w:t xml:space="preserve">Figure </w:t>
      </w:r>
      <w:hyperlink w:anchor="_bookmark110" w:history="1">
        <w:r>
          <w:rPr>
            <w:spacing w:val="-2"/>
            <w:w w:val="105"/>
          </w:rPr>
          <w:t>4.7</w:t>
        </w:r>
      </w:hyperlink>
      <w:r>
        <w:rPr>
          <w:spacing w:val="-2"/>
          <w:w w:val="105"/>
        </w:rPr>
        <w:t xml:space="preserve"> shows the marginal distributions of EndorseRank and AWP scores.</w:t>
      </w:r>
      <w:r>
        <w:rPr>
          <w:spacing w:val="61"/>
          <w:w w:val="105"/>
        </w:rPr>
        <w:t xml:space="preserve"> </w:t>
      </w:r>
      <w:r>
        <w:rPr>
          <w:spacing w:val="-2"/>
          <w:w w:val="105"/>
        </w:rPr>
        <w:t>Both are right-</w:t>
      </w:r>
      <w:r>
        <w:t>skewed, as is typical for PageRank on sparse directed graphs, but they are not identically shaped. AWP’s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denser</w:t>
      </w:r>
      <w:r>
        <w:rPr>
          <w:spacing w:val="-15"/>
        </w:rPr>
        <w:t xml:space="preserve"> </w:t>
      </w:r>
      <w:r>
        <w:t>transfer</w:t>
      </w:r>
      <w:r>
        <w:rPr>
          <w:spacing w:val="-15"/>
        </w:rPr>
        <w:t xml:space="preserve"> </w:t>
      </w:r>
      <w:r>
        <w:t>operator;</w:t>
      </w:r>
      <w:r>
        <w:rPr>
          <w:spacing w:val="-15"/>
        </w:rPr>
        <w:t xml:space="preserve"> </w:t>
      </w:r>
      <w:r>
        <w:t>EndorseRank’s</w:t>
      </w:r>
      <w:r>
        <w:rPr>
          <w:spacing w:val="-15"/>
        </w:rPr>
        <w:t xml:space="preserve"> </w:t>
      </w:r>
      <w:r>
        <w:t>mass</w:t>
      </w:r>
      <w:r>
        <w:rPr>
          <w:spacing w:val="-15"/>
        </w:rPr>
        <w:t xml:space="preserve"> </w:t>
      </w:r>
      <w:r>
        <w:t>reflects</w:t>
      </w:r>
      <w:r>
        <w:rPr>
          <w:spacing w:val="-15"/>
        </w:rPr>
        <w:t xml:space="preserve"> </w:t>
      </w:r>
      <w:r>
        <w:t>the</w:t>
      </w:r>
      <w:r>
        <w:rPr>
          <w:spacing w:val="-15"/>
        </w:rPr>
        <w:t xml:space="preserve"> </w:t>
      </w:r>
      <w:r>
        <w:t>sparser</w:t>
      </w:r>
      <w:r>
        <w:rPr>
          <w:spacing w:val="-15"/>
        </w:rPr>
        <w:t xml:space="preserve"> </w:t>
      </w:r>
      <w:r>
        <w:t>endorse-ment operator.</w:t>
      </w:r>
      <w:r>
        <w:rPr>
          <w:spacing w:val="40"/>
        </w:rPr>
        <w:t xml:space="preserve"> </w:t>
      </w:r>
      <w:r>
        <w:t>Skewness alone does not prove divergence—two methods could share the same ordering with different score scales—but it motivates examining rank-rank relationships directly. Figure</w:t>
      </w:r>
      <w:r>
        <w:rPr>
          <w:spacing w:val="-3"/>
        </w:rPr>
        <w:t xml:space="preserve"> </w:t>
      </w:r>
      <w:hyperlink w:anchor="_bookmark111" w:history="1">
        <w:r>
          <w:t>4.8</w:t>
        </w:r>
      </w:hyperlink>
      <w:r>
        <w:rPr>
          <w:spacing w:val="-3"/>
        </w:rPr>
        <w:t xml:space="preserve"> </w:t>
      </w:r>
      <w:r>
        <w:t>plots</w:t>
      </w:r>
      <w:r>
        <w:rPr>
          <w:spacing w:val="-3"/>
        </w:rPr>
        <w:t xml:space="preserve"> </w:t>
      </w:r>
      <w:r>
        <w:t>EndorseRank</w:t>
      </w:r>
      <w:r>
        <w:rPr>
          <w:spacing w:val="-3"/>
        </w:rPr>
        <w:t xml:space="preserve"> </w:t>
      </w:r>
      <w:r>
        <w:t>ranks</w:t>
      </w:r>
      <w:r>
        <w:rPr>
          <w:spacing w:val="-3"/>
        </w:rPr>
        <w:t xml:space="preserve"> </w:t>
      </w:r>
      <w:r>
        <w:t>against</w:t>
      </w:r>
      <w:r>
        <w:rPr>
          <w:spacing w:val="-3"/>
        </w:rPr>
        <w:t xml:space="preserve"> </w:t>
      </w:r>
      <w:r>
        <w:t>AWP</w:t>
      </w:r>
      <w:r>
        <w:rPr>
          <w:spacing w:val="-3"/>
        </w:rPr>
        <w:t xml:space="preserve"> </w:t>
      </w:r>
      <w:r>
        <w:t>ranks. Points</w:t>
      </w:r>
      <w:r>
        <w:rPr>
          <w:spacing w:val="-3"/>
        </w:rPr>
        <w:t xml:space="preserve"> </w:t>
      </w:r>
      <w:r>
        <w:t>along</w:t>
      </w:r>
      <w:r>
        <w:rPr>
          <w:spacing w:val="-3"/>
        </w:rPr>
        <w:t xml:space="preserve"> </w:t>
      </w:r>
      <w:r>
        <w:t>the</w:t>
      </w:r>
      <w:r>
        <w:rPr>
          <w:spacing w:val="-3"/>
        </w:rPr>
        <w:t xml:space="preserve"> </w:t>
      </w:r>
      <w:r>
        <w:t>diagonal</w:t>
      </w:r>
      <w:r>
        <w:rPr>
          <w:spacing w:val="-3"/>
        </w:rPr>
        <w:t xml:space="preserve"> </w:t>
      </w:r>
      <w:r>
        <w:t>would</w:t>
      </w:r>
      <w:r>
        <w:rPr>
          <w:spacing w:val="-3"/>
        </w:rPr>
        <w:t xml:space="preserve"> </w:t>
      </w:r>
      <w:r>
        <w:t>indicate identical orderings;</w:t>
      </w:r>
      <w:r>
        <w:rPr>
          <w:spacing w:val="37"/>
        </w:rPr>
        <w:t xml:space="preserve"> </w:t>
      </w:r>
      <w:r>
        <w:t>the observed cloud shows substantial off-diagonal mass.</w:t>
      </w:r>
      <w:r>
        <w:rPr>
          <w:spacing w:val="80"/>
        </w:rPr>
        <w:t xml:space="preserve"> </w:t>
      </w:r>
      <w:r>
        <w:t xml:space="preserve">Wallets that rank highly under transfer centrality are not reliably the same wallets that rank highly under allowance </w:t>
      </w:r>
      <w:r>
        <w:rPr>
          <w:w w:val="105"/>
        </w:rPr>
        <w:t>endorsement,</w:t>
      </w:r>
      <w:r>
        <w:rPr>
          <w:spacing w:val="-4"/>
          <w:w w:val="105"/>
        </w:rPr>
        <w:t xml:space="preserve"> </w:t>
      </w:r>
      <w:r>
        <w:rPr>
          <w:w w:val="105"/>
        </w:rPr>
        <w:t>and</w:t>
      </w:r>
      <w:r>
        <w:rPr>
          <w:spacing w:val="-8"/>
          <w:w w:val="105"/>
        </w:rPr>
        <w:t xml:space="preserve"> </w:t>
      </w:r>
      <w:r>
        <w:rPr>
          <w:w w:val="105"/>
        </w:rPr>
        <w:t>vice</w:t>
      </w:r>
      <w:r>
        <w:rPr>
          <w:spacing w:val="-8"/>
          <w:w w:val="105"/>
        </w:rPr>
        <w:t xml:space="preserve"> </w:t>
      </w:r>
      <w:r>
        <w:rPr>
          <w:w w:val="105"/>
        </w:rPr>
        <w:t>versa.</w:t>
      </w:r>
      <w:r>
        <w:rPr>
          <w:spacing w:val="35"/>
          <w:w w:val="105"/>
        </w:rPr>
        <w:t xml:space="preserve"> </w:t>
      </w:r>
      <w:r>
        <w:rPr>
          <w:w w:val="105"/>
        </w:rPr>
        <w:t>The</w:t>
      </w:r>
      <w:r>
        <w:rPr>
          <w:spacing w:val="-8"/>
          <w:w w:val="105"/>
        </w:rPr>
        <w:t xml:space="preserve"> </w:t>
      </w:r>
      <w:r>
        <w:rPr>
          <w:w w:val="105"/>
        </w:rPr>
        <w:t>inter-method</w:t>
      </w:r>
      <w:r>
        <w:rPr>
          <w:spacing w:val="-8"/>
          <w:w w:val="105"/>
        </w:rPr>
        <w:t xml:space="preserve"> </w:t>
      </w:r>
      <w:r>
        <w:rPr>
          <w:i/>
          <w:w w:val="105"/>
        </w:rPr>
        <w:t>τ</w:t>
      </w:r>
      <w:r>
        <w:rPr>
          <w:i/>
          <w:spacing w:val="33"/>
          <w:w w:val="105"/>
        </w:rPr>
        <w:t xml:space="preserve"> </w:t>
      </w:r>
      <w:r>
        <w:rPr>
          <w:w w:val="105"/>
        </w:rPr>
        <w:t>=</w:t>
      </w:r>
      <w:r>
        <w:rPr>
          <w:spacing w:val="15"/>
          <w:w w:val="105"/>
        </w:rPr>
        <w:t xml:space="preserve"> </w:t>
      </w:r>
      <w:r>
        <w:rPr>
          <w:w w:val="105"/>
        </w:rPr>
        <w:t>0</w:t>
      </w:r>
      <w:r>
        <w:rPr>
          <w:i/>
          <w:w w:val="105"/>
        </w:rPr>
        <w:t>.</w:t>
      </w:r>
      <w:r>
        <w:rPr>
          <w:w w:val="105"/>
        </w:rPr>
        <w:t>316</w:t>
      </w:r>
      <w:r>
        <w:rPr>
          <w:spacing w:val="-8"/>
          <w:w w:val="105"/>
        </w:rPr>
        <w:t xml:space="preserve"> </w:t>
      </w:r>
      <w:r>
        <w:rPr>
          <w:w w:val="105"/>
        </w:rPr>
        <w:t>summarizes</w:t>
      </w:r>
      <w:r>
        <w:rPr>
          <w:spacing w:val="-8"/>
          <w:w w:val="105"/>
        </w:rPr>
        <w:t xml:space="preserve"> </w:t>
      </w:r>
      <w:r>
        <w:rPr>
          <w:w w:val="105"/>
        </w:rPr>
        <w:t>this</w:t>
      </w:r>
      <w:r>
        <w:rPr>
          <w:spacing w:val="-8"/>
          <w:w w:val="105"/>
        </w:rPr>
        <w:t xml:space="preserve"> </w:t>
      </w:r>
      <w:r>
        <w:rPr>
          <w:w w:val="105"/>
        </w:rPr>
        <w:t>scatter:</w:t>
      </w:r>
      <w:r>
        <w:rPr>
          <w:spacing w:val="21"/>
          <w:w w:val="105"/>
        </w:rPr>
        <w:t xml:space="preserve"> </w:t>
      </w:r>
      <w:r>
        <w:rPr>
          <w:w w:val="105"/>
        </w:rPr>
        <w:t xml:space="preserve">agreement </w:t>
      </w:r>
      <w:r>
        <w:t>exceeds chance, but a protocol that substitutes one ranking for the other would mis-order a large</w:t>
      </w:r>
    </w:p>
    <w:p w14:paraId="00DC2291" w14:textId="77777777" w:rsidR="00350CFB" w:rsidRDefault="00350CFB">
      <w:pPr>
        <w:pStyle w:val="a3"/>
        <w:spacing w:line="398" w:lineRule="auto"/>
        <w:sectPr w:rsidR="00350CFB">
          <w:pgSz w:w="11910" w:h="16840"/>
          <w:pgMar w:top="1840" w:right="708" w:bottom="2300" w:left="992" w:header="0" w:footer="2115" w:gutter="0"/>
          <w:cols w:space="720"/>
        </w:sectPr>
      </w:pPr>
    </w:p>
    <w:p w14:paraId="00DC2292" w14:textId="77777777" w:rsidR="00350CFB" w:rsidRDefault="00350CFB">
      <w:pPr>
        <w:pStyle w:val="a3"/>
        <w:spacing w:before="6"/>
        <w:rPr>
          <w:sz w:val="17"/>
        </w:rPr>
      </w:pPr>
    </w:p>
    <w:p w14:paraId="00DC2293" w14:textId="77777777" w:rsidR="00350CFB" w:rsidRDefault="00350CFB">
      <w:pPr>
        <w:pStyle w:val="a3"/>
        <w:rPr>
          <w:sz w:val="17"/>
        </w:rPr>
        <w:sectPr w:rsidR="00350CFB">
          <w:pgSz w:w="11910" w:h="16840"/>
          <w:pgMar w:top="1920" w:right="708" w:bottom="2300" w:left="992" w:header="0" w:footer="2115" w:gutter="0"/>
          <w:cols w:space="720"/>
        </w:sectPr>
      </w:pPr>
    </w:p>
    <w:p w14:paraId="00DC2294" w14:textId="77777777" w:rsidR="00350CFB" w:rsidRDefault="00350CFB">
      <w:pPr>
        <w:pStyle w:val="a3"/>
        <w:spacing w:before="64"/>
        <w:rPr>
          <w:sz w:val="16"/>
        </w:rPr>
      </w:pPr>
    </w:p>
    <w:p w14:paraId="00DC2295" w14:textId="77777777" w:rsidR="00350CFB" w:rsidRDefault="00283FFF">
      <w:pPr>
        <w:spacing w:before="1"/>
        <w:ind w:right="38"/>
        <w:jc w:val="right"/>
        <w:rPr>
          <w:rFonts w:ascii="Arial"/>
          <w:sz w:val="18"/>
        </w:rPr>
      </w:pPr>
      <w:bookmarkStart w:id="375" w:name="_bookmark110"/>
      <w:bookmarkEnd w:id="375"/>
      <w:r>
        <w:rPr>
          <w:rFonts w:ascii="Arial"/>
          <w:spacing w:val="-4"/>
          <w:w w:val="105"/>
          <w:sz w:val="18"/>
        </w:rPr>
        <w:t>4000</w:t>
      </w:r>
    </w:p>
    <w:p w14:paraId="00DC2296" w14:textId="77777777" w:rsidR="00350CFB" w:rsidRDefault="00283FFF">
      <w:pPr>
        <w:spacing w:before="57"/>
        <w:ind w:left="1110"/>
        <w:rPr>
          <w:rFonts w:ascii="Arial"/>
          <w:sz w:val="18"/>
        </w:rPr>
      </w:pPr>
      <w:r>
        <w:br w:type="column"/>
      </w:r>
      <w:r>
        <w:rPr>
          <w:rFonts w:ascii="Arial"/>
          <w:spacing w:val="-4"/>
          <w:w w:val="105"/>
          <w:sz w:val="18"/>
        </w:rPr>
        <w:t>1750</w:t>
      </w:r>
    </w:p>
    <w:p w14:paraId="00DC2297" w14:textId="77777777" w:rsidR="00350CFB" w:rsidRDefault="00350CFB">
      <w:pPr>
        <w:pStyle w:val="a3"/>
        <w:spacing w:before="18"/>
        <w:rPr>
          <w:rFonts w:ascii="Arial"/>
          <w:sz w:val="16"/>
        </w:rPr>
      </w:pPr>
    </w:p>
    <w:p w14:paraId="00DC2298" w14:textId="77777777" w:rsidR="00350CFB" w:rsidRDefault="00283FFF">
      <w:pPr>
        <w:ind w:left="1110"/>
        <w:rPr>
          <w:rFonts w:ascii="Arial"/>
          <w:sz w:val="18"/>
        </w:rPr>
      </w:pPr>
      <w:r>
        <w:rPr>
          <w:rFonts w:ascii="Arial"/>
          <w:noProof/>
          <w:sz w:val="18"/>
        </w:rPr>
        <mc:AlternateContent>
          <mc:Choice Requires="wpg">
            <w:drawing>
              <wp:anchor distT="0" distB="0" distL="0" distR="0" simplePos="0" relativeHeight="15784448" behindDoc="0" locked="0" layoutInCell="1" allowOverlap="1" wp14:anchorId="00DC27BA" wp14:editId="00DC27BB">
                <wp:simplePos x="0" y="0"/>
                <wp:positionH relativeFrom="page">
                  <wp:posOffset>1637673</wp:posOffset>
                </wp:positionH>
                <wp:positionV relativeFrom="paragraph">
                  <wp:posOffset>-367028</wp:posOffset>
                </wp:positionV>
                <wp:extent cx="2089785" cy="203073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29" name="Graphic 729"/>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0" name="Graphic 730"/>
                        <wps:cNvSpPr/>
                        <wps:spPr>
                          <a:xfrm>
                            <a:off x="17725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1" name="Graphic 731"/>
                        <wps:cNvSpPr/>
                        <wps:spPr>
                          <a:xfrm>
                            <a:off x="17725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2" name="Graphic 732"/>
                        <wps:cNvSpPr/>
                        <wps:spPr>
                          <a:xfrm>
                            <a:off x="17725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3" name="Graphic 733"/>
                        <wps:cNvSpPr/>
                        <wps:spPr>
                          <a:xfrm>
                            <a:off x="75606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4" name="Graphic 734"/>
                        <wps:cNvSpPr/>
                        <wps:spPr>
                          <a:xfrm>
                            <a:off x="75606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5" name="Graphic 735"/>
                        <wps:cNvSpPr/>
                        <wps:spPr>
                          <a:xfrm>
                            <a:off x="75606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6" name="Graphic 736"/>
                        <wps:cNvSpPr/>
                        <wps:spPr>
                          <a:xfrm>
                            <a:off x="1334879"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7" name="Graphic 737"/>
                        <wps:cNvSpPr/>
                        <wps:spPr>
                          <a:xfrm>
                            <a:off x="1334879"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8" name="Graphic 738"/>
                        <wps:cNvSpPr/>
                        <wps:spPr>
                          <a:xfrm>
                            <a:off x="1334879"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9" name="Graphic 739"/>
                        <wps:cNvSpPr/>
                        <wps:spPr>
                          <a:xfrm>
                            <a:off x="1913692"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0" name="Graphic 740"/>
                        <wps:cNvSpPr/>
                        <wps:spPr>
                          <a:xfrm>
                            <a:off x="1913692"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1" name="Graphic 741"/>
                        <wps:cNvSpPr/>
                        <wps:spPr>
                          <a:xfrm>
                            <a:off x="1913692"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2" name="Graphic 742"/>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3" name="Graphic 743"/>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5" name="Graphic 745"/>
                        <wps:cNvSpPr/>
                        <wps:spPr>
                          <a:xfrm>
                            <a:off x="36623" y="156934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6" name="Graphic 746"/>
                        <wps:cNvSpPr/>
                        <wps:spPr>
                          <a:xfrm>
                            <a:off x="0" y="156934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0" y="156934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48" name="Graphic 748"/>
                        <wps:cNvSpPr/>
                        <wps:spPr>
                          <a:xfrm>
                            <a:off x="36623" y="1145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9" name="Graphic 749"/>
                        <wps:cNvSpPr/>
                        <wps:spPr>
                          <a:xfrm>
                            <a:off x="0" y="1145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0" y="1145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1" name="Graphic 751"/>
                        <wps:cNvSpPr/>
                        <wps:spPr>
                          <a:xfrm>
                            <a:off x="36623" y="720857"/>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2" name="Graphic 752"/>
                        <wps:cNvSpPr/>
                        <wps:spPr>
                          <a:xfrm>
                            <a:off x="0" y="720857"/>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0" y="720857"/>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4" name="Graphic 754"/>
                        <wps:cNvSpPr/>
                        <wps:spPr>
                          <a:xfrm>
                            <a:off x="36623" y="296615"/>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5" name="Graphic 755"/>
                        <wps:cNvSpPr/>
                        <wps:spPr>
                          <a:xfrm>
                            <a:off x="0" y="296615"/>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0" y="296615"/>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7" name="Graphic 75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58" name="Textbox 758"/>
                        <wps:cNvSpPr txBox="1"/>
                        <wps:spPr>
                          <a:xfrm>
                            <a:off x="1329908" y="103590"/>
                            <a:ext cx="726440" cy="95885"/>
                          </a:xfrm>
                          <a:prstGeom prst="rect">
                            <a:avLst/>
                          </a:prstGeom>
                        </wps:spPr>
                        <wps:txbx>
                          <w:txbxContent>
                            <w:p w14:paraId="00DC288E" w14:textId="77777777" w:rsidR="00350CFB" w:rsidRDefault="00283FFF">
                              <w:pPr>
                                <w:spacing w:line="151" w:lineRule="exact"/>
                                <w:rPr>
                                  <w:rFonts w:ascii="Arial"/>
                                  <w:sz w:val="18"/>
                                </w:rPr>
                              </w:pPr>
                              <w:r>
                                <w:rPr>
                                  <w:rFonts w:ascii="Arial"/>
                                  <w:spacing w:val="-2"/>
                                  <w:sz w:val="18"/>
                                </w:rPr>
                                <w:t>EndorseRank</w:t>
                              </w:r>
                            </w:p>
                          </w:txbxContent>
                        </wps:txbx>
                        <wps:bodyPr wrap="square" lIns="0" tIns="0" rIns="0" bIns="0" rtlCol="0">
                          <a:noAutofit/>
                        </wps:bodyPr>
                      </wps:wsp>
                    </wpg:wgp>
                  </a:graphicData>
                </a:graphic>
              </wp:anchor>
            </w:drawing>
          </mc:Choice>
          <mc:Fallback>
            <w:pict>
              <v:group w14:anchorId="00DC27BA" id="Group 728" o:spid="_x0000_s1266" style="position:absolute;left:0;text-align:left;margin-left:128.95pt;margin-top:-28.9pt;width:164.55pt;height:159.9pt;z-index:15784448;mso-wrap-distance-left:0;mso-wrap-distance-right:0;mso-position-horizontal-relative:page;mso-position-vertical-relative:text" coordsize="20897,2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">
                <v:shape id="Graphic 729" o:spid="_x0000_s1267" style="position:absolute;left:1297;top:989;width:18624;height:18948;visibility:visible;mso-wrap-style:square;v-text-anchor:top" coordsize="1862455,189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" path="m325894,1892973r-46558,l279336,1893392r-46558,l232778,1892541r-46558,l186220,1892973r-46546,l139674,1890852r-46558,l93116,1891271r-46558,l46558,,,,,1894662r46558,l93116,1894662r232778,l325894,1892973xem605218,1894243r-46558,l512114,1894243r,-432l465556,1893811r,-419l418998,1893392r-46558,l372440,1894662r46558,l465556,1894662r46558,l558660,1894662r46558,l605218,1894243xem837996,1893811r-46558,l791438,1877275r-46558,l744880,1894662r46558,l837996,1894662r,-851xem931100,1894243r-46558,l884542,1894662r46558,l931100,1894243xem1256982,1894243r-46545,l1210437,1894662r46545,l1256982,1894243xem1862201,1894243r-46559,l1815642,1894662r46559,l1862201,1894243xe" fillcolor="#5a4979" stroked="f">
                  <v:path arrowok="t"/>
                </v:shape>
                <v:shape id="Graphic 730" o:spid="_x0000_s1268" style="position:absolute;left:1772;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" path="m,1989398l,e" filled="f" strokecolor="#afafaf" strokeweight=".23253mm">
                  <v:path arrowok="t"/>
                </v:shape>
                <v:shape id="Graphic 731" o:spid="_x0000_s1269" style="position:absolute;left:1772;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" path="m,l,36623e" fillcolor="black" stroked="f">
                  <v:path arrowok="t"/>
                </v:shape>
                <v:shape id="Graphic 732" o:spid="_x0000_s1270" style="position:absolute;left:1772;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" path="m,l,36623e" filled="f" strokeweight=".23253mm">
                  <v:path arrowok="t"/>
                </v:shape>
                <v:shape id="Graphic 733" o:spid="_x0000_s1271" style="position:absolute;left:7560;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" path="m,1989398l,e" filled="f" strokecolor="#afafaf" strokeweight=".23253mm">
                  <v:path arrowok="t"/>
                </v:shape>
                <v:shape id="Graphic 734" o:spid="_x0000_s1272" style="position:absolute;left:756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" path="m,l,36623e" fillcolor="black" stroked="f">
                  <v:path arrowok="t"/>
                </v:shape>
                <v:shape id="Graphic 735" o:spid="_x0000_s1273" style="position:absolute;left:756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" path="m,l,36623e" filled="f" strokeweight=".23253mm">
                  <v:path arrowok="t"/>
                </v:shape>
                <v:shape id="Graphic 736" o:spid="_x0000_s1274" style="position:absolute;left:13348;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" path="m,1989398l,e" filled="f" strokecolor="#afafaf" strokeweight=".23253mm">
                  <v:path arrowok="t"/>
                </v:shape>
                <v:shape id="Graphic 737" o:spid="_x0000_s1275" style="position:absolute;left:1334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" path="m,l,36623e" fillcolor="black" stroked="f">
                  <v:path arrowok="t"/>
                </v:shape>
                <v:shape id="Graphic 738" o:spid="_x0000_s1276" style="position:absolute;left:1334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" path="m,l,36623e" filled="f" strokeweight=".23253mm">
                  <v:path arrowok="t"/>
                </v:shape>
                <v:shape id="Graphic 739" o:spid="_x0000_s1277" style="position:absolute;left:19136;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" path="m,1989398l,e" filled="f" strokecolor="#afafaf" strokeweight=".23253mm">
                  <v:path arrowok="t"/>
                </v:shape>
                <v:shape id="Graphic 740" o:spid="_x0000_s1278" style="position:absolute;left:1913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" path="m,l,36623e" fillcolor="black" stroked="f">
                  <v:path arrowok="t"/>
                </v:shape>
                <v:shape id="Graphic 741" o:spid="_x0000_s1279" style="position:absolute;left:1913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" path="m,l,36623e" filled="f" strokeweight=".23253mm">
                  <v:path arrowok="t"/>
                </v:shape>
                <v:shape id="Graphic 742" o:spid="_x0000_s1280" style="position:absolute;left:366;top:19935;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" path="m,l2048415,e" filled="f" strokecolor="#afafaf" strokeweight=".23253mm">
                  <v:path arrowok="t"/>
                </v:shape>
                <v:shape id="Graphic 743" o:spid="_x0000_s1281"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" path="m36623,l,e" fillcolor="black" stroked="f">
                  <v:path arrowok="t"/>
                </v:shape>
                <v:shape id="Graphic 744" o:spid="_x0000_s1282"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" path="m36623,l,e" filled="f" strokeweight=".23253mm">
                  <v:path arrowok="t"/>
                </v:shape>
                <v:shape id="Graphic 745" o:spid="_x0000_s1283" style="position:absolute;left:366;top:15693;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" path="m,l2048415,e" filled="f" strokecolor="#afafaf" strokeweight=".23253mm">
                  <v:path arrowok="t"/>
                </v:shape>
                <v:shape id="Graphic 746" o:spid="_x0000_s1284" style="position:absolute;top:15693;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" path="m36623,l,e" fillcolor="black" stroked="f">
                  <v:path arrowok="t"/>
                </v:shape>
                <v:shape id="Graphic 747" o:spid="_x0000_s1285" style="position:absolute;top:15693;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" path="m36623,l,e" filled="f" strokeweight=".23253mm">
                  <v:path arrowok="t"/>
                </v:shape>
                <v:shape id="Graphic 748" o:spid="_x0000_s1286" style="position:absolute;left:366;top:11451;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" path="m,l2048415,e" filled="f" strokecolor="#afafaf" strokeweight=".23253mm">
                  <v:path arrowok="t"/>
                </v:shape>
                <v:shape id="Graphic 749" o:spid="_x0000_s1287" style="position:absolute;top:1145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" path="m36623,l,e" fillcolor="black" stroked="f">
                  <v:path arrowok="t"/>
                </v:shape>
                <v:shape id="Graphic 750" o:spid="_x0000_s1288" style="position:absolute;top:1145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" path="m36623,l,e" filled="f" strokeweight=".23253mm">
                  <v:path arrowok="t"/>
                </v:shape>
                <v:shape id="Graphic 751" o:spid="_x0000_s1289" style="position:absolute;left:366;top:7208;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" path="m,l2048415,e" filled="f" strokecolor="#afafaf" strokeweight=".23253mm">
                  <v:path arrowok="t"/>
                </v:shape>
                <v:shape id="Graphic 752" o:spid="_x0000_s1290" style="position:absolute;top:7208;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" path="m36623,l,e" fillcolor="black" stroked="f">
                  <v:path arrowok="t"/>
                </v:shape>
                <v:shape id="Graphic 753" o:spid="_x0000_s1291" style="position:absolute;top:7208;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" path="m36623,l,e" filled="f" strokeweight=".23253mm">
                  <v:path arrowok="t"/>
                </v:shape>
                <v:shape id="Graphic 754" o:spid="_x0000_s1292" style="position:absolute;left:366;top:2966;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" path="m,l2048415,e" filled="f" strokecolor="#afafaf" strokeweight=".23253mm">
                  <v:path arrowok="t"/>
                </v:shape>
                <v:shape id="Graphic 755" o:spid="_x0000_s1293" style="position:absolute;top:296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" path="m36623,l,e" fillcolor="black" stroked="f">
                  <v:path arrowok="t"/>
                </v:shape>
                <v:shape id="Graphic 756" o:spid="_x0000_s1294" style="position:absolute;top:296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" path="m36623,l,e" filled="f" strokeweight=".23253mm">
                  <v:path arrowok="t"/>
                </v:shape>
                <v:shape id="Graphic 757" o:spid="_x0000_s1295" style="position:absolute;left:366;top:41;width:20485;height:19895;visibility:visible;mso-wrap-style:square;v-text-anchor:top" coordsize="204851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" path="m,1989398l,em2048415,1989398l2048415,em,1989398r2048415,em,l2048415,e" filled="f" strokeweight=".23253mm">
                  <v:path arrowok="t"/>
                </v:shape>
                <v:shape id="Textbox 758" o:spid="_x0000_s1296" type="#_x0000_t202" style="position:absolute;left:13299;top:1035;width:7264;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00DC288E" w14:textId="77777777" w:rsidR="00350CFB" w:rsidRDefault="00283FFF">
                        <w:pPr>
                          <w:spacing w:line="151" w:lineRule="exact"/>
                          <w:rPr>
                            <w:rFonts w:ascii="Arial"/>
                            <w:sz w:val="18"/>
                          </w:rPr>
                        </w:pPr>
                        <w:r>
                          <w:rPr>
                            <w:rFonts w:ascii="Arial"/>
                            <w:spacing w:val="-2"/>
                            <w:sz w:val="18"/>
                          </w:rPr>
                          <w:t>EndorseRank</w:t>
                        </w:r>
                      </w:p>
                    </w:txbxContent>
                  </v:textbox>
                </v:shape>
                <w10:wrap anchorx="page"/>
              </v:group>
            </w:pict>
          </mc:Fallback>
        </mc:AlternateContent>
      </w:r>
      <w:r>
        <w:rPr>
          <w:rFonts w:ascii="Arial"/>
          <w:noProof/>
          <w:sz w:val="18"/>
        </w:rPr>
        <mc:AlternateContent>
          <mc:Choice Requires="wpg">
            <w:drawing>
              <wp:anchor distT="0" distB="0" distL="0" distR="0" simplePos="0" relativeHeight="15784960" behindDoc="0" locked="0" layoutInCell="1" allowOverlap="1" wp14:anchorId="00DC27BC" wp14:editId="00DC27BD">
                <wp:simplePos x="0" y="0"/>
                <wp:positionH relativeFrom="page">
                  <wp:posOffset>4293414</wp:posOffset>
                </wp:positionH>
                <wp:positionV relativeFrom="paragraph">
                  <wp:posOffset>-367028</wp:posOffset>
                </wp:positionV>
                <wp:extent cx="2089785" cy="2030730"/>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785" cy="2030730"/>
                          <a:chOff x="0" y="0"/>
                          <a:chExt cx="2089785" cy="2030730"/>
                        </a:xfrm>
                      </wpg:grpSpPr>
                      <wps:wsp>
                        <wps:cNvPr id="760" name="Graphic 760"/>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1" name="Graphic 761"/>
                        <wps:cNvSpPr/>
                        <wps:spPr>
                          <a:xfrm>
                            <a:off x="179683"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2" name="Graphic 762"/>
                        <wps:cNvSpPr/>
                        <wps:spPr>
                          <a:xfrm>
                            <a:off x="179683"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3" name="Graphic 763"/>
                        <wps:cNvSpPr/>
                        <wps:spPr>
                          <a:xfrm>
                            <a:off x="179683"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4" name="Graphic 764"/>
                        <wps:cNvSpPr/>
                        <wps:spPr>
                          <a:xfrm>
                            <a:off x="657075"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5" name="Graphic 765"/>
                        <wps:cNvSpPr/>
                        <wps:spPr>
                          <a:xfrm>
                            <a:off x="657075"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6" name="Graphic 766"/>
                        <wps:cNvSpPr/>
                        <wps:spPr>
                          <a:xfrm>
                            <a:off x="657075"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7" name="Graphic 767"/>
                        <wps:cNvSpPr/>
                        <wps:spPr>
                          <a:xfrm>
                            <a:off x="1134466"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8" name="Graphic 768"/>
                        <wps:cNvSpPr/>
                        <wps:spPr>
                          <a:xfrm>
                            <a:off x="1134466"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9" name="Graphic 769"/>
                        <wps:cNvSpPr/>
                        <wps:spPr>
                          <a:xfrm>
                            <a:off x="1134466"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0" name="Graphic 770"/>
                        <wps:cNvSpPr/>
                        <wps:spPr>
                          <a:xfrm>
                            <a:off x="1611857" y="4185"/>
                            <a:ext cx="1270" cy="1989455"/>
                          </a:xfrm>
                          <a:custGeom>
                            <a:avLst/>
                            <a:gdLst/>
                            <a:ahLst/>
                            <a:cxnLst/>
                            <a:rect l="l" t="t" r="r" b="b"/>
                            <a:pathLst>
                              <a:path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1" name="Graphic 771"/>
                        <wps:cNvSpPr/>
                        <wps:spPr>
                          <a:xfrm>
                            <a:off x="1611857" y="1993584"/>
                            <a:ext cx="1270" cy="36830"/>
                          </a:xfrm>
                          <a:custGeom>
                            <a:avLst/>
                            <a:gdLst/>
                            <a:ahLst/>
                            <a:cxnLst/>
                            <a:rect l="l" t="t" r="r" b="b"/>
                            <a:pathLst>
                              <a:path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2" name="Graphic 772"/>
                        <wps:cNvSpPr/>
                        <wps:spPr>
                          <a:xfrm>
                            <a:off x="1611857" y="1993584"/>
                            <a:ext cx="1270" cy="36830"/>
                          </a:xfrm>
                          <a:custGeom>
                            <a:avLst/>
                            <a:gdLst/>
                            <a:ahLst/>
                            <a:cxnLst/>
                            <a:rect l="l" t="t" r="r" b="b"/>
                            <a:pathLst>
                              <a:path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3" name="Graphic 773"/>
                        <wps:cNvSpPr/>
                        <wps:spPr>
                          <a:xfrm>
                            <a:off x="36623" y="199358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4" name="Graphic 774"/>
                        <wps:cNvSpPr/>
                        <wps:spPr>
                          <a:xfrm>
                            <a:off x="0" y="199358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5" name="Graphic 775"/>
                        <wps:cNvSpPr/>
                        <wps:spPr>
                          <a:xfrm>
                            <a:off x="0" y="199358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6" name="Graphic 776"/>
                        <wps:cNvSpPr/>
                        <wps:spPr>
                          <a:xfrm>
                            <a:off x="36623" y="173375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7" name="Graphic 777"/>
                        <wps:cNvSpPr/>
                        <wps:spPr>
                          <a:xfrm>
                            <a:off x="0" y="173375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78" name="Graphic 778"/>
                        <wps:cNvSpPr/>
                        <wps:spPr>
                          <a:xfrm>
                            <a:off x="0" y="173375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79" name="Graphic 779"/>
                        <wps:cNvSpPr/>
                        <wps:spPr>
                          <a:xfrm>
                            <a:off x="36623" y="147392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0" name="Graphic 780"/>
                        <wps:cNvSpPr/>
                        <wps:spPr>
                          <a:xfrm>
                            <a:off x="0" y="147392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1" name="Graphic 781"/>
                        <wps:cNvSpPr/>
                        <wps:spPr>
                          <a:xfrm>
                            <a:off x="0" y="147392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2" name="Graphic 782"/>
                        <wps:cNvSpPr/>
                        <wps:spPr>
                          <a:xfrm>
                            <a:off x="36623" y="1214100"/>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3" name="Graphic 783"/>
                        <wps:cNvSpPr/>
                        <wps:spPr>
                          <a:xfrm>
                            <a:off x="0" y="1214100"/>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4" name="Graphic 784"/>
                        <wps:cNvSpPr/>
                        <wps:spPr>
                          <a:xfrm>
                            <a:off x="0" y="1214100"/>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5" name="Graphic 785"/>
                        <wps:cNvSpPr/>
                        <wps:spPr>
                          <a:xfrm>
                            <a:off x="36623" y="954272"/>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6" name="Graphic 786"/>
                        <wps:cNvSpPr/>
                        <wps:spPr>
                          <a:xfrm>
                            <a:off x="0" y="954272"/>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87" name="Graphic 787"/>
                        <wps:cNvSpPr/>
                        <wps:spPr>
                          <a:xfrm>
                            <a:off x="0" y="954272"/>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8" name="Graphic 788"/>
                        <wps:cNvSpPr/>
                        <wps:spPr>
                          <a:xfrm>
                            <a:off x="36623" y="694444"/>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9" name="Graphic 789"/>
                        <wps:cNvSpPr/>
                        <wps:spPr>
                          <a:xfrm>
                            <a:off x="0" y="694444"/>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0" name="Graphic 790"/>
                        <wps:cNvSpPr/>
                        <wps:spPr>
                          <a:xfrm>
                            <a:off x="0" y="694444"/>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1" name="Graphic 791"/>
                        <wps:cNvSpPr/>
                        <wps:spPr>
                          <a:xfrm>
                            <a:off x="36623" y="434616"/>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2" name="Graphic 792"/>
                        <wps:cNvSpPr/>
                        <wps:spPr>
                          <a:xfrm>
                            <a:off x="0" y="434616"/>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3" name="Graphic 793"/>
                        <wps:cNvSpPr/>
                        <wps:spPr>
                          <a:xfrm>
                            <a:off x="0" y="434616"/>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4" name="Graphic 794"/>
                        <wps:cNvSpPr/>
                        <wps:spPr>
                          <a:xfrm>
                            <a:off x="36623" y="174788"/>
                            <a:ext cx="2048510" cy="1270"/>
                          </a:xfrm>
                          <a:custGeom>
                            <a:avLst/>
                            <a:gdLst/>
                            <a:ahLst/>
                            <a:cxnLst/>
                            <a:rect l="l" t="t" r="r" b="b"/>
                            <a:pathLst>
                              <a:path w="204851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5" name="Graphic 795"/>
                        <wps:cNvSpPr/>
                        <wps:spPr>
                          <a:xfrm>
                            <a:off x="0" y="174788"/>
                            <a:ext cx="36830" cy="1270"/>
                          </a:xfrm>
                          <a:custGeom>
                            <a:avLst/>
                            <a:gdLst/>
                            <a:ahLst/>
                            <a:cxnLst/>
                            <a:rect l="l" t="t" r="r" b="b"/>
                            <a:pathLst>
                              <a:path w="36830">
                                <a:moveTo>
                                  <a:pt x="36623" y="0"/>
                                </a:moveTo>
                                <a:lnTo>
                                  <a:pt x="0" y="0"/>
                                </a:lnTo>
                              </a:path>
                            </a:pathLst>
                          </a:custGeom>
                          <a:solidFill>
                            <a:srgbClr val="000000"/>
                          </a:solidFill>
                        </wps:spPr>
                        <wps:bodyPr wrap="square" lIns="0" tIns="0" rIns="0" bIns="0" rtlCol="0">
                          <a:prstTxWarp prst="textNoShape">
                            <a:avLst/>
                          </a:prstTxWarp>
                          <a:noAutofit/>
                        </wps:bodyPr>
                      </wps:wsp>
                      <wps:wsp>
                        <wps:cNvPr id="796" name="Graphic 796"/>
                        <wps:cNvSpPr/>
                        <wps:spPr>
                          <a:xfrm>
                            <a:off x="0" y="174788"/>
                            <a:ext cx="36830" cy="1270"/>
                          </a:xfrm>
                          <a:custGeom>
                            <a:avLst/>
                            <a:gdLst/>
                            <a:ahLst/>
                            <a:cxnLst/>
                            <a:rect l="l" t="t" r="r" b="b"/>
                            <a:pathLst>
                              <a:path w="3683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7" name="Graphic 797"/>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98" name="Textbox 798"/>
                        <wps:cNvSpPr txBox="1"/>
                        <wps:spPr>
                          <a:xfrm>
                            <a:off x="1794408" y="103590"/>
                            <a:ext cx="262255" cy="95885"/>
                          </a:xfrm>
                          <a:prstGeom prst="rect">
                            <a:avLst/>
                          </a:prstGeom>
                        </wps:spPr>
                        <wps:txbx>
                          <w:txbxContent>
                            <w:p w14:paraId="00DC288F" w14:textId="77777777" w:rsidR="00350CFB" w:rsidRDefault="00283FFF">
                              <w:pPr>
                                <w:spacing w:line="151" w:lineRule="exact"/>
                                <w:rPr>
                                  <w:rFonts w:ascii="Arial"/>
                                  <w:sz w:val="18"/>
                                </w:rPr>
                              </w:pPr>
                              <w:r>
                                <w:rPr>
                                  <w:rFonts w:ascii="Arial"/>
                                  <w:spacing w:val="-5"/>
                                  <w:sz w:val="18"/>
                                </w:rPr>
                                <w:t>AWP</w:t>
                              </w:r>
                            </w:p>
                          </w:txbxContent>
                        </wps:txbx>
                        <wps:bodyPr wrap="square" lIns="0" tIns="0" rIns="0" bIns="0" rtlCol="0">
                          <a:noAutofit/>
                        </wps:bodyPr>
                      </wps:wsp>
                    </wpg:wgp>
                  </a:graphicData>
                </a:graphic>
              </wp:anchor>
            </w:drawing>
          </mc:Choice>
          <mc:Fallback>
            <w:pict>
              <v:group w14:anchorId="00DC27BC" id="Group 759" o:spid="_x0000_s1297" style="position:absolute;left:0;text-align:left;margin-left:338.05pt;margin-top:-28.9pt;width:164.55pt;height:159.9pt;z-index:15784960;mso-wrap-distance-left:0;mso-wrap-distance-right:0;mso-position-horizontal-relative:page;mso-position-vertical-relative:text" coordsize="20897,2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">
                <v:shape id="Graphic 760" o:spid="_x0000_s1298" style="position:absolute;left:1297;top:989;width:18624;height:18948;visibility:visible;mso-wrap-style:square;v-text-anchor:top" coordsize="1862455,189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" path="m1396644,1891550r-46558,l1350086,1890509r-46546,l1256982,1890509r,3111l1210424,1893620r,-2070l1163866,1891550r-46546,l1117320,1890509r-46558,l1070762,1881149r-46558,l1024204,1887385r-46558,l931100,1887385r,-14542l884542,1872843r,-5194l837984,1867649r,-3124l791425,1864525r,-13513l744880,1851012r,-4153l698322,1846859r,-15596l651764,1831263r,-17665l605205,1813598r,-32220l558660,1781378r,-6236l512102,1775142r,-19748l465543,1755394r,-21819l418985,1733575r,-50927l372440,1682648r,1041l325882,1683689r,-63398l279323,1620291r,-24943l232778,1595348r,-83147l186220,1512201r,73787l139661,1585988r,-227609l93103,1358379r,217221l46558,1575600,46558,,,,,1894662r46558,l93103,1894662r1303541,l1396644,1891550xem1536306,1893620r-46546,l1443202,1893620r,1042l1489760,1894662r46546,l1536306,1893620xem1675968,1893620r-46546,l1582864,1893620r,1042l1629422,1894662r46546,l1675968,1893620xem1862188,1893620r-46546,l1815642,1894662r46546,l1862188,1893620xe" fillcolor="#5a4979" stroked="f">
                  <v:path arrowok="t"/>
                </v:shape>
                <v:shape id="Graphic 761" o:spid="_x0000_s1299" style="position:absolute;left:1796;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" path="m,1989398l,e" filled="f" strokecolor="#afafaf" strokeweight=".23253mm">
                  <v:path arrowok="t"/>
                </v:shape>
                <v:shape id="Graphic 762" o:spid="_x0000_s1300" style="position:absolute;left:179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" path="m,l,36623e" fillcolor="black" stroked="f">
                  <v:path arrowok="t"/>
                </v:shape>
                <v:shape id="Graphic 763" o:spid="_x0000_s1301" style="position:absolute;left:1796;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" path="m,l,36623e" filled="f" strokeweight=".23253mm">
                  <v:path arrowok="t"/>
                </v:shape>
                <v:shape id="Graphic 764" o:spid="_x0000_s1302" style="position:absolute;left:6570;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" path="m,1989398l,e" filled="f" strokecolor="#afafaf" strokeweight=".23253mm">
                  <v:path arrowok="t"/>
                </v:shape>
                <v:shape id="Graphic 765" o:spid="_x0000_s1303" style="position:absolute;left:657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" path="m,l,36623e" fillcolor="black" stroked="f">
                  <v:path arrowok="t"/>
                </v:shape>
                <v:shape id="Graphic 766" o:spid="_x0000_s1304" style="position:absolute;left:6570;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" path="m,l,36623e" filled="f" strokeweight=".23253mm">
                  <v:path arrowok="t"/>
                </v:shape>
                <v:shape id="Graphic 767" o:spid="_x0000_s1305" style="position:absolute;left:11344;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" path="m,1989398l,e" filled="f" strokecolor="#afafaf" strokeweight=".23253mm">
                  <v:path arrowok="t"/>
                </v:shape>
                <v:shape id="Graphic 768" o:spid="_x0000_s1306" style="position:absolute;left:11344;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" path="m,l,36623e" fillcolor="black" stroked="f">
                  <v:path arrowok="t"/>
                </v:shape>
                <v:shape id="Graphic 769" o:spid="_x0000_s1307" style="position:absolute;left:11344;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" path="m,l,36623e" filled="f" strokeweight=".23253mm">
                  <v:path arrowok="t"/>
                </v:shape>
                <v:shape id="Graphic 770" o:spid="_x0000_s1308" style="position:absolute;left:16118;top:41;width:13;height:19895;visibility:visible;mso-wrap-style:square;v-text-anchor:top" coordsize="127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" path="m,1989398l,e" filled="f" strokecolor="#afafaf" strokeweight=".23253mm">
                  <v:path arrowok="t"/>
                </v:shape>
                <v:shape id="Graphic 771" o:spid="_x0000_s1309" style="position:absolute;left:1611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" path="m,l,36623e" fillcolor="black" stroked="f">
                  <v:path arrowok="t"/>
                </v:shape>
                <v:shape id="Graphic 772" o:spid="_x0000_s1310" style="position:absolute;left:16118;top:19935;width:13;height:369;visibility:visible;mso-wrap-style:square;v-text-anchor:top" coordsize="1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" path="m,l,36623e" filled="f" strokeweight=".23253mm">
                  <v:path arrowok="t"/>
                </v:shape>
                <v:shape id="Graphic 773" o:spid="_x0000_s1311" style="position:absolute;left:366;top:19935;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" path="m,l2048415,e" filled="f" strokecolor="#afafaf" strokeweight=".23253mm">
                  <v:path arrowok="t"/>
                </v:shape>
                <v:shape id="Graphic 774" o:spid="_x0000_s1312"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" path="m36623,l,e" fillcolor="black" stroked="f">
                  <v:path arrowok="t"/>
                </v:shape>
                <v:shape id="Graphic 775" o:spid="_x0000_s1313" style="position:absolute;top:19935;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" path="m36623,l,e" filled="f" strokeweight=".23253mm">
                  <v:path arrowok="t"/>
                </v:shape>
                <v:shape id="Graphic 776" o:spid="_x0000_s1314" style="position:absolute;left:366;top:17337;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" path="m,l2048415,e" filled="f" strokecolor="#afafaf" strokeweight=".23253mm">
                  <v:path arrowok="t"/>
                </v:shape>
                <v:shape id="Graphic 777" o:spid="_x0000_s1315" style="position:absolute;top:1733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" path="m36623,l,e" fillcolor="black" stroked="f">
                  <v:path arrowok="t"/>
                </v:shape>
                <v:shape id="Graphic 778" o:spid="_x0000_s1316" style="position:absolute;top:1733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" path="m36623,l,e" filled="f" strokeweight=".23253mm">
                  <v:path arrowok="t"/>
                </v:shape>
                <v:shape id="Graphic 779" o:spid="_x0000_s1317" style="position:absolute;left:366;top:14739;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" path="m,l2048415,e" filled="f" strokecolor="#afafaf" strokeweight=".23253mm">
                  <v:path arrowok="t"/>
                </v:shape>
                <v:shape id="Graphic 780" o:spid="_x0000_s1318" style="position:absolute;top:14739;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" path="m36623,l,e" fillcolor="black" stroked="f">
                  <v:path arrowok="t"/>
                </v:shape>
                <v:shape id="Graphic 781" o:spid="_x0000_s1319" style="position:absolute;top:14739;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" path="m36623,l,e" filled="f" strokeweight=".23253mm">
                  <v:path arrowok="t"/>
                </v:shape>
                <v:shape id="Graphic 782" o:spid="_x0000_s1320" style="position:absolute;left:366;top:12141;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" path="m,l2048415,e" filled="f" strokecolor="#afafaf" strokeweight=".23253mm">
                  <v:path arrowok="t"/>
                </v:shape>
                <v:shape id="Graphic 783" o:spid="_x0000_s1321" style="position:absolute;top:1214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" path="m36623,l,e" fillcolor="black" stroked="f">
                  <v:path arrowok="t"/>
                </v:shape>
                <v:shape id="Graphic 784" o:spid="_x0000_s1322" style="position:absolute;top:12141;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" path="m36623,l,e" filled="f" strokeweight=".23253mm">
                  <v:path arrowok="t"/>
                </v:shape>
                <v:shape id="Graphic 785" o:spid="_x0000_s1323" style="position:absolute;left:366;top:9542;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" path="m,l2048415,e" filled="f" strokecolor="#afafaf" strokeweight=".23253mm">
                  <v:path arrowok="t"/>
                </v:shape>
                <v:shape id="Graphic 786" o:spid="_x0000_s1324" style="position:absolute;top:9542;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" path="m36623,l,e" fillcolor="black" stroked="f">
                  <v:path arrowok="t"/>
                </v:shape>
                <v:shape id="Graphic 787" o:spid="_x0000_s1325" style="position:absolute;top:9542;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" path="m36623,l,e" filled="f" strokeweight=".23253mm">
                  <v:path arrowok="t"/>
                </v:shape>
                <v:shape id="Graphic 788" o:spid="_x0000_s1326" style="position:absolute;left:366;top:6944;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" path="m,l2048415,e" filled="f" strokecolor="#afafaf" strokeweight=".23253mm">
                  <v:path arrowok="t"/>
                </v:shape>
                <v:shape id="Graphic 789" o:spid="_x0000_s1327" style="position:absolute;top:6944;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" path="m36623,l,e" fillcolor="black" stroked="f">
                  <v:path arrowok="t"/>
                </v:shape>
                <v:shape id="Graphic 790" o:spid="_x0000_s1328" style="position:absolute;top:6944;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" path="m36623,l,e" filled="f" strokeweight=".23253mm">
                  <v:path arrowok="t"/>
                </v:shape>
                <v:shape id="Graphic 791" o:spid="_x0000_s1329" style="position:absolute;left:366;top:4346;width:20485;height:12;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" path="m,l2048415,e" filled="f" strokecolor="#afafaf" strokeweight=".23253mm">
                  <v:path arrowok="t"/>
                </v:shape>
                <v:shape id="Graphic 792" o:spid="_x0000_s1330" style="position:absolute;top:434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" path="m36623,l,e" fillcolor="black" stroked="f">
                  <v:path arrowok="t"/>
                </v:shape>
                <v:shape id="Graphic 793" o:spid="_x0000_s1331" style="position:absolute;top:4346;width:368;height:12;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" path="m36623,l,e" filled="f" strokeweight=".23253mm">
                  <v:path arrowok="t"/>
                </v:shape>
                <v:shape id="Graphic 794" o:spid="_x0000_s1332" style="position:absolute;left:366;top:1747;width:20485;height:13;visibility:visible;mso-wrap-style:square;v-text-anchor:top" coordsize="2048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" path="m,l2048415,e" filled="f" strokecolor="#afafaf" strokeweight=".23253mm">
                  <v:path arrowok="t"/>
                </v:shape>
                <v:shape id="Graphic 795" o:spid="_x0000_s1333" style="position:absolute;top:174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" path="m36623,l,e" fillcolor="black" stroked="f">
                  <v:path arrowok="t"/>
                </v:shape>
                <v:shape id="Graphic 796" o:spid="_x0000_s1334" style="position:absolute;top:1747;width:368;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" path="m36623,l,e" filled="f" strokeweight=".23253mm">
                  <v:path arrowok="t"/>
                </v:shape>
                <v:shape id="Graphic 797" o:spid="_x0000_s1335" style="position:absolute;left:366;top:41;width:20485;height:19895;visibility:visible;mso-wrap-style:square;v-text-anchor:top" coordsize="2048510,198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" path="m,1989398l,em2048415,1989398l2048415,em,1989398r2048415,em,l2048415,e" filled="f" strokeweight=".23253mm">
                  <v:path arrowok="t"/>
                </v:shape>
                <v:shape id="Textbox 798" o:spid="_x0000_s1336" type="#_x0000_t202" style="position:absolute;left:17944;top:1035;width:262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" filled="f" stroked="f">
                  <v:textbox inset="0,0,0,0">
                    <w:txbxContent>
                      <w:p w14:paraId="00DC288F" w14:textId="77777777" w:rsidR="00350CFB" w:rsidRDefault="00283FFF">
                        <w:pPr>
                          <w:spacing w:line="151" w:lineRule="exact"/>
                          <w:rPr>
                            <w:rFonts w:ascii="Arial"/>
                            <w:sz w:val="18"/>
                          </w:rPr>
                        </w:pPr>
                        <w:r>
                          <w:rPr>
                            <w:rFonts w:ascii="Arial"/>
                            <w:spacing w:val="-5"/>
                            <w:sz w:val="18"/>
                          </w:rPr>
                          <w:t>AWP</w:t>
                        </w:r>
                      </w:p>
                    </w:txbxContent>
                  </v:textbox>
                </v:shape>
                <w10:wrap anchorx="page"/>
              </v:group>
            </w:pict>
          </mc:Fallback>
        </mc:AlternateContent>
      </w:r>
      <w:r>
        <w:rPr>
          <w:rFonts w:ascii="Arial"/>
          <w:spacing w:val="-4"/>
          <w:w w:val="105"/>
          <w:sz w:val="18"/>
        </w:rPr>
        <w:t>1500</w:t>
      </w:r>
    </w:p>
    <w:p w14:paraId="00DC2299"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A" w14:textId="77777777" w:rsidR="00350CFB" w:rsidRDefault="00350CFB">
      <w:pPr>
        <w:pStyle w:val="a3"/>
        <w:spacing w:before="7"/>
        <w:rPr>
          <w:rFonts w:ascii="Arial"/>
          <w:sz w:val="12"/>
        </w:rPr>
      </w:pPr>
    </w:p>
    <w:p w14:paraId="00DC229B"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9C" w14:textId="77777777" w:rsidR="00350CFB" w:rsidRDefault="00283FFF">
      <w:pPr>
        <w:spacing w:before="99"/>
        <w:ind w:right="38"/>
        <w:jc w:val="right"/>
        <w:rPr>
          <w:rFonts w:ascii="Arial"/>
          <w:sz w:val="18"/>
        </w:rPr>
      </w:pPr>
      <w:r>
        <w:rPr>
          <w:rFonts w:ascii="Arial"/>
          <w:noProof/>
          <w:sz w:val="18"/>
        </w:rPr>
        <mc:AlternateContent>
          <mc:Choice Requires="wps">
            <w:drawing>
              <wp:anchor distT="0" distB="0" distL="0" distR="0" simplePos="0" relativeHeight="15785472" behindDoc="0" locked="0" layoutInCell="1" allowOverlap="1" wp14:anchorId="00DC27BE" wp14:editId="00DC27BF">
                <wp:simplePos x="0" y="0"/>
                <wp:positionH relativeFrom="page">
                  <wp:posOffset>1168969</wp:posOffset>
                </wp:positionH>
                <wp:positionV relativeFrom="paragraph">
                  <wp:posOffset>183387</wp:posOffset>
                </wp:positionV>
                <wp:extent cx="130810" cy="449580"/>
                <wp:effectExtent l="0" t="0" r="0" b="0"/>
                <wp:wrapNone/>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BE" id="Textbox 799" o:spid="_x0000_s1337" type="#_x0000_t202" style="position:absolute;left:0;text-align:left;margin-left:92.05pt;margin-top:14.45pt;width:10.3pt;height:35.4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" filled="f" stroked="f">
                <v:textbox style="layout-flow:vertical;mso-layout-flow-alt:bottom-to-top" inset="0,0,0,0">
                  <w:txbxContent>
                    <w:p w14:paraId="00DC2890"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4"/>
          <w:w w:val="105"/>
          <w:sz w:val="18"/>
        </w:rPr>
        <w:t>3000</w:t>
      </w:r>
    </w:p>
    <w:p w14:paraId="00DC229D" w14:textId="77777777" w:rsidR="00350CFB" w:rsidRDefault="00283FFF">
      <w:pPr>
        <w:spacing w:before="57"/>
        <w:ind w:left="1110"/>
        <w:rPr>
          <w:rFonts w:ascii="Arial"/>
          <w:sz w:val="18"/>
        </w:rPr>
      </w:pPr>
      <w:r>
        <w:br w:type="column"/>
      </w:r>
      <w:r>
        <w:rPr>
          <w:rFonts w:ascii="Arial"/>
          <w:spacing w:val="-4"/>
          <w:w w:val="105"/>
          <w:sz w:val="18"/>
        </w:rPr>
        <w:t>1250</w:t>
      </w:r>
    </w:p>
    <w:p w14:paraId="00DC229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9F" w14:textId="77777777" w:rsidR="00350CFB" w:rsidRDefault="00350CFB">
      <w:pPr>
        <w:pStyle w:val="a3"/>
        <w:rPr>
          <w:rFonts w:ascii="Arial"/>
          <w:sz w:val="9"/>
        </w:rPr>
      </w:pPr>
    </w:p>
    <w:p w14:paraId="00DC22A0" w14:textId="77777777" w:rsidR="00350CFB" w:rsidRDefault="00350CFB">
      <w:pPr>
        <w:pStyle w:val="a3"/>
        <w:rPr>
          <w:rFonts w:ascii="Arial"/>
          <w:sz w:val="9"/>
        </w:rPr>
        <w:sectPr w:rsidR="00350CFB">
          <w:type w:val="continuous"/>
          <w:pgSz w:w="11910" w:h="16840"/>
          <w:pgMar w:top="1920" w:right="708" w:bottom="280" w:left="992" w:header="0" w:footer="2115" w:gutter="0"/>
          <w:cols w:space="720"/>
        </w:sectPr>
      </w:pPr>
    </w:p>
    <w:p w14:paraId="00DC22A1" w14:textId="77777777" w:rsidR="00350CFB" w:rsidRDefault="00350CFB">
      <w:pPr>
        <w:pStyle w:val="a3"/>
        <w:spacing w:before="173"/>
        <w:rPr>
          <w:rFonts w:ascii="Arial"/>
          <w:sz w:val="16"/>
        </w:rPr>
      </w:pPr>
    </w:p>
    <w:p w14:paraId="00DC22A2" w14:textId="77777777" w:rsidR="00350CFB" w:rsidRDefault="00283FFF">
      <w:pPr>
        <w:ind w:right="38"/>
        <w:jc w:val="right"/>
        <w:rPr>
          <w:rFonts w:ascii="Arial"/>
          <w:sz w:val="18"/>
        </w:rPr>
      </w:pPr>
      <w:r>
        <w:rPr>
          <w:rFonts w:ascii="Arial"/>
          <w:spacing w:val="-4"/>
          <w:w w:val="105"/>
          <w:sz w:val="18"/>
        </w:rPr>
        <w:t>2000</w:t>
      </w:r>
    </w:p>
    <w:p w14:paraId="00DC22A3" w14:textId="77777777" w:rsidR="00350CFB" w:rsidRDefault="00283FFF">
      <w:pPr>
        <w:spacing w:before="57"/>
        <w:ind w:right="4491"/>
        <w:jc w:val="right"/>
        <w:rPr>
          <w:rFonts w:ascii="Arial"/>
          <w:sz w:val="18"/>
        </w:rPr>
      </w:pPr>
      <w:r>
        <w:br w:type="column"/>
      </w:r>
      <w:r>
        <w:rPr>
          <w:rFonts w:ascii="Arial"/>
          <w:spacing w:val="-4"/>
          <w:w w:val="105"/>
          <w:sz w:val="18"/>
        </w:rPr>
        <w:t>1000</w:t>
      </w:r>
    </w:p>
    <w:p w14:paraId="00DC22A4" w14:textId="77777777" w:rsidR="00350CFB" w:rsidRDefault="00350CFB">
      <w:pPr>
        <w:pStyle w:val="a3"/>
        <w:spacing w:before="18"/>
        <w:rPr>
          <w:rFonts w:ascii="Arial"/>
          <w:sz w:val="16"/>
        </w:rPr>
      </w:pPr>
    </w:p>
    <w:p w14:paraId="00DC22A5" w14:textId="77777777" w:rsidR="00350CFB" w:rsidRDefault="00283FFF">
      <w:pPr>
        <w:ind w:right="4491"/>
        <w:jc w:val="right"/>
        <w:rPr>
          <w:rFonts w:ascii="Arial"/>
          <w:sz w:val="18"/>
        </w:rPr>
      </w:pPr>
      <w:r>
        <w:rPr>
          <w:rFonts w:ascii="Arial"/>
          <w:noProof/>
          <w:sz w:val="18"/>
        </w:rPr>
        <mc:AlternateContent>
          <mc:Choice Requires="wps">
            <w:drawing>
              <wp:anchor distT="0" distB="0" distL="0" distR="0" simplePos="0" relativeHeight="15785984" behindDoc="0" locked="0" layoutInCell="1" allowOverlap="1" wp14:anchorId="00DC27C0" wp14:editId="00DC27C1">
                <wp:simplePos x="0" y="0"/>
                <wp:positionH relativeFrom="page">
                  <wp:posOffset>3824709</wp:posOffset>
                </wp:positionH>
                <wp:positionV relativeFrom="paragraph">
                  <wp:posOffset>-372517</wp:posOffset>
                </wp:positionV>
                <wp:extent cx="130810" cy="44958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449580"/>
                        </a:xfrm>
                        <a:prstGeom prst="rect">
                          <a:avLst/>
                        </a:prstGeom>
                      </wps:spPr>
                      <wps:txbx>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wps:txbx>
                      <wps:bodyPr vert="vert270" wrap="square" lIns="0" tIns="0" rIns="0" bIns="0" rtlCol="0">
                        <a:noAutofit/>
                      </wps:bodyPr>
                    </wps:wsp>
                  </a:graphicData>
                </a:graphic>
              </wp:anchor>
            </w:drawing>
          </mc:Choice>
          <mc:Fallback>
            <w:pict>
              <v:shape w14:anchorId="00DC27C0" id="Textbox 800" o:spid="_x0000_s1338" type="#_x0000_t202" style="position:absolute;left:0;text-align:left;margin-left:301.15pt;margin-top:-29.35pt;width:10.3pt;height:35.4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" filled="f" stroked="f">
                <v:textbox style="layout-flow:vertical;mso-layout-flow-alt:bottom-to-top" inset="0,0,0,0">
                  <w:txbxContent>
                    <w:p w14:paraId="00DC2891" w14:textId="77777777" w:rsidR="00350CFB" w:rsidRDefault="00283FFF">
                      <w:pPr>
                        <w:spacing w:line="200" w:lineRule="exact"/>
                        <w:ind w:left="20"/>
                        <w:rPr>
                          <w:rFonts w:ascii="Arial"/>
                          <w:sz w:val="20"/>
                        </w:rPr>
                      </w:pPr>
                      <w:r>
                        <w:rPr>
                          <w:rFonts w:ascii="Arial"/>
                          <w:spacing w:val="-2"/>
                          <w:w w:val="105"/>
                          <w:sz w:val="20"/>
                        </w:rPr>
                        <w:t>Wallets</w:t>
                      </w:r>
                    </w:p>
                  </w:txbxContent>
                </v:textbox>
                <w10:wrap anchorx="page"/>
              </v:shape>
            </w:pict>
          </mc:Fallback>
        </mc:AlternateContent>
      </w:r>
      <w:r>
        <w:rPr>
          <w:rFonts w:ascii="Arial"/>
          <w:spacing w:val="-5"/>
          <w:w w:val="105"/>
          <w:sz w:val="18"/>
        </w:rPr>
        <w:t>750</w:t>
      </w:r>
    </w:p>
    <w:p w14:paraId="00DC22A6" w14:textId="77777777" w:rsidR="00350CFB" w:rsidRDefault="00350CFB">
      <w:pPr>
        <w:jc w:val="right"/>
        <w:rPr>
          <w:rFonts w:ascii="Arial"/>
          <w:sz w:val="18"/>
        </w:rPr>
        <w:sectPr w:rsidR="00350CFB">
          <w:type w:val="continuous"/>
          <w:pgSz w:w="11910" w:h="16840"/>
          <w:pgMar w:top="1920" w:right="708" w:bottom="280" w:left="992" w:header="0" w:footer="2115" w:gutter="0"/>
          <w:cols w:num="2" w:space="720" w:equalWidth="0">
            <w:col w:w="1570" w:space="2612"/>
            <w:col w:w="6028"/>
          </w:cols>
        </w:sectPr>
      </w:pPr>
    </w:p>
    <w:p w14:paraId="00DC22A7" w14:textId="77777777" w:rsidR="00350CFB" w:rsidRDefault="00350CFB">
      <w:pPr>
        <w:pStyle w:val="a3"/>
        <w:spacing w:before="8"/>
        <w:rPr>
          <w:rFonts w:ascii="Arial"/>
          <w:sz w:val="12"/>
        </w:rPr>
      </w:pPr>
    </w:p>
    <w:p w14:paraId="00DC22A8"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A9" w14:textId="77777777" w:rsidR="00350CFB" w:rsidRDefault="00350CFB">
      <w:pPr>
        <w:pStyle w:val="a3"/>
        <w:spacing w:before="22"/>
        <w:rPr>
          <w:rFonts w:ascii="Arial"/>
          <w:sz w:val="16"/>
        </w:rPr>
      </w:pPr>
    </w:p>
    <w:p w14:paraId="00DC22AA" w14:textId="77777777" w:rsidR="00350CFB" w:rsidRDefault="00283FFF">
      <w:pPr>
        <w:ind w:right="38"/>
        <w:jc w:val="right"/>
        <w:rPr>
          <w:rFonts w:ascii="Arial"/>
          <w:sz w:val="18"/>
        </w:rPr>
      </w:pPr>
      <w:r>
        <w:rPr>
          <w:rFonts w:ascii="Arial"/>
          <w:spacing w:val="-4"/>
          <w:w w:val="105"/>
          <w:sz w:val="18"/>
        </w:rPr>
        <w:t>1000</w:t>
      </w:r>
    </w:p>
    <w:p w14:paraId="00DC22AB" w14:textId="77777777" w:rsidR="00350CFB" w:rsidRDefault="00283FFF">
      <w:pPr>
        <w:spacing w:before="56"/>
        <w:ind w:left="1110"/>
        <w:rPr>
          <w:rFonts w:ascii="Arial"/>
          <w:sz w:val="18"/>
        </w:rPr>
      </w:pPr>
      <w:r>
        <w:br w:type="column"/>
      </w:r>
      <w:r>
        <w:rPr>
          <w:rFonts w:ascii="Arial"/>
          <w:spacing w:val="-5"/>
          <w:w w:val="105"/>
          <w:sz w:val="18"/>
        </w:rPr>
        <w:t>500</w:t>
      </w:r>
    </w:p>
    <w:p w14:paraId="00DC22AC" w14:textId="77777777" w:rsidR="00350CFB" w:rsidRDefault="00350CFB">
      <w:pPr>
        <w:pStyle w:val="a3"/>
        <w:spacing w:before="18"/>
        <w:rPr>
          <w:rFonts w:ascii="Arial"/>
          <w:sz w:val="16"/>
        </w:rPr>
      </w:pPr>
    </w:p>
    <w:p w14:paraId="00DC22AD" w14:textId="77777777" w:rsidR="00350CFB" w:rsidRDefault="00283FFF">
      <w:pPr>
        <w:ind w:left="1110"/>
        <w:rPr>
          <w:rFonts w:ascii="Arial"/>
          <w:sz w:val="18"/>
        </w:rPr>
      </w:pPr>
      <w:r>
        <w:rPr>
          <w:rFonts w:ascii="Arial"/>
          <w:spacing w:val="-5"/>
          <w:w w:val="105"/>
          <w:sz w:val="18"/>
        </w:rPr>
        <w:t>250</w:t>
      </w:r>
    </w:p>
    <w:p w14:paraId="00DC22AE" w14:textId="77777777" w:rsidR="00350CFB" w:rsidRDefault="00350CFB">
      <w:pPr>
        <w:rPr>
          <w:rFonts w:ascii="Arial"/>
          <w:sz w:val="18"/>
        </w:rPr>
        <w:sectPr w:rsidR="00350CFB">
          <w:type w:val="continuous"/>
          <w:pgSz w:w="11910" w:h="16840"/>
          <w:pgMar w:top="1920" w:right="708" w:bottom="280" w:left="992" w:header="0" w:footer="2115" w:gutter="0"/>
          <w:cols w:num="2" w:space="720" w:equalWidth="0">
            <w:col w:w="1570" w:space="2717"/>
            <w:col w:w="5923"/>
          </w:cols>
        </w:sectPr>
      </w:pPr>
    </w:p>
    <w:p w14:paraId="00DC22AF" w14:textId="77777777" w:rsidR="00350CFB" w:rsidRDefault="00350CFB">
      <w:pPr>
        <w:pStyle w:val="a3"/>
        <w:spacing w:before="8"/>
        <w:rPr>
          <w:rFonts w:ascii="Arial"/>
          <w:sz w:val="12"/>
        </w:rPr>
      </w:pPr>
    </w:p>
    <w:p w14:paraId="00DC22B0" w14:textId="77777777" w:rsidR="00350CFB" w:rsidRDefault="00350CFB">
      <w:pPr>
        <w:pStyle w:val="a3"/>
        <w:rPr>
          <w:rFonts w:ascii="Arial"/>
          <w:sz w:val="12"/>
        </w:rPr>
        <w:sectPr w:rsidR="00350CFB">
          <w:type w:val="continuous"/>
          <w:pgSz w:w="11910" w:h="16840"/>
          <w:pgMar w:top="1920" w:right="708" w:bottom="280" w:left="992" w:header="0" w:footer="2115" w:gutter="0"/>
          <w:cols w:space="720"/>
        </w:sectPr>
      </w:pPr>
    </w:p>
    <w:p w14:paraId="00DC22B1" w14:textId="77777777" w:rsidR="00350CFB" w:rsidRDefault="00283FFF">
      <w:pPr>
        <w:spacing w:before="57" w:line="192" w:lineRule="exact"/>
        <w:ind w:left="1424"/>
        <w:rPr>
          <w:rFonts w:ascii="Arial"/>
          <w:sz w:val="18"/>
        </w:rPr>
      </w:pPr>
      <w:r>
        <w:rPr>
          <w:rFonts w:ascii="Arial"/>
          <w:spacing w:val="-10"/>
          <w:w w:val="105"/>
          <w:sz w:val="18"/>
        </w:rPr>
        <w:t>0</w:t>
      </w:r>
    </w:p>
    <w:p w14:paraId="00DC22B2" w14:textId="77777777" w:rsidR="00350CFB" w:rsidRDefault="00283FFF">
      <w:pPr>
        <w:tabs>
          <w:tab w:val="left" w:pos="2594"/>
          <w:tab w:val="left" w:pos="3506"/>
          <w:tab w:val="left" w:pos="4418"/>
        </w:tabs>
        <w:spacing w:line="192" w:lineRule="exact"/>
        <w:ind w:left="1683"/>
        <w:rPr>
          <w:rFonts w:ascii="Arial"/>
          <w:sz w:val="18"/>
        </w:rPr>
      </w:pPr>
      <w:r>
        <w:rPr>
          <w:noProof/>
          <w:position w:val="5"/>
        </w:rPr>
        <w:drawing>
          <wp:inline distT="0" distB="0" distL="0" distR="0" wp14:anchorId="00DC27C2" wp14:editId="00DC27C3">
            <wp:extent cx="65504" cy="8266"/>
            <wp:effectExtent l="0" t="0" r="0" b="0"/>
            <wp:docPr id="801" name="Image 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16" cstate="print"/>
                    <a:stretch>
                      <a:fillRect/>
                    </a:stretch>
                  </pic:blipFill>
                  <pic:spPr>
                    <a:xfrm>
                      <a:off x="0" y="0"/>
                      <a:ext cx="65504" cy="8266"/>
                    </a:xfrm>
                    <a:prstGeom prst="rect">
                      <a:avLst/>
                    </a:prstGeom>
                  </pic:spPr>
                </pic:pic>
              </a:graphicData>
            </a:graphic>
          </wp:inline>
        </w:drawing>
      </w:r>
      <w:r>
        <w:rPr>
          <w:rFonts w:ascii="Arial"/>
          <w:spacing w:val="-5"/>
          <w:w w:val="105"/>
          <w:sz w:val="18"/>
        </w:rPr>
        <w:t>4.0</w:t>
      </w:r>
      <w:r>
        <w:rPr>
          <w:rFonts w:ascii="Arial"/>
          <w:sz w:val="18"/>
        </w:rPr>
        <w:tab/>
      </w:r>
      <w:r>
        <w:rPr>
          <w:rFonts w:ascii="Arial"/>
          <w:noProof/>
          <w:position w:val="5"/>
          <w:sz w:val="18"/>
        </w:rPr>
        <w:drawing>
          <wp:inline distT="0" distB="0" distL="0" distR="0" wp14:anchorId="00DC27C4" wp14:editId="00DC27C5">
            <wp:extent cx="65504" cy="8266"/>
            <wp:effectExtent l="0" t="0" r="0" b="0"/>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5"/>
          <w:w w:val="105"/>
          <w:sz w:val="18"/>
        </w:rPr>
        <w:t>3.8</w:t>
      </w:r>
      <w:r>
        <w:rPr>
          <w:rFonts w:ascii="Arial"/>
          <w:sz w:val="18"/>
        </w:rPr>
        <w:tab/>
      </w:r>
      <w:r>
        <w:rPr>
          <w:rFonts w:ascii="Arial"/>
          <w:noProof/>
          <w:position w:val="5"/>
          <w:sz w:val="18"/>
        </w:rPr>
        <w:drawing>
          <wp:inline distT="0" distB="0" distL="0" distR="0" wp14:anchorId="00DC27C6" wp14:editId="00DC27C7">
            <wp:extent cx="65504" cy="8266"/>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5"/>
          <w:w w:val="105"/>
          <w:sz w:val="18"/>
        </w:rPr>
        <w:t>3.6</w:t>
      </w:r>
      <w:r>
        <w:rPr>
          <w:rFonts w:ascii="Arial"/>
          <w:sz w:val="18"/>
        </w:rPr>
        <w:tab/>
      </w:r>
      <w:r>
        <w:rPr>
          <w:rFonts w:ascii="Arial"/>
          <w:noProof/>
          <w:position w:val="5"/>
          <w:sz w:val="18"/>
        </w:rPr>
        <w:drawing>
          <wp:inline distT="0" distB="0" distL="0" distR="0" wp14:anchorId="00DC27C8" wp14:editId="00DC27C9">
            <wp:extent cx="65504" cy="8266"/>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5"/>
          <w:w w:val="105"/>
          <w:sz w:val="18"/>
        </w:rPr>
        <w:t>3.4</w:t>
      </w:r>
    </w:p>
    <w:p w14:paraId="00DC22B3" w14:textId="77777777" w:rsidR="00350CFB" w:rsidRDefault="00283FFF">
      <w:pPr>
        <w:spacing w:before="12"/>
        <w:ind w:left="2697"/>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4" w14:textId="77777777" w:rsidR="00350CFB" w:rsidRDefault="00283FFF">
      <w:pPr>
        <w:spacing w:before="57" w:line="195" w:lineRule="exact"/>
        <w:ind w:left="766"/>
        <w:rPr>
          <w:rFonts w:ascii="Arial"/>
          <w:sz w:val="18"/>
        </w:rPr>
      </w:pPr>
      <w:r>
        <w:br w:type="column"/>
      </w:r>
      <w:r>
        <w:rPr>
          <w:rFonts w:ascii="Arial"/>
          <w:spacing w:val="-10"/>
          <w:w w:val="105"/>
          <w:sz w:val="18"/>
        </w:rPr>
        <w:t>0</w:t>
      </w:r>
    </w:p>
    <w:p w14:paraId="00DC22B5" w14:textId="77777777" w:rsidR="00350CFB" w:rsidRDefault="00283FFF">
      <w:pPr>
        <w:tabs>
          <w:tab w:val="left" w:pos="1859"/>
          <w:tab w:val="left" w:pos="2611"/>
          <w:tab w:val="left" w:pos="3362"/>
        </w:tabs>
        <w:spacing w:line="195" w:lineRule="exact"/>
        <w:ind w:left="1107"/>
        <w:rPr>
          <w:rFonts w:ascii="Arial"/>
          <w:position w:val="-4"/>
          <w:sz w:val="18"/>
        </w:rPr>
      </w:pPr>
      <w:r>
        <w:rPr>
          <w:noProof/>
        </w:rPr>
        <w:drawing>
          <wp:inline distT="0" distB="0" distL="0" distR="0" wp14:anchorId="00DC27CA" wp14:editId="00DC27CB">
            <wp:extent cx="65504" cy="8266"/>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5</w:t>
      </w:r>
      <w:r>
        <w:rPr>
          <w:rFonts w:ascii="Arial"/>
          <w:position w:val="-4"/>
          <w:sz w:val="18"/>
        </w:rPr>
        <w:tab/>
      </w:r>
      <w:r>
        <w:rPr>
          <w:rFonts w:ascii="Arial"/>
          <w:noProof/>
          <w:sz w:val="18"/>
        </w:rPr>
        <w:drawing>
          <wp:inline distT="0" distB="0" distL="0" distR="0" wp14:anchorId="00DC27CC" wp14:editId="00DC27CD">
            <wp:extent cx="65504" cy="8266"/>
            <wp:effectExtent l="0" t="0" r="0" b="0"/>
            <wp:docPr id="806" name="Image 8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16"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4</w:t>
      </w:r>
      <w:r>
        <w:rPr>
          <w:rFonts w:ascii="Arial"/>
          <w:position w:val="-4"/>
          <w:sz w:val="18"/>
        </w:rPr>
        <w:tab/>
      </w:r>
      <w:r>
        <w:rPr>
          <w:rFonts w:ascii="Arial"/>
          <w:noProof/>
          <w:sz w:val="18"/>
        </w:rPr>
        <w:drawing>
          <wp:inline distT="0" distB="0" distL="0" distR="0" wp14:anchorId="00DC27CE" wp14:editId="00DC27CF">
            <wp:extent cx="65504" cy="8266"/>
            <wp:effectExtent l="0" t="0" r="0" b="0"/>
            <wp:docPr id="807" name="Imag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Image 807"/>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3</w:t>
      </w:r>
      <w:r>
        <w:rPr>
          <w:rFonts w:ascii="Arial"/>
          <w:position w:val="-4"/>
          <w:sz w:val="18"/>
        </w:rPr>
        <w:tab/>
      </w:r>
      <w:r>
        <w:rPr>
          <w:rFonts w:ascii="Arial"/>
          <w:noProof/>
          <w:sz w:val="18"/>
        </w:rPr>
        <w:drawing>
          <wp:inline distT="0" distB="0" distL="0" distR="0" wp14:anchorId="00DC27D0" wp14:editId="00DC27D1">
            <wp:extent cx="65504" cy="8266"/>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17" cstate="print"/>
                    <a:stretch>
                      <a:fillRect/>
                    </a:stretch>
                  </pic:blipFill>
                  <pic:spPr>
                    <a:xfrm>
                      <a:off x="0" y="0"/>
                      <a:ext cx="65504" cy="8266"/>
                    </a:xfrm>
                    <a:prstGeom prst="rect">
                      <a:avLst/>
                    </a:prstGeom>
                  </pic:spPr>
                </pic:pic>
              </a:graphicData>
            </a:graphic>
          </wp:inline>
        </w:drawing>
      </w:r>
      <w:r>
        <w:rPr>
          <w:rFonts w:ascii="Arial"/>
          <w:spacing w:val="-10"/>
          <w:w w:val="105"/>
          <w:position w:val="-4"/>
          <w:sz w:val="18"/>
        </w:rPr>
        <w:t>2</w:t>
      </w:r>
    </w:p>
    <w:p w14:paraId="00DC22B6" w14:textId="77777777" w:rsidR="00350CFB" w:rsidRDefault="00283FFF">
      <w:pPr>
        <w:spacing w:before="7"/>
        <w:ind w:right="172"/>
        <w:jc w:val="center"/>
        <w:rPr>
          <w:rFonts w:ascii="Arial"/>
          <w:sz w:val="20"/>
        </w:rPr>
      </w:pPr>
      <w:r>
        <w:rPr>
          <w:rFonts w:ascii="Arial"/>
          <w:w w:val="105"/>
          <w:sz w:val="20"/>
        </w:rPr>
        <w:t>log</w:t>
      </w:r>
      <w:r>
        <w:rPr>
          <w:rFonts w:ascii="Arial"/>
          <w:w w:val="105"/>
          <w:sz w:val="20"/>
          <w:vertAlign w:val="subscript"/>
        </w:rPr>
        <w:t>10</w:t>
      </w:r>
      <w:r>
        <w:rPr>
          <w:rFonts w:ascii="Arial"/>
          <w:spacing w:val="-20"/>
          <w:w w:val="105"/>
          <w:sz w:val="20"/>
        </w:rPr>
        <w:t xml:space="preserve"> </w:t>
      </w:r>
      <w:r>
        <w:rPr>
          <w:rFonts w:ascii="Arial"/>
          <w:spacing w:val="-2"/>
          <w:w w:val="105"/>
          <w:sz w:val="20"/>
        </w:rPr>
        <w:t>(score)</w:t>
      </w:r>
    </w:p>
    <w:p w14:paraId="00DC22B7" w14:textId="77777777" w:rsidR="00350CFB" w:rsidRDefault="00350CFB">
      <w:pPr>
        <w:jc w:val="center"/>
        <w:rPr>
          <w:rFonts w:ascii="Arial"/>
          <w:sz w:val="20"/>
        </w:rPr>
        <w:sectPr w:rsidR="00350CFB">
          <w:type w:val="continuous"/>
          <w:pgSz w:w="11910" w:h="16840"/>
          <w:pgMar w:top="1920" w:right="708" w:bottom="280" w:left="992" w:header="0" w:footer="2115" w:gutter="0"/>
          <w:cols w:num="2" w:space="720" w:equalWidth="0">
            <w:col w:w="4801" w:space="40"/>
            <w:col w:w="5369"/>
          </w:cols>
        </w:sectPr>
      </w:pPr>
    </w:p>
    <w:p w14:paraId="00DC22B8" w14:textId="77777777" w:rsidR="00350CFB" w:rsidRDefault="00350CFB">
      <w:pPr>
        <w:pStyle w:val="a3"/>
        <w:spacing w:before="37"/>
        <w:rPr>
          <w:rFonts w:ascii="Arial"/>
        </w:rPr>
      </w:pPr>
    </w:p>
    <w:p w14:paraId="00DC22B9" w14:textId="77777777" w:rsidR="00350CFB" w:rsidRDefault="00283FFF">
      <w:pPr>
        <w:pStyle w:val="a3"/>
        <w:spacing w:line="252" w:lineRule="auto"/>
        <w:ind w:left="282" w:right="524"/>
        <w:jc w:val="both"/>
      </w:pPr>
      <w:r>
        <w:rPr>
          <w:spacing w:val="-2"/>
          <w:w w:val="105"/>
        </w:rPr>
        <w:t>Figure</w:t>
      </w:r>
      <w:r>
        <w:rPr>
          <w:spacing w:val="-12"/>
          <w:w w:val="105"/>
        </w:rPr>
        <w:t xml:space="preserve"> </w:t>
      </w:r>
      <w:r>
        <w:rPr>
          <w:spacing w:val="-2"/>
          <w:w w:val="105"/>
        </w:rPr>
        <w:t>4.7:</w:t>
      </w:r>
      <w:r>
        <w:rPr>
          <w:spacing w:val="10"/>
          <w:w w:val="105"/>
        </w:rPr>
        <w:t xml:space="preserve"> </w:t>
      </w:r>
      <w:r>
        <w:rPr>
          <w:spacing w:val="-2"/>
          <w:w w:val="105"/>
        </w:rPr>
        <w:t>Marginal</w:t>
      </w:r>
      <w:r>
        <w:rPr>
          <w:spacing w:val="-12"/>
          <w:w w:val="105"/>
        </w:rPr>
        <w:t xml:space="preserve"> </w:t>
      </w:r>
      <w:r>
        <w:rPr>
          <w:spacing w:val="-2"/>
          <w:w w:val="105"/>
        </w:rPr>
        <w:t>distributions</w:t>
      </w:r>
      <w:r>
        <w:rPr>
          <w:spacing w:val="-12"/>
          <w:w w:val="105"/>
        </w:rPr>
        <w:t xml:space="preserve"> </w:t>
      </w:r>
      <w:r>
        <w:rPr>
          <w:spacing w:val="-2"/>
          <w:w w:val="105"/>
        </w:rPr>
        <w:t>of</w:t>
      </w:r>
      <w:r>
        <w:rPr>
          <w:spacing w:val="-12"/>
          <w:w w:val="105"/>
        </w:rPr>
        <w:t xml:space="preserve"> </w:t>
      </w:r>
      <w:r>
        <w:rPr>
          <w:spacing w:val="-2"/>
          <w:w w:val="105"/>
        </w:rPr>
        <w:t>EndorseRank</w:t>
      </w:r>
      <w:r>
        <w:rPr>
          <w:spacing w:val="-12"/>
          <w:w w:val="105"/>
        </w:rPr>
        <w:t xml:space="preserve"> </w:t>
      </w:r>
      <w:r>
        <w:rPr>
          <w:spacing w:val="-2"/>
          <w:w w:val="105"/>
        </w:rPr>
        <w:t>and</w:t>
      </w:r>
      <w:r>
        <w:rPr>
          <w:spacing w:val="-12"/>
          <w:w w:val="105"/>
        </w:rPr>
        <w:t xml:space="preserve"> </w:t>
      </w:r>
      <w:r>
        <w:rPr>
          <w:spacing w:val="-2"/>
          <w:w w:val="105"/>
        </w:rPr>
        <w:t>AWP</w:t>
      </w:r>
      <w:r>
        <w:rPr>
          <w:spacing w:val="-12"/>
          <w:w w:val="105"/>
        </w:rPr>
        <w:t xml:space="preserve"> </w:t>
      </w:r>
      <w:r>
        <w:rPr>
          <w:spacing w:val="-2"/>
          <w:w w:val="105"/>
        </w:rPr>
        <w:t>scores</w:t>
      </w:r>
      <w:r>
        <w:rPr>
          <w:spacing w:val="-12"/>
          <w:w w:val="105"/>
        </w:rPr>
        <w:t xml:space="preserve"> </w:t>
      </w:r>
      <w:r>
        <w:rPr>
          <w:spacing w:val="-2"/>
          <w:w w:val="105"/>
        </w:rPr>
        <w:t>on</w:t>
      </w:r>
      <w:r>
        <w:rPr>
          <w:spacing w:val="-12"/>
          <w:w w:val="105"/>
        </w:rPr>
        <w:t xml:space="preserve"> </w:t>
      </w:r>
      <w:r>
        <w:rPr>
          <w:spacing w:val="-2"/>
          <w:w w:val="105"/>
        </w:rPr>
        <w:t>the</w:t>
      </w:r>
      <w:r>
        <w:rPr>
          <w:spacing w:val="-12"/>
          <w:w w:val="105"/>
        </w:rPr>
        <w:t xml:space="preserve"> </w:t>
      </w:r>
      <w:r>
        <w:rPr>
          <w:spacing w:val="-2"/>
          <w:w w:val="105"/>
        </w:rPr>
        <w:t>matched</w:t>
      </w:r>
      <w:r>
        <w:rPr>
          <w:spacing w:val="-12"/>
          <w:w w:val="105"/>
        </w:rPr>
        <w:t xml:space="preserve"> </w:t>
      </w:r>
      <w:r>
        <w:rPr>
          <w:spacing w:val="-2"/>
          <w:w w:val="105"/>
        </w:rPr>
        <w:t>cohort</w:t>
      </w:r>
      <w:r>
        <w:rPr>
          <w:spacing w:val="-12"/>
          <w:w w:val="105"/>
        </w:rPr>
        <w:t xml:space="preserve"> </w:t>
      </w:r>
      <w:r>
        <w:rPr>
          <w:spacing w:val="-2"/>
          <w:w w:val="105"/>
        </w:rPr>
        <w:t>(</w:t>
      </w:r>
      <w:r>
        <w:rPr>
          <w:i/>
          <w:spacing w:val="-2"/>
          <w:w w:val="105"/>
        </w:rPr>
        <w:t xml:space="preserve">n </w:t>
      </w:r>
      <w:r>
        <w:rPr>
          <w:spacing w:val="-2"/>
          <w:w w:val="105"/>
        </w:rPr>
        <w:t>= 5</w:t>
      </w:r>
      <w:r>
        <w:rPr>
          <w:i/>
          <w:spacing w:val="-2"/>
          <w:w w:val="105"/>
        </w:rPr>
        <w:t>,</w:t>
      </w:r>
      <w:r>
        <w:rPr>
          <w:spacing w:val="-2"/>
          <w:w w:val="105"/>
        </w:rPr>
        <w:t>521),</w:t>
      </w:r>
      <w:r>
        <w:rPr>
          <w:spacing w:val="-5"/>
          <w:w w:val="105"/>
        </w:rPr>
        <w:t xml:space="preserve"> </w:t>
      </w:r>
      <w:r>
        <w:rPr>
          <w:spacing w:val="-2"/>
          <w:w w:val="105"/>
        </w:rPr>
        <w:t>shown</w:t>
      </w:r>
      <w:r>
        <w:rPr>
          <w:spacing w:val="-8"/>
          <w:w w:val="105"/>
        </w:rPr>
        <w:t xml:space="preserve"> </w:t>
      </w:r>
      <w:r>
        <w:rPr>
          <w:spacing w:val="-2"/>
          <w:w w:val="105"/>
        </w:rPr>
        <w:t>on</w:t>
      </w:r>
      <w:r>
        <w:rPr>
          <w:spacing w:val="-8"/>
          <w:w w:val="105"/>
        </w:rPr>
        <w:t xml:space="preserve"> </w:t>
      </w:r>
      <w:r>
        <w:rPr>
          <w:spacing w:val="-2"/>
          <w:w w:val="105"/>
        </w:rPr>
        <w:t>a</w:t>
      </w:r>
      <w:r>
        <w:rPr>
          <w:spacing w:val="-8"/>
          <w:w w:val="105"/>
        </w:rPr>
        <w:t xml:space="preserve"> </w:t>
      </w:r>
      <w:r>
        <w:rPr>
          <w:spacing w:val="-2"/>
          <w:w w:val="105"/>
        </w:rPr>
        <w:t>log</w:t>
      </w:r>
      <w:r>
        <w:rPr>
          <w:spacing w:val="-2"/>
          <w:w w:val="105"/>
          <w:vertAlign w:val="subscript"/>
        </w:rPr>
        <w:t>10</w:t>
      </w:r>
      <w:r>
        <w:rPr>
          <w:spacing w:val="-2"/>
          <w:w w:val="105"/>
        </w:rPr>
        <w:t xml:space="preserve"> scale</w:t>
      </w:r>
      <w:r>
        <w:rPr>
          <w:spacing w:val="-8"/>
          <w:w w:val="105"/>
        </w:rPr>
        <w:t xml:space="preserve"> </w:t>
      </w:r>
      <w:r>
        <w:rPr>
          <w:spacing w:val="-2"/>
          <w:w w:val="105"/>
        </w:rPr>
        <w:t>for</w:t>
      </w:r>
      <w:r>
        <w:rPr>
          <w:spacing w:val="-8"/>
          <w:w w:val="105"/>
        </w:rPr>
        <w:t xml:space="preserve"> </w:t>
      </w:r>
      <w:r>
        <w:rPr>
          <w:spacing w:val="-2"/>
          <w:w w:val="105"/>
        </w:rPr>
        <w:t>wallets</w:t>
      </w:r>
      <w:r>
        <w:rPr>
          <w:spacing w:val="-8"/>
          <w:w w:val="105"/>
        </w:rPr>
        <w:t xml:space="preserve"> </w:t>
      </w:r>
      <w:r>
        <w:rPr>
          <w:spacing w:val="-2"/>
          <w:w w:val="105"/>
        </w:rPr>
        <w:t>with</w:t>
      </w:r>
      <w:r>
        <w:rPr>
          <w:spacing w:val="-8"/>
          <w:w w:val="105"/>
        </w:rPr>
        <w:t xml:space="preserve"> </w:t>
      </w:r>
      <w:r>
        <w:rPr>
          <w:spacing w:val="-2"/>
          <w:w w:val="105"/>
        </w:rPr>
        <w:t>positive</w:t>
      </w:r>
      <w:r>
        <w:rPr>
          <w:spacing w:val="-8"/>
          <w:w w:val="105"/>
        </w:rPr>
        <w:t xml:space="preserve"> </w:t>
      </w:r>
      <w:r>
        <w:rPr>
          <w:spacing w:val="-2"/>
          <w:w w:val="105"/>
        </w:rPr>
        <w:t>score</w:t>
      </w:r>
      <w:r>
        <w:rPr>
          <w:spacing w:val="-8"/>
          <w:w w:val="105"/>
        </w:rPr>
        <w:t xml:space="preserve"> </w:t>
      </w:r>
      <w:r>
        <w:rPr>
          <w:spacing w:val="-2"/>
          <w:w w:val="105"/>
        </w:rPr>
        <w:t>(EndorseRank</w:t>
      </w:r>
      <w:r>
        <w:rPr>
          <w:spacing w:val="-8"/>
          <w:w w:val="105"/>
        </w:rPr>
        <w:t xml:space="preserve"> </w:t>
      </w:r>
      <w:r>
        <w:rPr>
          <w:spacing w:val="-2"/>
          <w:w w:val="105"/>
        </w:rPr>
        <w:t>excludes</w:t>
      </w:r>
      <w:r>
        <w:rPr>
          <w:spacing w:val="-8"/>
          <w:w w:val="105"/>
        </w:rPr>
        <w:t xml:space="preserve"> </w:t>
      </w:r>
      <w:r>
        <w:rPr>
          <w:spacing w:val="-2"/>
          <w:w w:val="105"/>
        </w:rPr>
        <w:t>966</w:t>
      </w:r>
      <w:r>
        <w:rPr>
          <w:spacing w:val="-8"/>
          <w:w w:val="105"/>
        </w:rPr>
        <w:t xml:space="preserve"> </w:t>
      </w:r>
      <w:r>
        <w:rPr>
          <w:spacing w:val="-2"/>
          <w:w w:val="105"/>
        </w:rPr>
        <w:t>zero-</w:t>
      </w:r>
      <w:r>
        <w:t>score wallets; AWP excludes 381).</w:t>
      </w:r>
      <w:r>
        <w:rPr>
          <w:spacing w:val="36"/>
        </w:rPr>
        <w:t xml:space="preserve"> </w:t>
      </w:r>
      <w:r>
        <w:t>Both are right-skewed PageRank distributions; differences in shape reflect the distinct endorsement and transfer operators.</w:t>
      </w:r>
    </w:p>
    <w:p w14:paraId="00DC22BA" w14:textId="77777777" w:rsidR="00350CFB" w:rsidRDefault="00350CFB">
      <w:pPr>
        <w:pStyle w:val="a3"/>
        <w:spacing w:before="156"/>
      </w:pPr>
    </w:p>
    <w:p w14:paraId="00DC22BB" w14:textId="77777777" w:rsidR="00350CFB" w:rsidRDefault="00283FFF">
      <w:pPr>
        <w:pStyle w:val="a3"/>
        <w:ind w:left="282"/>
        <w:jc w:val="both"/>
      </w:pPr>
      <w:r>
        <w:t>fraction</w:t>
      </w:r>
      <w:r>
        <w:rPr>
          <w:spacing w:val="-7"/>
        </w:rPr>
        <w:t xml:space="preserve"> </w:t>
      </w:r>
      <w:r>
        <w:t>of</w:t>
      </w:r>
      <w:r>
        <w:rPr>
          <w:spacing w:val="-6"/>
        </w:rPr>
        <w:t xml:space="preserve"> </w:t>
      </w:r>
      <w:r>
        <w:t>wallet</w:t>
      </w:r>
      <w:r>
        <w:rPr>
          <w:spacing w:val="-6"/>
        </w:rPr>
        <w:t xml:space="preserve"> </w:t>
      </w:r>
      <w:r>
        <w:rPr>
          <w:spacing w:val="-2"/>
        </w:rPr>
        <w:t>pairs.</w:t>
      </w:r>
    </w:p>
    <w:p w14:paraId="00DC22BC" w14:textId="77777777" w:rsidR="00350CFB" w:rsidRDefault="00283FFF">
      <w:pPr>
        <w:pStyle w:val="a3"/>
        <w:spacing w:before="195" w:line="396" w:lineRule="auto"/>
        <w:ind w:left="282" w:right="524"/>
        <w:jc w:val="both"/>
      </w:pPr>
      <w:r>
        <w:t>Rank divergence is the structural counterpart of construct-specific alignment.</w:t>
      </w:r>
      <w:r>
        <w:rPr>
          <w:spacing w:val="36"/>
        </w:rPr>
        <w:t xml:space="preserve"> </w:t>
      </w:r>
      <w:r>
        <w:t xml:space="preserve">If the two methods produced nearly identical orderings, family-level winners in Table </w:t>
      </w:r>
      <w:hyperlink w:anchor="_bookmark101" w:history="1">
        <w:r>
          <w:t>4.7</w:t>
        </w:r>
      </w:hyperlink>
      <w:r>
        <w:t xml:space="preserve"> would be difficult to inter-</w:t>
      </w:r>
      <w:r>
        <w:rPr>
          <w:w w:val="105"/>
        </w:rPr>
        <w:t>pret</w:t>
      </w:r>
      <w:r>
        <w:rPr>
          <w:spacing w:val="-15"/>
          <w:w w:val="105"/>
        </w:rPr>
        <w:t xml:space="preserve"> </w:t>
      </w:r>
      <w:r>
        <w:rPr>
          <w:w w:val="105"/>
        </w:rPr>
        <w:t>as</w:t>
      </w:r>
      <w:r>
        <w:rPr>
          <w:spacing w:val="-15"/>
          <w:w w:val="105"/>
        </w:rPr>
        <w:t xml:space="preserve"> </w:t>
      </w:r>
      <w:r>
        <w:rPr>
          <w:w w:val="105"/>
        </w:rPr>
        <w:t>construct</w:t>
      </w:r>
      <w:r>
        <w:rPr>
          <w:spacing w:val="-14"/>
          <w:w w:val="105"/>
        </w:rPr>
        <w:t xml:space="preserve"> </w:t>
      </w:r>
      <w:r>
        <w:rPr>
          <w:w w:val="105"/>
        </w:rPr>
        <w:t>effects;</w:t>
      </w:r>
      <w:r>
        <w:rPr>
          <w:spacing w:val="-11"/>
          <w:w w:val="105"/>
        </w:rPr>
        <w:t xml:space="preserve"> </w:t>
      </w:r>
      <w:r>
        <w:rPr>
          <w:w w:val="105"/>
        </w:rPr>
        <w:t>they</w:t>
      </w:r>
      <w:r>
        <w:rPr>
          <w:spacing w:val="-15"/>
          <w:w w:val="105"/>
        </w:rPr>
        <w:t xml:space="preserve"> </w:t>
      </w:r>
      <w:r>
        <w:rPr>
          <w:w w:val="105"/>
        </w:rPr>
        <w:t>could</w:t>
      </w:r>
      <w:r>
        <w:rPr>
          <w:spacing w:val="-15"/>
          <w:w w:val="105"/>
        </w:rPr>
        <w:t xml:space="preserve"> </w:t>
      </w:r>
      <w:r>
        <w:rPr>
          <w:w w:val="105"/>
        </w:rPr>
        <w:t>be</w:t>
      </w:r>
      <w:r>
        <w:rPr>
          <w:spacing w:val="-14"/>
          <w:w w:val="105"/>
        </w:rPr>
        <w:t xml:space="preserve"> </w:t>
      </w:r>
      <w:r>
        <w:rPr>
          <w:w w:val="105"/>
        </w:rPr>
        <w:t>noise</w:t>
      </w:r>
      <w:r>
        <w:rPr>
          <w:spacing w:val="-15"/>
          <w:w w:val="105"/>
        </w:rPr>
        <w:t xml:space="preserve"> </w:t>
      </w:r>
      <w:r>
        <w:rPr>
          <w:w w:val="105"/>
        </w:rPr>
        <w:t>around</w:t>
      </w:r>
      <w:r>
        <w:rPr>
          <w:spacing w:val="-15"/>
          <w:w w:val="105"/>
        </w:rPr>
        <w:t xml:space="preserve"> </w:t>
      </w:r>
      <w:r>
        <w:rPr>
          <w:w w:val="105"/>
        </w:rPr>
        <w:t>a</w:t>
      </w:r>
      <w:r>
        <w:rPr>
          <w:spacing w:val="-14"/>
          <w:w w:val="105"/>
        </w:rPr>
        <w:t xml:space="preserve"> </w:t>
      </w:r>
      <w:r>
        <w:rPr>
          <w:w w:val="105"/>
        </w:rPr>
        <w:t>shared</w:t>
      </w:r>
      <w:r>
        <w:rPr>
          <w:spacing w:val="-15"/>
          <w:w w:val="105"/>
        </w:rPr>
        <w:t xml:space="preserve"> </w:t>
      </w:r>
      <w:r>
        <w:rPr>
          <w:w w:val="105"/>
        </w:rPr>
        <w:t>ranking.</w:t>
      </w:r>
      <w:r>
        <w:rPr>
          <w:spacing w:val="16"/>
          <w:w w:val="105"/>
        </w:rPr>
        <w:t xml:space="preserve"> </w:t>
      </w:r>
      <w:r>
        <w:rPr>
          <w:w w:val="105"/>
        </w:rPr>
        <w:t>The</w:t>
      </w:r>
      <w:r>
        <w:rPr>
          <w:spacing w:val="-14"/>
          <w:w w:val="105"/>
        </w:rPr>
        <w:t xml:space="preserve"> </w:t>
      </w:r>
      <w:r>
        <w:rPr>
          <w:w w:val="105"/>
        </w:rPr>
        <w:t>observed</w:t>
      </w:r>
      <w:r>
        <w:rPr>
          <w:spacing w:val="-15"/>
          <w:w w:val="105"/>
        </w:rPr>
        <w:t xml:space="preserve"> </w:t>
      </w:r>
      <w:r>
        <w:rPr>
          <w:i/>
          <w:w w:val="105"/>
        </w:rPr>
        <w:t>τ</w:t>
      </w:r>
      <w:r>
        <w:rPr>
          <w:i/>
          <w:spacing w:val="19"/>
          <w:w w:val="105"/>
        </w:rPr>
        <w:t xml:space="preserve"> </w:t>
      </w:r>
      <w:r>
        <w:rPr>
          <w:w w:val="105"/>
        </w:rPr>
        <w:t>= 0</w:t>
      </w:r>
      <w:r>
        <w:rPr>
          <w:i/>
          <w:w w:val="105"/>
        </w:rPr>
        <w:t>.</w:t>
      </w:r>
      <w:r>
        <w:rPr>
          <w:w w:val="105"/>
        </w:rPr>
        <w:t xml:space="preserve">316, </w:t>
      </w:r>
      <w:r>
        <w:t>together</w:t>
      </w:r>
      <w:r>
        <w:rPr>
          <w:spacing w:val="-4"/>
        </w:rPr>
        <w:t xml:space="preserve"> </w:t>
      </w:r>
      <w:r>
        <w:t>with</w:t>
      </w:r>
      <w:r>
        <w:rPr>
          <w:spacing w:val="-4"/>
        </w:rPr>
        <w:t xml:space="preserve"> </w:t>
      </w:r>
      <w:r>
        <w:t>EndorseRank’s</w:t>
      </w:r>
      <w:r>
        <w:rPr>
          <w:spacing w:val="-4"/>
        </w:rPr>
        <w:t xml:space="preserve"> </w:t>
      </w:r>
      <w:r>
        <w:t>allowance</w:t>
      </w:r>
      <w:r>
        <w:rPr>
          <w:spacing w:val="-4"/>
        </w:rPr>
        <w:t xml:space="preserve"> </w:t>
      </w:r>
      <w:r>
        <w:t>lead</w:t>
      </w:r>
      <w:r>
        <w:rPr>
          <w:spacing w:val="-4"/>
        </w:rPr>
        <w:t xml:space="preserve"> </w:t>
      </w:r>
      <w:r>
        <w:t>and</w:t>
      </w:r>
      <w:r>
        <w:rPr>
          <w:spacing w:val="-4"/>
        </w:rPr>
        <w:t xml:space="preserve"> </w:t>
      </w:r>
      <w:r>
        <w:t>AWP’s</w:t>
      </w:r>
      <w:r>
        <w:rPr>
          <w:spacing w:val="-4"/>
        </w:rPr>
        <w:t xml:space="preserve"> </w:t>
      </w:r>
      <w:r>
        <w:t>transfer</w:t>
      </w:r>
      <w:r>
        <w:rPr>
          <w:spacing w:val="-4"/>
        </w:rPr>
        <w:t xml:space="preserve"> </w:t>
      </w:r>
      <w:r>
        <w:t>lead,</w:t>
      </w:r>
      <w:r>
        <w:rPr>
          <w:spacing w:val="-2"/>
        </w:rPr>
        <w:t xml:space="preserve"> </w:t>
      </w:r>
      <w:r>
        <w:t>supports</w:t>
      </w:r>
      <w:r>
        <w:rPr>
          <w:spacing w:val="-4"/>
        </w:rPr>
        <w:t xml:space="preserve"> </w:t>
      </w:r>
      <w:r>
        <w:t>reading</w:t>
      </w:r>
      <w:r>
        <w:rPr>
          <w:spacing w:val="-4"/>
        </w:rPr>
        <w:t xml:space="preserve"> </w:t>
      </w:r>
      <w:r>
        <w:t>the</w:t>
      </w:r>
      <w:r>
        <w:rPr>
          <w:spacing w:val="-4"/>
        </w:rPr>
        <w:t xml:space="preserve"> </w:t>
      </w:r>
      <w:r>
        <w:t>meth-ods as related but distinct reputation instruments.</w:t>
      </w:r>
      <w:r>
        <w:rPr>
          <w:spacing w:val="36"/>
        </w:rPr>
        <w:t xml:space="preserve"> </w:t>
      </w:r>
      <w:r>
        <w:t>H1 is supported: EndorseRank and AWP yield partially overlapping yet construct-distinct orderings on the matched cohort.</w:t>
      </w:r>
    </w:p>
    <w:p w14:paraId="00DC22BD" w14:textId="77777777" w:rsidR="00350CFB" w:rsidRDefault="00283FFF">
      <w:pPr>
        <w:pStyle w:val="a3"/>
        <w:spacing w:before="20" w:line="396" w:lineRule="auto"/>
        <w:ind w:left="282" w:right="521" w:hanging="9"/>
        <w:jc w:val="both"/>
      </w:pPr>
      <w:r>
        <w:t xml:space="preserve">An operational reading of </w:t>
      </w:r>
      <w:r>
        <w:rPr>
          <w:i/>
        </w:rPr>
        <w:t>τ</w:t>
      </w:r>
      <w:r>
        <w:rPr>
          <w:i/>
          <w:spacing w:val="40"/>
        </w:rPr>
        <w:t xml:space="preserve"> </w:t>
      </w:r>
      <w:r>
        <w:t>= 0</w:t>
      </w:r>
      <w:r>
        <w:rPr>
          <w:i/>
        </w:rPr>
        <w:t>.</w:t>
      </w:r>
      <w:r>
        <w:t>316 is that for a randomly chosen pair of wallets, the probability that</w:t>
      </w:r>
      <w:r>
        <w:rPr>
          <w:spacing w:val="-3"/>
        </w:rPr>
        <w:t xml:space="preserve"> </w:t>
      </w:r>
      <w:r>
        <w:t>EndorseRank</w:t>
      </w:r>
      <w:r>
        <w:rPr>
          <w:spacing w:val="-3"/>
        </w:rPr>
        <w:t xml:space="preserve"> </w:t>
      </w:r>
      <w:r>
        <w:t>and</w:t>
      </w:r>
      <w:r>
        <w:rPr>
          <w:spacing w:val="-3"/>
        </w:rPr>
        <w:t xml:space="preserve"> </w:t>
      </w:r>
      <w:r>
        <w:t>AWP</w:t>
      </w:r>
      <w:r>
        <w:rPr>
          <w:spacing w:val="-4"/>
        </w:rPr>
        <w:t xml:space="preserve"> </w:t>
      </w:r>
      <w:r>
        <w:t>agree</w:t>
      </w:r>
      <w:r>
        <w:rPr>
          <w:spacing w:val="-3"/>
        </w:rPr>
        <w:t xml:space="preserve"> </w:t>
      </w:r>
      <w:r>
        <w:t>on</w:t>
      </w:r>
      <w:r>
        <w:rPr>
          <w:spacing w:val="-3"/>
        </w:rPr>
        <w:t xml:space="preserve"> </w:t>
      </w:r>
      <w:r>
        <w:t>which</w:t>
      </w:r>
      <w:r>
        <w:rPr>
          <w:spacing w:val="-3"/>
        </w:rPr>
        <w:t xml:space="preserve"> </w:t>
      </w:r>
      <w:r>
        <w:t>wallet</w:t>
      </w:r>
      <w:r>
        <w:rPr>
          <w:spacing w:val="-3"/>
        </w:rPr>
        <w:t xml:space="preserve"> </w:t>
      </w:r>
      <w:r>
        <w:t>ranks</w:t>
      </w:r>
      <w:r>
        <w:rPr>
          <w:spacing w:val="-3"/>
        </w:rPr>
        <w:t xml:space="preserve"> </w:t>
      </w:r>
      <w:r>
        <w:t>higher</w:t>
      </w:r>
      <w:r>
        <w:rPr>
          <w:spacing w:val="-3"/>
        </w:rPr>
        <w:t xml:space="preserve"> </w:t>
      </w:r>
      <w:r>
        <w:t>is</w:t>
      </w:r>
      <w:r>
        <w:rPr>
          <w:spacing w:val="-3"/>
        </w:rPr>
        <w:t xml:space="preserve"> </w:t>
      </w:r>
      <w:r>
        <w:t>only</w:t>
      </w:r>
      <w:r>
        <w:rPr>
          <w:spacing w:val="-3"/>
        </w:rPr>
        <w:t xml:space="preserve"> </w:t>
      </w:r>
      <w:r>
        <w:t>moderately</w:t>
      </w:r>
      <w:r>
        <w:rPr>
          <w:spacing w:val="-3"/>
        </w:rPr>
        <w:t xml:space="preserve"> </w:t>
      </w:r>
      <w:r>
        <w:t>above</w:t>
      </w:r>
      <w:r>
        <w:rPr>
          <w:spacing w:val="-3"/>
        </w:rPr>
        <w:t xml:space="preserve"> </w:t>
      </w:r>
      <w:r>
        <w:t>chance. Protocols</w:t>
      </w:r>
      <w:r>
        <w:rPr>
          <w:spacing w:val="-12"/>
        </w:rPr>
        <w:t xml:space="preserve"> </w:t>
      </w:r>
      <w:r>
        <w:t>that</w:t>
      </w:r>
      <w:r>
        <w:rPr>
          <w:spacing w:val="-12"/>
        </w:rPr>
        <w:t xml:space="preserve"> </w:t>
      </w:r>
      <w:r>
        <w:t>currently</w:t>
      </w:r>
      <w:r>
        <w:rPr>
          <w:spacing w:val="-12"/>
        </w:rPr>
        <w:t xml:space="preserve"> </w:t>
      </w:r>
      <w:r>
        <w:t>use</w:t>
      </w:r>
      <w:r>
        <w:rPr>
          <w:spacing w:val="-12"/>
        </w:rPr>
        <w:t xml:space="preserve"> </w:t>
      </w:r>
      <w:r>
        <w:t>transfer-based</w:t>
      </w:r>
      <w:r>
        <w:rPr>
          <w:spacing w:val="-12"/>
        </w:rPr>
        <w:t xml:space="preserve"> </w:t>
      </w:r>
      <w:r>
        <w:t>scores</w:t>
      </w:r>
      <w:r>
        <w:rPr>
          <w:spacing w:val="-12"/>
        </w:rPr>
        <w:t xml:space="preserve"> </w:t>
      </w:r>
      <w:r>
        <w:t>cannot</w:t>
      </w:r>
      <w:r>
        <w:rPr>
          <w:spacing w:val="-12"/>
        </w:rPr>
        <w:t xml:space="preserve"> </w:t>
      </w:r>
      <w:r>
        <w:t>assume</w:t>
      </w:r>
      <w:r>
        <w:rPr>
          <w:spacing w:val="-12"/>
        </w:rPr>
        <w:t xml:space="preserve"> </w:t>
      </w:r>
      <w:r>
        <w:t>that</w:t>
      </w:r>
      <w:r>
        <w:rPr>
          <w:spacing w:val="-12"/>
        </w:rPr>
        <w:t xml:space="preserve"> </w:t>
      </w:r>
      <w:r>
        <w:t>switching</w:t>
      </w:r>
      <w:r>
        <w:rPr>
          <w:spacing w:val="-12"/>
        </w:rPr>
        <w:t xml:space="preserve"> </w:t>
      </w:r>
      <w:r>
        <w:t>to</w:t>
      </w:r>
      <w:r>
        <w:rPr>
          <w:spacing w:val="-12"/>
        </w:rPr>
        <w:t xml:space="preserve"> </w:t>
      </w:r>
      <w:r>
        <w:t>allowance-based scores—or</w:t>
      </w:r>
      <w:r>
        <w:rPr>
          <w:spacing w:val="18"/>
        </w:rPr>
        <w:t xml:space="preserve"> </w:t>
      </w:r>
      <w:r>
        <w:t>blending</w:t>
      </w:r>
      <w:r>
        <w:rPr>
          <w:spacing w:val="18"/>
        </w:rPr>
        <w:t xml:space="preserve"> </w:t>
      </w:r>
      <w:r>
        <w:t>the</w:t>
      </w:r>
      <w:r>
        <w:rPr>
          <w:spacing w:val="18"/>
        </w:rPr>
        <w:t xml:space="preserve"> </w:t>
      </w:r>
      <w:r>
        <w:t>two—will</w:t>
      </w:r>
      <w:r>
        <w:rPr>
          <w:spacing w:val="18"/>
        </w:rPr>
        <w:t xml:space="preserve"> </w:t>
      </w:r>
      <w:r>
        <w:t>preserve</w:t>
      </w:r>
      <w:r>
        <w:rPr>
          <w:spacing w:val="18"/>
        </w:rPr>
        <w:t xml:space="preserve"> </w:t>
      </w:r>
      <w:r>
        <w:t>existing</w:t>
      </w:r>
      <w:r>
        <w:rPr>
          <w:spacing w:val="18"/>
        </w:rPr>
        <w:t xml:space="preserve"> </w:t>
      </w:r>
      <w:r>
        <w:t>wallet</w:t>
      </w:r>
      <w:r>
        <w:rPr>
          <w:spacing w:val="18"/>
        </w:rPr>
        <w:t xml:space="preserve"> </w:t>
      </w:r>
      <w:r>
        <w:t>orderings.</w:t>
      </w:r>
      <w:r>
        <w:rPr>
          <w:spacing w:val="78"/>
        </w:rPr>
        <w:t xml:space="preserve"> </w:t>
      </w:r>
      <w:r>
        <w:t>Migration</w:t>
      </w:r>
      <w:r>
        <w:rPr>
          <w:spacing w:val="18"/>
        </w:rPr>
        <w:t xml:space="preserve"> </w:t>
      </w:r>
      <w:r>
        <w:t>would</w:t>
      </w:r>
      <w:r>
        <w:rPr>
          <w:spacing w:val="18"/>
        </w:rPr>
        <w:t xml:space="preserve"> </w:t>
      </w:r>
      <w:r>
        <w:t>re-rank a substantial fraction of pairs, with the largest disagreements likely concentrated among wallets that are transfer hubs but rarely endorsed as spenders, or endorsed spenders with limited transfer footprints.</w:t>
      </w:r>
      <w:r>
        <w:rPr>
          <w:spacing w:val="10"/>
        </w:rPr>
        <w:t xml:space="preserve"> </w:t>
      </w:r>
      <w:r>
        <w:t>Figure</w:t>
      </w:r>
      <w:r>
        <w:rPr>
          <w:spacing w:val="-9"/>
        </w:rPr>
        <w:t xml:space="preserve"> </w:t>
      </w:r>
      <w:hyperlink w:anchor="_bookmark111" w:history="1">
        <w:r>
          <w:t>4.8</w:t>
        </w:r>
      </w:hyperlink>
      <w:r>
        <w:rPr>
          <w:spacing w:val="-8"/>
        </w:rPr>
        <w:t xml:space="preserve"> </w:t>
      </w:r>
      <w:r>
        <w:t>is</w:t>
      </w:r>
      <w:r>
        <w:rPr>
          <w:spacing w:val="-9"/>
        </w:rPr>
        <w:t xml:space="preserve"> </w:t>
      </w:r>
      <w:r>
        <w:t>consistent</w:t>
      </w:r>
      <w:r>
        <w:rPr>
          <w:spacing w:val="-9"/>
        </w:rPr>
        <w:t xml:space="preserve"> </w:t>
      </w:r>
      <w:r>
        <w:t>with</w:t>
      </w:r>
      <w:r>
        <w:rPr>
          <w:spacing w:val="-8"/>
        </w:rPr>
        <w:t xml:space="preserve"> </w:t>
      </w:r>
      <w:r>
        <w:t>that</w:t>
      </w:r>
      <w:r>
        <w:rPr>
          <w:spacing w:val="-9"/>
        </w:rPr>
        <w:t xml:space="preserve"> </w:t>
      </w:r>
      <w:r>
        <w:t>interpretation:</w:t>
      </w:r>
      <w:r>
        <w:rPr>
          <w:spacing w:val="11"/>
        </w:rPr>
        <w:t xml:space="preserve"> </w:t>
      </w:r>
      <w:r>
        <w:t>the</w:t>
      </w:r>
      <w:r>
        <w:rPr>
          <w:spacing w:val="-9"/>
        </w:rPr>
        <w:t xml:space="preserve"> </w:t>
      </w:r>
      <w:r>
        <w:t>cloud</w:t>
      </w:r>
      <w:r>
        <w:rPr>
          <w:spacing w:val="-9"/>
        </w:rPr>
        <w:t xml:space="preserve"> </w:t>
      </w:r>
      <w:r>
        <w:t>is</w:t>
      </w:r>
      <w:r>
        <w:rPr>
          <w:spacing w:val="-8"/>
        </w:rPr>
        <w:t xml:space="preserve"> </w:t>
      </w:r>
      <w:r>
        <w:t>positively</w:t>
      </w:r>
      <w:r>
        <w:rPr>
          <w:spacing w:val="-9"/>
        </w:rPr>
        <w:t xml:space="preserve"> </w:t>
      </w:r>
      <w:r>
        <w:t>sloped</w:t>
      </w:r>
      <w:r>
        <w:rPr>
          <w:spacing w:val="-8"/>
        </w:rPr>
        <w:t xml:space="preserve"> </w:t>
      </w:r>
      <w:r>
        <w:t>but</w:t>
      </w:r>
      <w:r>
        <w:rPr>
          <w:spacing w:val="-9"/>
        </w:rPr>
        <w:t xml:space="preserve"> </w:t>
      </w:r>
      <w:r>
        <w:rPr>
          <w:spacing w:val="-4"/>
        </w:rPr>
        <w:t>wide.</w:t>
      </w:r>
    </w:p>
    <w:p w14:paraId="00DC22BE"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22BF" w14:textId="77777777" w:rsidR="00350CFB" w:rsidRDefault="00350CFB">
      <w:pPr>
        <w:pStyle w:val="a3"/>
        <w:rPr>
          <w:sz w:val="25"/>
        </w:rPr>
      </w:pPr>
    </w:p>
    <w:p w14:paraId="00DC22C0" w14:textId="77777777" w:rsidR="00350CFB" w:rsidRDefault="00350CFB">
      <w:pPr>
        <w:pStyle w:val="a3"/>
        <w:rPr>
          <w:sz w:val="25"/>
        </w:rPr>
      </w:pPr>
    </w:p>
    <w:p w14:paraId="00DC22C1" w14:textId="77777777" w:rsidR="00350CFB" w:rsidRDefault="00350CFB">
      <w:pPr>
        <w:pStyle w:val="a3"/>
        <w:rPr>
          <w:sz w:val="25"/>
        </w:rPr>
      </w:pPr>
    </w:p>
    <w:p w14:paraId="00DC22C2" w14:textId="77777777" w:rsidR="00350CFB" w:rsidRDefault="00350CFB">
      <w:pPr>
        <w:pStyle w:val="a3"/>
        <w:rPr>
          <w:sz w:val="25"/>
        </w:rPr>
      </w:pPr>
    </w:p>
    <w:p w14:paraId="00DC22C3" w14:textId="77777777" w:rsidR="00350CFB" w:rsidRDefault="00350CFB">
      <w:pPr>
        <w:pStyle w:val="a3"/>
        <w:rPr>
          <w:sz w:val="25"/>
        </w:rPr>
      </w:pPr>
    </w:p>
    <w:p w14:paraId="00DC22C4" w14:textId="77777777" w:rsidR="00350CFB" w:rsidRDefault="00350CFB">
      <w:pPr>
        <w:pStyle w:val="a3"/>
        <w:rPr>
          <w:sz w:val="25"/>
        </w:rPr>
      </w:pPr>
    </w:p>
    <w:p w14:paraId="00DC22C5" w14:textId="77777777" w:rsidR="00350CFB" w:rsidRDefault="00350CFB">
      <w:pPr>
        <w:pStyle w:val="a3"/>
        <w:rPr>
          <w:sz w:val="25"/>
        </w:rPr>
      </w:pPr>
    </w:p>
    <w:p w14:paraId="00DC22C6" w14:textId="77777777" w:rsidR="00350CFB" w:rsidRDefault="00350CFB">
      <w:pPr>
        <w:pStyle w:val="a3"/>
        <w:spacing w:before="151"/>
        <w:rPr>
          <w:sz w:val="25"/>
        </w:rPr>
      </w:pPr>
    </w:p>
    <w:p w14:paraId="00DC22C7" w14:textId="77777777" w:rsidR="00350CFB" w:rsidRDefault="00283FFF">
      <w:pPr>
        <w:ind w:left="1301"/>
        <w:rPr>
          <w:rFonts w:ascii="Arial"/>
          <w:sz w:val="28"/>
        </w:rPr>
      </w:pPr>
      <w:r>
        <w:rPr>
          <w:rFonts w:ascii="Arial"/>
          <w:noProof/>
          <w:sz w:val="28"/>
        </w:rPr>
        <mc:AlternateContent>
          <mc:Choice Requires="wpg">
            <w:drawing>
              <wp:anchor distT="0" distB="0" distL="0" distR="0" simplePos="0" relativeHeight="15786496" behindDoc="0" locked="0" layoutInCell="1" allowOverlap="1" wp14:anchorId="00DC27D2" wp14:editId="00DC27D3">
                <wp:simplePos x="0" y="0"/>
                <wp:positionH relativeFrom="page">
                  <wp:posOffset>1912974</wp:posOffset>
                </wp:positionH>
                <wp:positionV relativeFrom="paragraph">
                  <wp:posOffset>-473327</wp:posOffset>
                </wp:positionV>
                <wp:extent cx="4434205" cy="4434205"/>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205" cy="4434205"/>
                          <a:chOff x="0" y="0"/>
                          <a:chExt cx="4434205" cy="4434205"/>
                        </a:xfrm>
                      </wpg:grpSpPr>
                      <wps:wsp>
                        <wps:cNvPr id="810" name="Graphic 810"/>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xmlns:pic="http://schemas.openxmlformats.org/drawingml/2006/picture">
                        <pic:nvPicPr>
                          <pic:cNvPr id="811" name="Image 811"/>
                          <pic:cNvPicPr/>
                        </pic:nvPicPr>
                        <pic:blipFill>
                          <a:blip r:embed="rId18" cstate="print"/>
                          <a:stretch>
                            <a:fillRect/>
                          </a:stretch>
                        </pic:blipFill>
                        <pic:spPr>
                          <a:xfrm>
                            <a:off x="237511" y="187174"/>
                            <a:ext cx="4009180" cy="4012061"/>
                          </a:xfrm>
                          <a:prstGeom prst="rect">
                            <a:avLst/>
                          </a:prstGeom>
                        </pic:spPr>
                      </pic:pic>
                      <wps:wsp>
                        <wps:cNvPr id="812" name="Graphic 812"/>
                        <wps:cNvSpPr/>
                        <wps:spPr>
                          <a:xfrm>
                            <a:off x="253229"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3" name="Graphic 813"/>
                        <wps:cNvSpPr/>
                        <wps:spPr>
                          <a:xfrm>
                            <a:off x="253229"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4" name="Graphic 814"/>
                        <wps:cNvSpPr/>
                        <wps:spPr>
                          <a:xfrm>
                            <a:off x="253229"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5" name="Graphic 815"/>
                        <wps:cNvSpPr/>
                        <wps:spPr>
                          <a:xfrm>
                            <a:off x="973313"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6" name="Graphic 816"/>
                        <wps:cNvSpPr/>
                        <wps:spPr>
                          <a:xfrm>
                            <a:off x="973313"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7" name="Graphic 817"/>
                        <wps:cNvSpPr/>
                        <wps:spPr>
                          <a:xfrm>
                            <a:off x="973313"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18" name="Graphic 818"/>
                        <wps:cNvSpPr/>
                        <wps:spPr>
                          <a:xfrm>
                            <a:off x="1693397"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9" name="Graphic 819"/>
                        <wps:cNvSpPr/>
                        <wps:spPr>
                          <a:xfrm>
                            <a:off x="1693397"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93397"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1" name="Graphic 821"/>
                        <wps:cNvSpPr/>
                        <wps:spPr>
                          <a:xfrm>
                            <a:off x="2413482"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2" name="Graphic 822"/>
                        <wps:cNvSpPr/>
                        <wps:spPr>
                          <a:xfrm>
                            <a:off x="2413482"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3" name="Graphic 823"/>
                        <wps:cNvSpPr/>
                        <wps:spPr>
                          <a:xfrm>
                            <a:off x="2413482"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4" name="Graphic 824"/>
                        <wps:cNvSpPr/>
                        <wps:spPr>
                          <a:xfrm>
                            <a:off x="3133566"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5" name="Graphic 825"/>
                        <wps:cNvSpPr/>
                        <wps:spPr>
                          <a:xfrm>
                            <a:off x="3133566"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6" name="Graphic 826"/>
                        <wps:cNvSpPr/>
                        <wps:spPr>
                          <a:xfrm>
                            <a:off x="3133566"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7" name="Graphic 827"/>
                        <wps:cNvSpPr/>
                        <wps:spPr>
                          <a:xfrm>
                            <a:off x="3853650" y="6309"/>
                            <a:ext cx="1270" cy="4372610"/>
                          </a:xfrm>
                          <a:custGeom>
                            <a:avLst/>
                            <a:gdLst/>
                            <a:ahLst/>
                            <a:cxnLst/>
                            <a:rect l="l" t="t" r="r" b="b"/>
                            <a:pathLst>
                              <a:path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8" name="Graphic 828"/>
                        <wps:cNvSpPr/>
                        <wps:spPr>
                          <a:xfrm>
                            <a:off x="3853650" y="4378660"/>
                            <a:ext cx="1270" cy="55244"/>
                          </a:xfrm>
                          <a:custGeom>
                            <a:avLst/>
                            <a:gdLst/>
                            <a:ahLst/>
                            <a:cxnLst/>
                            <a:rect l="l" t="t" r="r" b="b"/>
                            <a:pathLst>
                              <a:path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9" name="Graphic 829"/>
                        <wps:cNvSpPr/>
                        <wps:spPr>
                          <a:xfrm>
                            <a:off x="3853650" y="4378660"/>
                            <a:ext cx="1270" cy="55244"/>
                          </a:xfrm>
                          <a:custGeom>
                            <a:avLst/>
                            <a:gdLst/>
                            <a:ahLst/>
                            <a:cxnLst/>
                            <a:rect l="l" t="t" r="r" b="b"/>
                            <a:pathLst>
                              <a:path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0" name="Graphic 830"/>
                        <wps:cNvSpPr/>
                        <wps:spPr>
                          <a:xfrm>
                            <a:off x="55206" y="4180637"/>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1" name="Graphic 831"/>
                        <wps:cNvSpPr/>
                        <wps:spPr>
                          <a:xfrm>
                            <a:off x="0" y="4180637"/>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2" name="Graphic 832"/>
                        <wps:cNvSpPr/>
                        <wps:spPr>
                          <a:xfrm>
                            <a:off x="0" y="4180637"/>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3" name="Graphic 833"/>
                        <wps:cNvSpPr/>
                        <wps:spPr>
                          <a:xfrm>
                            <a:off x="55206" y="3460553"/>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4" name="Graphic 834"/>
                        <wps:cNvSpPr/>
                        <wps:spPr>
                          <a:xfrm>
                            <a:off x="0" y="3460553"/>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5" name="Graphic 835"/>
                        <wps:cNvSpPr/>
                        <wps:spPr>
                          <a:xfrm>
                            <a:off x="0" y="3460553"/>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6" name="Graphic 836"/>
                        <wps:cNvSpPr/>
                        <wps:spPr>
                          <a:xfrm>
                            <a:off x="55206" y="2740468"/>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7" name="Graphic 837"/>
                        <wps:cNvSpPr/>
                        <wps:spPr>
                          <a:xfrm>
                            <a:off x="0" y="2740468"/>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38" name="Graphic 838"/>
                        <wps:cNvSpPr/>
                        <wps:spPr>
                          <a:xfrm>
                            <a:off x="0" y="2740468"/>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9" name="Graphic 839"/>
                        <wps:cNvSpPr/>
                        <wps:spPr>
                          <a:xfrm>
                            <a:off x="55206" y="2020384"/>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0" name="Graphic 840"/>
                        <wps:cNvSpPr/>
                        <wps:spPr>
                          <a:xfrm>
                            <a:off x="0" y="2020384"/>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1" name="Graphic 841"/>
                        <wps:cNvSpPr/>
                        <wps:spPr>
                          <a:xfrm>
                            <a:off x="0" y="2020384"/>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2" name="Graphic 842"/>
                        <wps:cNvSpPr/>
                        <wps:spPr>
                          <a:xfrm>
                            <a:off x="55206" y="1300300"/>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3" name="Graphic 843"/>
                        <wps:cNvSpPr/>
                        <wps:spPr>
                          <a:xfrm>
                            <a:off x="0" y="1300300"/>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4" name="Graphic 844"/>
                        <wps:cNvSpPr/>
                        <wps:spPr>
                          <a:xfrm>
                            <a:off x="0" y="1300300"/>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5" name="Graphic 845"/>
                        <wps:cNvSpPr/>
                        <wps:spPr>
                          <a:xfrm>
                            <a:off x="55206" y="580216"/>
                            <a:ext cx="4372610" cy="1270"/>
                          </a:xfrm>
                          <a:custGeom>
                            <a:avLst/>
                            <a:gdLst/>
                            <a:ahLst/>
                            <a:cxnLst/>
                            <a:rect l="l" t="t" r="r" b="b"/>
                            <a:pathLst>
                              <a:path w="437261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6" name="Graphic 846"/>
                        <wps:cNvSpPr/>
                        <wps:spPr>
                          <a:xfrm>
                            <a:off x="0" y="580216"/>
                            <a:ext cx="55244" cy="1270"/>
                          </a:xfrm>
                          <a:custGeom>
                            <a:avLst/>
                            <a:gdLst/>
                            <a:ahLst/>
                            <a:cxnLst/>
                            <a:rect l="l" t="t" r="r" b="b"/>
                            <a:pathLst>
                              <a:path w="55244">
                                <a:moveTo>
                                  <a:pt x="55206" y="0"/>
                                </a:moveTo>
                                <a:lnTo>
                                  <a:pt x="0" y="0"/>
                                </a:lnTo>
                              </a:path>
                            </a:pathLst>
                          </a:custGeom>
                          <a:solidFill>
                            <a:srgbClr val="000000"/>
                          </a:solidFill>
                        </wps:spPr>
                        <wps:bodyPr wrap="square" lIns="0" tIns="0" rIns="0" bIns="0" rtlCol="0">
                          <a:prstTxWarp prst="textNoShape">
                            <a:avLst/>
                          </a:prstTxWarp>
                          <a:noAutofit/>
                        </wps:bodyPr>
                      </wps:wsp>
                      <wps:wsp>
                        <wps:cNvPr id="847" name="Graphic 847"/>
                        <wps:cNvSpPr/>
                        <wps:spPr>
                          <a:xfrm>
                            <a:off x="0" y="580216"/>
                            <a:ext cx="55244" cy="1270"/>
                          </a:xfrm>
                          <a:custGeom>
                            <a:avLst/>
                            <a:gdLst/>
                            <a:ahLst/>
                            <a:cxnLst/>
                            <a:rect l="l" t="t" r="r" b="b"/>
                            <a:pathLst>
                              <a:path w="55244">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8" name="Graphic 848"/>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49" name="Graphic 849"/>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395440" y="455847"/>
                            <a:ext cx="315595" cy="1270"/>
                          </a:xfrm>
                          <a:custGeom>
                            <a:avLst/>
                            <a:gdLst/>
                            <a:ahLst/>
                            <a:cxnLst/>
                            <a:rect l="l" t="t" r="r" b="b"/>
                            <a:pathLst>
                              <a:path w="315595">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1" name="Textbox 851"/>
                        <wps:cNvSpPr txBox="1"/>
                        <wps:spPr>
                          <a:xfrm>
                            <a:off x="0" y="0"/>
                            <a:ext cx="4434205" cy="4434205"/>
                          </a:xfrm>
                          <a:prstGeom prst="rect">
                            <a:avLst/>
                          </a:prstGeom>
                        </wps:spPr>
                        <wps:txbx>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wps:txbx>
                        <wps:bodyPr wrap="square" lIns="0" tIns="0" rIns="0" bIns="0" rtlCol="0">
                          <a:noAutofit/>
                        </wps:bodyPr>
                      </wps:wsp>
                    </wpg:wgp>
                  </a:graphicData>
                </a:graphic>
              </wp:anchor>
            </w:drawing>
          </mc:Choice>
          <mc:Fallback>
            <w:pict>
              <v:group w14:anchorId="00DC27D2" id="Group 809" o:spid="_x0000_s1339" style="position:absolute;left:0;text-align:left;margin-left:150.65pt;margin-top:-37.25pt;width:349.15pt;height:349.15pt;z-index:15786496;mso-wrap-distance-left:0;mso-wrap-distance-right:0;mso-position-horizontal-relative:page;mso-position-vertical-relative:text" coordsize="44342,44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">
                <v:shape id="Graphic 810" o:spid="_x0000_s1340" style="position:absolute;left:14969;top:3182;width:27127;height:37725;visibility:visible;mso-wrap-style:square;v-text-anchor:top" coordsize="2712720,377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" path="m38633,913587r-2032,-4915l29349,901420r-4915,-2032l14185,899388r-4914,2032l2032,908672,,913587r,10249l2032,928751r7239,7239l14185,938022r5131,l24434,938022r4915,-2032l36601,928751r2032,-4915l38633,913587xem485089,14198l483044,9283,475805,2044,470890,,460641,r-4915,2044l448487,9283r-2044,4915l446443,24447r2044,4915l455726,36601r4915,2045l465759,38646r5131,l475805,36601r7239,-7239l485089,24447r,-10249xem2175840,3438194r-2032,-4914l2166556,3426041r-4915,-2032l2151405,3424009r-4915,2032l2139238,3433280r-2032,4914l2137206,3448443r2032,4915l2146490,3460610r4915,2032l2156523,3462642r5118,l2166556,3460610r7252,-7252l2175840,3448443r,-10249xem2204643,2350147r-2032,-4915l2195360,2337993r-4915,-2032l2180209,2335961r-4915,2032l2168042,2345232r-483,1169l2166683,2346033r-10249,l2151532,2348077r-7252,7239l2142248,2360231r,10249l2144280,2375395r7252,7239l2156434,2384679r5131,l2166683,2384679r4915,-2045l2178850,2375395r470,-1156l2180209,2374595r5118,l2190445,2374595r4915,-2032l2202611,2365311r2032,-4915l2204643,2350147xem2262251,1564538r-2032,-4915l2252967,1552384r-4915,-2045l2237816,1550339r-4915,2045l2225649,1559623r-2032,4915l2223617,1574787r2032,4915l2232901,1586941r4915,2044l2242934,1588985r5118,l2252967,1586941r7252,-7239l2262251,1574787r,-10249xem2457399,3130004r-2045,-4915l2448115,3117850r-4915,-2045l2432951,3115805r-4915,2045l2420797,3125089r-2044,4915l2418753,3140252r2044,4915l2428036,3152406r4915,2032l2438069,3154438r5131,l2448115,3152406r7239,-7239l2457399,3140252r,-10248xem2464600,1581099r-2045,-4915l2455316,1568945r-4915,-2032l2440152,1566913r-4915,2032l2427998,1576184r-2044,4915l2425954,1591348r2044,4915l2435237,1603502r4915,2044l2445270,1605546r5131,l2455316,1603502r7239,-7239l2464600,1591348r,-10249xem2499156,3747833r-2032,-4915l2489873,3735679r-4915,-2044l2474722,3733635r-4915,2044l2462555,3742918r-2032,4915l2460523,3758082r2032,4915l2469807,3770236r4915,2045l2479840,3772281r5118,l2489873,3770236r7251,-7239l2499156,3758082r,-10249xem2689263,2902458r-2032,-4915l2679979,2890291r-4915,-2032l2664815,2888259r-4915,2032l2652661,2897543r-2032,4915l2650629,2912707r2032,4914l2659900,2924860r4915,2032l2669946,2926892r5118,l2679979,2924860r7252,-7239l2689263,2912707r,-10249xem2695740,2986709r-2032,-4914l2686456,2974543r-4915,-2032l2671305,2972511r-4915,2032l2659138,2981795r-2032,4914l2657106,2996958r2032,4915l2666390,3009112r4915,2032l2676423,3011144r5118,l2686456,3009112r7252,-7239l2695740,2996958r,-10249xem2712301,3217138r-2032,-4915l2703017,3204972r-4902,-2032l2687866,3202940r-4915,2032l2675699,3212223r-2032,4915l2673667,3227374r2032,4915l2682951,3239541r4915,2032l2692984,3241573r5131,l2703017,3239541r7252,-7252l2712301,3227374r,-10236xe" fillcolor="#2b5e8a" stroked="f">
                  <v:fill opacity="22873f"/>
                  <v:path arrowok="t"/>
                </v:shape>
                <v:shape id="Image 811" o:spid="_x0000_s1341" type="#_x0000_t75" style="position:absolute;left:2375;top:1871;width:40091;height:4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">
                  <v:imagedata r:id="rId19" o:title=""/>
                </v:shape>
                <v:shape id="Graphic 812" o:spid="_x0000_s1342" style="position:absolute;left:2532;top:63;width:12;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" path="m,4372351l,e" filled="f" strokecolor="#afafaf" strokeweight=".3505mm">
                  <v:path arrowok="t"/>
                </v:shape>
                <v:shape id="Graphic 813" o:spid="_x0000_s1343" style="position:absolute;left:2532;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" path="m,l,55206e" fillcolor="black" stroked="f">
                  <v:path arrowok="t"/>
                </v:shape>
                <v:shape id="Graphic 814" o:spid="_x0000_s1344" style="position:absolute;left:2532;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" path="m,l,55206e" filled="f" strokeweight=".3505mm">
                  <v:path arrowok="t"/>
                </v:shape>
                <v:shape id="Graphic 815" o:spid="_x0000_s1345" style="position:absolute;left:9733;top:63;width:12;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" path="m,4372351l,e" filled="f" strokecolor="#afafaf" strokeweight=".3505mm">
                  <v:path arrowok="t"/>
                </v:shape>
                <v:shape id="Graphic 816" o:spid="_x0000_s1346" style="position:absolute;left:9733;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" path="m,l,55206e" fillcolor="black" stroked="f">
                  <v:path arrowok="t"/>
                </v:shape>
                <v:shape id="Graphic 817" o:spid="_x0000_s1347" style="position:absolute;left:9733;top:43786;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" path="m,l,55206e" filled="f" strokeweight=".3505mm">
                  <v:path arrowok="t"/>
                </v:shape>
                <v:shape id="Graphic 818" o:spid="_x0000_s1348" style="position:absolute;left:16933;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" path="m,4372351l,e" filled="f" strokecolor="#afafaf" strokeweight=".3505mm">
                  <v:path arrowok="t"/>
                </v:shape>
                <v:shape id="Graphic 819" o:spid="_x0000_s1349" style="position:absolute;left:16933;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" path="m,l,55206e" fillcolor="black" stroked="f">
                  <v:path arrowok="t"/>
                </v:shape>
                <v:shape id="Graphic 820" o:spid="_x0000_s1350" style="position:absolute;left:16933;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" path="m,l,55206e" filled="f" strokeweight=".3505mm">
                  <v:path arrowok="t"/>
                </v:shape>
                <v:shape id="Graphic 821" o:spid="_x0000_s1351" style="position:absolute;left:24134;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" path="m,4372351l,e" filled="f" strokecolor="#afafaf" strokeweight=".3505mm">
                  <v:path arrowok="t"/>
                </v:shape>
                <v:shape id="Graphic 822" o:spid="_x0000_s1352" style="position:absolute;left:24134;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" path="m,l,55206e" fillcolor="black" stroked="f">
                  <v:path arrowok="t"/>
                </v:shape>
                <v:shape id="Graphic 823" o:spid="_x0000_s1353" style="position:absolute;left:24134;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" path="m,l,55206e" filled="f" strokeweight=".3505mm">
                  <v:path arrowok="t"/>
                </v:shape>
                <v:shape id="Graphic 824" o:spid="_x0000_s1354" style="position:absolute;left:31335;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" path="m,4372351l,e" filled="f" strokecolor="#afafaf" strokeweight=".3505mm">
                  <v:path arrowok="t"/>
                </v:shape>
                <v:shape id="Graphic 825" o:spid="_x0000_s1355" style="position:absolute;left:31335;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" path="m,l,55206e" fillcolor="black" stroked="f">
                  <v:path arrowok="t"/>
                </v:shape>
                <v:shape id="Graphic 826" o:spid="_x0000_s1356" style="position:absolute;left:31335;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" path="m,l,55206e" filled="f" strokeweight=".3505mm">
                  <v:path arrowok="t"/>
                </v:shape>
                <v:shape id="Graphic 827" o:spid="_x0000_s1357" style="position:absolute;left:38536;top:63;width:13;height:43726;visibility:visible;mso-wrap-style:square;v-text-anchor:top" coordsize="127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" path="m,4372351l,e" filled="f" strokecolor="#afafaf" strokeweight=".3505mm">
                  <v:path arrowok="t"/>
                </v:shape>
                <v:shape id="Graphic 828" o:spid="_x0000_s1358" style="position:absolute;left:38536;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" path="m,l,55206e" fillcolor="black" stroked="f">
                  <v:path arrowok="t"/>
                </v:shape>
                <v:shape id="Graphic 829" o:spid="_x0000_s1359" style="position:absolute;left:38536;top:43786;width:13;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" path="m,l,55206e" filled="f" strokeweight=".3505mm">
                  <v:path arrowok="t"/>
                </v:shape>
                <v:shape id="Graphic 830" o:spid="_x0000_s1360" style="position:absolute;left:552;top:41806;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" path="m,l4372351,e" filled="f" strokecolor="#afafaf" strokeweight=".3505mm">
                  <v:path arrowok="t"/>
                </v:shape>
                <v:shape id="Graphic 831" o:spid="_x0000_s1361" style="position:absolute;top:41806;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" path="m55206,l,e" fillcolor="black" stroked="f">
                  <v:path arrowok="t"/>
                </v:shape>
                <v:shape id="Graphic 832" o:spid="_x0000_s1362" style="position:absolute;top:41806;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" path="m55206,l,e" filled="f" strokeweight=".3505mm">
                  <v:path arrowok="t"/>
                </v:shape>
                <v:shape id="Graphic 833" o:spid="_x0000_s1363" style="position:absolute;left:552;top:34605;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" path="m,l4372351,e" filled="f" strokecolor="#afafaf" strokeweight=".3505mm">
                  <v:path arrowok="t"/>
                </v:shape>
                <v:shape id="Graphic 834" o:spid="_x0000_s1364" style="position:absolute;top:34605;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" path="m55206,l,e" fillcolor="black" stroked="f">
                  <v:path arrowok="t"/>
                </v:shape>
                <v:shape id="Graphic 835" o:spid="_x0000_s1365" style="position:absolute;top:34605;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" path="m55206,l,e" filled="f" strokeweight=".3505mm">
                  <v:path arrowok="t"/>
                </v:shape>
                <v:shape id="Graphic 836" o:spid="_x0000_s1366" style="position:absolute;left:552;top:27404;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" path="m,l4372351,e" filled="f" strokecolor="#afafaf" strokeweight=".3505mm">
                  <v:path arrowok="t"/>
                </v:shape>
                <v:shape id="Graphic 837" o:spid="_x0000_s1367" style="position:absolute;top:27404;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" path="m55206,l,e" fillcolor="black" stroked="f">
                  <v:path arrowok="t"/>
                </v:shape>
                <v:shape id="Graphic 838" o:spid="_x0000_s1368" style="position:absolute;top:27404;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" path="m55206,l,e" filled="f" strokeweight=".3505mm">
                  <v:path arrowok="t"/>
                </v:shape>
                <v:shape id="Graphic 839" o:spid="_x0000_s1369" style="position:absolute;left:552;top:20203;width:43726;height:13;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" path="m,l4372351,e" filled="f" strokecolor="#afafaf" strokeweight=".3505mm">
                  <v:path arrowok="t"/>
                </v:shape>
                <v:shape id="Graphic 840" o:spid="_x0000_s1370" style="position:absolute;top:20203;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" path="m55206,l,e" fillcolor="black" stroked="f">
                  <v:path arrowok="t"/>
                </v:shape>
                <v:shape id="Graphic 841" o:spid="_x0000_s1371" style="position:absolute;top:20203;width:552;height:13;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" path="m55206,l,e" filled="f" strokeweight=".3505mm">
                  <v:path arrowok="t"/>
                </v:shape>
                <v:shape id="Graphic 842" o:spid="_x0000_s1372" style="position:absolute;left:552;top:13003;width:43726;height:12;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" path="m,l4372351,e" filled="f" strokecolor="#afafaf" strokeweight=".3505mm">
                  <v:path arrowok="t"/>
                </v:shape>
                <v:shape id="Graphic 843" o:spid="_x0000_s1373" style="position:absolute;top:13003;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" path="m55206,l,e" fillcolor="black" stroked="f">
                  <v:path arrowok="t"/>
                </v:shape>
                <v:shape id="Graphic 844" o:spid="_x0000_s1374" style="position:absolute;top:13003;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" path="m55206,l,e" filled="f" strokeweight=".3505mm">
                  <v:path arrowok="t"/>
                </v:shape>
                <v:shape id="Graphic 845" o:spid="_x0000_s1375" style="position:absolute;left:552;top:5802;width:43726;height:12;visibility:visible;mso-wrap-style:square;v-text-anchor:top" coordsize="437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" path="m,l4372351,e" filled="f" strokecolor="#afafaf" strokeweight=".3505mm">
                  <v:path arrowok="t"/>
                </v:shape>
                <v:shape id="Graphic 846" o:spid="_x0000_s1376" style="position:absolute;top:5802;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" path="m55206,l,e" fillcolor="black" stroked="f">
                  <v:path arrowok="t"/>
                </v:shape>
                <v:shape id="Graphic 847" o:spid="_x0000_s1377" style="position:absolute;top:5802;width:552;height:12;visibility:visible;mso-wrap-style:square;v-text-anchor:top" coordsize="55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" path="m55206,l,e" filled="f" strokeweight=".3505mm">
                  <v:path arrowok="t"/>
                </v:shape>
                <v:shape id="Graphic 848" o:spid="_x0000_s1378" style="position:absolute;left:2539;top:2050;width:39751;height:39751;visibility:visible;mso-wrap-style:square;v-text-anchor:top" coordsize="3975100,39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" path="m,3974864l3974864,e" filled="f" strokeweight=".3505mm">
                  <v:stroke dashstyle="3 1"/>
                  <v:path arrowok="t"/>
                </v:shape>
                <v:shape id="Graphic 849" o:spid="_x0000_s1379" style="position:absolute;left:552;top:63;width:43726;height:43726;visibility:visible;mso-wrap-style:square;v-text-anchor:top" coordsize="4372610,437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" path="m,4372351l,em4372351,4372351l4372351,em,4372351r4372351,em,l4372351,e" filled="f" strokeweight=".3505mm">
                  <v:path arrowok="t"/>
                </v:shape>
                <v:shape id="Graphic 850" o:spid="_x0000_s1380" style="position:absolute;left:3954;top:4558;width:3156;height:13;visibility:visible;mso-wrap-style:square;v-text-anchor:top" coordsize="315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" path="m,l157732,,315465,e" filled="f" strokeweight=".3505mm">
                  <v:stroke dashstyle="3 1"/>
                  <v:path arrowok="t"/>
                </v:shape>
                <v:shape id="Textbox 851" o:spid="_x0000_s1381" type="#_x0000_t202" style="position:absolute;width:44342;height:44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3HxQAAANwAAAAPAAAAZHJzL2Rvd25yZXYueG1sRI9Ba8JA&#10;FITvhf6H5RV6azYWF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Bd3o3HxQAAANwAAAAP&#10;AAAAAAAAAAAAAAAAAAcCAABkcnMvZG93bnJldi54bWxQSwUGAAAAAAMAAwC3AAAA+QIAAAAA&#10;" filled="f" stroked="f">
                  <v:textbox inset="0,0,0,0">
                    <w:txbxContent>
                      <w:p w14:paraId="00DC2892" w14:textId="77777777" w:rsidR="00350CFB" w:rsidRDefault="00283FFF">
                        <w:pPr>
                          <w:spacing w:before="159"/>
                          <w:ind w:left="310"/>
                          <w:rPr>
                            <w:rFonts w:ascii="Arial" w:hAnsi="Arial"/>
                            <w:sz w:val="28"/>
                          </w:rPr>
                        </w:pPr>
                        <w:r>
                          <w:rPr>
                            <w:rFonts w:ascii="Arial" w:hAnsi="Arial"/>
                            <w:w w:val="115"/>
                            <w:sz w:val="28"/>
                          </w:rPr>
                          <w:t>Kendall</w:t>
                        </w:r>
                        <w:r>
                          <w:rPr>
                            <w:rFonts w:ascii="Arial" w:hAnsi="Arial"/>
                            <w:spacing w:val="-23"/>
                            <w:w w:val="115"/>
                            <w:sz w:val="28"/>
                          </w:rPr>
                          <w:t xml:space="preserve"> </w:t>
                        </w:r>
                        <w:r>
                          <w:rPr>
                            <w:rFonts w:ascii="Arial" w:hAnsi="Arial"/>
                            <w:i/>
                            <w:w w:val="115"/>
                            <w:sz w:val="19"/>
                          </w:rPr>
                          <w:t>τ</w:t>
                        </w:r>
                        <w:r>
                          <w:rPr>
                            <w:rFonts w:ascii="Arial" w:hAnsi="Arial"/>
                            <w:i/>
                            <w:spacing w:val="7"/>
                            <w:w w:val="115"/>
                            <w:sz w:val="19"/>
                          </w:rPr>
                          <w:t xml:space="preserve"> </w:t>
                        </w:r>
                        <w:r>
                          <w:rPr>
                            <w:rFonts w:ascii="Arial" w:hAnsi="Arial"/>
                            <w:w w:val="115"/>
                            <w:sz w:val="28"/>
                          </w:rPr>
                          <w:t>=</w:t>
                        </w:r>
                        <w:r>
                          <w:rPr>
                            <w:rFonts w:ascii="Arial" w:hAnsi="Arial"/>
                            <w:spacing w:val="-22"/>
                            <w:w w:val="115"/>
                            <w:sz w:val="28"/>
                          </w:rPr>
                          <w:t xml:space="preserve"> </w:t>
                        </w:r>
                        <w:r>
                          <w:rPr>
                            <w:rFonts w:ascii="Arial" w:hAnsi="Arial"/>
                            <w:spacing w:val="-4"/>
                            <w:w w:val="115"/>
                            <w:sz w:val="28"/>
                          </w:rPr>
                          <w:t>0.316</w:t>
                        </w:r>
                      </w:p>
                      <w:p w14:paraId="00DC2893" w14:textId="77777777" w:rsidR="00350CFB" w:rsidRDefault="00283FFF">
                        <w:pPr>
                          <w:spacing w:before="61"/>
                          <w:ind w:left="1318"/>
                          <w:rPr>
                            <w:rFonts w:ascii="Arial"/>
                            <w:sz w:val="28"/>
                          </w:rPr>
                        </w:pPr>
                        <w:r>
                          <w:rPr>
                            <w:rFonts w:ascii="Arial"/>
                            <w:spacing w:val="-2"/>
                            <w:w w:val="115"/>
                            <w:sz w:val="28"/>
                          </w:rPr>
                          <w:t>identity</w:t>
                        </w:r>
                      </w:p>
                    </w:txbxContent>
                  </v:textbox>
                </v:shape>
                <w10:wrap anchorx="page"/>
              </v:group>
            </w:pict>
          </mc:Fallback>
        </mc:AlternateContent>
      </w:r>
      <w:bookmarkStart w:id="376" w:name="_bookmark111"/>
      <w:bookmarkEnd w:id="376"/>
      <w:r>
        <w:rPr>
          <w:rFonts w:ascii="Arial"/>
          <w:spacing w:val="-4"/>
          <w:sz w:val="28"/>
        </w:rPr>
        <w:t>5000</w:t>
      </w:r>
    </w:p>
    <w:p w14:paraId="00DC22C8" w14:textId="77777777" w:rsidR="00350CFB" w:rsidRDefault="00350CFB">
      <w:pPr>
        <w:pStyle w:val="a3"/>
        <w:rPr>
          <w:rFonts w:ascii="Arial"/>
          <w:sz w:val="25"/>
        </w:rPr>
      </w:pPr>
    </w:p>
    <w:p w14:paraId="00DC22C9" w14:textId="77777777" w:rsidR="00350CFB" w:rsidRDefault="00350CFB">
      <w:pPr>
        <w:pStyle w:val="a3"/>
        <w:spacing w:before="237"/>
        <w:rPr>
          <w:rFonts w:ascii="Arial"/>
          <w:sz w:val="25"/>
        </w:rPr>
      </w:pPr>
    </w:p>
    <w:p w14:paraId="00DC22CA" w14:textId="77777777" w:rsidR="00350CFB" w:rsidRDefault="00283FFF">
      <w:pPr>
        <w:ind w:left="1301"/>
        <w:rPr>
          <w:rFonts w:ascii="Arial"/>
          <w:sz w:val="28"/>
        </w:rPr>
      </w:pPr>
      <w:r>
        <w:rPr>
          <w:rFonts w:ascii="Arial"/>
          <w:noProof/>
          <w:sz w:val="28"/>
        </w:rPr>
        <mc:AlternateContent>
          <mc:Choice Requires="wps">
            <w:drawing>
              <wp:anchor distT="0" distB="0" distL="0" distR="0" simplePos="0" relativeHeight="15787008" behindDoc="0" locked="0" layoutInCell="1" allowOverlap="1" wp14:anchorId="00DC27D4" wp14:editId="00DC27D5">
                <wp:simplePos x="0" y="0"/>
                <wp:positionH relativeFrom="page">
                  <wp:posOffset>1207195</wp:posOffset>
                </wp:positionH>
                <wp:positionV relativeFrom="paragraph">
                  <wp:posOffset>-319508</wp:posOffset>
                </wp:positionV>
                <wp:extent cx="196215" cy="263779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637790"/>
                        </a:xfrm>
                        <a:prstGeom prst="rect">
                          <a:avLst/>
                        </a:prstGeom>
                      </wps:spPr>
                      <wps:txbx>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wps:txbx>
                      <wps:bodyPr vert="vert270" wrap="square" lIns="0" tIns="0" rIns="0" bIns="0" rtlCol="0">
                        <a:noAutofit/>
                      </wps:bodyPr>
                    </wps:wsp>
                  </a:graphicData>
                </a:graphic>
              </wp:anchor>
            </w:drawing>
          </mc:Choice>
          <mc:Fallback>
            <w:pict>
              <v:shape w14:anchorId="00DC27D4" id="Textbox 852" o:spid="_x0000_s1382" type="#_x0000_t202" style="position:absolute;left:0;text-align:left;margin-left:95.05pt;margin-top:-25.15pt;width:15.45pt;height:207.7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" filled="f" stroked="f">
                <v:textbox style="layout-flow:vertical;mso-layout-flow-alt:bottom-to-top" inset="0,0,0,0">
                  <w:txbxContent>
                    <w:p w14:paraId="00DC2894" w14:textId="77777777" w:rsidR="00350CFB" w:rsidRDefault="00283FFF">
                      <w:pPr>
                        <w:spacing w:line="293" w:lineRule="exact"/>
                        <w:ind w:left="20"/>
                        <w:rPr>
                          <w:rFonts w:ascii="Arial"/>
                          <w:sz w:val="31"/>
                        </w:rPr>
                      </w:pPr>
                      <w:r>
                        <w:rPr>
                          <w:rFonts w:ascii="Arial"/>
                          <w:sz w:val="31"/>
                        </w:rPr>
                        <w:t>AWP</w:t>
                      </w:r>
                      <w:r>
                        <w:rPr>
                          <w:rFonts w:ascii="Arial"/>
                          <w:spacing w:val="7"/>
                          <w:sz w:val="31"/>
                        </w:rPr>
                        <w:t xml:space="preserve"> </w:t>
                      </w:r>
                      <w:r>
                        <w:rPr>
                          <w:rFonts w:ascii="Arial"/>
                          <w:sz w:val="31"/>
                        </w:rPr>
                        <w:t>rank</w:t>
                      </w:r>
                      <w:r>
                        <w:rPr>
                          <w:rFonts w:ascii="Arial"/>
                          <w:spacing w:val="9"/>
                          <w:sz w:val="31"/>
                        </w:rPr>
                        <w:t xml:space="preserve"> </w:t>
                      </w:r>
                      <w:r>
                        <w:rPr>
                          <w:rFonts w:ascii="Arial"/>
                          <w:sz w:val="31"/>
                        </w:rPr>
                        <w:t>(1</w:t>
                      </w:r>
                      <w:r>
                        <w:rPr>
                          <w:rFonts w:ascii="Arial"/>
                          <w:spacing w:val="7"/>
                          <w:sz w:val="31"/>
                        </w:rPr>
                        <w:t xml:space="preserve"> </w:t>
                      </w:r>
                      <w:r>
                        <w:rPr>
                          <w:rFonts w:ascii="Arial"/>
                          <w:sz w:val="31"/>
                        </w:rPr>
                        <w:t>=</w:t>
                      </w:r>
                      <w:r>
                        <w:rPr>
                          <w:rFonts w:ascii="Arial"/>
                          <w:spacing w:val="8"/>
                          <w:sz w:val="31"/>
                        </w:rPr>
                        <w:t xml:space="preserve"> </w:t>
                      </w:r>
                      <w:r>
                        <w:rPr>
                          <w:rFonts w:ascii="Arial"/>
                          <w:sz w:val="31"/>
                        </w:rPr>
                        <w:t>highest</w:t>
                      </w:r>
                      <w:r>
                        <w:rPr>
                          <w:rFonts w:ascii="Arial"/>
                          <w:spacing w:val="7"/>
                          <w:sz w:val="31"/>
                        </w:rPr>
                        <w:t xml:space="preserve"> </w:t>
                      </w:r>
                      <w:r>
                        <w:rPr>
                          <w:rFonts w:ascii="Arial"/>
                          <w:spacing w:val="-2"/>
                          <w:sz w:val="31"/>
                        </w:rPr>
                        <w:t>score)</w:t>
                      </w:r>
                    </w:p>
                  </w:txbxContent>
                </v:textbox>
                <w10:wrap anchorx="page"/>
              </v:shape>
            </w:pict>
          </mc:Fallback>
        </mc:AlternateContent>
      </w:r>
      <w:r>
        <w:rPr>
          <w:rFonts w:ascii="Arial"/>
          <w:spacing w:val="-4"/>
          <w:sz w:val="28"/>
        </w:rPr>
        <w:t>4000</w:t>
      </w:r>
    </w:p>
    <w:p w14:paraId="00DC22CB" w14:textId="77777777" w:rsidR="00350CFB" w:rsidRDefault="00350CFB">
      <w:pPr>
        <w:pStyle w:val="a3"/>
        <w:rPr>
          <w:rFonts w:ascii="Arial"/>
          <w:sz w:val="25"/>
        </w:rPr>
      </w:pPr>
    </w:p>
    <w:p w14:paraId="00DC22CC" w14:textId="77777777" w:rsidR="00350CFB" w:rsidRDefault="00350CFB">
      <w:pPr>
        <w:pStyle w:val="a3"/>
        <w:spacing w:before="237"/>
        <w:rPr>
          <w:rFonts w:ascii="Arial"/>
          <w:sz w:val="25"/>
        </w:rPr>
      </w:pPr>
    </w:p>
    <w:p w14:paraId="00DC22CD" w14:textId="77777777" w:rsidR="00350CFB" w:rsidRDefault="00283FFF">
      <w:pPr>
        <w:ind w:left="1301"/>
        <w:rPr>
          <w:rFonts w:ascii="Arial"/>
          <w:sz w:val="28"/>
        </w:rPr>
      </w:pPr>
      <w:r>
        <w:rPr>
          <w:rFonts w:ascii="Arial"/>
          <w:spacing w:val="-4"/>
          <w:sz w:val="28"/>
        </w:rPr>
        <w:t>3000</w:t>
      </w:r>
    </w:p>
    <w:p w14:paraId="00DC22CE" w14:textId="77777777" w:rsidR="00350CFB" w:rsidRDefault="00350CFB">
      <w:pPr>
        <w:pStyle w:val="a3"/>
        <w:rPr>
          <w:rFonts w:ascii="Arial"/>
          <w:sz w:val="25"/>
        </w:rPr>
      </w:pPr>
    </w:p>
    <w:p w14:paraId="00DC22CF" w14:textId="77777777" w:rsidR="00350CFB" w:rsidRDefault="00350CFB">
      <w:pPr>
        <w:pStyle w:val="a3"/>
        <w:spacing w:before="237"/>
        <w:rPr>
          <w:rFonts w:ascii="Arial"/>
          <w:sz w:val="25"/>
        </w:rPr>
      </w:pPr>
    </w:p>
    <w:p w14:paraId="00DC22D0" w14:textId="77777777" w:rsidR="00350CFB" w:rsidRDefault="00283FFF">
      <w:pPr>
        <w:ind w:left="1301"/>
        <w:rPr>
          <w:rFonts w:ascii="Arial"/>
          <w:sz w:val="28"/>
        </w:rPr>
      </w:pPr>
      <w:r>
        <w:rPr>
          <w:rFonts w:ascii="Arial"/>
          <w:spacing w:val="-4"/>
          <w:sz w:val="28"/>
        </w:rPr>
        <w:t>2000</w:t>
      </w:r>
    </w:p>
    <w:p w14:paraId="00DC22D1" w14:textId="77777777" w:rsidR="00350CFB" w:rsidRDefault="00350CFB">
      <w:pPr>
        <w:pStyle w:val="a3"/>
        <w:rPr>
          <w:rFonts w:ascii="Arial"/>
          <w:sz w:val="25"/>
        </w:rPr>
      </w:pPr>
    </w:p>
    <w:p w14:paraId="00DC22D2" w14:textId="77777777" w:rsidR="00350CFB" w:rsidRDefault="00350CFB">
      <w:pPr>
        <w:pStyle w:val="a3"/>
        <w:spacing w:before="237"/>
        <w:rPr>
          <w:rFonts w:ascii="Arial"/>
          <w:sz w:val="25"/>
        </w:rPr>
      </w:pPr>
    </w:p>
    <w:p w14:paraId="00DC22D3" w14:textId="77777777" w:rsidR="00350CFB" w:rsidRDefault="00283FFF">
      <w:pPr>
        <w:ind w:left="1301"/>
        <w:rPr>
          <w:rFonts w:ascii="Arial"/>
          <w:sz w:val="28"/>
        </w:rPr>
      </w:pPr>
      <w:r>
        <w:rPr>
          <w:rFonts w:ascii="Arial"/>
          <w:spacing w:val="-4"/>
          <w:sz w:val="28"/>
        </w:rPr>
        <w:t>1000</w:t>
      </w:r>
    </w:p>
    <w:p w14:paraId="00DC22D4" w14:textId="77777777" w:rsidR="00350CFB" w:rsidRDefault="00350CFB">
      <w:pPr>
        <w:pStyle w:val="a3"/>
        <w:rPr>
          <w:rFonts w:ascii="Arial"/>
          <w:sz w:val="25"/>
        </w:rPr>
      </w:pPr>
    </w:p>
    <w:p w14:paraId="00DC22D5" w14:textId="77777777" w:rsidR="00350CFB" w:rsidRDefault="00350CFB">
      <w:pPr>
        <w:pStyle w:val="a3"/>
        <w:spacing w:before="237"/>
        <w:rPr>
          <w:rFonts w:ascii="Arial"/>
          <w:sz w:val="25"/>
        </w:rPr>
      </w:pPr>
    </w:p>
    <w:p w14:paraId="00DC22D6" w14:textId="77777777" w:rsidR="00350CFB" w:rsidRDefault="00283FFF">
      <w:pPr>
        <w:ind w:left="1775"/>
        <w:rPr>
          <w:rFonts w:ascii="Arial"/>
          <w:sz w:val="28"/>
        </w:rPr>
      </w:pPr>
      <w:r>
        <w:rPr>
          <w:rFonts w:ascii="Arial"/>
          <w:spacing w:val="-10"/>
          <w:sz w:val="28"/>
        </w:rPr>
        <w:t>0</w:t>
      </w:r>
    </w:p>
    <w:p w14:paraId="00DC22D7" w14:textId="77777777" w:rsidR="00350CFB" w:rsidRDefault="00283FFF">
      <w:pPr>
        <w:tabs>
          <w:tab w:val="left" w:pos="3237"/>
          <w:tab w:val="left" w:pos="4371"/>
          <w:tab w:val="left" w:pos="5505"/>
          <w:tab w:val="left" w:pos="6639"/>
          <w:tab w:val="left" w:pos="7773"/>
        </w:tabs>
        <w:spacing w:before="258"/>
        <w:ind w:left="2340"/>
        <w:rPr>
          <w:rFonts w:ascii="Arial"/>
          <w:sz w:val="28"/>
        </w:rPr>
      </w:pPr>
      <w:r>
        <w:rPr>
          <w:rFonts w:ascii="Arial"/>
          <w:spacing w:val="-10"/>
          <w:sz w:val="28"/>
        </w:rPr>
        <w:t>0</w:t>
      </w:r>
      <w:r>
        <w:rPr>
          <w:rFonts w:ascii="Arial"/>
          <w:sz w:val="28"/>
        </w:rPr>
        <w:tab/>
      </w:r>
      <w:r>
        <w:rPr>
          <w:rFonts w:ascii="Arial"/>
          <w:spacing w:val="-4"/>
          <w:sz w:val="28"/>
        </w:rPr>
        <w:t>1000</w:t>
      </w:r>
      <w:r>
        <w:rPr>
          <w:rFonts w:ascii="Arial"/>
          <w:sz w:val="28"/>
        </w:rPr>
        <w:tab/>
      </w:r>
      <w:r>
        <w:rPr>
          <w:rFonts w:ascii="Arial"/>
          <w:spacing w:val="-4"/>
          <w:sz w:val="28"/>
        </w:rPr>
        <w:t>2000</w:t>
      </w:r>
      <w:r>
        <w:rPr>
          <w:rFonts w:ascii="Arial"/>
          <w:sz w:val="28"/>
        </w:rPr>
        <w:tab/>
      </w:r>
      <w:r>
        <w:rPr>
          <w:rFonts w:ascii="Arial"/>
          <w:spacing w:val="-4"/>
          <w:sz w:val="28"/>
        </w:rPr>
        <w:t>3000</w:t>
      </w:r>
      <w:r>
        <w:rPr>
          <w:rFonts w:ascii="Arial"/>
          <w:sz w:val="28"/>
        </w:rPr>
        <w:tab/>
      </w:r>
      <w:r>
        <w:rPr>
          <w:rFonts w:ascii="Arial"/>
          <w:spacing w:val="-4"/>
          <w:sz w:val="28"/>
        </w:rPr>
        <w:t>4000</w:t>
      </w:r>
      <w:r>
        <w:rPr>
          <w:rFonts w:ascii="Arial"/>
          <w:sz w:val="28"/>
        </w:rPr>
        <w:tab/>
      </w:r>
      <w:r>
        <w:rPr>
          <w:rFonts w:ascii="Arial"/>
          <w:spacing w:val="-4"/>
          <w:sz w:val="28"/>
        </w:rPr>
        <w:t>5000</w:t>
      </w:r>
    </w:p>
    <w:p w14:paraId="00DC22D8" w14:textId="77777777" w:rsidR="00350CFB" w:rsidRDefault="00283FFF">
      <w:pPr>
        <w:spacing w:before="17"/>
        <w:ind w:left="2887"/>
        <w:rPr>
          <w:rFonts w:ascii="Arial"/>
          <w:sz w:val="31"/>
        </w:rPr>
      </w:pPr>
      <w:r>
        <w:rPr>
          <w:rFonts w:ascii="Arial"/>
          <w:sz w:val="31"/>
        </w:rPr>
        <w:t>EndorseRank</w:t>
      </w:r>
      <w:r>
        <w:rPr>
          <w:rFonts w:ascii="Arial"/>
          <w:spacing w:val="14"/>
          <w:sz w:val="31"/>
        </w:rPr>
        <w:t xml:space="preserve"> </w:t>
      </w:r>
      <w:r>
        <w:rPr>
          <w:rFonts w:ascii="Arial"/>
          <w:sz w:val="31"/>
        </w:rPr>
        <w:t>rank</w:t>
      </w:r>
      <w:r>
        <w:rPr>
          <w:rFonts w:ascii="Arial"/>
          <w:spacing w:val="15"/>
          <w:sz w:val="31"/>
        </w:rPr>
        <w:t xml:space="preserve"> </w:t>
      </w:r>
      <w:r>
        <w:rPr>
          <w:rFonts w:ascii="Arial"/>
          <w:sz w:val="31"/>
        </w:rPr>
        <w:t>(1</w:t>
      </w:r>
      <w:r>
        <w:rPr>
          <w:rFonts w:ascii="Arial"/>
          <w:spacing w:val="14"/>
          <w:sz w:val="31"/>
        </w:rPr>
        <w:t xml:space="preserve"> </w:t>
      </w:r>
      <w:r>
        <w:rPr>
          <w:rFonts w:ascii="Arial"/>
          <w:sz w:val="31"/>
        </w:rPr>
        <w:t>=</w:t>
      </w:r>
      <w:r>
        <w:rPr>
          <w:rFonts w:ascii="Arial"/>
          <w:spacing w:val="14"/>
          <w:sz w:val="31"/>
        </w:rPr>
        <w:t xml:space="preserve"> </w:t>
      </w:r>
      <w:r>
        <w:rPr>
          <w:rFonts w:ascii="Arial"/>
          <w:sz w:val="31"/>
        </w:rPr>
        <w:t>highest</w:t>
      </w:r>
      <w:r>
        <w:rPr>
          <w:rFonts w:ascii="Arial"/>
          <w:spacing w:val="14"/>
          <w:sz w:val="31"/>
        </w:rPr>
        <w:t xml:space="preserve"> </w:t>
      </w:r>
      <w:r>
        <w:rPr>
          <w:rFonts w:ascii="Arial"/>
          <w:spacing w:val="-2"/>
          <w:sz w:val="31"/>
        </w:rPr>
        <w:t>score)</w:t>
      </w:r>
    </w:p>
    <w:p w14:paraId="00DC22D9" w14:textId="77777777" w:rsidR="00350CFB" w:rsidRDefault="00350CFB">
      <w:pPr>
        <w:pStyle w:val="a3"/>
        <w:spacing w:before="80"/>
        <w:rPr>
          <w:rFonts w:ascii="Arial"/>
        </w:rPr>
      </w:pPr>
    </w:p>
    <w:p w14:paraId="00DC22DA" w14:textId="77777777" w:rsidR="00350CFB" w:rsidRDefault="00283FFF">
      <w:pPr>
        <w:pStyle w:val="a3"/>
        <w:spacing w:line="252" w:lineRule="auto"/>
        <w:ind w:left="282" w:right="564"/>
        <w:jc w:val="both"/>
      </w:pPr>
      <w:r>
        <w:t>Figure</w:t>
      </w:r>
      <w:r>
        <w:rPr>
          <w:spacing w:val="-3"/>
        </w:rPr>
        <w:t xml:space="preserve"> </w:t>
      </w:r>
      <w:r>
        <w:t>4.8: Rank–rank</w:t>
      </w:r>
      <w:r>
        <w:rPr>
          <w:spacing w:val="-3"/>
        </w:rPr>
        <w:t xml:space="preserve"> </w:t>
      </w:r>
      <w:r>
        <w:t>scatter</w:t>
      </w:r>
      <w:r>
        <w:rPr>
          <w:spacing w:val="-3"/>
        </w:rPr>
        <w:t xml:space="preserve"> </w:t>
      </w:r>
      <w:r>
        <w:t>of</w:t>
      </w:r>
      <w:r>
        <w:rPr>
          <w:spacing w:val="-3"/>
        </w:rPr>
        <w:t xml:space="preserve"> </w:t>
      </w:r>
      <w:r>
        <w:t>EndorseRank</w:t>
      </w:r>
      <w:r>
        <w:rPr>
          <w:spacing w:val="-3"/>
        </w:rPr>
        <w:t xml:space="preserve"> </w:t>
      </w:r>
      <w:r>
        <w:t>versus</w:t>
      </w:r>
      <w:r>
        <w:rPr>
          <w:spacing w:val="-3"/>
        </w:rPr>
        <w:t xml:space="preserve"> </w:t>
      </w:r>
      <w:r>
        <w:t>AWP</w:t>
      </w:r>
      <w:r>
        <w:rPr>
          <w:spacing w:val="-3"/>
        </w:rPr>
        <w:t xml:space="preserve"> </w:t>
      </w:r>
      <w:r>
        <w:t>on</w:t>
      </w:r>
      <w:r>
        <w:rPr>
          <w:spacing w:val="-3"/>
        </w:rPr>
        <w:t xml:space="preserve"> </w:t>
      </w:r>
      <w:r>
        <w:t>the</w:t>
      </w:r>
      <w:r>
        <w:rPr>
          <w:spacing w:val="-3"/>
        </w:rPr>
        <w:t xml:space="preserve"> </w:t>
      </w:r>
      <w:r>
        <w:t>matched</w:t>
      </w:r>
      <w:r>
        <w:rPr>
          <w:spacing w:val="-3"/>
        </w:rPr>
        <w:t xml:space="preserve"> </w:t>
      </w:r>
      <w:r>
        <w:t>cohort.</w:t>
      </w:r>
      <w:r>
        <w:rPr>
          <w:spacing w:val="23"/>
        </w:rPr>
        <w:t xml:space="preserve"> </w:t>
      </w:r>
      <w:r>
        <w:t xml:space="preserve">Inter-method </w:t>
      </w:r>
      <w:r>
        <w:rPr>
          <w:w w:val="105"/>
        </w:rPr>
        <w:t>Kendall</w:t>
      </w:r>
      <w:r>
        <w:rPr>
          <w:spacing w:val="-16"/>
          <w:w w:val="105"/>
        </w:rPr>
        <w:t xml:space="preserve"> </w:t>
      </w:r>
      <w:r>
        <w:rPr>
          <w:i/>
          <w:w w:val="105"/>
        </w:rPr>
        <w:t>τ</w:t>
      </w:r>
      <w:r>
        <w:rPr>
          <w:i/>
          <w:spacing w:val="12"/>
          <w:w w:val="105"/>
        </w:rPr>
        <w:t xml:space="preserve"> </w:t>
      </w:r>
      <w:r>
        <w:rPr>
          <w:w w:val="105"/>
        </w:rPr>
        <w:t>= 0</w:t>
      </w:r>
      <w:r>
        <w:rPr>
          <w:i/>
          <w:w w:val="105"/>
        </w:rPr>
        <w:t>.</w:t>
      </w:r>
      <w:r>
        <w:rPr>
          <w:w w:val="105"/>
        </w:rPr>
        <w:t>316</w:t>
      </w:r>
      <w:r>
        <w:rPr>
          <w:spacing w:val="-16"/>
          <w:w w:val="105"/>
        </w:rPr>
        <w:t xml:space="preserve"> </w:t>
      </w:r>
      <w:r>
        <w:rPr>
          <w:w w:val="105"/>
        </w:rPr>
        <w:t>indicates</w:t>
      </w:r>
      <w:r>
        <w:rPr>
          <w:spacing w:val="-16"/>
          <w:w w:val="105"/>
        </w:rPr>
        <w:t xml:space="preserve"> </w:t>
      </w:r>
      <w:r>
        <w:rPr>
          <w:w w:val="105"/>
        </w:rPr>
        <w:t>partial</w:t>
      </w:r>
      <w:r>
        <w:rPr>
          <w:spacing w:val="-16"/>
          <w:w w:val="105"/>
        </w:rPr>
        <w:t xml:space="preserve"> </w:t>
      </w:r>
      <w:r>
        <w:rPr>
          <w:w w:val="105"/>
        </w:rPr>
        <w:t>overlap</w:t>
      </w:r>
      <w:r>
        <w:rPr>
          <w:spacing w:val="-15"/>
          <w:w w:val="105"/>
        </w:rPr>
        <w:t xml:space="preserve"> </w:t>
      </w:r>
      <w:r>
        <w:rPr>
          <w:w w:val="105"/>
        </w:rPr>
        <w:t>with</w:t>
      </w:r>
      <w:r>
        <w:rPr>
          <w:spacing w:val="-16"/>
          <w:w w:val="105"/>
        </w:rPr>
        <w:t xml:space="preserve"> </w:t>
      </w:r>
      <w:r>
        <w:rPr>
          <w:w w:val="105"/>
        </w:rPr>
        <w:t>substantial</w:t>
      </w:r>
      <w:r>
        <w:rPr>
          <w:spacing w:val="-16"/>
          <w:w w:val="105"/>
        </w:rPr>
        <w:t xml:space="preserve"> </w:t>
      </w:r>
      <w:r>
        <w:rPr>
          <w:w w:val="105"/>
        </w:rPr>
        <w:t>pairwise</w:t>
      </w:r>
      <w:r>
        <w:rPr>
          <w:spacing w:val="-16"/>
          <w:w w:val="105"/>
        </w:rPr>
        <w:t xml:space="preserve"> </w:t>
      </w:r>
      <w:r>
        <w:rPr>
          <w:w w:val="105"/>
        </w:rPr>
        <w:t>disagreement,</w:t>
      </w:r>
      <w:r>
        <w:rPr>
          <w:spacing w:val="-13"/>
          <w:w w:val="105"/>
        </w:rPr>
        <w:t xml:space="preserve"> </w:t>
      </w:r>
      <w:r>
        <w:rPr>
          <w:w w:val="105"/>
        </w:rPr>
        <w:t>supporting H1/RQ1</w:t>
      </w:r>
      <w:r>
        <w:rPr>
          <w:spacing w:val="-16"/>
          <w:w w:val="105"/>
        </w:rPr>
        <w:t xml:space="preserve"> </w:t>
      </w:r>
      <w:r>
        <w:rPr>
          <w:w w:val="105"/>
        </w:rPr>
        <w:t>(construct-distinct</w:t>
      </w:r>
      <w:r>
        <w:rPr>
          <w:spacing w:val="-16"/>
          <w:w w:val="105"/>
        </w:rPr>
        <w:t xml:space="preserve"> </w:t>
      </w:r>
      <w:r>
        <w:rPr>
          <w:w w:val="105"/>
        </w:rPr>
        <w:t>orderings).</w:t>
      </w:r>
    </w:p>
    <w:p w14:paraId="00DC22DB" w14:textId="77777777" w:rsidR="00350CFB" w:rsidRDefault="00350CFB">
      <w:pPr>
        <w:pStyle w:val="a3"/>
        <w:spacing w:line="252" w:lineRule="auto"/>
        <w:jc w:val="both"/>
        <w:sectPr w:rsidR="00350CFB">
          <w:pgSz w:w="11910" w:h="16840"/>
          <w:pgMar w:top="1920" w:right="708" w:bottom="2300" w:left="992" w:header="0" w:footer="2115" w:gutter="0"/>
          <w:cols w:space="720"/>
        </w:sectPr>
      </w:pPr>
    </w:p>
    <w:p w14:paraId="00DC22DC" w14:textId="77777777" w:rsidR="00350CFB" w:rsidRDefault="00283FFF">
      <w:pPr>
        <w:pStyle w:val="a3"/>
        <w:spacing w:before="72" w:line="396" w:lineRule="auto"/>
        <w:ind w:left="282" w:right="521" w:hanging="8"/>
        <w:jc w:val="both"/>
      </w:pPr>
      <w:r>
        <w:t>The divergence result also disciplines rhetoric about “on-chain reputation” as a singular object. On</w:t>
      </w:r>
      <w:r>
        <w:rPr>
          <w:spacing w:val="-9"/>
        </w:rPr>
        <w:t xml:space="preserve"> </w:t>
      </w:r>
      <w:r>
        <w:t>this</w:t>
      </w:r>
      <w:r>
        <w:rPr>
          <w:spacing w:val="-9"/>
        </w:rPr>
        <w:t xml:space="preserve"> </w:t>
      </w:r>
      <w:r>
        <w:t>cohort,</w:t>
      </w:r>
      <w:r>
        <w:rPr>
          <w:spacing w:val="-8"/>
        </w:rPr>
        <w:t xml:space="preserve"> </w:t>
      </w:r>
      <w:r>
        <w:t>reputation-from-authorization</w:t>
      </w:r>
      <w:r>
        <w:rPr>
          <w:spacing w:val="-8"/>
        </w:rPr>
        <w:t xml:space="preserve"> </w:t>
      </w:r>
      <w:r>
        <w:t>and</w:t>
      </w:r>
      <w:r>
        <w:rPr>
          <w:spacing w:val="-9"/>
        </w:rPr>
        <w:t xml:space="preserve"> </w:t>
      </w:r>
      <w:r>
        <w:t>reputation-from-transfer</w:t>
      </w:r>
      <w:r>
        <w:rPr>
          <w:spacing w:val="-8"/>
        </w:rPr>
        <w:t xml:space="preserve"> </w:t>
      </w:r>
      <w:r>
        <w:t>are</w:t>
      </w:r>
      <w:r>
        <w:rPr>
          <w:spacing w:val="-9"/>
        </w:rPr>
        <w:t xml:space="preserve"> </w:t>
      </w:r>
      <w:r>
        <w:t>empirically</w:t>
      </w:r>
      <w:r>
        <w:rPr>
          <w:spacing w:val="-8"/>
        </w:rPr>
        <w:t xml:space="preserve"> </w:t>
      </w:r>
      <w:r>
        <w:t>distinct enough that treating them as interchangeable would misstate the evidence.</w:t>
      </w:r>
      <w:r>
        <w:rPr>
          <w:spacing w:val="40"/>
        </w:rPr>
        <w:t xml:space="preserve"> </w:t>
      </w:r>
      <w:r>
        <w:t xml:space="preserve">Chapter </w:t>
      </w:r>
      <w:hyperlink w:anchor="_bookmark114" w:history="1">
        <w:r>
          <w:t>5</w:t>
        </w:r>
      </w:hyperlink>
      <w:r>
        <w:t xml:space="preserve"> returns to the practical implication:</w:t>
      </w:r>
      <w:r>
        <w:rPr>
          <w:spacing w:val="32"/>
        </w:rPr>
        <w:t xml:space="preserve"> </w:t>
      </w:r>
      <w:r>
        <w:t xml:space="preserve">method choice should follow the trust construct a protocol needs, not a </w:t>
      </w:r>
      <w:bookmarkStart w:id="377" w:name="Supplementary_GF-PR_ceiling_analysis_(SR"/>
      <w:bookmarkStart w:id="378" w:name="_bookmark112"/>
      <w:bookmarkEnd w:id="377"/>
      <w:bookmarkEnd w:id="378"/>
      <w:r>
        <w:t>generic preference for any PageRank variant.</w:t>
      </w:r>
    </w:p>
    <w:p w14:paraId="00DC22DD" w14:textId="77777777" w:rsidR="00350CFB" w:rsidRDefault="00350CFB">
      <w:pPr>
        <w:pStyle w:val="a3"/>
        <w:spacing w:before="164"/>
      </w:pPr>
    </w:p>
    <w:p w14:paraId="00DC22DE" w14:textId="77777777" w:rsidR="00350CFB" w:rsidRDefault="00283FFF">
      <w:pPr>
        <w:pStyle w:val="2"/>
        <w:numPr>
          <w:ilvl w:val="1"/>
          <w:numId w:val="26"/>
        </w:numPr>
        <w:tabs>
          <w:tab w:val="left" w:pos="783"/>
        </w:tabs>
        <w:ind w:left="783" w:hanging="501"/>
      </w:pPr>
      <w:r>
        <w:t>Temporal holdout of future new approvals (RQ4)</w:t>
      </w:r>
    </w:p>
    <w:p w14:paraId="00DC22DF" w14:textId="77777777" w:rsidR="00350CFB" w:rsidRDefault="00350CFB">
      <w:pPr>
        <w:pStyle w:val="a3"/>
        <w:spacing w:before="24"/>
        <w:rPr>
          <w:b/>
          <w:sz w:val="28"/>
        </w:rPr>
      </w:pPr>
    </w:p>
    <w:p w14:paraId="00DC22E0" w14:textId="77777777" w:rsidR="00350CFB" w:rsidRDefault="00283FFF">
      <w:pPr>
        <w:pStyle w:val="a3"/>
        <w:spacing w:line="388" w:lineRule="auto"/>
        <w:ind w:left="282" w:right="523"/>
        <w:jc w:val="both"/>
      </w:pPr>
      <w:commentRangeStart w:id="379"/>
      <w:r>
        <w:t>The same-window checks cannot separate a method from its own construct. RQ4 therefore asks whether endorsement centrality measured up to a cut-off predicts endorsement behaviour after it. Scores are frozen at 28 February 2026 and labels are new owner–spender approval pairs first observed from 1 March to 31 May 2026, counted on the spender; the protocol is that of Section 3.7. Table 4.13 reports the result.</w:t>
      </w:r>
    </w:p>
    <w:p w14:paraId="2FE27024" w14:textId="77777777" w:rsidR="00420150" w:rsidRDefault="00041D3C">
      <w:pPr>
        <w:pStyle w:val="a3"/>
        <w:spacing w:line="359" w:lineRule="exact"/>
        <w:ind w:left="282"/>
        <w:jc w:val="both"/>
      </w:pPr>
      <w:r>
        <w:t>Table 4.13: Temporal holdout on the spender cohort (n = 1,335): Kendall τ between scores frozen at 28 February 2026 and the number of new owner–spender approval pairs received between 1 March and 31 May 2026. CI = 95% percentile bootstrap over wallets (200 resamples). 222 spenders received at least one new pair.</w:t>
      </w:r>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1CBAB88F" w14:textId="77777777">
        <w:trPr>
          <w:trHeight w:val="381"/>
        </w:trPr>
        <w:tc>
          <w:tcPr>
            <w:tcW w:w="2250" w:type="dxa"/>
            <w:tcBorders>
              <w:top w:val="single" w:sz="8" w:space="0" w:color="000000"/>
              <w:bottom w:val="single" w:sz="6" w:space="0" w:color="000000"/>
            </w:tcBorders>
          </w:tcPr>
          <w:p w14:paraId="1CF4E1BB" w14:textId="77777777" w:rsidR="00350CFB" w:rsidRDefault="00283FFF">
            <w:pPr>
              <w:pStyle w:val="TableParagraph"/>
              <w:spacing w:before="53"/>
              <w:jc w:val="left"/>
            </w:pPr>
            <w:r>
              <w:rPr>
                <w:b/>
              </w:rPr>
              <w:t>Method</w:t>
            </w:r>
          </w:p>
        </w:tc>
        <w:tc>
          <w:tcPr>
            <w:tcW w:w="2250" w:type="dxa"/>
            <w:tcBorders>
              <w:top w:val="single" w:sz="8" w:space="0" w:color="000000"/>
              <w:bottom w:val="single" w:sz="6" w:space="0" w:color="000000"/>
            </w:tcBorders>
          </w:tcPr>
          <w:p w14:paraId="798495CD" w14:textId="77777777" w:rsidR="00350CFB" w:rsidRDefault="00283FFF">
            <w:pPr>
              <w:pStyle w:val="TableParagraph"/>
              <w:spacing w:before="53"/>
              <w:jc w:val="left"/>
            </w:pPr>
            <w:r>
              <w:rPr>
                <w:b/>
              </w:rPr>
              <w:t>Spearman ρ</w:t>
            </w:r>
          </w:p>
        </w:tc>
        <w:tc>
          <w:tcPr>
            <w:tcW w:w="2250" w:type="dxa"/>
            <w:tcBorders>
              <w:top w:val="single" w:sz="8" w:space="0" w:color="000000"/>
              <w:bottom w:val="single" w:sz="6" w:space="0" w:color="000000"/>
            </w:tcBorders>
          </w:tcPr>
          <w:p w14:paraId="6E73D5A0" w14:textId="77777777" w:rsidR="00350CFB" w:rsidRDefault="00283FFF">
            <w:pPr>
              <w:pStyle w:val="TableParagraph"/>
              <w:spacing w:before="53"/>
              <w:jc w:val="left"/>
            </w:pPr>
            <w:r>
              <w:rPr>
                <w:b/>
              </w:rPr>
              <w:t>Kendall τ</w:t>
            </w:r>
          </w:p>
        </w:tc>
        <w:tc>
          <w:tcPr>
            <w:tcW w:w="2250" w:type="dxa"/>
            <w:tcBorders>
              <w:top w:val="single" w:sz="8" w:space="0" w:color="000000"/>
              <w:bottom w:val="single" w:sz="6" w:space="0" w:color="000000"/>
            </w:tcBorders>
          </w:tcPr>
          <w:p w14:paraId="6CD75A93" w14:textId="77777777" w:rsidR="00350CFB" w:rsidRDefault="00283FFF">
            <w:pPr>
              <w:pStyle w:val="TableParagraph"/>
              <w:spacing w:before="53"/>
            </w:pPr>
            <w:r>
              <w:rPr>
                <w:b/>
              </w:rPr>
              <w:t>95% CI of τ</w:t>
            </w:r>
          </w:p>
        </w:tc>
      </w:tr>
      <w:tr w:rsidR="00350CFB" w14:paraId="29EACC2E" w14:textId="77777777">
        <w:trPr>
          <w:trHeight w:val="319"/>
        </w:trPr>
        <w:tc>
          <w:tcPr>
            <w:tcW w:w="2250" w:type="dxa"/>
            <w:tcBorders>
              <w:top w:val="single" w:sz="6" w:space="0" w:color="000000"/>
            </w:tcBorders>
          </w:tcPr>
          <w:p w14:paraId="424702DE" w14:textId="77777777" w:rsidR="00350CFB" w:rsidRDefault="00283FFF">
            <w:pPr>
              <w:pStyle w:val="TableParagraph"/>
              <w:spacing w:before="52" w:line="247" w:lineRule="exact"/>
              <w:jc w:val="left"/>
            </w:pPr>
            <w:r>
              <w:t>EndorseRank</w:t>
            </w:r>
          </w:p>
        </w:tc>
        <w:tc>
          <w:tcPr>
            <w:tcW w:w="2250" w:type="dxa"/>
            <w:tcBorders>
              <w:top w:val="single" w:sz="6" w:space="0" w:color="000000"/>
            </w:tcBorders>
          </w:tcPr>
          <w:p w14:paraId="3945CBFA" w14:textId="77777777" w:rsidR="00350CFB" w:rsidRDefault="00283FFF">
            <w:pPr>
              <w:pStyle w:val="TableParagraph"/>
              <w:spacing w:before="52" w:line="247" w:lineRule="exact"/>
              <w:jc w:val="left"/>
            </w:pPr>
            <w:r>
              <w:t>0.522</w:t>
            </w:r>
          </w:p>
        </w:tc>
        <w:tc>
          <w:tcPr>
            <w:tcW w:w="2250" w:type="dxa"/>
            <w:tcBorders>
              <w:top w:val="single" w:sz="6" w:space="0" w:color="000000"/>
            </w:tcBorders>
          </w:tcPr>
          <w:p w14:paraId="45AEFAAE" w14:textId="77777777" w:rsidR="00350CFB" w:rsidRDefault="00283FFF">
            <w:pPr>
              <w:pStyle w:val="TableParagraph"/>
              <w:spacing w:before="52" w:line="247" w:lineRule="exact"/>
              <w:jc w:val="left"/>
            </w:pPr>
            <w:r>
              <w:t>0.479</w:t>
            </w:r>
          </w:p>
        </w:tc>
        <w:tc>
          <w:tcPr>
            <w:tcW w:w="2250" w:type="dxa"/>
            <w:tcBorders>
              <w:top w:val="single" w:sz="6" w:space="0" w:color="000000"/>
            </w:tcBorders>
          </w:tcPr>
          <w:p w14:paraId="64D3BC47" w14:textId="77777777" w:rsidR="00350CFB" w:rsidRDefault="00283FFF">
            <w:pPr>
              <w:pStyle w:val="TableParagraph"/>
              <w:spacing w:before="52" w:line="247" w:lineRule="exact"/>
            </w:pPr>
            <w:r>
              <w:t>[0.426, 0.529]</w:t>
            </w:r>
          </w:p>
        </w:tc>
      </w:tr>
      <w:tr w:rsidR="00350CFB" w14:paraId="637C7ACC" w14:textId="77777777">
        <w:trPr>
          <w:trHeight w:val="319"/>
        </w:trPr>
        <w:tc>
          <w:tcPr>
            <w:tcW w:w="2250" w:type="dxa"/>
            <w:tcBorders>
              <w:top w:val="single" w:sz="6" w:space="0" w:color="000000"/>
            </w:tcBorders>
          </w:tcPr>
          <w:p w14:paraId="2FA7D921" w14:textId="77777777" w:rsidR="00350CFB" w:rsidRDefault="00283FFF">
            <w:pPr>
              <w:pStyle w:val="TableParagraph"/>
              <w:spacing w:before="52" w:line="247" w:lineRule="exact"/>
              <w:jc w:val="left"/>
            </w:pPr>
            <w:r>
              <w:t>AWP</w:t>
            </w:r>
          </w:p>
        </w:tc>
        <w:tc>
          <w:tcPr>
            <w:tcW w:w="2250" w:type="dxa"/>
            <w:tcBorders>
              <w:top w:val="single" w:sz="6" w:space="0" w:color="000000"/>
            </w:tcBorders>
          </w:tcPr>
          <w:p w14:paraId="5541875A" w14:textId="77777777" w:rsidR="00350CFB" w:rsidRDefault="00283FFF">
            <w:pPr>
              <w:pStyle w:val="TableParagraph"/>
              <w:spacing w:before="52" w:line="247" w:lineRule="exact"/>
              <w:jc w:val="left"/>
            </w:pPr>
            <w:r>
              <w:t>0.053</w:t>
            </w:r>
          </w:p>
        </w:tc>
        <w:tc>
          <w:tcPr>
            <w:tcW w:w="2250" w:type="dxa"/>
            <w:tcBorders>
              <w:top w:val="single" w:sz="6" w:space="0" w:color="000000"/>
            </w:tcBorders>
          </w:tcPr>
          <w:p w14:paraId="4DF262A8" w14:textId="77777777" w:rsidR="00350CFB" w:rsidRDefault="00283FFF">
            <w:pPr>
              <w:pStyle w:val="TableParagraph"/>
              <w:spacing w:before="52" w:line="247" w:lineRule="exact"/>
              <w:jc w:val="left"/>
            </w:pPr>
            <w:r>
              <w:t>0.044</w:t>
            </w:r>
          </w:p>
        </w:tc>
        <w:tc>
          <w:tcPr>
            <w:tcW w:w="2250" w:type="dxa"/>
            <w:tcBorders>
              <w:top w:val="single" w:sz="6" w:space="0" w:color="000000"/>
            </w:tcBorders>
          </w:tcPr>
          <w:p w14:paraId="66BFB480" w14:textId="77777777" w:rsidR="00350CFB" w:rsidRDefault="00283FFF">
            <w:pPr>
              <w:pStyle w:val="TableParagraph"/>
              <w:spacing w:before="52" w:line="247" w:lineRule="exact"/>
            </w:pPr>
            <w:r>
              <w:t>[-0.011, 0.095]</w:t>
            </w:r>
          </w:p>
        </w:tc>
      </w:tr>
    </w:tbl>
    <w:p w14:paraId="397FDE51" w14:textId="77777777" w:rsidR="00420150" w:rsidRDefault="00420150">
      <w:pPr>
        <w:pStyle w:val="a3"/>
        <w:spacing w:line="359" w:lineRule="exact"/>
        <w:ind w:left="282"/>
        <w:jc w:val="both"/>
      </w:pPr>
    </w:p>
    <w:p w14:paraId="00DC22E1" w14:textId="77777777" w:rsidR="00350CFB" w:rsidRDefault="00283FFF">
      <w:pPr>
        <w:pStyle w:val="a3"/>
        <w:spacing w:before="39" w:line="396" w:lineRule="auto"/>
        <w:ind w:left="282" w:right="521" w:hanging="8"/>
        <w:jc w:val="both"/>
      </w:pPr>
      <w:r>
        <w:t>EndorseRank’s holdout coefficient is larger than its same-window allowance coefficient and its interval excludes AWP’s, whose interval includes zero. Because the labels are built from events that post-date every scored event, this is out-of-window evidence for the endorsement construct, and it is the strongest single result in the chapter for the claim that EndorseRank measures something about spenders that transfer centrality does not. Two limits apply. The label is the same construct in the future tense—new approvals, not loss avoidance or repayment—so the result says nothing about credit risk. And the label is sparse: most spenders received no new pair in the outcome window, so the coefficient is driven by the ordering among the minority that did.</w:t>
      </w:r>
    </w:p>
    <w:p w14:paraId="00DC22E2" w14:textId="77777777" w:rsidR="00350CFB" w:rsidRDefault="00283FFF">
      <w:pPr>
        <w:pStyle w:val="a3"/>
        <w:spacing w:before="21" w:line="396" w:lineRule="auto"/>
        <w:ind w:left="282" w:right="523" w:hanging="8"/>
        <w:jc w:val="both"/>
      </w:pPr>
      <w:r>
        <w:t>Other candidate labels computed for the holdout are not reported as support. Revoke counts and the drain heuristic correlated positively with EndorseRank, which has the wrong sign for an endorsement reading (a heavily endorsed spender is also a frequently revoked one), and Aave liquidation events on this spender set were empty. The trading-success comparison of the research proposal was withdrawn for the reason given in Section 2.8: the outcome-native reference it relied on is built from the same GMX events as the proxies it would be validated against.</w:t>
      </w:r>
    </w:p>
    <w:p w14:paraId="00DC22E4" w14:textId="77777777" w:rsidR="00350CFB" w:rsidRDefault="00350CFB">
      <w:pPr>
        <w:pStyle w:val="a3"/>
        <w:spacing w:line="357" w:lineRule="exact"/>
        <w:jc w:val="both"/>
        <w:sectPr w:rsidR="00350CFB">
          <w:pgSz w:w="11910" w:h="16840"/>
          <w:pgMar w:top="1840" w:right="708" w:bottom="2300" w:left="992" w:header="0" w:footer="2115" w:gutter="0"/>
          <w:cols w:space="720"/>
        </w:sectPr>
      </w:pPr>
    </w:p>
    <w:p w14:paraId="00DC22E6" w14:textId="77777777" w:rsidR="00350CFB" w:rsidRDefault="00283FFF">
      <w:pPr>
        <w:pStyle w:val="a3"/>
        <w:spacing w:before="19" w:line="396" w:lineRule="auto"/>
        <w:ind w:left="282" w:right="523"/>
        <w:jc w:val="both"/>
      </w:pPr>
      <w:bookmarkStart w:id="380" w:name="Primary_claims_(C1–C4)_and_supplementary"/>
      <w:bookmarkStart w:id="381" w:name="_bookmark113"/>
      <w:bookmarkEnd w:id="380"/>
      <w:bookmarkEnd w:id="381"/>
      <w:commentRangeEnd w:id="379"/>
      <w:r>
        <w:rPr>
          <w:rStyle w:val="a5"/>
          <w:sz w:val="24"/>
          <w:szCs w:val="24"/>
        </w:rPr>
        <w:commentReference w:id="379"/>
      </w:r>
    </w:p>
    <w:p w14:paraId="00DC22E7" w14:textId="77777777" w:rsidR="00350CFB" w:rsidRDefault="00350CFB">
      <w:pPr>
        <w:pStyle w:val="a3"/>
        <w:spacing w:before="163"/>
      </w:pPr>
    </w:p>
    <w:p w14:paraId="00DC22E8" w14:textId="77777777" w:rsidR="00350CFB" w:rsidRDefault="00283FFF">
      <w:pPr>
        <w:pStyle w:val="2"/>
        <w:numPr>
          <w:ilvl w:val="1"/>
          <w:numId w:val="26"/>
        </w:numPr>
        <w:tabs>
          <w:tab w:val="left" w:pos="783"/>
        </w:tabs>
        <w:ind w:left="783" w:hanging="501"/>
      </w:pPr>
      <w:r>
        <w:t>Primary claims (C1–C4)</w:t>
      </w:r>
    </w:p>
    <w:p w14:paraId="00DC22E9" w14:textId="77777777" w:rsidR="00350CFB" w:rsidRDefault="00350CFB">
      <w:pPr>
        <w:pStyle w:val="a3"/>
        <w:spacing w:before="24"/>
        <w:rPr>
          <w:b/>
          <w:sz w:val="28"/>
        </w:rPr>
      </w:pPr>
    </w:p>
    <w:p w14:paraId="00DC22EA" w14:textId="77777777" w:rsidR="00350CFB" w:rsidRDefault="00283FFF">
      <w:pPr>
        <w:pStyle w:val="a3"/>
        <w:ind w:left="282"/>
        <w:jc w:val="both"/>
      </w:pPr>
      <w:commentRangeStart w:id="382"/>
      <w:r>
        <w:t>The results of this chapter support the following claims, mapped to hypotheses and research questions in Table 1.3.</w:t>
      </w:r>
    </w:p>
    <w:p w14:paraId="00DC22EB" w14:textId="77777777" w:rsidR="00350CFB" w:rsidRDefault="00283FFF">
      <w:pPr>
        <w:pStyle w:val="3"/>
        <w:spacing w:before="194"/>
        <w:ind w:left="282" w:firstLine="0"/>
        <w:jc w:val="both"/>
      </w:pPr>
      <w:r>
        <w:t>Primary</w:t>
      </w:r>
      <w:r>
        <w:rPr>
          <w:spacing w:val="-14"/>
        </w:rPr>
        <w:t xml:space="preserve"> </w:t>
      </w:r>
      <w:r>
        <w:t>claims</w:t>
      </w:r>
      <w:r>
        <w:rPr>
          <w:spacing w:val="-13"/>
        </w:rPr>
        <w:t xml:space="preserve"> </w:t>
      </w:r>
      <w:r>
        <w:t>(EndorseRank</w:t>
      </w:r>
      <w:r>
        <w:rPr>
          <w:spacing w:val="-13"/>
        </w:rPr>
        <w:t xml:space="preserve"> </w:t>
      </w:r>
      <w:r>
        <w:t>vs.</w:t>
      </w:r>
      <w:r>
        <w:rPr>
          <w:spacing w:val="-13"/>
        </w:rPr>
        <w:t xml:space="preserve"> </w:t>
      </w:r>
      <w:r>
        <w:rPr>
          <w:spacing w:val="-2"/>
        </w:rPr>
        <w:t>AWP):</w:t>
      </w:r>
    </w:p>
    <w:p w14:paraId="00DC22EC" w14:textId="77777777" w:rsidR="00350CFB" w:rsidRDefault="00350CFB">
      <w:pPr>
        <w:pStyle w:val="a3"/>
        <w:spacing w:before="24"/>
        <w:rPr>
          <w:b/>
        </w:rPr>
      </w:pPr>
    </w:p>
    <w:p w14:paraId="00DC22ED" w14:textId="77777777" w:rsidR="00350CFB" w:rsidRDefault="00283FFF">
      <w:pPr>
        <w:pStyle w:val="a4"/>
        <w:numPr>
          <w:ilvl w:val="0"/>
          <w:numId w:val="23"/>
        </w:numPr>
        <w:tabs>
          <w:tab w:val="left" w:pos="806"/>
          <w:tab w:val="left" w:pos="808"/>
        </w:tabs>
        <w:spacing w:before="62" w:line="388" w:lineRule="auto"/>
        <w:ind w:right="524"/>
        <w:jc w:val="both"/>
        <w:rPr>
          <w:sz w:val="24"/>
        </w:rPr>
      </w:pPr>
      <w:r>
        <w:t>C1. On identical wallet sets EndorseRank solves PageRank in a fraction of AWP’s wall-clock time, with proportionally lower memory and fewer iterations, because its latest-allowance graph has about one ninth of the transfer graph’s edges (Table 4.2). The ratio is stable across in-cohort and pool stages whose edge counts vary by a factor of five to seven (Tables 4.3 and 8.1); the pool stages do not test growth in edge count beyond the cohort graph.</w:t>
      </w:r>
    </w:p>
    <w:p w14:paraId="00DC22EE" w14:textId="77777777" w:rsidR="00350CFB" w:rsidRDefault="00283FFF">
      <w:pPr>
        <w:pStyle w:val="a4"/>
        <w:numPr>
          <w:ilvl w:val="0"/>
          <w:numId w:val="23"/>
        </w:numPr>
        <w:tabs>
          <w:tab w:val="left" w:pos="806"/>
          <w:tab w:val="left" w:pos="808"/>
        </w:tabs>
        <w:spacing w:before="62" w:line="388" w:lineRule="auto"/>
        <w:ind w:right="524"/>
        <w:jc w:val="both"/>
        <w:rPr>
          <w:sz w:val="24"/>
        </w:rPr>
      </w:pPr>
      <w:r>
        <w:rPr>
          <w:rFonts w:ascii="Arial Unicode MS" w:hAnsi="Arial Unicode MS"/>
        </w:rPr>
        <w:t>C2. Each method recovers its intended construct on same-window local statistics, with bootstrap intervals well away from zero (Table 4.7). These are construct checks, not external validation.</w:t>
      </w:r>
    </w:p>
    <w:p w14:paraId="00DC22EF" w14:textId="77777777" w:rsidR="00350CFB" w:rsidRDefault="00283FFF">
      <w:pPr>
        <w:pStyle w:val="a4"/>
        <w:numPr>
          <w:ilvl w:val="0"/>
          <w:numId w:val="23"/>
        </w:numPr>
        <w:tabs>
          <w:tab w:val="left" w:pos="806"/>
          <w:tab w:val="left" w:pos="808"/>
        </w:tabs>
        <w:spacing w:before="62" w:line="388" w:lineRule="auto"/>
        <w:ind w:right="524"/>
        <w:jc w:val="both"/>
        <w:rPr>
          <w:sz w:val="24"/>
        </w:rPr>
      </w:pPr>
      <w:r>
        <w:t>C3. The winners are construct-specific: AWP exceeds EndorseRank on the transfer family and EndorseRank exceeds AWP on the allowance family, with paired-difference intervals that exclude zero in opposite directions (Table 4.14); the two score vectors agree only moderately (Table 4.7). EndorseRank’s allowance lead over its own transfer alignment is not statistically established.</w:t>
      </w:r>
    </w:p>
    <w:p w14:paraId="00DC22F0" w14:textId="77777777" w:rsidR="00350CFB" w:rsidRDefault="00283FFF">
      <w:pPr>
        <w:pStyle w:val="a4"/>
        <w:numPr>
          <w:ilvl w:val="0"/>
          <w:numId w:val="23"/>
        </w:numPr>
        <w:tabs>
          <w:tab w:val="left" w:pos="806"/>
          <w:tab w:val="left" w:pos="808"/>
        </w:tabs>
        <w:spacing w:before="62" w:line="388" w:lineRule="auto"/>
        <w:ind w:right="524"/>
        <w:jc w:val="both"/>
        <w:rPr>
          <w:sz w:val="24"/>
        </w:rPr>
      </w:pPr>
      <w:r>
        <w:t>C4. The efficiency and construct results combine into a trade-off. EndorseRank is the cheaper method and the only one that aligns with authorisation checks, and on the spender holdout it predicts future new approvals where AWP does not (Table 4.13). AWP remains the stronger method for transfer-hub detection and longitudinal stability.</w:t>
      </w:r>
    </w:p>
    <w:p w14:paraId="00DC22F1" w14:textId="77777777" w:rsidR="00350CFB" w:rsidRDefault="00283FFF">
      <w:pPr>
        <w:pStyle w:val="a3"/>
        <w:spacing w:before="217" w:line="396" w:lineRule="auto"/>
        <w:ind w:left="856" w:right="524" w:hanging="484"/>
        <w:jc w:val="both"/>
      </w:pPr>
      <w:r>
        <w:t>RQ1 is answered by the inter-method agreement and Figure 4.8; RQ2 by the family tables and difference tests; RQ3 by the benchmark tables; RQ4 by the holdout. The claims do not retire AWP. They report a construct-aware comparison with quantified uncertainty: EndorseRank is cheaper, aligns with allowance checks, diverges moderately from AWP and predicts later new approvals on the spender holdout.</w:t>
      </w:r>
    </w:p>
    <w:p w14:paraId="00DC22F2" w14:textId="77777777" w:rsidR="00350CFB" w:rsidRDefault="00283FFF">
      <w:pPr>
        <w:pStyle w:val="a3"/>
        <w:spacing w:before="41" w:line="316" w:lineRule="auto"/>
        <w:ind w:left="856" w:right="522" w:hanging="484"/>
        <w:jc w:val="both"/>
      </w:pPr>
      <w:r>
        <w:t>Chapter 5 interprets these findings against the research questions and objectives of Chapter 1, draws out their theoretical, practical and societal implications, and examines the threats to validity and limitations that bound them.</w:t>
      </w:r>
      <w:commentRangeEnd w:id="382"/>
      <w:r>
        <w:rPr>
          <w:rStyle w:val="a5"/>
          <w:sz w:val="24"/>
          <w:szCs w:val="24"/>
        </w:rPr>
        <w:commentReference w:id="382"/>
      </w:r>
    </w:p>
    <w:p w14:paraId="00DC22F4" w14:textId="77777777" w:rsidR="00350CFB" w:rsidRDefault="00350CFB">
      <w:pPr>
        <w:pStyle w:val="a3"/>
        <w:jc w:val="both"/>
        <w:sectPr w:rsidR="00350CFB">
          <w:pgSz w:w="11910" w:h="16840"/>
          <w:pgMar w:top="1840" w:right="708" w:bottom="2300" w:left="992" w:header="0" w:footer="2115" w:gutter="0"/>
          <w:cols w:space="720"/>
        </w:sectPr>
      </w:pPr>
    </w:p>
    <w:p w14:paraId="00DC22F8" w14:textId="77777777" w:rsidR="00350CFB" w:rsidRDefault="00350CFB">
      <w:pPr>
        <w:pStyle w:val="a3"/>
        <w:spacing w:before="24"/>
        <w:rPr>
          <w:b/>
        </w:rPr>
      </w:pPr>
    </w:p>
    <w:p w14:paraId="00DC22FE"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01"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02" w14:textId="77777777" w:rsidR="00350CFB" w:rsidRDefault="00350CFB">
      <w:pPr>
        <w:pStyle w:val="a3"/>
        <w:rPr>
          <w:sz w:val="34"/>
        </w:rPr>
      </w:pPr>
    </w:p>
    <w:p w14:paraId="00DC2303" w14:textId="77777777" w:rsidR="00350CFB" w:rsidRDefault="00350CFB">
      <w:pPr>
        <w:pStyle w:val="a3"/>
        <w:spacing w:before="197"/>
        <w:rPr>
          <w:sz w:val="34"/>
        </w:rPr>
      </w:pPr>
    </w:p>
    <w:p w14:paraId="00DC2304" w14:textId="77777777" w:rsidR="00350CFB" w:rsidRDefault="00283FFF">
      <w:pPr>
        <w:pStyle w:val="1"/>
        <w:numPr>
          <w:ilvl w:val="0"/>
          <w:numId w:val="26"/>
        </w:numPr>
        <w:tabs>
          <w:tab w:val="left" w:pos="625"/>
        </w:tabs>
        <w:ind w:left="625" w:hanging="343"/>
        <w:jc w:val="both"/>
      </w:pPr>
      <w:bookmarkStart w:id="383" w:name="Discussion"/>
      <w:bookmarkStart w:id="384" w:name="_bookmark114"/>
      <w:bookmarkEnd w:id="383"/>
      <w:bookmarkEnd w:id="384"/>
      <w:r>
        <w:rPr>
          <w:spacing w:val="-2"/>
        </w:rPr>
        <w:t>Discussion</w:t>
      </w:r>
    </w:p>
    <w:p w14:paraId="00DC2305" w14:textId="77777777" w:rsidR="00350CFB" w:rsidRDefault="00283FFF">
      <w:pPr>
        <w:pStyle w:val="a3"/>
        <w:spacing w:before="278" w:line="456" w:lineRule="exact"/>
        <w:ind w:left="282" w:right="524" w:hanging="8"/>
        <w:jc w:val="both"/>
      </w:pPr>
      <w:commentRangeStart w:id="385"/>
      <w:r>
        <w:t>Chapter 4 reported what was measured on Arbitrum One. This chapter asks what those measurements mean. It first answers each research question and judges each objective of Chapter 1 against the criterion stated there (Sections 5.1–5.2). It then draws out theoretical implications (Section 5.3), practical deployment implications (Section 5.4) and the societal significance of a cheap, auditable, authorisation-aware reputation signal (Section 5.5), formalises the cost of a Sybil attack on an allowance graph (Section 5.6), and closes with regulatory and ethical considerations, threats to validity and limitations (Sections 5.7–5.9). Numerical results are not restated here; each interpretation names the table of Chapter 4 it rests on. Same-window statements refer to the matched cohort and holdout statements to the spender cohort unless noted.</w:t>
      </w:r>
    </w:p>
    <w:p w14:paraId="00DC2306" w14:textId="77777777" w:rsidR="00350CFB" w:rsidRDefault="00283FFF">
      <w:pPr>
        <w:pStyle w:val="a3"/>
        <w:spacing w:before="65"/>
        <w:ind w:left="282"/>
        <w:jc w:val="both"/>
      </w:pPr>
      <w:bookmarkStart w:id="386" w:name="Findings_by_research_question"/>
      <w:bookmarkStart w:id="387" w:name="_bookmark115"/>
      <w:bookmarkEnd w:id="386"/>
      <w:bookmarkEnd w:id="387"/>
      <w:commentRangeEnd w:id="385"/>
      <w:r>
        <w:rPr>
          <w:rStyle w:val="a5"/>
          <w:sz w:val="24"/>
          <w:szCs w:val="24"/>
        </w:rPr>
        <w:commentReference w:id="385"/>
      </w:r>
    </w:p>
    <w:p w14:paraId="00DC2307" w14:textId="77777777" w:rsidR="00350CFB" w:rsidRDefault="00350CFB">
      <w:pPr>
        <w:pStyle w:val="a3"/>
      </w:pPr>
    </w:p>
    <w:p w14:paraId="00DC2308" w14:textId="77777777" w:rsidR="00350CFB" w:rsidRDefault="00350CFB">
      <w:pPr>
        <w:pStyle w:val="a3"/>
      </w:pPr>
    </w:p>
    <w:p w14:paraId="00DC2309" w14:textId="77777777" w:rsidR="00350CFB" w:rsidRDefault="00283FFF">
      <w:pPr>
        <w:pStyle w:val="2"/>
        <w:numPr>
          <w:ilvl w:val="1"/>
          <w:numId w:val="26"/>
        </w:numPr>
        <w:tabs>
          <w:tab w:val="left" w:pos="783"/>
        </w:tabs>
        <w:ind w:left="783" w:hanging="501"/>
      </w:pPr>
      <w:r>
        <w:t>Findings</w:t>
      </w:r>
      <w:r>
        <w:rPr>
          <w:spacing w:val="10"/>
        </w:rPr>
        <w:t xml:space="preserve"> </w:t>
      </w:r>
      <w:r>
        <w:t>by</w:t>
      </w:r>
      <w:r>
        <w:rPr>
          <w:spacing w:val="10"/>
        </w:rPr>
        <w:t xml:space="preserve"> </w:t>
      </w:r>
      <w:r>
        <w:t>research</w:t>
      </w:r>
      <w:r>
        <w:rPr>
          <w:spacing w:val="10"/>
        </w:rPr>
        <w:t xml:space="preserve"> </w:t>
      </w:r>
      <w:r>
        <w:rPr>
          <w:spacing w:val="-2"/>
        </w:rPr>
        <w:t>question</w:t>
      </w:r>
    </w:p>
    <w:p w14:paraId="00DC230A" w14:textId="77777777" w:rsidR="00350CFB" w:rsidRDefault="00350CFB">
      <w:pPr>
        <w:pStyle w:val="a3"/>
        <w:spacing w:before="24"/>
        <w:rPr>
          <w:b/>
          <w:sz w:val="28"/>
        </w:rPr>
      </w:pPr>
    </w:p>
    <w:p w14:paraId="00DC230B" w14:textId="77777777" w:rsidR="00350CFB" w:rsidRDefault="00350CFB">
      <w:pPr>
        <w:pStyle w:val="a3"/>
        <w:spacing w:line="396" w:lineRule="auto"/>
        <w:ind w:left="282" w:right="563" w:hanging="8"/>
        <w:jc w:val="both"/>
      </w:pPr>
      <w:bookmarkStart w:id="388" w:name="RQ1:_Reputation_structure_and_rank_diver"/>
      <w:bookmarkEnd w:id="388"/>
    </w:p>
    <w:p w14:paraId="00DC230C" w14:textId="77777777" w:rsidR="00350CFB" w:rsidRDefault="00350CFB">
      <w:pPr>
        <w:pStyle w:val="a3"/>
        <w:spacing w:before="9"/>
      </w:pPr>
    </w:p>
    <w:p w14:paraId="00DC230D" w14:textId="77777777" w:rsidR="00350CFB" w:rsidRDefault="00283FFF">
      <w:pPr>
        <w:pStyle w:val="3"/>
        <w:numPr>
          <w:ilvl w:val="2"/>
          <w:numId w:val="26"/>
        </w:numPr>
        <w:tabs>
          <w:tab w:val="left" w:pos="879"/>
        </w:tabs>
        <w:ind w:left="879" w:hanging="597"/>
      </w:pPr>
      <w:r>
        <w:t>RQ1: Reputation structure and rank divergence</w:t>
      </w:r>
    </w:p>
    <w:p w14:paraId="00DC230E" w14:textId="77777777" w:rsidR="00350CFB" w:rsidRDefault="00350CFB">
      <w:pPr>
        <w:pStyle w:val="a3"/>
        <w:spacing w:before="46"/>
        <w:rPr>
          <w:b/>
        </w:rPr>
      </w:pPr>
    </w:p>
    <w:p w14:paraId="00DC230F" w14:textId="77777777" w:rsidR="00350CFB" w:rsidRDefault="00283FFF">
      <w:pPr>
        <w:pStyle w:val="a3"/>
        <w:spacing w:line="396" w:lineRule="auto"/>
        <w:ind w:left="276" w:right="522" w:firstLine="5"/>
        <w:jc w:val="both"/>
      </w:pPr>
      <w:commentRangeStart w:id="389"/>
      <w:r>
        <w:t>RQ1 asks whether EndorseRank and AWP produce meaningfully different wallet orderings on an identical sample. The inter-method Kendall τ and its interval (Table 4.7, last row) sit well inside the open interval between unrelated and identical orderings: correlation is present, because both methods draw on overlapping wallet activity in one window, but a large share of pairwise orderings disagree (Figure 4.8).</w:t>
      </w:r>
    </w:p>
    <w:p w14:paraId="00DC2310"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11" w14:textId="77777777" w:rsidR="00350CFB" w:rsidRDefault="00283FFF">
      <w:pPr>
        <w:pStyle w:val="a3"/>
        <w:spacing w:before="72" w:line="396" w:lineRule="auto"/>
        <w:ind w:left="273" w:right="524" w:firstLine="1"/>
        <w:jc w:val="both"/>
      </w:pPr>
      <w:r>
        <w:t>The divergence is structurally expected. The endorsement graph encodes current spending authorisation with about one ninth as many edges as the transfer graph, which encodes time-decayed economic flow</w:t>
      </w:r>
      <w:r>
        <w:rPr>
          <w:vertAlign w:val="superscript"/>
        </w:rPr>
        <w:t>[3]</w:t>
      </w:r>
      <w:r>
        <w:t xml:space="preserve">. PageRank propagates influence along whatever edges it is given under the same damping convention </w:t>
      </w:r>
      <w:r>
        <w:rPr>
          <w:vertAlign w:val="superscript"/>
        </w:rPr>
        <w:t>[15]</w:t>
      </w:r>
      <w:r>
        <w:t xml:space="preserve">, and the sensitivity of the stationary vector to the edge set is well characterised </w:t>
      </w:r>
      <w:r>
        <w:rPr>
          <w:vertAlign w:val="superscript"/>
        </w:rPr>
        <w:t>[23]</w:t>
      </w:r>
      <w:r>
        <w:t>; different edge sets therefore yield different stationary mass. A wallet that receives large transfers without granting allowances ranks highly under AWP and modestly under EndorseRank, and conversely for a wallet that authorises spenders without being a transfer hub. H1 is supported. The practical corollary is that the two scores are not substitutes: adopting EndorseRank for efficiency means accepting a different ranking geometry, not a faster approximation of AWP.</w:t>
      </w:r>
    </w:p>
    <w:p w14:paraId="00DC2312" w14:textId="77777777" w:rsidR="00350CFB" w:rsidRDefault="00283FFF">
      <w:pPr>
        <w:pStyle w:val="a3"/>
        <w:spacing w:before="23" w:line="396" w:lineRule="auto"/>
        <w:ind w:left="282" w:right="523"/>
        <w:jc w:val="both"/>
      </w:pPr>
      <w:bookmarkStart w:id="390" w:name="RQ2:_Construct-specific_social-method_al"/>
      <w:bookmarkEnd w:id="390"/>
      <w:commentRangeEnd w:id="389"/>
      <w:r>
        <w:rPr>
          <w:rStyle w:val="a5"/>
          <w:sz w:val="24"/>
          <w:szCs w:val="24"/>
        </w:rPr>
        <w:commentReference w:id="389"/>
      </w:r>
    </w:p>
    <w:p w14:paraId="00DC2313" w14:textId="77777777" w:rsidR="00350CFB" w:rsidRDefault="00350CFB">
      <w:pPr>
        <w:pStyle w:val="a3"/>
        <w:spacing w:before="9"/>
      </w:pPr>
    </w:p>
    <w:p w14:paraId="00DC2314" w14:textId="77777777" w:rsidR="00350CFB" w:rsidRDefault="00283FFF">
      <w:pPr>
        <w:pStyle w:val="3"/>
        <w:numPr>
          <w:ilvl w:val="2"/>
          <w:numId w:val="26"/>
        </w:numPr>
        <w:tabs>
          <w:tab w:val="left" w:pos="879"/>
        </w:tabs>
        <w:ind w:left="879" w:hanging="597"/>
      </w:pPr>
      <w:r>
        <w:t>RQ2: Construct-specific alignment</w:t>
      </w:r>
    </w:p>
    <w:p w14:paraId="00DC2315" w14:textId="77777777" w:rsidR="00350CFB" w:rsidRDefault="00350CFB">
      <w:pPr>
        <w:pStyle w:val="a3"/>
        <w:spacing w:before="47"/>
        <w:rPr>
          <w:b/>
        </w:rPr>
      </w:pPr>
    </w:p>
    <w:p w14:paraId="00DC2316" w14:textId="77777777" w:rsidR="00350CFB" w:rsidRDefault="00283FFF">
      <w:pPr>
        <w:pStyle w:val="a3"/>
        <w:spacing w:line="396" w:lineRule="auto"/>
        <w:ind w:left="282" w:right="564"/>
        <w:jc w:val="both"/>
      </w:pPr>
      <w:commentRangeStart w:id="391"/>
      <w:r>
        <w:t>RQ2 asks which method aligns more strongly with contemporaneous allowance checks and with contemporaneous transfer checks. Tables 4.7 and 4.14 show construct-specific winners. AWP leads on the transfer family and EndorseRank on the allowance family, and both between-method paired differences exclude zero in opposite directions.</w:t>
      </w:r>
    </w:p>
    <w:p w14:paraId="00DC2317" w14:textId="77777777" w:rsidR="00350CFB" w:rsidRDefault="00283FFF">
      <w:pPr>
        <w:pStyle w:val="a3"/>
        <w:spacing w:before="17" w:line="316" w:lineRule="auto"/>
        <w:ind w:left="282" w:right="523"/>
        <w:jc w:val="both"/>
      </w:pPr>
      <w:r>
        <w:t xml:space="preserve">Two qualifications matter for how H2 is read. First, each method’s own-construct agreement is partly mechanical, because the proxies of a family are computed from the same event stream that builds the corresponding graph; RQ2 is therefore a construct-validity observation in the sense of Cronbach and Meehl </w:t>
      </w:r>
      <w:r>
        <w:rPr>
          <w:vertAlign w:val="superscript"/>
        </w:rPr>
        <w:t>[22]</w:t>
      </w:r>
      <w:r>
        <w:t xml:space="preserve"> , not external validation. Second, the within-method contrasts are null: EndorseRank’s allowance alignment is not statistically higher than its own transfer alignment, and its agreement with in-approve degree is not statistically higher than its agreement with transfer in-degree (Table 4.14, contrasts i and vi). The evidence therefore supports the between-method statement—transfer centrality does not recover authorisation, and endorsement centrality does not recover transfer volume as well as AWP—but not a claim that EndorseRank is “more about” allowances than about transfers within its own ranking. H2 is supported in that construct-specific, between-method form.</w:t>
      </w:r>
    </w:p>
    <w:p w14:paraId="00DC231A" w14:textId="77777777" w:rsidR="00350CFB" w:rsidRDefault="00350CFB">
      <w:pPr>
        <w:pStyle w:val="a3"/>
        <w:spacing w:before="6"/>
        <w:rPr>
          <w:sz w:val="16"/>
        </w:rPr>
      </w:pPr>
    </w:p>
    <w:p w14:paraId="00DC231C"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1F" w14:textId="77777777" w:rsidR="00350CFB" w:rsidRDefault="00283FFF">
      <w:pPr>
        <w:pStyle w:val="a3"/>
        <w:spacing w:before="20" w:line="396" w:lineRule="auto"/>
        <w:ind w:left="282" w:right="563"/>
        <w:jc w:val="both"/>
      </w:pPr>
      <w:bookmarkStart w:id="392" w:name="RQ3:_Computational_efficiency"/>
      <w:bookmarkEnd w:id="392"/>
      <w:commentRangeEnd w:id="391"/>
      <w:r>
        <w:rPr>
          <w:rStyle w:val="a5"/>
          <w:sz w:val="24"/>
          <w:szCs w:val="24"/>
        </w:rPr>
        <w:commentReference w:id="391"/>
      </w:r>
    </w:p>
    <w:p w14:paraId="00DC2320" w14:textId="77777777" w:rsidR="00350CFB" w:rsidRDefault="00350CFB">
      <w:pPr>
        <w:pStyle w:val="a3"/>
        <w:spacing w:before="9"/>
      </w:pPr>
    </w:p>
    <w:p w14:paraId="00DC2321" w14:textId="77777777" w:rsidR="00350CFB" w:rsidRDefault="00283FFF">
      <w:pPr>
        <w:pStyle w:val="3"/>
        <w:numPr>
          <w:ilvl w:val="2"/>
          <w:numId w:val="26"/>
        </w:numPr>
        <w:tabs>
          <w:tab w:val="left" w:pos="879"/>
        </w:tabs>
        <w:spacing w:before="1"/>
        <w:ind w:left="879" w:hanging="597"/>
        <w:jc w:val="both"/>
      </w:pPr>
      <w:r>
        <w:t>RQ3: Computational efficiency</w:t>
      </w:r>
    </w:p>
    <w:p w14:paraId="00DC2322" w14:textId="77777777" w:rsidR="00350CFB" w:rsidRDefault="00283FFF">
      <w:pPr>
        <w:pStyle w:val="a3"/>
        <w:spacing w:before="181" w:line="456" w:lineRule="exact"/>
        <w:ind w:left="270" w:right="522" w:firstLine="11"/>
        <w:jc w:val="both"/>
      </w:pPr>
      <w:commentRangeStart w:id="393"/>
      <w:r>
        <w:t xml:space="preserve">RQ3 asks whether EndorseRank is computationally more efficient than AWP on the same matched sample. Table 4.2 answers affirmatively on wall-clock time, memory and iterations, and reports the edge counts next to the runtimes so that the ratio can be attributed: the endorsement graph is about one ninth the size of the transfer graph, and per-iteration cost is linear in |E| </w:t>
      </w:r>
      <w:r>
        <w:rPr>
          <w:vertAlign w:val="superscript"/>
        </w:rPr>
        <w:t>[23]</w:t>
      </w:r>
      <w:r>
        <w:t>. The advantage follows from representing authorisation as a latest-allowance snapshot rather than as an accumulated, logistically decayed transfer history</w:t>
      </w:r>
      <w:r>
        <w:rPr>
          <w:vertAlign w:val="superscript"/>
        </w:rPr>
        <w:t>[3]</w:t>
      </w:r>
      <w:r>
        <w:t>; nothing in the solver differs between the two methods.</w:t>
      </w:r>
    </w:p>
    <w:p w14:paraId="00DC2323" w14:textId="77777777" w:rsidR="00350CFB" w:rsidRDefault="00283FFF">
      <w:pPr>
        <w:pStyle w:val="a3"/>
        <w:spacing w:before="77" w:line="285" w:lineRule="auto"/>
        <w:ind w:left="270" w:right="560" w:firstLine="11"/>
        <w:jc w:val="both"/>
      </w:pPr>
      <w:r>
        <w:t>The node-count sensitivity of Table 4.3 qualifies the claim; it does not extend it. The runtime ratio stays within a narrow band across staged node counts, but the pool stages add addresses without adding extracted edges, so they do not test how either method scales when the edge population itself grows. Damping and top-token perturbations (Tables 4.4 and 4.5) leave the alignment pattern unchanged; the runtime ratio does move with damping. H3 is supported for the matched cohort and for the bounded node-count experiment that was actually run.</w:t>
      </w:r>
    </w:p>
    <w:p w14:paraId="00DC2326"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27" w14:textId="77777777" w:rsidR="00350CFB" w:rsidRDefault="00283FFF">
      <w:pPr>
        <w:pStyle w:val="a3"/>
        <w:spacing w:before="72" w:line="396" w:lineRule="auto"/>
        <w:ind w:left="282" w:right="563"/>
        <w:jc w:val="both"/>
      </w:pPr>
      <w:bookmarkStart w:id="394" w:name="RQ4:_Transfer_versus_trading-success_val"/>
      <w:bookmarkEnd w:id="394"/>
      <w:commentRangeEnd w:id="393"/>
      <w:r>
        <w:rPr>
          <w:rStyle w:val="a5"/>
          <w:sz w:val="24"/>
          <w:szCs w:val="24"/>
        </w:rPr>
        <w:commentReference w:id="393"/>
      </w:r>
    </w:p>
    <w:p w14:paraId="00DC2328" w14:textId="77777777" w:rsidR="00350CFB" w:rsidRDefault="00350CFB">
      <w:pPr>
        <w:pStyle w:val="a3"/>
        <w:spacing w:before="7"/>
      </w:pPr>
    </w:p>
    <w:p w14:paraId="00DC2329" w14:textId="77777777" w:rsidR="00350CFB" w:rsidRDefault="00283FFF">
      <w:pPr>
        <w:pStyle w:val="3"/>
        <w:numPr>
          <w:ilvl w:val="2"/>
          <w:numId w:val="26"/>
        </w:numPr>
        <w:tabs>
          <w:tab w:val="left" w:pos="879"/>
        </w:tabs>
        <w:ind w:left="879" w:hanging="597"/>
      </w:pPr>
      <w:r>
        <w:t>RQ4: Temporal holdout of future new approvals</w:t>
      </w:r>
    </w:p>
    <w:p w14:paraId="00DC232A" w14:textId="77777777" w:rsidR="00350CFB" w:rsidRDefault="00350CFB">
      <w:pPr>
        <w:pStyle w:val="a3"/>
        <w:spacing w:before="47"/>
        <w:rPr>
          <w:b/>
        </w:rPr>
      </w:pPr>
    </w:p>
    <w:p w14:paraId="00DC232B" w14:textId="77777777" w:rsidR="00350CFB" w:rsidRDefault="00283FFF">
      <w:pPr>
        <w:pStyle w:val="a3"/>
        <w:spacing w:line="396" w:lineRule="auto"/>
        <w:ind w:left="282" w:right="559"/>
        <w:jc w:val="both"/>
      </w:pPr>
      <w:commentRangeStart w:id="395"/>
      <w:r>
        <w:t>RQ4 asks whether scores frozen at the end of February predict new owner–spender approvals in the following three months on inbound spenders. Table 4.13 shows that EndorseRank does and AWP does not; EndorseRank’s interval excludes zero and lies entirely above AWP’s, whose interval includes zero. Because the labels post-date every scored event, this is the one result in the thesis that is not a same-window construct check, and it is the strongest evidence that endorsement centrality carries information about spenders that transfer centrality does not.</w:t>
      </w:r>
    </w:p>
    <w:p w14:paraId="00DC232C" w14:textId="77777777" w:rsidR="00350CFB" w:rsidRDefault="00283FFF">
      <w:pPr>
        <w:pStyle w:val="a3"/>
        <w:spacing w:before="19" w:line="396" w:lineRule="auto"/>
        <w:ind w:left="282" w:right="524" w:hanging="8"/>
        <w:jc w:val="both"/>
      </w:pPr>
      <w:r>
        <w:t>RQ4 differs from the research proposal, which planned a comparison against a trading-success reference. That comparison was withdrawn because the outcome-native reference was built from the same GMX events as the proxies it would have been validated against (Section 2.8); the holdout replaces it with a label that is out of window but still of the same construct—new approvals, not profit or repayment. The limit of RQ4 is therefore that it demonstrates temporal predictive validity of the endorsement construct, not credit-risk validity.</w:t>
      </w:r>
    </w:p>
    <w:p w14:paraId="00DC232D" w14:textId="77777777" w:rsidR="00350CFB" w:rsidRDefault="00283FFF">
      <w:pPr>
        <w:pStyle w:val="a3"/>
        <w:spacing w:before="22" w:line="396" w:lineRule="auto"/>
        <w:ind w:left="282" w:right="524"/>
        <w:jc w:val="both"/>
      </w:pPr>
      <w:bookmarkStart w:id="396" w:name="Supplementary_finding_(SRQ1)"/>
      <w:bookmarkStart w:id="397" w:name="_bookmark116"/>
      <w:bookmarkEnd w:id="396"/>
      <w:bookmarkEnd w:id="397"/>
      <w:commentRangeEnd w:id="395"/>
      <w:r>
        <w:rPr>
          <w:rStyle w:val="a5"/>
          <w:sz w:val="24"/>
          <w:szCs w:val="24"/>
        </w:rPr>
        <w:commentReference w:id="395"/>
      </w:r>
    </w:p>
    <w:p w14:paraId="00DC232E" w14:textId="77777777" w:rsidR="00350CFB" w:rsidRDefault="00350CFB">
      <w:pPr>
        <w:pStyle w:val="a3"/>
        <w:spacing w:before="162"/>
      </w:pPr>
    </w:p>
    <w:p w14:paraId="00DC2332"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34" w14:textId="77777777" w:rsidR="00350CFB" w:rsidRDefault="00350CFB">
      <w:pPr>
        <w:pStyle w:val="a3"/>
        <w:spacing w:line="396" w:lineRule="auto"/>
        <w:ind w:left="282" w:right="525"/>
        <w:jc w:val="both"/>
      </w:pPr>
      <w:bookmarkStart w:id="398" w:name="Theoretical_implications"/>
      <w:bookmarkStart w:id="399" w:name="_bookmark117"/>
      <w:bookmarkEnd w:id="398"/>
      <w:bookmarkEnd w:id="399"/>
    </w:p>
    <w:p w14:paraId="3B4B4DD1" w14:textId="77777777" w:rsidR="00420150" w:rsidRDefault="00041D3C">
      <w:pPr>
        <w:pStyle w:val="2"/>
        <w:numPr>
          <w:ilvl w:val="1"/>
          <w:numId w:val="26"/>
        </w:numPr>
        <w:tabs>
          <w:tab w:val="left" w:pos="783"/>
        </w:tabs>
        <w:ind w:left="783" w:hanging="501"/>
      </w:pPr>
      <w:commentRangeStart w:id="400"/>
      <w:r>
        <w:t>Achievement of the research objectives</w:t>
      </w:r>
    </w:p>
    <w:p w14:paraId="52F529DC" w14:textId="77777777" w:rsidR="00420150" w:rsidRDefault="00041D3C">
      <w:pPr>
        <w:pStyle w:val="a3"/>
        <w:spacing w:line="359" w:lineRule="exact"/>
        <w:ind w:left="282"/>
        <w:jc w:val="both"/>
      </w:pPr>
      <w:r>
        <w:t>Chapter 1 stated four objectives with a measurement and a criterion each. Table 5.1 judges them against the evidence.</w:t>
      </w:r>
    </w:p>
    <w:p w14:paraId="2253BC15" w14:textId="77777777" w:rsidR="00420150" w:rsidRDefault="00041D3C">
      <w:pPr>
        <w:pStyle w:val="a3"/>
        <w:spacing w:line="359" w:lineRule="exact"/>
        <w:ind w:left="282"/>
        <w:jc w:val="both"/>
      </w:pPr>
      <w:r>
        <w:t>Table 5.1: Research objectives, the criterion stated in Chapter 1, and the outcome.</w:t>
      </w:r>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70B1B61A" w14:textId="77777777">
        <w:trPr>
          <w:trHeight w:val="381"/>
        </w:trPr>
        <w:tc>
          <w:tcPr>
            <w:tcW w:w="2250" w:type="dxa"/>
            <w:tcBorders>
              <w:top w:val="single" w:sz="8" w:space="0" w:color="000000"/>
              <w:bottom w:val="single" w:sz="6" w:space="0" w:color="000000"/>
            </w:tcBorders>
          </w:tcPr>
          <w:p w14:paraId="01633F55" w14:textId="77777777" w:rsidR="00350CFB" w:rsidRDefault="00283FFF">
            <w:pPr>
              <w:pStyle w:val="TableParagraph"/>
              <w:spacing w:before="53"/>
              <w:jc w:val="left"/>
            </w:pPr>
            <w:r>
              <w:rPr>
                <w:b/>
              </w:rPr>
              <w:t>Obj.</w:t>
            </w:r>
          </w:p>
        </w:tc>
        <w:tc>
          <w:tcPr>
            <w:tcW w:w="2250" w:type="dxa"/>
            <w:tcBorders>
              <w:top w:val="single" w:sz="8" w:space="0" w:color="000000"/>
              <w:bottom w:val="single" w:sz="6" w:space="0" w:color="000000"/>
            </w:tcBorders>
          </w:tcPr>
          <w:p w14:paraId="57816137" w14:textId="77777777" w:rsidR="00350CFB" w:rsidRDefault="00283FFF">
            <w:pPr>
              <w:pStyle w:val="TableParagraph"/>
              <w:spacing w:before="53"/>
              <w:jc w:val="left"/>
            </w:pPr>
            <w:r>
              <w:rPr>
                <w:b/>
              </w:rPr>
              <w:t>Criterion</w:t>
            </w:r>
          </w:p>
        </w:tc>
        <w:tc>
          <w:tcPr>
            <w:tcW w:w="2250" w:type="dxa"/>
            <w:tcBorders>
              <w:top w:val="single" w:sz="8" w:space="0" w:color="000000"/>
              <w:bottom w:val="single" w:sz="6" w:space="0" w:color="000000"/>
            </w:tcBorders>
          </w:tcPr>
          <w:p w14:paraId="197B63CF" w14:textId="77777777" w:rsidR="00350CFB" w:rsidRDefault="00283FFF">
            <w:pPr>
              <w:pStyle w:val="TableParagraph"/>
              <w:spacing w:before="53"/>
              <w:jc w:val="left"/>
            </w:pPr>
            <w:r>
              <w:rPr>
                <w:b/>
              </w:rPr>
              <w:t>Evidence</w:t>
            </w:r>
          </w:p>
        </w:tc>
        <w:tc>
          <w:tcPr>
            <w:tcW w:w="2250" w:type="dxa"/>
            <w:tcBorders>
              <w:top w:val="single" w:sz="8" w:space="0" w:color="000000"/>
              <w:bottom w:val="single" w:sz="6" w:space="0" w:color="000000"/>
            </w:tcBorders>
          </w:tcPr>
          <w:p w14:paraId="2DB0BF90" w14:textId="77777777" w:rsidR="00350CFB" w:rsidRDefault="00283FFF">
            <w:pPr>
              <w:pStyle w:val="TableParagraph"/>
              <w:spacing w:before="53"/>
            </w:pPr>
            <w:r>
              <w:rPr>
                <w:b/>
              </w:rPr>
              <w:t>Outcome</w:t>
            </w:r>
          </w:p>
        </w:tc>
      </w:tr>
      <w:tr w:rsidR="00350CFB" w14:paraId="30739AFB" w14:textId="77777777">
        <w:trPr>
          <w:trHeight w:val="319"/>
        </w:trPr>
        <w:tc>
          <w:tcPr>
            <w:tcW w:w="2250" w:type="dxa"/>
            <w:tcBorders>
              <w:top w:val="single" w:sz="6" w:space="0" w:color="000000"/>
            </w:tcBorders>
          </w:tcPr>
          <w:p w14:paraId="6CA3E586" w14:textId="77777777" w:rsidR="00350CFB" w:rsidRDefault="00283FFF">
            <w:pPr>
              <w:pStyle w:val="TableParagraph"/>
              <w:spacing w:before="52" w:line="247" w:lineRule="exact"/>
              <w:jc w:val="left"/>
            </w:pPr>
            <w:r>
              <w:t>O1</w:t>
            </w:r>
          </w:p>
        </w:tc>
        <w:tc>
          <w:tcPr>
            <w:tcW w:w="2250" w:type="dxa"/>
            <w:tcBorders>
              <w:top w:val="single" w:sz="6" w:space="0" w:color="000000"/>
            </w:tcBorders>
          </w:tcPr>
          <w:p w14:paraId="66A93D0A" w14:textId="77777777" w:rsidR="00350CFB" w:rsidRDefault="00283FFF">
            <w:pPr>
              <w:pStyle w:val="TableParagraph"/>
              <w:spacing w:before="52" w:line="247" w:lineRule="exact"/>
              <w:jc w:val="left"/>
            </w:pPr>
            <w:r>
              <w:t>95% interval of inter-method τ excludes 0 and 1</w:t>
            </w:r>
          </w:p>
        </w:tc>
        <w:tc>
          <w:tcPr>
            <w:tcW w:w="2250" w:type="dxa"/>
            <w:tcBorders>
              <w:top w:val="single" w:sz="6" w:space="0" w:color="000000"/>
            </w:tcBorders>
          </w:tcPr>
          <w:p w14:paraId="0597901D" w14:textId="77777777" w:rsidR="00350CFB" w:rsidRDefault="00283FFF">
            <w:pPr>
              <w:pStyle w:val="TableParagraph"/>
              <w:spacing w:before="52" w:line="247" w:lineRule="exact"/>
              <w:jc w:val="left"/>
            </w:pPr>
            <w:r>
              <w:t>Table 4.7, last row: interval lies strictly inside (0,1)</w:t>
            </w:r>
          </w:p>
        </w:tc>
        <w:tc>
          <w:tcPr>
            <w:tcW w:w="2250" w:type="dxa"/>
            <w:tcBorders>
              <w:top w:val="single" w:sz="6" w:space="0" w:color="000000"/>
            </w:tcBorders>
          </w:tcPr>
          <w:p w14:paraId="22805618" w14:textId="77777777" w:rsidR="00350CFB" w:rsidRDefault="00283FFF">
            <w:pPr>
              <w:pStyle w:val="TableParagraph"/>
              <w:spacing w:before="52" w:line="247" w:lineRule="exact"/>
            </w:pPr>
            <w:r>
              <w:t>Met</w:t>
            </w:r>
          </w:p>
        </w:tc>
      </w:tr>
      <w:tr w:rsidR="00350CFB" w14:paraId="0B462857" w14:textId="77777777">
        <w:trPr>
          <w:trHeight w:val="319"/>
        </w:trPr>
        <w:tc>
          <w:tcPr>
            <w:tcW w:w="2250" w:type="dxa"/>
            <w:tcBorders>
              <w:top w:val="single" w:sz="6" w:space="0" w:color="000000"/>
            </w:tcBorders>
          </w:tcPr>
          <w:p w14:paraId="5E0D54DE" w14:textId="77777777" w:rsidR="00350CFB" w:rsidRDefault="00283FFF">
            <w:pPr>
              <w:pStyle w:val="TableParagraph"/>
              <w:spacing w:before="52" w:line="247" w:lineRule="exact"/>
              <w:jc w:val="left"/>
            </w:pPr>
            <w:r>
              <w:t>O2</w:t>
            </w:r>
          </w:p>
        </w:tc>
        <w:tc>
          <w:tcPr>
            <w:tcW w:w="2250" w:type="dxa"/>
            <w:tcBorders>
              <w:top w:val="single" w:sz="6" w:space="0" w:color="000000"/>
            </w:tcBorders>
          </w:tcPr>
          <w:p w14:paraId="407D9FA4" w14:textId="77777777" w:rsidR="00350CFB" w:rsidRDefault="00283FFF">
            <w:pPr>
              <w:pStyle w:val="TableParagraph"/>
              <w:spacing w:before="52" w:line="247" w:lineRule="exact"/>
              <w:jc w:val="left"/>
            </w:pPr>
            <w:r>
              <w:t>Each method’s own-construct Δτ against the other method is positive with an interval excluding 0</w:t>
            </w:r>
          </w:p>
        </w:tc>
        <w:tc>
          <w:tcPr>
            <w:tcW w:w="2250" w:type="dxa"/>
            <w:tcBorders>
              <w:top w:val="single" w:sz="6" w:space="0" w:color="000000"/>
            </w:tcBorders>
          </w:tcPr>
          <w:p w14:paraId="2E622BFF" w14:textId="77777777" w:rsidR="00350CFB" w:rsidRDefault="00283FFF">
            <w:pPr>
              <w:pStyle w:val="TableParagraph"/>
              <w:spacing w:before="52" w:line="247" w:lineRule="exact"/>
              <w:jc w:val="left"/>
            </w:pPr>
            <w:r>
              <w:t>Table 4.14, contrasts ii (AWP on transfer) and iii (EndorseRank on allowance)</w:t>
            </w:r>
          </w:p>
        </w:tc>
        <w:tc>
          <w:tcPr>
            <w:tcW w:w="2250" w:type="dxa"/>
            <w:tcBorders>
              <w:top w:val="single" w:sz="6" w:space="0" w:color="000000"/>
            </w:tcBorders>
          </w:tcPr>
          <w:p w14:paraId="073EB22D" w14:textId="77777777" w:rsidR="00350CFB" w:rsidRDefault="00283FFF">
            <w:pPr>
              <w:pStyle w:val="TableParagraph"/>
              <w:spacing w:before="52" w:line="247" w:lineRule="exact"/>
            </w:pPr>
            <w:r>
              <w:t>Met</w:t>
            </w:r>
          </w:p>
        </w:tc>
      </w:tr>
      <w:tr w:rsidR="00350CFB" w14:paraId="00D250B9" w14:textId="77777777">
        <w:trPr>
          <w:trHeight w:val="319"/>
        </w:trPr>
        <w:tc>
          <w:tcPr>
            <w:tcW w:w="2250" w:type="dxa"/>
            <w:tcBorders>
              <w:top w:val="single" w:sz="6" w:space="0" w:color="000000"/>
            </w:tcBorders>
          </w:tcPr>
          <w:p w14:paraId="1D8649BB" w14:textId="77777777" w:rsidR="00350CFB" w:rsidRDefault="00283FFF">
            <w:pPr>
              <w:pStyle w:val="TableParagraph"/>
              <w:spacing w:before="52" w:line="247" w:lineRule="exact"/>
              <w:jc w:val="left"/>
            </w:pPr>
            <w:r>
              <w:t>O3</w:t>
            </w:r>
          </w:p>
        </w:tc>
        <w:tc>
          <w:tcPr>
            <w:tcW w:w="2250" w:type="dxa"/>
            <w:tcBorders>
              <w:top w:val="single" w:sz="6" w:space="0" w:color="000000"/>
            </w:tcBorders>
          </w:tcPr>
          <w:p w14:paraId="43C74048" w14:textId="77777777" w:rsidR="00350CFB" w:rsidRDefault="00283FFF">
            <w:pPr>
              <w:pStyle w:val="TableParagraph"/>
              <w:spacing w:before="52" w:line="247" w:lineRule="exact"/>
              <w:jc w:val="left"/>
            </w:pPr>
            <w:r>
              <w:t>Runtime ratio reported together with the edge ratio under one fixed protocol</w:t>
            </w:r>
          </w:p>
        </w:tc>
        <w:tc>
          <w:tcPr>
            <w:tcW w:w="2250" w:type="dxa"/>
            <w:tcBorders>
              <w:top w:val="single" w:sz="6" w:space="0" w:color="000000"/>
            </w:tcBorders>
          </w:tcPr>
          <w:p w14:paraId="4DF9F095" w14:textId="77777777" w:rsidR="00350CFB" w:rsidRDefault="00283FFF">
            <w:pPr>
              <w:pStyle w:val="TableParagraph"/>
              <w:spacing w:before="52" w:line="247" w:lineRule="exact"/>
              <w:jc w:val="left"/>
            </w:pPr>
            <w:r>
              <w:t>Tables 4.2, 4.3 and 8.1: mean, SD, memory, iterations, |V|, |E| per configuration</w:t>
            </w:r>
          </w:p>
        </w:tc>
        <w:tc>
          <w:tcPr>
            <w:tcW w:w="2250" w:type="dxa"/>
            <w:tcBorders>
              <w:top w:val="single" w:sz="6" w:space="0" w:color="000000"/>
            </w:tcBorders>
          </w:tcPr>
          <w:p w14:paraId="088F6996" w14:textId="77777777" w:rsidR="00350CFB" w:rsidRDefault="00283FFF">
            <w:pPr>
              <w:pStyle w:val="TableParagraph"/>
              <w:spacing w:before="52" w:line="247" w:lineRule="exact"/>
            </w:pPr>
            <w:r>
              <w:t>Met</w:t>
            </w:r>
          </w:p>
        </w:tc>
      </w:tr>
      <w:tr w:rsidR="00350CFB" w14:paraId="14CD8BAA" w14:textId="77777777">
        <w:trPr>
          <w:trHeight w:val="319"/>
        </w:trPr>
        <w:tc>
          <w:tcPr>
            <w:tcW w:w="2250" w:type="dxa"/>
            <w:tcBorders>
              <w:top w:val="single" w:sz="6" w:space="0" w:color="000000"/>
            </w:tcBorders>
          </w:tcPr>
          <w:p w14:paraId="1F6F89A6" w14:textId="77777777" w:rsidR="00350CFB" w:rsidRDefault="00283FFF">
            <w:pPr>
              <w:pStyle w:val="TableParagraph"/>
              <w:spacing w:before="52" w:line="247" w:lineRule="exact"/>
              <w:jc w:val="left"/>
            </w:pPr>
            <w:r>
              <w:t>O4</w:t>
            </w:r>
          </w:p>
        </w:tc>
        <w:tc>
          <w:tcPr>
            <w:tcW w:w="2250" w:type="dxa"/>
            <w:tcBorders>
              <w:top w:val="single" w:sz="6" w:space="0" w:color="000000"/>
            </w:tcBorders>
          </w:tcPr>
          <w:p w14:paraId="150060E0" w14:textId="77777777" w:rsidR="00350CFB" w:rsidRDefault="00283FFF">
            <w:pPr>
              <w:pStyle w:val="TableParagraph"/>
              <w:spacing w:before="52" w:line="247" w:lineRule="exact"/>
              <w:jc w:val="left"/>
            </w:pPr>
            <w:r>
              <w:t>EndorseRank holdout interval excludes 0 and point estimate exceeds AWP</w:t>
            </w:r>
          </w:p>
        </w:tc>
        <w:tc>
          <w:tcPr>
            <w:tcW w:w="2250" w:type="dxa"/>
            <w:tcBorders>
              <w:top w:val="single" w:sz="6" w:space="0" w:color="000000"/>
            </w:tcBorders>
          </w:tcPr>
          <w:p w14:paraId="4A913FDD" w14:textId="77777777" w:rsidR="00350CFB" w:rsidRDefault="00283FFF">
            <w:pPr>
              <w:pStyle w:val="TableParagraph"/>
              <w:spacing w:before="52" w:line="247" w:lineRule="exact"/>
              <w:jc w:val="left"/>
            </w:pPr>
            <w:r>
              <w:t>Table 4.13</w:t>
            </w:r>
          </w:p>
        </w:tc>
        <w:tc>
          <w:tcPr>
            <w:tcW w:w="2250" w:type="dxa"/>
            <w:tcBorders>
              <w:top w:val="single" w:sz="6" w:space="0" w:color="000000"/>
            </w:tcBorders>
          </w:tcPr>
          <w:p w14:paraId="414BD23F" w14:textId="77777777" w:rsidR="00350CFB" w:rsidRDefault="00283FFF">
            <w:pPr>
              <w:pStyle w:val="TableParagraph"/>
              <w:spacing w:before="52" w:line="247" w:lineRule="exact"/>
            </w:pPr>
            <w:r>
              <w:t>Met</w:t>
            </w:r>
          </w:p>
        </w:tc>
      </w:tr>
    </w:tbl>
    <w:p w14:paraId="2C73A4E4" w14:textId="77777777" w:rsidR="00420150" w:rsidRDefault="00420150">
      <w:pPr>
        <w:pStyle w:val="a3"/>
        <w:spacing w:line="359" w:lineRule="exact"/>
        <w:ind w:left="282"/>
        <w:jc w:val="both"/>
      </w:pPr>
    </w:p>
    <w:p w14:paraId="6B899824" w14:textId="77777777" w:rsidR="00420150" w:rsidRDefault="00041D3C">
      <w:pPr>
        <w:pStyle w:val="a3"/>
        <w:spacing w:line="359" w:lineRule="exact"/>
        <w:ind w:left="282"/>
        <w:jc w:val="both"/>
      </w:pPr>
      <w:r>
        <w:t>Two findings that were not objectives also shape the conclusions. The within-method contrasts of Table 4.14 did not reach significance, which narrows what can be said about EndorseRank’s allowance family (Section 5.1.2), and the expanded-pool experiment turned out to test node count only, not edge growth (Section 5.1.3). Both are reported as limits on the claims. They are not folded into the objectives.</w:t>
      </w:r>
    </w:p>
    <w:commentRangeEnd w:id="400"/>
    <w:p w14:paraId="189E8AB3" w14:textId="77777777" w:rsidR="00420150" w:rsidRDefault="00041D3C">
      <w:pPr>
        <w:pStyle w:val="a3"/>
        <w:spacing w:line="359" w:lineRule="exact"/>
        <w:ind w:left="282"/>
        <w:jc w:val="both"/>
      </w:pPr>
      <w:r>
        <w:rPr>
          <w:rStyle w:val="a5"/>
          <w:sz w:val="24"/>
          <w:szCs w:val="24"/>
        </w:rPr>
        <w:commentReference w:id="400"/>
      </w:r>
    </w:p>
    <w:p w14:paraId="00DC2336" w14:textId="77777777" w:rsidR="00350CFB" w:rsidRDefault="00283FFF">
      <w:pPr>
        <w:pStyle w:val="2"/>
        <w:numPr>
          <w:ilvl w:val="1"/>
          <w:numId w:val="26"/>
        </w:numPr>
        <w:tabs>
          <w:tab w:val="left" w:pos="783"/>
        </w:tabs>
        <w:ind w:left="783" w:hanging="501"/>
        <w:jc w:val="both"/>
      </w:pPr>
      <w:r>
        <w:t>Theoretical</w:t>
      </w:r>
      <w:r>
        <w:rPr>
          <w:spacing w:val="22"/>
        </w:rPr>
        <w:t xml:space="preserve"> </w:t>
      </w:r>
      <w:r>
        <w:rPr>
          <w:spacing w:val="-2"/>
        </w:rPr>
        <w:t>implications</w:t>
      </w:r>
    </w:p>
    <w:p w14:paraId="00DC2337" w14:textId="77777777" w:rsidR="00350CFB" w:rsidRDefault="00350CFB">
      <w:pPr>
        <w:pStyle w:val="a3"/>
        <w:spacing w:before="24"/>
        <w:rPr>
          <w:b/>
          <w:sz w:val="28"/>
        </w:rPr>
      </w:pPr>
    </w:p>
    <w:p w14:paraId="00DC2338" w14:textId="77777777" w:rsidR="00350CFB" w:rsidRDefault="00283FFF">
      <w:pPr>
        <w:pStyle w:val="a3"/>
        <w:spacing w:line="396" w:lineRule="auto"/>
        <w:ind w:left="282" w:right="523" w:hanging="8"/>
        <w:jc w:val="both"/>
      </w:pPr>
      <w:r>
        <w:t>The</w:t>
      </w:r>
      <w:r>
        <w:rPr>
          <w:spacing w:val="-2"/>
        </w:rPr>
        <w:t xml:space="preserve"> </w:t>
      </w:r>
      <w:r>
        <w:t>findings</w:t>
      </w:r>
      <w:r>
        <w:rPr>
          <w:spacing w:val="-2"/>
        </w:rPr>
        <w:t xml:space="preserve"> </w:t>
      </w:r>
      <w:r>
        <w:t>extend</w:t>
      </w:r>
      <w:r>
        <w:rPr>
          <w:spacing w:val="-1"/>
        </w:rPr>
        <w:t xml:space="preserve"> </w:t>
      </w:r>
      <w:r>
        <w:t>three</w:t>
      </w:r>
      <w:r>
        <w:rPr>
          <w:spacing w:val="-2"/>
        </w:rPr>
        <w:t xml:space="preserve"> </w:t>
      </w:r>
      <w:r>
        <w:t>strands</w:t>
      </w:r>
      <w:r>
        <w:rPr>
          <w:spacing w:val="-1"/>
        </w:rPr>
        <w:t xml:space="preserve"> </w:t>
      </w:r>
      <w:r>
        <w:t>of</w:t>
      </w:r>
      <w:r>
        <w:rPr>
          <w:spacing w:val="-2"/>
        </w:rPr>
        <w:t xml:space="preserve"> </w:t>
      </w:r>
      <w:r>
        <w:t>theory:</w:t>
      </w:r>
      <w:r>
        <w:rPr>
          <w:spacing w:val="21"/>
        </w:rPr>
        <w:t xml:space="preserve"> </w:t>
      </w:r>
      <w:r>
        <w:t>hyperlink-style</w:t>
      </w:r>
      <w:r>
        <w:rPr>
          <w:spacing w:val="-2"/>
        </w:rPr>
        <w:t xml:space="preserve"> </w:t>
      </w:r>
      <w:r>
        <w:t>propagation</w:t>
      </w:r>
      <w:r>
        <w:rPr>
          <w:spacing w:val="-1"/>
        </w:rPr>
        <w:t xml:space="preserve"> </w:t>
      </w:r>
      <w:r>
        <w:t>on</w:t>
      </w:r>
      <w:r>
        <w:rPr>
          <w:spacing w:val="-2"/>
        </w:rPr>
        <w:t xml:space="preserve"> </w:t>
      </w:r>
      <w:r>
        <w:t>financial</w:t>
      </w:r>
      <w:r>
        <w:rPr>
          <w:spacing w:val="-1"/>
        </w:rPr>
        <w:t xml:space="preserve"> </w:t>
      </w:r>
      <w:r>
        <w:t>graphs,</w:t>
      </w:r>
      <w:r>
        <w:rPr>
          <w:spacing w:val="-1"/>
        </w:rPr>
        <w:t xml:space="preserve"> </w:t>
      </w:r>
      <w:r>
        <w:t>con-</w:t>
      </w:r>
      <w:bookmarkStart w:id="401" w:name="Propagation_semantics_beyond_transfers"/>
      <w:bookmarkEnd w:id="401"/>
      <w:r>
        <w:t>struct validity for on-chain scores, and the economics of trust under pseudonymity.</w:t>
      </w:r>
    </w:p>
    <w:p w14:paraId="00DC2339" w14:textId="77777777" w:rsidR="00350CFB" w:rsidRDefault="00350CFB">
      <w:pPr>
        <w:pStyle w:val="a3"/>
        <w:spacing w:before="8"/>
      </w:pPr>
    </w:p>
    <w:p w14:paraId="00DC233A" w14:textId="77777777" w:rsidR="00350CFB" w:rsidRDefault="00283FFF">
      <w:pPr>
        <w:pStyle w:val="3"/>
        <w:numPr>
          <w:ilvl w:val="2"/>
          <w:numId w:val="26"/>
        </w:numPr>
        <w:tabs>
          <w:tab w:val="left" w:pos="879"/>
        </w:tabs>
        <w:ind w:left="879" w:hanging="597"/>
        <w:jc w:val="both"/>
      </w:pPr>
      <w:r>
        <w:rPr>
          <w:spacing w:val="-2"/>
        </w:rPr>
        <w:t>Propagation</w:t>
      </w:r>
      <w:r>
        <w:rPr>
          <w:spacing w:val="-3"/>
        </w:rPr>
        <w:t xml:space="preserve"> </w:t>
      </w:r>
      <w:r>
        <w:rPr>
          <w:spacing w:val="-2"/>
        </w:rPr>
        <w:t>semantics beyond</w:t>
      </w:r>
      <w:r>
        <w:rPr>
          <w:spacing w:val="-3"/>
        </w:rPr>
        <w:t xml:space="preserve"> </w:t>
      </w:r>
      <w:r>
        <w:rPr>
          <w:spacing w:val="-2"/>
        </w:rPr>
        <w:t>transfers</w:t>
      </w:r>
    </w:p>
    <w:p w14:paraId="00DC233B" w14:textId="77777777" w:rsidR="00350CFB" w:rsidRDefault="00350CFB">
      <w:pPr>
        <w:pStyle w:val="a3"/>
        <w:spacing w:before="46"/>
        <w:rPr>
          <w:b/>
        </w:rPr>
      </w:pPr>
    </w:p>
    <w:p w14:paraId="00DC233C" w14:textId="77777777" w:rsidR="00350CFB" w:rsidRDefault="00283FFF">
      <w:pPr>
        <w:pStyle w:val="a3"/>
        <w:spacing w:line="396" w:lineRule="auto"/>
        <w:ind w:left="273" w:right="563" w:firstLine="8"/>
        <w:jc w:val="both"/>
      </w:pPr>
      <w:commentRangeStart w:id="402"/>
      <w:r>
        <w:t xml:space="preserve">PageRank’s original formulation treats inbound hyperlinks as citations </w:t>
      </w:r>
      <w:r>
        <w:rPr>
          <w:vertAlign w:val="superscript"/>
        </w:rPr>
        <w:t>[15]</w:t>
      </w:r>
      <w:r>
        <w:t>. Do and Do</w:t>
      </w:r>
      <w:r>
        <w:rPr>
          <w:vertAlign w:val="superscript"/>
        </w:rPr>
        <w:t>[4]</w:t>
      </w:r>
      <w:r>
        <w:t xml:space="preserve"> carried that metaphor to Ethereum transactions, and Do, Do and Nguyen</w:t>
      </w:r>
      <w:r>
        <w:rPr>
          <w:vertAlign w:val="superscript"/>
        </w:rPr>
        <w:t>[3]</w:t>
      </w:r>
      <w:r>
        <w:t xml:space="preserve"> refined it into AWP by weighting transfer edges with value and a logistic decay of age. EndorseRank carries the metaphor to ERC-20 allowances: an owner who authorises a spender issues a directed endorsement of spending authority </w:t>
      </w:r>
      <w:r>
        <w:rPr>
          <w:vertAlign w:val="superscript"/>
        </w:rPr>
        <w:t>[18]</w:t>
      </w:r>
      <w:r>
        <w:t xml:space="preserve">. The divergence measured under RQ1 shows that changing the edge semantics changes the ranking geometry even when the node set is held fixed. Graph-based reputation is therefore a family of methods whose validity depends on which relationships are encoded as edges </w:t>
      </w:r>
      <w:r>
        <w:rPr>
          <w:vertAlign w:val="superscript"/>
        </w:rPr>
        <w:t>[23]</w:t>
      </w:r>
      <w:r>
        <w:t xml:space="preserve">. Trust-propagation systems in peer-to-peer and web settings made the same point from the other side: in EigenTrust </w:t>
      </w:r>
      <w:r>
        <w:rPr>
          <w:vertAlign w:val="superscript"/>
        </w:rPr>
        <w:t>[16]</w:t>
      </w:r>
      <w:r>
        <w:t xml:space="preserve"> and TrustRank </w:t>
      </w:r>
      <w:r>
        <w:rPr>
          <w:vertAlign w:val="superscript"/>
        </w:rPr>
        <w:t>[17]</w:t>
      </w:r>
      <w:r>
        <w:t>, seed sets and edge definitions dominate outcomes. EndorseRank contributes an edge definition native to a token standard rather than to a message-passing overlay or a hyperlink graph.</w:t>
      </w:r>
    </w:p>
    <w:p w14:paraId="00DC233D" w14:textId="77777777" w:rsidR="00350CFB" w:rsidRDefault="00283FFF">
      <w:pPr>
        <w:pStyle w:val="a3"/>
        <w:spacing w:before="22" w:line="396" w:lineRule="auto"/>
        <w:ind w:left="282" w:right="524"/>
        <w:jc w:val="both"/>
      </w:pPr>
      <w:bookmarkStart w:id="403" w:name="Multi-construct_domain_alignment"/>
      <w:bookmarkEnd w:id="403"/>
      <w:commentRangeEnd w:id="402"/>
      <w:r>
        <w:rPr>
          <w:rStyle w:val="a5"/>
          <w:sz w:val="24"/>
          <w:szCs w:val="24"/>
        </w:rPr>
        <w:commentReference w:id="402"/>
      </w:r>
    </w:p>
    <w:p w14:paraId="00DC233E" w14:textId="77777777" w:rsidR="00350CFB" w:rsidRDefault="00350CFB">
      <w:pPr>
        <w:pStyle w:val="a3"/>
        <w:spacing w:line="396" w:lineRule="auto"/>
        <w:jc w:val="both"/>
        <w:sectPr w:rsidR="00350CFB">
          <w:pgSz w:w="11910" w:h="16840"/>
          <w:pgMar w:top="1820" w:right="708" w:bottom="2300" w:left="992" w:header="0" w:footer="2115" w:gutter="0"/>
          <w:cols w:space="720"/>
        </w:sectPr>
      </w:pPr>
    </w:p>
    <w:p w14:paraId="00DC233F" w14:textId="77777777" w:rsidR="00350CFB" w:rsidRDefault="00283FFF">
      <w:pPr>
        <w:pStyle w:val="3"/>
        <w:numPr>
          <w:ilvl w:val="2"/>
          <w:numId w:val="26"/>
        </w:numPr>
        <w:tabs>
          <w:tab w:val="left" w:pos="879"/>
        </w:tabs>
        <w:spacing w:before="73"/>
        <w:ind w:left="879" w:hanging="597"/>
      </w:pPr>
      <w:r>
        <w:rPr>
          <w:spacing w:val="-2"/>
        </w:rPr>
        <w:t>Multi-construct</w:t>
      </w:r>
      <w:r>
        <w:rPr>
          <w:spacing w:val="5"/>
        </w:rPr>
        <w:t xml:space="preserve"> </w:t>
      </w:r>
      <w:r>
        <w:rPr>
          <w:spacing w:val="-2"/>
        </w:rPr>
        <w:t>domain</w:t>
      </w:r>
      <w:r>
        <w:rPr>
          <w:spacing w:val="6"/>
        </w:rPr>
        <w:t xml:space="preserve"> </w:t>
      </w:r>
      <w:r>
        <w:rPr>
          <w:spacing w:val="-2"/>
        </w:rPr>
        <w:t>alignment</w:t>
      </w:r>
    </w:p>
    <w:p w14:paraId="00DC2340" w14:textId="77777777" w:rsidR="00350CFB" w:rsidRDefault="00350CFB">
      <w:pPr>
        <w:pStyle w:val="a3"/>
        <w:spacing w:before="46"/>
        <w:rPr>
          <w:b/>
        </w:rPr>
      </w:pPr>
    </w:p>
    <w:p w14:paraId="00DC2341" w14:textId="77777777" w:rsidR="00350CFB" w:rsidRDefault="00283FFF">
      <w:pPr>
        <w:pStyle w:val="a3"/>
        <w:spacing w:line="396" w:lineRule="auto"/>
        <w:ind w:left="273" w:right="523" w:firstLine="1"/>
        <w:jc w:val="both"/>
      </w:pPr>
      <w:commentRangeStart w:id="404"/>
      <w:r>
        <w:t xml:space="preserve">The check design separates transfer centrality from allowance delegation and tests each method on both. The resulting pattern—each method converging with its own construct and diverging from the other’s—is the pattern that classical construct-validity reasoning predicts for indicators that measure different things </w:t>
      </w:r>
      <w:r>
        <w:rPr>
          <w:vertAlign w:val="superscript"/>
        </w:rPr>
        <w:t>[22]</w:t>
      </w:r>
      <w:r>
        <w:t xml:space="preserve">, and Messick’s </w:t>
      </w:r>
      <w:r>
        <w:rPr>
          <w:vertAlign w:val="superscript"/>
        </w:rPr>
        <w:t>[33]</w:t>
      </w:r>
      <w:r>
        <w:t xml:space="preserve"> unified view adds that the consequences of using a score are part of its validity, which is why the deployment scenarios below are stated in terms of what each score can and cannot be used for. Rank correlations </w:t>
      </w:r>
      <w:r>
        <w:rPr>
          <w:vertAlign w:val="superscript"/>
        </w:rPr>
        <w:t>[20],[21]</w:t>
      </w:r>
      <w:r>
        <w:t xml:space="preserve"> operationalise the reasoning for ordinal reputation scores without imposing classification thresholds, and the paired bootstrap </w:t>
      </w:r>
      <w:r>
        <w:rPr>
          <w:vertAlign w:val="superscript"/>
        </w:rPr>
        <w:t>[34]</w:t>
      </w:r>
      <w:r>
        <w:t xml:space="preserve"> turns the pattern into tested differences rather than eyeballed ones. The null within-method contrasts are a reminder that convergent evidence on a method’s own construct is not the same as discriminant evidence within the method.</w:t>
      </w:r>
    </w:p>
    <w:p w14:paraId="00DC2342" w14:textId="77777777" w:rsidR="00350CFB" w:rsidRDefault="00283FFF">
      <w:pPr>
        <w:pStyle w:val="a3"/>
        <w:spacing w:before="22" w:line="396" w:lineRule="auto"/>
        <w:ind w:left="273" w:right="558" w:firstLine="1"/>
        <w:jc w:val="both"/>
      </w:pPr>
      <w:bookmarkStart w:id="405" w:name="Reputation_under_cheap_pseudonyms"/>
      <w:bookmarkEnd w:id="405"/>
      <w:commentRangeEnd w:id="404"/>
      <w:r>
        <w:rPr>
          <w:rStyle w:val="a5"/>
          <w:sz w:val="24"/>
          <w:szCs w:val="24"/>
        </w:rPr>
        <w:commentReference w:id="404"/>
      </w:r>
    </w:p>
    <w:p w14:paraId="00DC2343" w14:textId="77777777" w:rsidR="00350CFB" w:rsidRDefault="00350CFB">
      <w:pPr>
        <w:pStyle w:val="a3"/>
        <w:spacing w:before="9"/>
      </w:pPr>
    </w:p>
    <w:p w14:paraId="00DC2344" w14:textId="77777777" w:rsidR="00350CFB" w:rsidRDefault="00283FFF">
      <w:pPr>
        <w:pStyle w:val="3"/>
        <w:numPr>
          <w:ilvl w:val="2"/>
          <w:numId w:val="26"/>
        </w:numPr>
        <w:tabs>
          <w:tab w:val="left" w:pos="879"/>
        </w:tabs>
        <w:ind w:left="879" w:hanging="597"/>
      </w:pPr>
      <w:r>
        <w:t>Reputation</w:t>
      </w:r>
      <w:r>
        <w:rPr>
          <w:spacing w:val="-14"/>
        </w:rPr>
        <w:t xml:space="preserve"> </w:t>
      </w:r>
      <w:r>
        <w:t>under</w:t>
      </w:r>
      <w:r>
        <w:rPr>
          <w:spacing w:val="-13"/>
        </w:rPr>
        <w:t xml:space="preserve"> </w:t>
      </w:r>
      <w:r>
        <w:t>cheap</w:t>
      </w:r>
      <w:r>
        <w:rPr>
          <w:spacing w:val="-13"/>
        </w:rPr>
        <w:t xml:space="preserve"> </w:t>
      </w:r>
      <w:r>
        <w:rPr>
          <w:spacing w:val="-2"/>
        </w:rPr>
        <w:t>pseudonyms</w:t>
      </w:r>
    </w:p>
    <w:p w14:paraId="00DC2345" w14:textId="77777777" w:rsidR="00350CFB" w:rsidRDefault="00350CFB">
      <w:pPr>
        <w:pStyle w:val="a3"/>
        <w:spacing w:before="47"/>
        <w:rPr>
          <w:b/>
        </w:rPr>
      </w:pPr>
    </w:p>
    <w:p w14:paraId="00DC2346" w14:textId="77777777" w:rsidR="00350CFB" w:rsidRDefault="00283FFF">
      <w:pPr>
        <w:pStyle w:val="a3"/>
        <w:spacing w:line="396" w:lineRule="auto"/>
        <w:ind w:left="273" w:right="524" w:firstLine="8"/>
        <w:jc w:val="both"/>
      </w:pPr>
      <w:bookmarkStart w:id="406" w:name="Practical_implications_and_deployment_sc"/>
      <w:bookmarkStart w:id="407" w:name="_bookmark118"/>
      <w:commentRangeStart w:id="408"/>
      <w:r>
        <w:t xml:space="preserve">Public ledgers permit cheap identity creation </w:t>
      </w:r>
      <w:r>
        <w:rPr>
          <w:vertAlign w:val="superscript"/>
        </w:rPr>
        <w:t>[5]</w:t>
      </w:r>
      <w:r>
        <w:t xml:space="preserve">, and Ethereum’s account model makes address creation free of any registration step </w:t>
      </w:r>
      <w:r>
        <w:rPr>
          <w:vertAlign w:val="superscript"/>
        </w:rPr>
        <w:t>[36]</w:t>
      </w:r>
      <w:r>
        <w:t xml:space="preserve">. Reputation systems that reward inbound transfers or allowances are therefore exposed to Sybil strategies in which an attacker manufactures edges among controlled addresses </w:t>
      </w:r>
      <w:r>
        <w:rPr>
          <w:vertAlign w:val="superscript"/>
        </w:rPr>
        <w:t>[11]</w:t>
      </w:r>
      <w:r>
        <w:t>. The empirical results do not eliminate that threat; they show that allowance and transfer graphs respond differently to the activity present in the observational sample. Section 5.6 formalises attack cost on allowance graphs and argues that non-zero allowances to external spenders impose opportunity and revocation costs that transfer wash trading does not.</w:t>
      </w:r>
      <w:bookmarkEnd w:id="406"/>
      <w:bookmarkEnd w:id="407"/>
      <w:commentRangeEnd w:id="408"/>
      <w:r>
        <w:rPr>
          <w:rStyle w:val="a5"/>
          <w:sz w:val="24"/>
          <w:szCs w:val="24"/>
        </w:rPr>
        <w:commentReference w:id="408"/>
      </w:r>
    </w:p>
    <w:p w14:paraId="00DC2347" w14:textId="77777777" w:rsidR="00350CFB" w:rsidRDefault="00350CFB">
      <w:pPr>
        <w:pStyle w:val="a3"/>
        <w:spacing w:before="166"/>
      </w:pPr>
    </w:p>
    <w:p w14:paraId="00DC2348" w14:textId="77777777" w:rsidR="00350CFB" w:rsidRDefault="00283FFF">
      <w:pPr>
        <w:pStyle w:val="2"/>
        <w:numPr>
          <w:ilvl w:val="1"/>
          <w:numId w:val="26"/>
        </w:numPr>
        <w:tabs>
          <w:tab w:val="left" w:pos="783"/>
        </w:tabs>
        <w:ind w:left="783" w:hanging="501"/>
      </w:pPr>
      <w:r>
        <w:t>Practical</w:t>
      </w:r>
      <w:r>
        <w:rPr>
          <w:spacing w:val="19"/>
        </w:rPr>
        <w:t xml:space="preserve"> </w:t>
      </w:r>
      <w:r>
        <w:t>implications</w:t>
      </w:r>
      <w:r>
        <w:rPr>
          <w:spacing w:val="20"/>
        </w:rPr>
        <w:t xml:space="preserve"> </w:t>
      </w:r>
      <w:r>
        <w:t>and</w:t>
      </w:r>
      <w:r>
        <w:rPr>
          <w:spacing w:val="20"/>
        </w:rPr>
        <w:t xml:space="preserve"> </w:t>
      </w:r>
      <w:r>
        <w:t>deployment</w:t>
      </w:r>
      <w:r>
        <w:rPr>
          <w:spacing w:val="19"/>
        </w:rPr>
        <w:t xml:space="preserve"> </w:t>
      </w:r>
      <w:r>
        <w:rPr>
          <w:spacing w:val="-2"/>
        </w:rPr>
        <w:t>scenarios</w:t>
      </w:r>
    </w:p>
    <w:p w14:paraId="00DC2349" w14:textId="77777777" w:rsidR="00350CFB" w:rsidRDefault="00350CFB">
      <w:pPr>
        <w:pStyle w:val="a3"/>
        <w:spacing w:before="24"/>
        <w:rPr>
          <w:b/>
          <w:sz w:val="28"/>
        </w:rPr>
      </w:pPr>
    </w:p>
    <w:p w14:paraId="00DC234A" w14:textId="77777777" w:rsidR="00350CFB" w:rsidRDefault="00283FFF">
      <w:pPr>
        <w:pStyle w:val="a3"/>
        <w:spacing w:line="396" w:lineRule="auto"/>
        <w:ind w:left="282" w:right="562"/>
        <w:jc w:val="both"/>
      </w:pPr>
      <w:bookmarkStart w:id="409" w:name="Transfer-hub_and_flow_monitoring"/>
      <w:commentRangeStart w:id="410"/>
      <w:r>
        <w:t>Protocols and infrastructure providers face a design choice between transfer-hub detection and authorisation-aware reputation. The empirical trade-off supports scenario-dependent adoption. It does not identify a single recommended score.</w:t>
      </w:r>
      <w:bookmarkEnd w:id="409"/>
      <w:commentRangeEnd w:id="410"/>
      <w:r>
        <w:rPr>
          <w:rStyle w:val="a5"/>
          <w:sz w:val="24"/>
          <w:szCs w:val="24"/>
        </w:rPr>
        <w:commentReference w:id="410"/>
      </w:r>
    </w:p>
    <w:p w14:paraId="00DC234B"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4C" w14:textId="77777777" w:rsidR="00350CFB" w:rsidRDefault="00283FFF">
      <w:pPr>
        <w:pStyle w:val="3"/>
        <w:numPr>
          <w:ilvl w:val="2"/>
          <w:numId w:val="26"/>
        </w:numPr>
        <w:tabs>
          <w:tab w:val="left" w:pos="879"/>
        </w:tabs>
        <w:spacing w:before="73"/>
        <w:ind w:left="879" w:hanging="597"/>
        <w:jc w:val="both"/>
      </w:pPr>
      <w:r>
        <w:rPr>
          <w:spacing w:val="-2"/>
        </w:rPr>
        <w:t>Transfer-hub</w:t>
      </w:r>
      <w:r>
        <w:rPr>
          <w:spacing w:val="-8"/>
        </w:rPr>
        <w:t xml:space="preserve"> </w:t>
      </w:r>
      <w:r>
        <w:rPr>
          <w:spacing w:val="-2"/>
        </w:rPr>
        <w:t>and</w:t>
      </w:r>
      <w:r>
        <w:rPr>
          <w:spacing w:val="-7"/>
        </w:rPr>
        <w:t xml:space="preserve"> </w:t>
      </w:r>
      <w:r>
        <w:rPr>
          <w:spacing w:val="-2"/>
        </w:rPr>
        <w:t>flow</w:t>
      </w:r>
      <w:r>
        <w:rPr>
          <w:spacing w:val="-8"/>
        </w:rPr>
        <w:t xml:space="preserve"> </w:t>
      </w:r>
      <w:r>
        <w:rPr>
          <w:spacing w:val="-2"/>
        </w:rPr>
        <w:t>monitoring</w:t>
      </w:r>
    </w:p>
    <w:p w14:paraId="00DC234D" w14:textId="77777777" w:rsidR="00350CFB" w:rsidRDefault="00350CFB">
      <w:pPr>
        <w:pStyle w:val="a3"/>
        <w:spacing w:before="46"/>
        <w:rPr>
          <w:b/>
        </w:rPr>
      </w:pPr>
    </w:p>
    <w:p w14:paraId="00DC234E" w14:textId="77777777" w:rsidR="00350CFB" w:rsidRDefault="00283FFF">
      <w:pPr>
        <w:pStyle w:val="a3"/>
        <w:spacing w:line="396" w:lineRule="auto"/>
        <w:ind w:left="273" w:right="521" w:firstLine="8"/>
        <w:jc w:val="both"/>
      </w:pPr>
      <w:bookmarkStart w:id="411" w:name="Authorization-aware_and_low-latency_refr"/>
      <w:commentRangeStart w:id="412"/>
      <w:r>
        <w:t>Protocols that prioritise detection of high-flow wallets—for market-maker identification, routing analysis or transfer-based compliance heuristics—have reason to prefer AWP despite its cost. Its transfer alignment (Table 4.8) makes it the better match when the operational target is economic flow centrality</w:t>
      </w:r>
      <w:r>
        <w:rPr>
          <w:vertAlign w:val="superscript"/>
        </w:rPr>
        <w:t>[3]</w:t>
      </w:r>
      <w:r>
        <w:t>. Its runtime on the matched cohort (Table 4.2) is acceptable for batch analytics and less attractive for near-real-time refresh.</w:t>
      </w:r>
      <w:bookmarkEnd w:id="411"/>
      <w:commentRangeEnd w:id="412"/>
      <w:r>
        <w:rPr>
          <w:rStyle w:val="a5"/>
          <w:sz w:val="24"/>
          <w:szCs w:val="24"/>
        </w:rPr>
        <w:commentReference w:id="412"/>
      </w:r>
    </w:p>
    <w:p w14:paraId="00DC234F" w14:textId="77777777" w:rsidR="00350CFB" w:rsidRDefault="00350CFB">
      <w:pPr>
        <w:pStyle w:val="a3"/>
        <w:spacing w:before="11"/>
      </w:pPr>
    </w:p>
    <w:p w14:paraId="00DC2350" w14:textId="77777777" w:rsidR="00350CFB" w:rsidRDefault="00283FFF">
      <w:pPr>
        <w:pStyle w:val="3"/>
        <w:numPr>
          <w:ilvl w:val="2"/>
          <w:numId w:val="26"/>
        </w:numPr>
        <w:tabs>
          <w:tab w:val="left" w:pos="879"/>
        </w:tabs>
        <w:ind w:left="879" w:hanging="597"/>
        <w:jc w:val="both"/>
      </w:pPr>
      <w:r>
        <w:t>Authorisation-aware and low-latency refresh</w:t>
      </w:r>
    </w:p>
    <w:p w14:paraId="00DC2351" w14:textId="77777777" w:rsidR="00350CFB" w:rsidRDefault="00283FFF">
      <w:pPr>
        <w:pStyle w:val="a3"/>
        <w:spacing w:before="182" w:line="456" w:lineRule="exact"/>
        <w:ind w:left="282" w:right="524"/>
        <w:jc w:val="both"/>
      </w:pPr>
      <w:bookmarkStart w:id="413" w:name="Evaluation_design_and_hybrid_use"/>
      <w:commentRangeStart w:id="414"/>
      <w:r>
        <w:t>Protocols that emphasise explicit spending authorisation—token vaults, allowance-gated integrations, risk engines that treat approvals as trust acts—have reason to prefer EndorseRank. Its allowance alignment (Table 4.9), its holdout result (Table 4.13) and its sparse graph and short solve time (Table 4.2) support frequent recomputation. Operators accept weaker transfer alignment in exchange for authorisation semantics, out-of-window evidence and speed.</w:t>
      </w:r>
      <w:bookmarkEnd w:id="413"/>
      <w:commentRangeEnd w:id="414"/>
      <w:r>
        <w:rPr>
          <w:rStyle w:val="a5"/>
          <w:sz w:val="24"/>
          <w:szCs w:val="24"/>
        </w:rPr>
        <w:commentReference w:id="414"/>
      </w:r>
    </w:p>
    <w:p w14:paraId="00DC2352" w14:textId="77777777" w:rsidR="00350CFB" w:rsidRDefault="00350CFB">
      <w:pPr>
        <w:pStyle w:val="a3"/>
        <w:spacing w:before="149"/>
      </w:pPr>
    </w:p>
    <w:p w14:paraId="00DC2353" w14:textId="77777777" w:rsidR="00350CFB" w:rsidRDefault="00283FFF">
      <w:pPr>
        <w:pStyle w:val="3"/>
        <w:numPr>
          <w:ilvl w:val="2"/>
          <w:numId w:val="26"/>
        </w:numPr>
        <w:tabs>
          <w:tab w:val="left" w:pos="879"/>
        </w:tabs>
        <w:ind w:left="879" w:hanging="597"/>
        <w:jc w:val="both"/>
      </w:pPr>
      <w:r>
        <w:t>Evaluation</w:t>
      </w:r>
      <w:r>
        <w:rPr>
          <w:spacing w:val="-14"/>
        </w:rPr>
        <w:t xml:space="preserve"> </w:t>
      </w:r>
      <w:r>
        <w:t>design</w:t>
      </w:r>
      <w:r>
        <w:rPr>
          <w:spacing w:val="-13"/>
        </w:rPr>
        <w:t xml:space="preserve"> </w:t>
      </w:r>
      <w:r>
        <w:t>and</w:t>
      </w:r>
      <w:r>
        <w:rPr>
          <w:spacing w:val="-14"/>
        </w:rPr>
        <w:t xml:space="preserve"> </w:t>
      </w:r>
      <w:r>
        <w:t>hybrid</w:t>
      </w:r>
      <w:r>
        <w:rPr>
          <w:spacing w:val="-13"/>
        </w:rPr>
        <w:t xml:space="preserve"> </w:t>
      </w:r>
      <w:r>
        <w:rPr>
          <w:spacing w:val="-5"/>
        </w:rPr>
        <w:t>use</w:t>
      </w:r>
    </w:p>
    <w:p w14:paraId="00DC2354" w14:textId="77777777" w:rsidR="00350CFB" w:rsidRDefault="00350CFB">
      <w:pPr>
        <w:pStyle w:val="a3"/>
        <w:spacing w:before="46"/>
        <w:rPr>
          <w:b/>
        </w:rPr>
      </w:pPr>
    </w:p>
    <w:p w14:paraId="00DC2355" w14:textId="77777777" w:rsidR="00350CFB" w:rsidRDefault="00283FFF">
      <w:pPr>
        <w:pStyle w:val="a3"/>
        <w:spacing w:line="396" w:lineRule="auto"/>
        <w:ind w:left="282" w:right="534"/>
        <w:jc w:val="both"/>
      </w:pPr>
      <w:commentRangeStart w:id="415"/>
      <w:r>
        <w:t>Hybrid deployments are feasible: EndorseRank for continuous authorisation-aware monitoring and AWP for periodic transfer-hub audits. The open pipeline enables cross-protocol replication on any ERC-20 chain with allowance logs (Appendix 8.1). Integration with live risk oracles remains future work (Chapter 6), but EndorseRank’s efficiency profile is compatible with refresh cadences that a transfer-graph method may not sustain at equal cost.</w:t>
      </w:r>
    </w:p>
    <w:p w14:paraId="00DC2357"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358" w14:textId="77777777" w:rsidR="00350CFB" w:rsidRDefault="00283FFF">
      <w:pPr>
        <w:pStyle w:val="a3"/>
        <w:spacing w:before="72" w:line="396" w:lineRule="auto"/>
        <w:ind w:left="282" w:right="563"/>
        <w:jc w:val="both"/>
      </w:pPr>
      <w:bookmarkStart w:id="416" w:name="Industry_adoption_scenarios"/>
      <w:bookmarkStart w:id="417" w:name="_bookmark119"/>
      <w:bookmarkEnd w:id="416"/>
      <w:bookmarkEnd w:id="417"/>
      <w:commentRangeEnd w:id="415"/>
      <w:r>
        <w:rPr>
          <w:rStyle w:val="a5"/>
          <w:sz w:val="24"/>
          <w:szCs w:val="24"/>
        </w:rPr>
        <w:commentReference w:id="415"/>
      </w:r>
    </w:p>
    <w:p w14:paraId="00DC2359" w14:textId="77777777" w:rsidR="00350CFB" w:rsidRDefault="00350CFB">
      <w:pPr>
        <w:pStyle w:val="a3"/>
        <w:spacing w:before="5"/>
      </w:pPr>
    </w:p>
    <w:p w14:paraId="00DC235A" w14:textId="77777777" w:rsidR="00350CFB" w:rsidRDefault="00283FFF">
      <w:pPr>
        <w:pStyle w:val="3"/>
        <w:numPr>
          <w:ilvl w:val="2"/>
          <w:numId w:val="26"/>
        </w:numPr>
        <w:tabs>
          <w:tab w:val="left" w:pos="879"/>
        </w:tabs>
        <w:ind w:left="879" w:hanging="597"/>
      </w:pPr>
      <w:r>
        <w:t>Industry</w:t>
      </w:r>
      <w:r>
        <w:rPr>
          <w:spacing w:val="-16"/>
        </w:rPr>
        <w:t xml:space="preserve"> </w:t>
      </w:r>
      <w:r>
        <w:t>adoption</w:t>
      </w:r>
      <w:r>
        <w:rPr>
          <w:spacing w:val="-13"/>
        </w:rPr>
        <w:t xml:space="preserve"> </w:t>
      </w:r>
      <w:r>
        <w:rPr>
          <w:spacing w:val="-2"/>
        </w:rPr>
        <w:t>scenarios</w:t>
      </w:r>
    </w:p>
    <w:p w14:paraId="00DC235B" w14:textId="77777777" w:rsidR="00350CFB" w:rsidRDefault="00350CFB">
      <w:pPr>
        <w:pStyle w:val="a3"/>
        <w:spacing w:before="46"/>
        <w:rPr>
          <w:b/>
        </w:rPr>
      </w:pPr>
    </w:p>
    <w:p w14:paraId="00DC235C" w14:textId="77777777" w:rsidR="00350CFB" w:rsidRDefault="00283FFF">
      <w:pPr>
        <w:pStyle w:val="a3"/>
        <w:spacing w:line="396" w:lineRule="auto"/>
        <w:ind w:left="282" w:right="523" w:hanging="8"/>
        <w:jc w:val="both"/>
      </w:pPr>
      <w:commentRangeStart w:id="418"/>
      <w:r>
        <w:t>Both methods supply a cheap, standardised and independently recomputable ordinal signal. Value capture is hypothesised to run through fees, utilisation, monitoring cost and reduced reward leakage, not through reducing collateral. The scenarios below map actors to decision problems consistent with the results.</w:t>
      </w:r>
    </w:p>
    <w:p w14:paraId="00DC235D" w14:textId="77777777" w:rsidR="00350CFB" w:rsidRDefault="00283FFF">
      <w:pPr>
        <w:pStyle w:val="a4"/>
        <w:numPr>
          <w:ilvl w:val="3"/>
          <w:numId w:val="26"/>
        </w:numPr>
        <w:tabs>
          <w:tab w:val="left" w:pos="799"/>
          <w:tab w:val="left" w:pos="806"/>
        </w:tabs>
        <w:spacing w:before="124" w:line="396" w:lineRule="auto"/>
        <w:ind w:right="524" w:hanging="207"/>
        <w:jc w:val="both"/>
        <w:rPr>
          <w:sz w:val="24"/>
        </w:rPr>
      </w:pPr>
      <w:r>
        <w:rPr>
          <w:sz w:val="24"/>
        </w:rPr>
        <w:t>DEX operators. Protocols that earn from trading fees must decide which wallets to prioritise for monitoring, fee tiers or feature access while refreshing reputation frequently. EndorseRank fits this loop because its score tracks authorisation activity and can be recomputed in seconds without transfer-history aggregation. Any revenue effect would run through fee volume and lower monitoring cost; fee and monitoring policies are the justified levers.</w:t>
      </w:r>
    </w:p>
    <w:p w14:paraId="00DC235E" w14:textId="77777777" w:rsidR="00350CFB" w:rsidRDefault="00283FFF">
      <w:pPr>
        <w:pStyle w:val="a4"/>
        <w:numPr>
          <w:ilvl w:val="3"/>
          <w:numId w:val="26"/>
        </w:numPr>
        <w:tabs>
          <w:tab w:val="left" w:pos="806"/>
          <w:tab w:val="left" w:pos="808"/>
        </w:tabs>
        <w:spacing w:before="46" w:line="396" w:lineRule="auto"/>
        <w:ind w:left="808" w:right="524"/>
        <w:jc w:val="both"/>
        <w:rPr>
          <w:sz w:val="24"/>
        </w:rPr>
      </w:pPr>
      <w:r>
        <w:rPr>
          <w:sz w:val="24"/>
        </w:rPr>
        <w:t xml:space="preserve">Lending protocols. Lending markets seek higher capital utilisation without abandoning collateralisation </w:t>
      </w:r>
      <w:r>
        <w:rPr>
          <w:sz w:val="24"/>
          <w:vertAlign w:val="superscript"/>
        </w:rPr>
        <w:t>[41]</w:t>
      </w:r>
      <w:r>
        <w:rPr>
          <w:sz w:val="24"/>
        </w:rPr>
        <w:t xml:space="preserve">; the 2020 stress episodes show what happens when risk parameters lag </w:t>
      </w:r>
      <w:r>
        <w:rPr>
          <w:sz w:val="24"/>
          <w:vertAlign w:val="superscript"/>
        </w:rPr>
        <w:t>[9]</w:t>
      </w:r>
      <w:r>
        <w:rPr>
          <w:sz w:val="24"/>
        </w:rPr>
        <w:t>. Reputation can enter as an auxiliary signal for interest-rate or fee tiers and review cadence on already-collateralised positions, not as a substitute for collateral. EndorseRank is the natural input when the protocol already relies on ERC-20 approvals for deposits and borrows (Section 2.7). The scores are not default predictors; any collateral-differentiation experiment remains future work.</w:t>
      </w:r>
    </w:p>
    <w:p w14:paraId="00DC235F"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60"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 xml:space="preserve">Wallet and security tooling. Users and integrators must decide whether a spender contract is widely authorised. Displaying a spender’s EndorseRank, or the distribution of inbound endorsement mass, as a trust badge operationalises allowance semantics as explicit delegation </w:t>
      </w:r>
      <w:r>
        <w:rPr>
          <w:sz w:val="24"/>
          <w:vertAlign w:val="superscript"/>
        </w:rPr>
        <w:t>[18],[19]</w:t>
      </w:r>
      <w:r>
        <w:rPr>
          <w:sz w:val="24"/>
        </w:rPr>
        <w:t>. The badge reports graph position under published edge definitions; it is not a security audit or a guarantee against malicious contracts.</w:t>
      </w:r>
    </w:p>
    <w:p w14:paraId="00DC2361" w14:textId="77777777" w:rsidR="00350CFB" w:rsidRDefault="00283FFF">
      <w:pPr>
        <w:pStyle w:val="a4"/>
        <w:numPr>
          <w:ilvl w:val="3"/>
          <w:numId w:val="26"/>
        </w:numPr>
        <w:tabs>
          <w:tab w:val="left" w:pos="794"/>
          <w:tab w:val="left" w:pos="808"/>
        </w:tabs>
        <w:spacing w:before="217" w:line="396" w:lineRule="auto"/>
        <w:ind w:left="808" w:right="524"/>
        <w:jc w:val="both"/>
        <w:rPr>
          <w:sz w:val="24"/>
        </w:rPr>
      </w:pPr>
      <w:r>
        <w:rPr>
          <w:sz w:val="24"/>
        </w:rPr>
        <w:t>Liquidity providers and market makers. These actors need transfer hubs and flow structure for inventory and spread management. AWP is the better method for that target</w:t>
      </w:r>
      <w:r>
        <w:rPr>
          <w:sz w:val="24"/>
          <w:vertAlign w:val="superscript"/>
        </w:rPr>
        <w:t>[3]</w:t>
      </w:r>
      <w:r>
        <w:rPr>
          <w:sz w:val="24"/>
        </w:rPr>
        <w:t>; the operational channel is lower screening cost, not improved profit and loss.</w:t>
      </w:r>
    </w:p>
    <w:p w14:paraId="00DC2362" w14:textId="77777777" w:rsidR="00350CFB" w:rsidRDefault="00283FFF">
      <w:pPr>
        <w:pStyle w:val="a4"/>
        <w:numPr>
          <w:ilvl w:val="3"/>
          <w:numId w:val="26"/>
        </w:numPr>
        <w:tabs>
          <w:tab w:val="left" w:pos="806"/>
          <w:tab w:val="left" w:pos="808"/>
        </w:tabs>
        <w:spacing w:before="46" w:line="396" w:lineRule="auto"/>
        <w:ind w:left="808" w:right="524"/>
        <w:jc w:val="both"/>
        <w:rPr>
          <w:sz w:val="24"/>
        </w:rPr>
      </w:pPr>
      <w:r>
        <w:rPr>
          <w:sz w:val="24"/>
        </w:rPr>
        <w:t xml:space="preserve">Airdrop and governance programmes. Token distributions and governance eligibility are routinely gamed by Sybil clusters </w:t>
      </w:r>
      <w:r>
        <w:rPr>
          <w:sz w:val="24"/>
          <w:vertAlign w:val="superscript"/>
        </w:rPr>
        <w:t>[11],[32]</w:t>
      </w:r>
      <w:r>
        <w:rPr>
          <w:sz w:val="24"/>
        </w:rPr>
        <w:t>. Programmes can require inbound endorsement diversity or apply the closed-cluster mass bound of Section 5.6 (the cluster-mass equation) as a filter before rewards are paid. Such filters mitigate closed-cluster inflation; they do not stop open-cluster attacks that recruit honest inbound endorsements.</w:t>
      </w:r>
    </w:p>
    <w:p w14:paraId="00DC2363" w14:textId="77777777" w:rsidR="00350CFB" w:rsidRDefault="00283FFF">
      <w:pPr>
        <w:pStyle w:val="a4"/>
        <w:numPr>
          <w:ilvl w:val="3"/>
          <w:numId w:val="26"/>
        </w:numPr>
        <w:tabs>
          <w:tab w:val="left" w:pos="797"/>
          <w:tab w:val="left" w:pos="808"/>
        </w:tabs>
        <w:spacing w:before="44" w:line="396" w:lineRule="auto"/>
        <w:ind w:left="808" w:right="523"/>
        <w:jc w:val="both"/>
        <w:rPr>
          <w:sz w:val="24"/>
        </w:rPr>
      </w:pPr>
      <w:r>
        <w:rPr>
          <w:sz w:val="24"/>
        </w:rPr>
        <w:t xml:space="preserve">Analytics and compliance providers. Exchanges, funds and compliance teams need auditable counterparty rankings that third parties can recompute. The open pipeline supports publishing EndorseRank and AWP under disclosed windows and parameters; auditability is the differentiator relative to opaque machine-learning scores </w:t>
      </w:r>
      <w:r>
        <w:rPr>
          <w:sz w:val="24"/>
          <w:vertAlign w:val="superscript"/>
        </w:rPr>
        <w:t>[2]</w:t>
      </w:r>
      <w:r>
        <w:rPr>
          <w:sz w:val="24"/>
        </w:rPr>
        <w:t>. Providers should disclose Sybil exposure and the fact that the scores are not profit forecasts alongside any surfaced rank.</w:t>
      </w:r>
    </w:p>
    <w:p w14:paraId="00DC2364" w14:textId="77777777" w:rsidR="00350CFB" w:rsidRDefault="00283FFF">
      <w:pPr>
        <w:pStyle w:val="a3"/>
        <w:spacing w:line="359" w:lineRule="exact"/>
        <w:ind w:left="282"/>
        <w:jc w:val="both"/>
      </w:pPr>
      <w:r>
        <w:t>These scenarios do not treat reputation as a substitute for collateral. They treat a standardised, auditable, low-latency ordinal signal as a way to lower the cost of counterparty differentiation.</w:t>
      </w:r>
    </w:p>
    <w:p w14:paraId="00DC2365"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67" w14:textId="77777777" w:rsidR="00350CFB" w:rsidRDefault="00283FFF">
      <w:pPr>
        <w:pStyle w:val="a3"/>
        <w:spacing w:before="123" w:line="396" w:lineRule="auto"/>
        <w:ind w:left="282" w:right="557"/>
        <w:jc w:val="both"/>
      </w:pPr>
      <w:bookmarkStart w:id="419" w:name="From_valuation_multiples_to_reputation_m"/>
      <w:bookmarkStart w:id="420" w:name="_bookmark120"/>
      <w:bookmarkEnd w:id="419"/>
      <w:bookmarkEnd w:id="420"/>
      <w:commentRangeEnd w:id="418"/>
      <w:r>
        <w:rPr>
          <w:rStyle w:val="a5"/>
          <w:sz w:val="24"/>
          <w:szCs w:val="24"/>
        </w:rPr>
        <w:commentReference w:id="418"/>
      </w:r>
    </w:p>
    <w:p w14:paraId="00DC2368" w14:textId="77777777" w:rsidR="00350CFB" w:rsidRDefault="00350CFB">
      <w:pPr>
        <w:pStyle w:val="a3"/>
        <w:spacing w:before="10"/>
      </w:pPr>
    </w:p>
    <w:p w14:paraId="00DC2369" w14:textId="77777777" w:rsidR="00350CFB" w:rsidRDefault="00283FFF">
      <w:pPr>
        <w:pStyle w:val="3"/>
        <w:numPr>
          <w:ilvl w:val="2"/>
          <w:numId w:val="26"/>
        </w:numPr>
        <w:tabs>
          <w:tab w:val="left" w:pos="879"/>
        </w:tabs>
        <w:ind w:left="879" w:hanging="597"/>
      </w:pPr>
      <w:commentRangeStart w:id="421"/>
      <w:commentRangeStart w:id="422"/>
      <w:r>
        <w:t>Standardised scores as shared infrastructure</w:t>
      </w:r>
      <w:commentRangeEnd w:id="421"/>
      <w:r>
        <w:rPr>
          <w:rStyle w:val="a5"/>
          <w:sz w:val="24"/>
          <w:szCs w:val="24"/>
        </w:rPr>
        <w:commentReference w:id="421"/>
      </w:r>
      <w:commentRangeEnd w:id="422"/>
      <w:r w:rsidR="002149DF">
        <w:rPr>
          <w:rStyle w:val="a5"/>
          <w:sz w:val="24"/>
          <w:szCs w:val="24"/>
        </w:rPr>
        <w:commentReference w:id="422"/>
      </w:r>
    </w:p>
    <w:p w14:paraId="00DC236A" w14:textId="77777777" w:rsidR="00350CFB" w:rsidRDefault="00350CFB">
      <w:pPr>
        <w:pStyle w:val="a3"/>
        <w:spacing w:before="47"/>
        <w:rPr>
          <w:b/>
        </w:rPr>
      </w:pPr>
    </w:p>
    <w:p w14:paraId="00DC236B" w14:textId="77777777" w:rsidR="00350CFB" w:rsidRDefault="00283FFF">
      <w:pPr>
        <w:pStyle w:val="a3"/>
        <w:spacing w:line="396" w:lineRule="auto"/>
        <w:ind w:left="282" w:right="523" w:hanging="12"/>
        <w:jc w:val="both"/>
      </w:pPr>
      <w:commentRangeStart w:id="423"/>
      <w:r>
        <w:t>The practical value of a reputation score, like that of any standardised financial ratio, is that it is public, comparable and cheap to recompute, so that many parties can reason from the same number while knowing how it can be gamed. Forecasting power is secondary. EndorseRank and AWP can play that infrastructural role for pseudonymous wallets: they are computed from public logs by an open pipeline (Appendix 8.1), cheap enough to refresh, and independently verifiable. Neither is a profit forecast, and both are useful only if their construction is public and their failure modes are named (Sections 5.6 and 5.7).</w:t>
      </w:r>
    </w:p>
    <w:p w14:paraId="00DC236E" w14:textId="77777777" w:rsidR="00350CFB" w:rsidRDefault="00350CFB">
      <w:pPr>
        <w:pStyle w:val="a3"/>
        <w:spacing w:line="396" w:lineRule="auto"/>
        <w:jc w:val="both"/>
        <w:sectPr w:rsidR="00350CFB">
          <w:pgSz w:w="11910" w:h="16840"/>
          <w:pgMar w:top="1820" w:right="708" w:bottom="2300" w:left="992" w:header="0" w:footer="2115" w:gutter="0"/>
          <w:cols w:space="720"/>
        </w:sectPr>
      </w:pPr>
    </w:p>
    <w:p w14:paraId="00DC2373" w14:textId="77777777" w:rsidR="00350CFB" w:rsidRDefault="00283FFF">
      <w:pPr>
        <w:pStyle w:val="a3"/>
        <w:spacing w:before="20" w:line="396" w:lineRule="auto"/>
        <w:ind w:left="276" w:right="533" w:hanging="2"/>
        <w:jc w:val="both"/>
      </w:pPr>
      <w:bookmarkStart w:id="424" w:name="Sybil_attack_cost_model_on_allowance_gra"/>
      <w:bookmarkStart w:id="425" w:name="_bookmark121"/>
      <w:bookmarkEnd w:id="424"/>
      <w:bookmarkEnd w:id="425"/>
      <w:commentRangeEnd w:id="423"/>
      <w:r>
        <w:rPr>
          <w:rStyle w:val="a5"/>
          <w:sz w:val="24"/>
          <w:szCs w:val="24"/>
        </w:rPr>
        <w:commentReference w:id="423"/>
      </w:r>
    </w:p>
    <w:p w14:paraId="00DC2374" w14:textId="77777777" w:rsidR="00350CFB" w:rsidRDefault="00350CFB">
      <w:pPr>
        <w:pStyle w:val="a3"/>
        <w:spacing w:before="166"/>
      </w:pPr>
    </w:p>
    <w:p w14:paraId="2CAF254D" w14:textId="77777777" w:rsidR="00420150" w:rsidRDefault="00041D3C">
      <w:pPr>
        <w:pStyle w:val="2"/>
        <w:numPr>
          <w:ilvl w:val="1"/>
          <w:numId w:val="26"/>
        </w:numPr>
        <w:tabs>
          <w:tab w:val="left" w:pos="783"/>
        </w:tabs>
        <w:ind w:left="783" w:hanging="501"/>
      </w:pPr>
      <w:commentRangeStart w:id="426"/>
      <w:r>
        <w:t>Societal and practical impact</w:t>
      </w:r>
    </w:p>
    <w:p w14:paraId="5636BEC8" w14:textId="77777777" w:rsidR="00420150" w:rsidRDefault="00041D3C">
      <w:pPr>
        <w:pStyle w:val="a3"/>
        <w:spacing w:line="359" w:lineRule="exact"/>
        <w:ind w:left="282"/>
        <w:jc w:val="both"/>
      </w:pPr>
      <w:r>
        <w:t>Counterparty screening in DeFi is expensive and unevenly available. Well-resourced actors run proprietary risk engines over full transfer histories; retail users rely on informal signals or none. A score that can be refreshed at a fraction of the transfer-graph cost (Table 4.2) and that reads directly off the approvals users already grant lowers the resource barrier to systematic screening. Because approvals are also the mechanism through which most token-draining exploits operate (Section 2.8), a spender-centred endorsement score speaks to a risk that users face directly and that transfer volume does not capture.</w:t>
      </w:r>
    </w:p>
    <w:p w14:paraId="34519855" w14:textId="77777777" w:rsidR="00420150" w:rsidRDefault="00041D3C">
      <w:pPr>
        <w:pStyle w:val="a3"/>
        <w:spacing w:line="359" w:lineRule="exact"/>
        <w:ind w:left="282"/>
        <w:jc w:val="both"/>
      </w:pPr>
      <w:r>
        <w:t>For protocol operators, the results support a shift from a single “reputation” to construct-specific instruments chosen for the decision at hand. That shift reduces the risk of mis-specified gating—using a flow score to decide an authorisation question or the reverse—and, because both instruments here are computed from public data by a published pipeline, it allows gating rules to be audited by the users they affect. The efficiency result makes continuous monitoring economically feasible for smaller protocols that could not sustain periodic transfer-graph refresh at equal cost.</w:t>
      </w:r>
      <w:r>
        <w:t/>
      </w:r>
    </w:p>
    <w:p w14:paraId="394DC80D" w14:textId="77777777" w:rsidR="00420150" w:rsidRDefault="00041D3C">
      <w:pPr>
        <w:pStyle w:val="a3"/>
        <w:spacing w:line="359" w:lineRule="exact"/>
        <w:ind w:left="282"/>
        <w:jc w:val="both"/>
      </w:pPr>
      <w:r>
        <w:t>For regulators and the public interest, the contribution is an existence proof that a useful on-chain reputation signal can be fully transparent: every input event is public, every parameter is versioned and every table is regenerable. That differs from the black-box decentralised credit scores whose due-process risks Packin and Lev-Aretz[2] describe, and it matches the explainability that regulatory analyses of DeFi call for [63].</w:t>
      </w:r>
      <w:r>
        <w:rPr>
          <w:vertAlign w:val="superscript"/>
        </w:rPr>
        <w:t/>
      </w:r>
      <w:r>
        <w:t xml:space="preserve"/>
      </w:r>
      <w:r>
        <w:rPr>
          <w:vertAlign w:val="superscript"/>
        </w:rPr>
        <w:t/>
      </w:r>
      <w:r>
        <w:t> The same transparency imposes an obligation, developed in Section 5.7, not to let an ordinal graph statistic be mistaken for identity, creditworthiness or proof of personhood.</w:t>
      </w:r>
    </w:p>
    <w:p w14:paraId="78006606" w14:textId="77777777" w:rsidR="00420150" w:rsidRDefault="00041D3C">
      <w:pPr>
        <w:pStyle w:val="a3"/>
        <w:spacing w:line="359" w:lineRule="exact"/>
        <w:ind w:left="282"/>
        <w:jc w:val="both"/>
      </w:pPr>
      <w:r>
        <w:t>The evidence is from one chain and one six-month window, and it concerns the endorsement construct, not credit outcomes. Social benefit therefore depends on deployments that respect the construct boundary. Any reputation signal that gates value also invites strategic behaviour. The cost model of the next section shows where that behaviour is expensive; it does not show that the behaviour is impossible.</w:t>
      </w:r>
    </w:p>
    <w:commentRangeEnd w:id="426"/>
    <w:p w14:paraId="4256E313" w14:textId="77777777" w:rsidR="00420150" w:rsidRDefault="00041D3C">
      <w:pPr>
        <w:pStyle w:val="a3"/>
        <w:spacing w:line="359" w:lineRule="exact"/>
        <w:ind w:left="282"/>
        <w:jc w:val="both"/>
      </w:pPr>
      <w:r>
        <w:rPr>
          <w:rStyle w:val="a5"/>
          <w:sz w:val="24"/>
          <w:szCs w:val="24"/>
        </w:rPr>
        <w:commentReference w:id="426"/>
      </w:r>
    </w:p>
    <w:p w14:paraId="00DC2375" w14:textId="77777777" w:rsidR="00350CFB" w:rsidRDefault="00283FFF">
      <w:pPr>
        <w:pStyle w:val="2"/>
        <w:numPr>
          <w:ilvl w:val="1"/>
          <w:numId w:val="26"/>
        </w:numPr>
        <w:tabs>
          <w:tab w:val="left" w:pos="783"/>
        </w:tabs>
        <w:ind w:left="783" w:hanging="501"/>
      </w:pPr>
      <w:r>
        <w:t>Sybil</w:t>
      </w:r>
      <w:r>
        <w:rPr>
          <w:spacing w:val="13"/>
        </w:rPr>
        <w:t xml:space="preserve"> </w:t>
      </w:r>
      <w:r>
        <w:t>attack</w:t>
      </w:r>
      <w:r>
        <w:rPr>
          <w:spacing w:val="13"/>
        </w:rPr>
        <w:t xml:space="preserve"> </w:t>
      </w:r>
      <w:r>
        <w:t>cost</w:t>
      </w:r>
      <w:r>
        <w:rPr>
          <w:spacing w:val="14"/>
        </w:rPr>
        <w:t xml:space="preserve"> </w:t>
      </w:r>
      <w:r>
        <w:t>model</w:t>
      </w:r>
      <w:r>
        <w:rPr>
          <w:spacing w:val="13"/>
        </w:rPr>
        <w:t xml:space="preserve"> </w:t>
      </w:r>
      <w:r>
        <w:t>on</w:t>
      </w:r>
      <w:r>
        <w:rPr>
          <w:spacing w:val="14"/>
        </w:rPr>
        <w:t xml:space="preserve"> </w:t>
      </w:r>
      <w:r>
        <w:t>allowance</w:t>
      </w:r>
      <w:r>
        <w:rPr>
          <w:spacing w:val="13"/>
        </w:rPr>
        <w:t xml:space="preserve"> </w:t>
      </w:r>
      <w:r>
        <w:rPr>
          <w:spacing w:val="-2"/>
        </w:rPr>
        <w:t>graphs</w:t>
      </w:r>
    </w:p>
    <w:p w14:paraId="00DC2376" w14:textId="77777777" w:rsidR="00350CFB" w:rsidRDefault="00350CFB">
      <w:pPr>
        <w:pStyle w:val="a3"/>
        <w:spacing w:before="24"/>
        <w:rPr>
          <w:b/>
          <w:sz w:val="28"/>
        </w:rPr>
      </w:pPr>
    </w:p>
    <w:p w14:paraId="00DC2377" w14:textId="77777777" w:rsidR="00350CFB" w:rsidRDefault="00283FFF">
      <w:pPr>
        <w:pStyle w:val="a3"/>
        <w:spacing w:line="396" w:lineRule="auto"/>
        <w:ind w:left="282" w:right="562"/>
        <w:jc w:val="both"/>
      </w:pPr>
      <w:r>
        <w:t xml:space="preserve">Sybil attacks exploit cheap pseudonyms to manufacture reputation </w:t>
      </w:r>
      <w:hyperlink w:anchor="_bookmark150" w:history="1">
        <w:r>
          <w:rPr>
            <w:vertAlign w:val="superscript"/>
          </w:rPr>
          <w:t>[11]</w:t>
        </w:r>
      </w:hyperlink>
      <w:r>
        <w:t>.</w:t>
      </w:r>
      <w:r>
        <w:rPr>
          <w:spacing w:val="40"/>
        </w:rPr>
        <w:t xml:space="preserve"> </w:t>
      </w:r>
      <w:r>
        <w:t xml:space="preserve">On transfer graphs, an </w:t>
      </w:r>
      <w:r>
        <w:rPr>
          <w:spacing w:val="-2"/>
        </w:rPr>
        <w:t>attacker</w:t>
      </w:r>
      <w:r>
        <w:rPr>
          <w:spacing w:val="-5"/>
        </w:rPr>
        <w:t xml:space="preserve"> </w:t>
      </w:r>
      <w:r>
        <w:rPr>
          <w:spacing w:val="-2"/>
        </w:rPr>
        <w:t>can</w:t>
      </w:r>
      <w:r>
        <w:rPr>
          <w:spacing w:val="-4"/>
        </w:rPr>
        <w:t xml:space="preserve"> </w:t>
      </w:r>
      <w:r>
        <w:rPr>
          <w:spacing w:val="-2"/>
        </w:rPr>
        <w:t>wash-trade</w:t>
      </w:r>
      <w:r>
        <w:rPr>
          <w:spacing w:val="-4"/>
        </w:rPr>
        <w:t xml:space="preserve"> </w:t>
      </w:r>
      <w:r>
        <w:rPr>
          <w:spacing w:val="-2"/>
        </w:rPr>
        <w:t>value</w:t>
      </w:r>
      <w:r>
        <w:rPr>
          <w:spacing w:val="-3"/>
        </w:rPr>
        <w:t xml:space="preserve"> </w:t>
      </w:r>
      <w:r>
        <w:rPr>
          <w:spacing w:val="-2"/>
        </w:rPr>
        <w:t>among</w:t>
      </w:r>
      <w:r>
        <w:rPr>
          <w:spacing w:val="-5"/>
        </w:rPr>
        <w:t xml:space="preserve"> </w:t>
      </w:r>
      <w:r>
        <w:rPr>
          <w:spacing w:val="-2"/>
        </w:rPr>
        <w:t>controlled</w:t>
      </w:r>
      <w:r>
        <w:rPr>
          <w:spacing w:val="-4"/>
        </w:rPr>
        <w:t xml:space="preserve"> </w:t>
      </w:r>
      <w:r>
        <w:rPr>
          <w:spacing w:val="-2"/>
        </w:rPr>
        <w:t>wallets, inflating</w:t>
      </w:r>
      <w:r>
        <w:rPr>
          <w:spacing w:val="-4"/>
        </w:rPr>
        <w:t xml:space="preserve"> </w:t>
      </w:r>
      <w:r>
        <w:rPr>
          <w:spacing w:val="-2"/>
        </w:rPr>
        <w:t>in-degree</w:t>
      </w:r>
      <w:r>
        <w:rPr>
          <w:spacing w:val="-3"/>
        </w:rPr>
        <w:t xml:space="preserve"> </w:t>
      </w:r>
      <w:r>
        <w:rPr>
          <w:spacing w:val="-2"/>
        </w:rPr>
        <w:t>and</w:t>
      </w:r>
      <w:r>
        <w:rPr>
          <w:spacing w:val="-4"/>
        </w:rPr>
        <w:t xml:space="preserve"> </w:t>
      </w:r>
      <w:r>
        <w:rPr>
          <w:spacing w:val="-2"/>
        </w:rPr>
        <w:t>in-value</w:t>
      </w:r>
      <w:r>
        <w:rPr>
          <w:spacing w:val="-4"/>
        </w:rPr>
        <w:t xml:space="preserve"> </w:t>
      </w:r>
      <w:r>
        <w:rPr>
          <w:spacing w:val="-2"/>
        </w:rPr>
        <w:t>at</w:t>
      </w:r>
      <w:r>
        <w:rPr>
          <w:spacing w:val="-3"/>
        </w:rPr>
        <w:t xml:space="preserve"> </w:t>
      </w:r>
      <w:r>
        <w:rPr>
          <w:spacing w:val="-2"/>
        </w:rPr>
        <w:t>the</w:t>
      </w:r>
      <w:r>
        <w:rPr>
          <w:spacing w:val="-4"/>
        </w:rPr>
        <w:t xml:space="preserve"> cost</w:t>
      </w:r>
    </w:p>
    <w:p w14:paraId="00DC2378"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379" w14:textId="77777777" w:rsidR="00350CFB" w:rsidRDefault="00283FFF">
      <w:pPr>
        <w:pStyle w:val="a3"/>
        <w:spacing w:before="72" w:line="396" w:lineRule="auto"/>
        <w:ind w:left="282" w:right="560"/>
        <w:jc w:val="both"/>
      </w:pPr>
      <w:r>
        <w:t>of</w:t>
      </w:r>
      <w:r>
        <w:rPr>
          <w:spacing w:val="-11"/>
        </w:rPr>
        <w:t xml:space="preserve"> </w:t>
      </w:r>
      <w:r>
        <w:t>fees</w:t>
      </w:r>
      <w:r>
        <w:rPr>
          <w:spacing w:val="-11"/>
        </w:rPr>
        <w:t xml:space="preserve"> </w:t>
      </w:r>
      <w:r>
        <w:t>and</w:t>
      </w:r>
      <w:r>
        <w:rPr>
          <w:spacing w:val="-11"/>
        </w:rPr>
        <w:t xml:space="preserve"> </w:t>
      </w:r>
      <w:r>
        <w:t>inventory</w:t>
      </w:r>
      <w:r>
        <w:rPr>
          <w:spacing w:val="-11"/>
        </w:rPr>
        <w:t xml:space="preserve"> </w:t>
      </w:r>
      <w:r>
        <w:t>risk.</w:t>
      </w:r>
      <w:r>
        <w:rPr>
          <w:spacing w:val="11"/>
        </w:rPr>
        <w:t xml:space="preserve"> </w:t>
      </w:r>
      <w:r>
        <w:t>On</w:t>
      </w:r>
      <w:r>
        <w:rPr>
          <w:spacing w:val="-11"/>
        </w:rPr>
        <w:t xml:space="preserve"> </w:t>
      </w:r>
      <w:r>
        <w:t>allowance</w:t>
      </w:r>
      <w:r>
        <w:rPr>
          <w:spacing w:val="-11"/>
        </w:rPr>
        <w:t xml:space="preserve"> </w:t>
      </w:r>
      <w:r>
        <w:t>graphs,</w:t>
      </w:r>
      <w:r>
        <w:rPr>
          <w:spacing w:val="-10"/>
        </w:rPr>
        <w:t xml:space="preserve"> </w:t>
      </w:r>
      <w:r>
        <w:t>the</w:t>
      </w:r>
      <w:r>
        <w:rPr>
          <w:spacing w:val="-11"/>
        </w:rPr>
        <w:t xml:space="preserve"> </w:t>
      </w:r>
      <w:r>
        <w:t>attack</w:t>
      </w:r>
      <w:r>
        <w:rPr>
          <w:spacing w:val="-11"/>
        </w:rPr>
        <w:t xml:space="preserve"> </w:t>
      </w:r>
      <w:r>
        <w:t>surface</w:t>
      </w:r>
      <w:r>
        <w:rPr>
          <w:spacing w:val="-11"/>
        </w:rPr>
        <w:t xml:space="preserve"> </w:t>
      </w:r>
      <w:r>
        <w:t>differs</w:t>
      </w:r>
      <w:r>
        <w:rPr>
          <w:spacing w:val="-12"/>
        </w:rPr>
        <w:t xml:space="preserve"> </w:t>
      </w:r>
      <w:r>
        <w:t>because</w:t>
      </w:r>
      <w:r>
        <w:rPr>
          <w:spacing w:val="-11"/>
        </w:rPr>
        <w:t xml:space="preserve"> </w:t>
      </w:r>
      <w:r>
        <w:t>edges</w:t>
      </w:r>
      <w:r>
        <w:rPr>
          <w:spacing w:val="-11"/>
        </w:rPr>
        <w:t xml:space="preserve"> </w:t>
      </w:r>
      <w:r>
        <w:t>represent authorization rather than completed transfers.</w:t>
      </w:r>
      <w:r>
        <w:rPr>
          <w:spacing w:val="40"/>
        </w:rPr>
        <w:t xml:space="preserve"> </w:t>
      </w:r>
      <w:r>
        <w:t xml:space="preserve">This section formalizes a minimal cost model for </w:t>
      </w:r>
      <w:bookmarkStart w:id="427" w:name="Attack_setup"/>
      <w:bookmarkEnd w:id="427"/>
      <w:r>
        <w:t>inflating EndorseRank via fabricated allowances.</w:t>
      </w:r>
    </w:p>
    <w:p w14:paraId="00DC237A" w14:textId="77777777" w:rsidR="00350CFB" w:rsidRDefault="00350CFB">
      <w:pPr>
        <w:pStyle w:val="a3"/>
        <w:spacing w:before="8"/>
      </w:pPr>
    </w:p>
    <w:p w14:paraId="00DC237B" w14:textId="77777777" w:rsidR="00350CFB" w:rsidRDefault="00283FFF">
      <w:pPr>
        <w:pStyle w:val="3"/>
        <w:numPr>
          <w:ilvl w:val="2"/>
          <w:numId w:val="26"/>
        </w:numPr>
        <w:tabs>
          <w:tab w:val="left" w:pos="879"/>
        </w:tabs>
        <w:spacing w:before="1"/>
        <w:ind w:left="879" w:hanging="597"/>
        <w:jc w:val="both"/>
      </w:pPr>
      <w:r>
        <w:t>Attack</w:t>
      </w:r>
      <w:r>
        <w:rPr>
          <w:spacing w:val="-13"/>
        </w:rPr>
        <w:t xml:space="preserve"> </w:t>
      </w:r>
      <w:r>
        <w:rPr>
          <w:spacing w:val="-2"/>
        </w:rPr>
        <w:t>setup</w:t>
      </w:r>
    </w:p>
    <w:p w14:paraId="00DC237C" w14:textId="77777777" w:rsidR="00350CFB" w:rsidRDefault="00283FFF">
      <w:pPr>
        <w:pStyle w:val="a3"/>
        <w:spacing w:before="181" w:line="456" w:lineRule="exact"/>
        <w:ind w:left="282" w:right="564"/>
        <w:jc w:val="both"/>
      </w:pPr>
      <w:r>
        <w:rPr>
          <w:w w:val="105"/>
        </w:rPr>
        <w:t xml:space="preserve">Let </w:t>
      </w:r>
      <w:r>
        <w:rPr>
          <w:rFonts w:ascii="Arial Unicode MS" w:hAnsi="Arial Unicode MS"/>
          <w:w w:val="105"/>
        </w:rPr>
        <w:t>A</w:t>
      </w:r>
      <w:r>
        <w:rPr>
          <w:rFonts w:ascii="Arial Unicode MS" w:hAnsi="Arial Unicode MS"/>
          <w:spacing w:val="-3"/>
          <w:w w:val="105"/>
        </w:rPr>
        <w:t xml:space="preserve"> </w:t>
      </w:r>
      <w:r>
        <w:rPr>
          <w:w w:val="105"/>
        </w:rPr>
        <w:t xml:space="preserve">be the set of addresses controlled by an attacker and </w:t>
      </w:r>
      <w:r>
        <w:rPr>
          <w:rFonts w:ascii="Arial Unicode MS" w:hAnsi="Arial Unicode MS"/>
          <w:w w:val="105"/>
        </w:rPr>
        <w:t>H</w:t>
      </w:r>
      <w:r>
        <w:rPr>
          <w:rFonts w:ascii="Arial Unicode MS" w:hAnsi="Arial Unicode MS"/>
          <w:spacing w:val="-1"/>
          <w:w w:val="105"/>
        </w:rPr>
        <w:t xml:space="preserve"> </w:t>
      </w:r>
      <w:r>
        <w:rPr>
          <w:w w:val="105"/>
        </w:rPr>
        <w:t>the set of honest wallets in the endorsement</w:t>
      </w:r>
      <w:r>
        <w:rPr>
          <w:spacing w:val="-16"/>
          <w:w w:val="105"/>
        </w:rPr>
        <w:t xml:space="preserve"> </w:t>
      </w:r>
      <w:r>
        <w:rPr>
          <w:w w:val="105"/>
        </w:rPr>
        <w:t>graph</w:t>
      </w:r>
      <w:r>
        <w:rPr>
          <w:spacing w:val="-2"/>
          <w:w w:val="105"/>
        </w:rPr>
        <w:t xml:space="preserve"> </w:t>
      </w:r>
      <w:r>
        <w:rPr>
          <w:i/>
          <w:w w:val="105"/>
        </w:rPr>
        <w:t>G</w:t>
      </w:r>
      <w:r>
        <w:rPr>
          <w:w w:val="105"/>
          <w:vertAlign w:val="subscript"/>
        </w:rPr>
        <w:t>approve</w:t>
      </w:r>
      <w:r>
        <w:rPr>
          <w:spacing w:val="40"/>
          <w:w w:val="105"/>
        </w:rPr>
        <w:t xml:space="preserve"> </w:t>
      </w:r>
      <w:r>
        <w:rPr>
          <w:w w:val="105"/>
        </w:rPr>
        <w:t>=</w:t>
      </w:r>
      <w:r>
        <w:rPr>
          <w:spacing w:val="40"/>
          <w:w w:val="105"/>
        </w:rPr>
        <w:t xml:space="preserve"> </w:t>
      </w:r>
      <w:r>
        <w:rPr>
          <w:w w:val="105"/>
        </w:rPr>
        <w:t>(</w:t>
      </w:r>
      <w:r>
        <w:rPr>
          <w:i/>
          <w:w w:val="105"/>
        </w:rPr>
        <w:t>V,</w:t>
      </w:r>
      <w:r>
        <w:rPr>
          <w:i/>
          <w:spacing w:val="-16"/>
          <w:w w:val="105"/>
        </w:rPr>
        <w:t xml:space="preserve"> </w:t>
      </w:r>
      <w:r>
        <w:rPr>
          <w:i/>
          <w:w w:val="105"/>
        </w:rPr>
        <w:t>E,</w:t>
      </w:r>
      <w:r>
        <w:rPr>
          <w:i/>
          <w:spacing w:val="-16"/>
          <w:w w:val="105"/>
        </w:rPr>
        <w:t xml:space="preserve"> </w:t>
      </w:r>
      <w:r>
        <w:rPr>
          <w:i/>
          <w:w w:val="105"/>
        </w:rPr>
        <w:t>w</w:t>
      </w:r>
      <w:r>
        <w:rPr>
          <w:w w:val="105"/>
        </w:rPr>
        <w:t>).</w:t>
      </w:r>
      <w:r>
        <w:rPr>
          <w:spacing w:val="40"/>
          <w:w w:val="105"/>
        </w:rPr>
        <w:t xml:space="preserve"> </w:t>
      </w:r>
      <w:r>
        <w:rPr>
          <w:w w:val="105"/>
        </w:rPr>
        <w:t>An edge (</w:t>
      </w:r>
      <w:r>
        <w:rPr>
          <w:i/>
          <w:w w:val="105"/>
        </w:rPr>
        <w:t>u,</w:t>
      </w:r>
      <w:r>
        <w:rPr>
          <w:i/>
          <w:spacing w:val="-16"/>
          <w:w w:val="105"/>
        </w:rPr>
        <w:t xml:space="preserve"> </w:t>
      </w:r>
      <w:r>
        <w:rPr>
          <w:i/>
          <w:w w:val="105"/>
        </w:rPr>
        <w:t>v</w:t>
      </w:r>
      <w:r>
        <w:rPr>
          <w:w w:val="105"/>
        </w:rPr>
        <w:t xml:space="preserve">) with weight </w:t>
      </w:r>
      <w:r>
        <w:rPr>
          <w:i/>
          <w:w w:val="105"/>
        </w:rPr>
        <w:t>w</w:t>
      </w:r>
      <w:r>
        <w:rPr>
          <w:rFonts w:ascii="Menlo" w:hAnsi="Menlo"/>
          <w:i/>
          <w:w w:val="105"/>
          <w:vertAlign w:val="subscript"/>
        </w:rPr>
        <w:t>uv</w:t>
      </w:r>
      <w:r>
        <w:rPr>
          <w:rFonts w:ascii="Menlo" w:hAnsi="Menlo"/>
          <w:i/>
          <w:spacing w:val="-32"/>
          <w:w w:val="105"/>
        </w:rPr>
        <w:t xml:space="preserve"> </w:t>
      </w:r>
      <w:r>
        <w:rPr>
          <w:i/>
          <w:w w:val="105"/>
        </w:rPr>
        <w:t>&gt;</w:t>
      </w:r>
      <w:r>
        <w:rPr>
          <w:i/>
          <w:spacing w:val="40"/>
          <w:w w:val="105"/>
        </w:rPr>
        <w:t xml:space="preserve"> </w:t>
      </w:r>
      <w:r>
        <w:rPr>
          <w:w w:val="105"/>
        </w:rPr>
        <w:t xml:space="preserve">0 denotes that </w:t>
      </w:r>
      <w:r>
        <w:rPr>
          <w:i/>
          <w:w w:val="105"/>
        </w:rPr>
        <w:t xml:space="preserve">u </w:t>
      </w:r>
      <w:r>
        <w:t>currently</w:t>
      </w:r>
      <w:r>
        <w:rPr>
          <w:spacing w:val="-8"/>
        </w:rPr>
        <w:t xml:space="preserve"> </w:t>
      </w:r>
      <w:r>
        <w:t>authorizes</w:t>
      </w:r>
      <w:r>
        <w:rPr>
          <w:spacing w:val="-7"/>
        </w:rPr>
        <w:t xml:space="preserve"> </w:t>
      </w:r>
      <w:r>
        <w:rPr>
          <w:i/>
        </w:rPr>
        <w:t xml:space="preserve">v </w:t>
      </w:r>
      <w:r>
        <w:t>to</w:t>
      </w:r>
      <w:r>
        <w:rPr>
          <w:spacing w:val="-8"/>
        </w:rPr>
        <w:t xml:space="preserve"> </w:t>
      </w:r>
      <w:r>
        <w:t>spend</w:t>
      </w:r>
      <w:r>
        <w:rPr>
          <w:spacing w:val="-8"/>
        </w:rPr>
        <w:t xml:space="preserve"> </w:t>
      </w:r>
      <w:r>
        <w:t>decimal-adjusted</w:t>
      </w:r>
      <w:r>
        <w:rPr>
          <w:spacing w:val="-8"/>
        </w:rPr>
        <w:t xml:space="preserve"> </w:t>
      </w:r>
      <w:r>
        <w:t>token</w:t>
      </w:r>
      <w:r>
        <w:rPr>
          <w:spacing w:val="-8"/>
        </w:rPr>
        <w:t xml:space="preserve"> </w:t>
      </w:r>
      <w:r>
        <w:t>units</w:t>
      </w:r>
      <w:r>
        <w:rPr>
          <w:spacing w:val="-8"/>
        </w:rPr>
        <w:t xml:space="preserve"> </w:t>
      </w:r>
      <w:r>
        <w:t>totaling</w:t>
      </w:r>
      <w:r>
        <w:rPr>
          <w:spacing w:val="-7"/>
        </w:rPr>
        <w:t xml:space="preserve"> </w:t>
      </w:r>
      <w:r>
        <w:rPr>
          <w:i/>
        </w:rPr>
        <w:t>w</w:t>
      </w:r>
      <w:r>
        <w:rPr>
          <w:rFonts w:ascii="Menlo" w:hAnsi="Menlo"/>
          <w:i/>
          <w:vertAlign w:val="subscript"/>
        </w:rPr>
        <w:t>uv</w:t>
      </w:r>
      <w:r>
        <w:t>. EndorseRank</w:t>
      </w:r>
      <w:r>
        <w:rPr>
          <w:spacing w:val="-8"/>
        </w:rPr>
        <w:t xml:space="preserve"> </w:t>
      </w:r>
      <w:r>
        <w:t xml:space="preserve">computes </w:t>
      </w:r>
      <w:r>
        <w:rPr>
          <w:w w:val="105"/>
        </w:rPr>
        <w:t>the</w:t>
      </w:r>
      <w:r>
        <w:rPr>
          <w:spacing w:val="-11"/>
          <w:w w:val="105"/>
        </w:rPr>
        <w:t xml:space="preserve"> </w:t>
      </w:r>
      <w:r>
        <w:rPr>
          <w:w w:val="105"/>
        </w:rPr>
        <w:t>PageRank</w:t>
      </w:r>
      <w:r>
        <w:rPr>
          <w:spacing w:val="-9"/>
          <w:w w:val="105"/>
        </w:rPr>
        <w:t xml:space="preserve"> </w:t>
      </w:r>
      <w:r>
        <w:rPr>
          <w:w w:val="105"/>
        </w:rPr>
        <w:t>vector</w:t>
      </w:r>
      <w:r>
        <w:rPr>
          <w:spacing w:val="-9"/>
          <w:w w:val="105"/>
        </w:rPr>
        <w:t xml:space="preserve"> </w:t>
      </w:r>
      <w:r>
        <w:rPr>
          <w:w w:val="105"/>
        </w:rPr>
        <w:t>r</w:t>
      </w:r>
      <w:r>
        <w:rPr>
          <w:spacing w:val="-9"/>
          <w:w w:val="105"/>
        </w:rPr>
        <w:t xml:space="preserve"> </w:t>
      </w:r>
      <w:r>
        <w:rPr>
          <w:w w:val="105"/>
        </w:rPr>
        <w:t>on</w:t>
      </w:r>
      <w:r>
        <w:rPr>
          <w:spacing w:val="-9"/>
          <w:w w:val="105"/>
        </w:rPr>
        <w:t xml:space="preserve"> </w:t>
      </w:r>
      <w:r>
        <w:rPr>
          <w:i/>
          <w:w w:val="105"/>
        </w:rPr>
        <w:t>G</w:t>
      </w:r>
      <w:r>
        <w:rPr>
          <w:w w:val="105"/>
          <w:vertAlign w:val="subscript"/>
        </w:rPr>
        <w:t>approve</w:t>
      </w:r>
      <w:r>
        <w:rPr>
          <w:w w:val="105"/>
        </w:rPr>
        <w:t xml:space="preserve"> with</w:t>
      </w:r>
      <w:r>
        <w:rPr>
          <w:spacing w:val="-9"/>
          <w:w w:val="105"/>
        </w:rPr>
        <w:t xml:space="preserve"> </w:t>
      </w:r>
      <w:r>
        <w:rPr>
          <w:w w:val="105"/>
        </w:rPr>
        <w:t>damping</w:t>
      </w:r>
      <w:r>
        <w:rPr>
          <w:spacing w:val="-9"/>
          <w:w w:val="105"/>
        </w:rPr>
        <w:t xml:space="preserve"> </w:t>
      </w:r>
      <w:r>
        <w:rPr>
          <w:i/>
          <w:w w:val="105"/>
        </w:rPr>
        <w:t>d</w:t>
      </w:r>
      <w:r>
        <w:rPr>
          <w:i/>
          <w:spacing w:val="-2"/>
          <w:w w:val="105"/>
        </w:rPr>
        <w:t xml:space="preserve"> </w:t>
      </w:r>
      <w:r>
        <w:rPr>
          <w:rFonts w:ascii="Arial Unicode MS" w:hAnsi="Arial Unicode MS"/>
          <w:w w:val="105"/>
        </w:rPr>
        <w:t>∈</w:t>
      </w:r>
      <w:r>
        <w:rPr>
          <w:rFonts w:ascii="Arial Unicode MS" w:hAnsi="Arial Unicode MS"/>
          <w:spacing w:val="-9"/>
          <w:w w:val="105"/>
        </w:rPr>
        <w:t xml:space="preserve"> </w:t>
      </w:r>
      <w:r>
        <w:rPr>
          <w:w w:val="105"/>
        </w:rPr>
        <w:t>(0</w:t>
      </w:r>
      <w:r>
        <w:rPr>
          <w:i/>
          <w:w w:val="105"/>
        </w:rPr>
        <w:t>,</w:t>
      </w:r>
      <w:r>
        <w:rPr>
          <w:i/>
          <w:spacing w:val="-23"/>
          <w:w w:val="105"/>
        </w:rPr>
        <w:t xml:space="preserve"> </w:t>
      </w:r>
      <w:r>
        <w:rPr>
          <w:w w:val="105"/>
        </w:rPr>
        <w:t>1)</w:t>
      </w:r>
      <w:r>
        <w:rPr>
          <w:spacing w:val="-8"/>
          <w:w w:val="105"/>
        </w:rPr>
        <w:t xml:space="preserve"> </w:t>
      </w:r>
      <w:hyperlink w:anchor="_bookmark173" w:history="1">
        <w:r>
          <w:rPr>
            <w:w w:val="105"/>
            <w:vertAlign w:val="superscript"/>
          </w:rPr>
          <w:t>[23]</w:t>
        </w:r>
      </w:hyperlink>
      <w:r>
        <w:rPr>
          <w:w w:val="105"/>
          <w:vertAlign w:val="superscript"/>
        </w:rPr>
        <w:t>,</w:t>
      </w:r>
      <w:hyperlink w:anchor="_bookmark182" w:history="1">
        <w:r>
          <w:rPr>
            <w:w w:val="105"/>
            <w:vertAlign w:val="superscript"/>
          </w:rPr>
          <w:t>[15]</w:t>
        </w:r>
      </w:hyperlink>
      <w:r>
        <w:rPr>
          <w:w w:val="105"/>
        </w:rPr>
        <w:t>:</w:t>
      </w:r>
    </w:p>
    <w:p w14:paraId="00DC237D" w14:textId="77777777" w:rsidR="00350CFB" w:rsidRDefault="00350CFB">
      <w:pPr>
        <w:pStyle w:val="a3"/>
        <w:spacing w:before="4"/>
      </w:pPr>
    </w:p>
    <w:p w14:paraId="00DC237E" w14:textId="77777777" w:rsidR="00350CFB" w:rsidRDefault="00283FFF">
      <w:pPr>
        <w:tabs>
          <w:tab w:val="left" w:pos="9196"/>
        </w:tabs>
        <w:spacing w:before="1" w:line="424" w:lineRule="exact"/>
        <w:ind w:left="3928"/>
        <w:rPr>
          <w:sz w:val="24"/>
        </w:rPr>
      </w:pPr>
      <w:r>
        <w:rPr>
          <w:noProof/>
          <w:sz w:val="24"/>
        </w:rPr>
        <mc:AlternateContent>
          <mc:Choice Requires="wps">
            <w:drawing>
              <wp:anchor distT="0" distB="0" distL="0" distR="0" simplePos="0" relativeHeight="15788032" behindDoc="0" locked="0" layoutInCell="1" allowOverlap="1" wp14:anchorId="00DC27D6" wp14:editId="00DC27D7">
                <wp:simplePos x="0" y="0"/>
                <wp:positionH relativeFrom="page">
                  <wp:posOffset>3966248</wp:posOffset>
                </wp:positionH>
                <wp:positionV relativeFrom="paragraph">
                  <wp:posOffset>257483</wp:posOffset>
                </wp:positionV>
                <wp:extent cx="337185" cy="127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D80C2" id="Graphic 853" o:spid="_x0000_s1026" style="position:absolute;margin-left:312.3pt;margin-top:20.25pt;width:26.55pt;height:.1pt;z-index:15788032;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" path="m,l337159,e" filled="f" strokeweight=".16869mm">
                <v:path arrowok="t"/>
                <w10:wrap anchorx="page"/>
              </v:shape>
            </w:pict>
          </mc:Fallback>
        </mc:AlternateContent>
      </w:r>
      <w:r>
        <w:rPr>
          <w:b/>
          <w:w w:val="110"/>
          <w:sz w:val="24"/>
        </w:rPr>
        <w:t>r</w:t>
      </w:r>
      <w:r>
        <w:rPr>
          <w:b/>
          <w:spacing w:val="4"/>
          <w:w w:val="115"/>
          <w:sz w:val="24"/>
        </w:rPr>
        <w:t xml:space="preserve"> </w:t>
      </w:r>
      <w:r>
        <w:rPr>
          <w:w w:val="115"/>
          <w:sz w:val="24"/>
        </w:rPr>
        <w:t>=</w:t>
      </w:r>
      <w:r>
        <w:rPr>
          <w:spacing w:val="4"/>
          <w:w w:val="115"/>
          <w:sz w:val="24"/>
        </w:rPr>
        <w:t xml:space="preserve"> </w:t>
      </w:r>
      <w:r>
        <w:rPr>
          <w:i/>
          <w:w w:val="110"/>
          <w:sz w:val="24"/>
        </w:rPr>
        <w:t>d</w:t>
      </w:r>
      <w:r>
        <w:rPr>
          <w:i/>
          <w:spacing w:val="-22"/>
          <w:w w:val="110"/>
          <w:sz w:val="24"/>
        </w:rPr>
        <w:t xml:space="preserve"> </w:t>
      </w:r>
      <w:r>
        <w:rPr>
          <w:i/>
          <w:w w:val="110"/>
          <w:sz w:val="24"/>
        </w:rPr>
        <w:t>P</w:t>
      </w:r>
      <w:r>
        <w:rPr>
          <w:i/>
          <w:spacing w:val="-31"/>
          <w:w w:val="110"/>
          <w:sz w:val="24"/>
        </w:rPr>
        <w:t xml:space="preserve"> </w:t>
      </w:r>
      <w:r>
        <w:rPr>
          <w:rFonts w:ascii="Apple Symbols" w:hAnsi="Apple Symbols"/>
          <w:w w:val="115"/>
          <w:sz w:val="24"/>
          <w:vertAlign w:val="superscript"/>
        </w:rPr>
        <w:t>⊤</w:t>
      </w:r>
      <w:r>
        <w:rPr>
          <w:b/>
          <w:w w:val="115"/>
          <w:sz w:val="24"/>
        </w:rPr>
        <w:t>r</w:t>
      </w:r>
      <w:r>
        <w:rPr>
          <w:b/>
          <w:spacing w:val="-10"/>
          <w:w w:val="115"/>
          <w:sz w:val="24"/>
        </w:rPr>
        <w:t xml:space="preserve"> </w:t>
      </w:r>
      <w:r>
        <w:rPr>
          <w:w w:val="115"/>
          <w:sz w:val="24"/>
        </w:rPr>
        <w:t>+</w:t>
      </w:r>
      <w:r>
        <w:rPr>
          <w:spacing w:val="17"/>
          <w:w w:val="115"/>
          <w:sz w:val="24"/>
        </w:rPr>
        <w:t xml:space="preserve"> </w:t>
      </w:r>
      <w:r>
        <w:rPr>
          <w:w w:val="110"/>
          <w:position w:val="16"/>
          <w:sz w:val="24"/>
        </w:rPr>
        <w:t>1</w:t>
      </w:r>
      <w:r>
        <w:rPr>
          <w:spacing w:val="-7"/>
          <w:w w:val="110"/>
          <w:position w:val="16"/>
          <w:sz w:val="24"/>
        </w:rPr>
        <w:t xml:space="preserve"> </w:t>
      </w:r>
      <w:r>
        <w:rPr>
          <w:rFonts w:ascii="Arial Unicode MS" w:hAnsi="Arial Unicode MS"/>
          <w:w w:val="115"/>
          <w:position w:val="16"/>
          <w:sz w:val="24"/>
        </w:rPr>
        <w:t>−</w:t>
      </w:r>
      <w:r>
        <w:rPr>
          <w:rFonts w:ascii="Arial Unicode MS" w:hAnsi="Arial Unicode MS"/>
          <w:spacing w:val="-18"/>
          <w:w w:val="115"/>
          <w:position w:val="16"/>
          <w:sz w:val="24"/>
        </w:rPr>
        <w:t xml:space="preserve"> </w:t>
      </w:r>
      <w:r>
        <w:rPr>
          <w:i/>
          <w:w w:val="110"/>
          <w:position w:val="16"/>
          <w:sz w:val="24"/>
        </w:rPr>
        <w:t>d</w:t>
      </w:r>
      <w:r>
        <w:rPr>
          <w:i/>
          <w:spacing w:val="-40"/>
          <w:w w:val="110"/>
          <w:position w:val="16"/>
          <w:sz w:val="24"/>
        </w:rPr>
        <w:t xml:space="preserve"> </w:t>
      </w:r>
      <w:r>
        <w:rPr>
          <w:b/>
          <w:spacing w:val="-5"/>
          <w:w w:val="110"/>
          <w:sz w:val="24"/>
        </w:rPr>
        <w:t>1</w:t>
      </w:r>
      <w:r>
        <w:rPr>
          <w:i/>
          <w:spacing w:val="-5"/>
          <w:w w:val="110"/>
          <w:sz w:val="24"/>
        </w:rPr>
        <w:t>,</w:t>
      </w:r>
      <w:r>
        <w:rPr>
          <w:i/>
          <w:sz w:val="24"/>
        </w:rPr>
        <w:tab/>
      </w:r>
      <w:r>
        <w:rPr>
          <w:spacing w:val="-2"/>
          <w:w w:val="110"/>
          <w:sz w:val="24"/>
        </w:rPr>
        <w:t>(5.1)</w:t>
      </w:r>
    </w:p>
    <w:p w14:paraId="00DC237F" w14:textId="77777777" w:rsidR="00350CFB" w:rsidRDefault="00283FFF">
      <w:pPr>
        <w:spacing w:line="318" w:lineRule="exact"/>
        <w:ind w:left="833"/>
        <w:jc w:val="center"/>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80" w14:textId="77777777" w:rsidR="00350CFB" w:rsidRDefault="00283FFF">
      <w:pPr>
        <w:pStyle w:val="a3"/>
        <w:spacing w:before="332" w:line="396" w:lineRule="auto"/>
        <w:ind w:left="282" w:hanging="9"/>
      </w:pPr>
      <w:r>
        <w:t>where</w:t>
      </w:r>
      <w:r>
        <w:rPr>
          <w:spacing w:val="-8"/>
        </w:rPr>
        <w:t xml:space="preserve"> </w:t>
      </w:r>
      <w:r>
        <w:rPr>
          <w:i/>
        </w:rPr>
        <w:t>P</w:t>
      </w:r>
      <w:r>
        <w:rPr>
          <w:i/>
          <w:spacing w:val="22"/>
        </w:rPr>
        <w:t xml:space="preserve"> </w:t>
      </w:r>
      <w:r>
        <w:t>is</w:t>
      </w:r>
      <w:r>
        <w:rPr>
          <w:spacing w:val="-8"/>
        </w:rPr>
        <w:t xml:space="preserve"> </w:t>
      </w:r>
      <w:r>
        <w:t>the</w:t>
      </w:r>
      <w:r>
        <w:rPr>
          <w:spacing w:val="-8"/>
        </w:rPr>
        <w:t xml:space="preserve"> </w:t>
      </w:r>
      <w:r>
        <w:t>row-stochastic</w:t>
      </w:r>
      <w:r>
        <w:rPr>
          <w:spacing w:val="-8"/>
        </w:rPr>
        <w:t xml:space="preserve"> </w:t>
      </w:r>
      <w:r>
        <w:t>matrix</w:t>
      </w:r>
      <w:r>
        <w:rPr>
          <w:spacing w:val="-8"/>
        </w:rPr>
        <w:t xml:space="preserve"> </w:t>
      </w:r>
      <w:r>
        <w:t>obtained</w:t>
      </w:r>
      <w:r>
        <w:rPr>
          <w:spacing w:val="-8"/>
        </w:rPr>
        <w:t xml:space="preserve"> </w:t>
      </w:r>
      <w:r>
        <w:t>by</w:t>
      </w:r>
      <w:r>
        <w:rPr>
          <w:spacing w:val="-8"/>
        </w:rPr>
        <w:t xml:space="preserve"> </w:t>
      </w:r>
      <w:r>
        <w:t>normalizing</w:t>
      </w:r>
      <w:r>
        <w:rPr>
          <w:spacing w:val="-8"/>
        </w:rPr>
        <w:t xml:space="preserve"> </w:t>
      </w:r>
      <w:r>
        <w:t>outgoing</w:t>
      </w:r>
      <w:r>
        <w:rPr>
          <w:spacing w:val="-8"/>
        </w:rPr>
        <w:t xml:space="preserve"> </w:t>
      </w:r>
      <w:r>
        <w:t>allowance</w:t>
      </w:r>
      <w:r>
        <w:rPr>
          <w:spacing w:val="-8"/>
        </w:rPr>
        <w:t xml:space="preserve"> </w:t>
      </w:r>
      <w:r>
        <w:t>weights</w:t>
      </w:r>
      <w:r>
        <w:rPr>
          <w:spacing w:val="-8"/>
        </w:rPr>
        <w:t xml:space="preserve"> </w:t>
      </w:r>
      <w:r>
        <w:t>(with</w:t>
      </w:r>
      <w:r>
        <w:rPr>
          <w:spacing w:val="-8"/>
        </w:rPr>
        <w:t xml:space="preserve"> </w:t>
      </w:r>
      <w:r>
        <w:t>a standard handling of dangling nodes).</w:t>
      </w:r>
    </w:p>
    <w:p w14:paraId="00DC2381" w14:textId="77777777" w:rsidR="00350CFB" w:rsidRDefault="00283FFF">
      <w:pPr>
        <w:pStyle w:val="a3"/>
        <w:spacing w:line="354" w:lineRule="exact"/>
        <w:ind w:left="274"/>
      </w:pPr>
      <w:r>
        <w:t>The</w:t>
      </w:r>
      <w:r>
        <w:rPr>
          <w:spacing w:val="-5"/>
        </w:rPr>
        <w:t xml:space="preserve"> </w:t>
      </w:r>
      <w:r>
        <w:t>attacker</w:t>
      </w:r>
      <w:r>
        <w:rPr>
          <w:spacing w:val="-4"/>
        </w:rPr>
        <w:t xml:space="preserve"> </w:t>
      </w:r>
      <w:r>
        <w:t>seeks</w:t>
      </w:r>
      <w:r>
        <w:rPr>
          <w:spacing w:val="-4"/>
        </w:rPr>
        <w:t xml:space="preserve"> </w:t>
      </w:r>
      <w:r>
        <w:t>to</w:t>
      </w:r>
      <w:r>
        <w:rPr>
          <w:spacing w:val="-4"/>
        </w:rPr>
        <w:t xml:space="preserve"> </w:t>
      </w:r>
      <w:r>
        <w:t>maximize</w:t>
      </w:r>
      <w:r>
        <w:rPr>
          <w:spacing w:val="-4"/>
        </w:rPr>
        <w:t xml:space="preserve"> </w:t>
      </w:r>
      <w:r>
        <w:t>the</w:t>
      </w:r>
      <w:r>
        <w:rPr>
          <w:spacing w:val="-5"/>
        </w:rPr>
        <w:t xml:space="preserve"> </w:t>
      </w:r>
      <w:r>
        <w:t>mean</w:t>
      </w:r>
      <w:r>
        <w:rPr>
          <w:spacing w:val="-4"/>
        </w:rPr>
        <w:t xml:space="preserve"> </w:t>
      </w:r>
      <w:r>
        <w:t>EndorseRank</w:t>
      </w:r>
      <w:r>
        <w:rPr>
          <w:spacing w:val="-4"/>
        </w:rPr>
        <w:t xml:space="preserve"> </w:t>
      </w:r>
      <w:r>
        <w:t>of</w:t>
      </w:r>
      <w:r>
        <w:rPr>
          <w:spacing w:val="-4"/>
        </w:rPr>
        <w:t xml:space="preserve"> </w:t>
      </w:r>
      <w:r>
        <w:t>a</w:t>
      </w:r>
      <w:r>
        <w:rPr>
          <w:spacing w:val="-4"/>
        </w:rPr>
        <w:t xml:space="preserve"> </w:t>
      </w:r>
      <w:r>
        <w:t>target</w:t>
      </w:r>
      <w:r>
        <w:rPr>
          <w:spacing w:val="-4"/>
        </w:rPr>
        <w:t xml:space="preserve"> </w:t>
      </w:r>
      <w:r>
        <w:t>subset</w:t>
      </w:r>
      <w:r>
        <w:rPr>
          <w:spacing w:val="-5"/>
        </w:rPr>
        <w:t xml:space="preserve"> </w:t>
      </w:r>
      <w:r>
        <w:rPr>
          <w:i/>
        </w:rPr>
        <w:t>T</w:t>
      </w:r>
      <w:r>
        <w:rPr>
          <w:i/>
          <w:spacing w:val="34"/>
        </w:rPr>
        <w:t xml:space="preserve"> </w:t>
      </w:r>
      <w:r>
        <w:rPr>
          <w:rFonts w:ascii="Arial Unicode MS" w:hAnsi="Arial Unicode MS"/>
        </w:rPr>
        <w:t>⊆</w:t>
      </w:r>
      <w:r>
        <w:rPr>
          <w:rFonts w:ascii="Arial Unicode MS" w:hAnsi="Arial Unicode MS"/>
          <w:spacing w:val="-4"/>
        </w:rPr>
        <w:t xml:space="preserve"> </w:t>
      </w:r>
      <w:r>
        <w:rPr>
          <w:rFonts w:ascii="Arial Unicode MS" w:hAnsi="Arial Unicode MS"/>
          <w:spacing w:val="-5"/>
        </w:rPr>
        <w:t>A</w:t>
      </w:r>
      <w:r>
        <w:rPr>
          <w:spacing w:val="-5"/>
        </w:rPr>
        <w:t>,</w:t>
      </w:r>
    </w:p>
    <w:p w14:paraId="00DC2382" w14:textId="77777777" w:rsidR="00350CFB" w:rsidRDefault="00283FFF">
      <w:pPr>
        <w:tabs>
          <w:tab w:val="left" w:pos="9196"/>
        </w:tabs>
        <w:spacing w:before="267"/>
        <w:ind w:left="4044"/>
        <w:rPr>
          <w:sz w:val="24"/>
        </w:rPr>
      </w:pPr>
      <w:r>
        <w:rPr>
          <w:noProof/>
          <w:sz w:val="24"/>
        </w:rPr>
        <mc:AlternateContent>
          <mc:Choice Requires="wps">
            <w:drawing>
              <wp:anchor distT="0" distB="0" distL="0" distR="0" simplePos="0" relativeHeight="484060672" behindDoc="1" locked="0" layoutInCell="1" allowOverlap="1" wp14:anchorId="00DC27D8" wp14:editId="00DC27D9">
                <wp:simplePos x="0" y="0"/>
                <wp:positionH relativeFrom="page">
                  <wp:posOffset>3733165</wp:posOffset>
                </wp:positionH>
                <wp:positionV relativeFrom="paragraph">
                  <wp:posOffset>444700</wp:posOffset>
                </wp:positionV>
                <wp:extent cx="192405" cy="155575"/>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55575"/>
                        </a:xfrm>
                        <a:prstGeom prst="rect">
                          <a:avLst/>
                        </a:prstGeom>
                      </wps:spPr>
                      <wps:txbx>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D8" id="Textbox 854" o:spid="_x0000_s1383" type="#_x0000_t202" style="position:absolute;left:0;text-align:left;margin-left:293.95pt;margin-top:35pt;width:15.15pt;height:12.25pt;z-index:-192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" filled="f" stroked="f">
                <v:textbox inset="0,0,0,0">
                  <w:txbxContent>
                    <w:p w14:paraId="00DC2895" w14:textId="77777777" w:rsidR="00350CFB" w:rsidRDefault="00283FFF">
                      <w:pPr>
                        <w:spacing w:line="244" w:lineRule="exact"/>
                        <w:rPr>
                          <w:rFonts w:ascii="Arial Unicode MS"/>
                          <w:sz w:val="24"/>
                        </w:rPr>
                      </w:pPr>
                      <w:r>
                        <w:rPr>
                          <w:rFonts w:ascii="Arial Unicode MS"/>
                          <w:sz w:val="24"/>
                        </w:rPr>
                        <w:t>|</w:t>
                      </w:r>
                      <w:r>
                        <w:rPr>
                          <w:i/>
                          <w:sz w:val="24"/>
                        </w:rPr>
                        <w:t>T</w:t>
                      </w:r>
                      <w:r>
                        <w:rPr>
                          <w:i/>
                          <w:spacing w:val="-2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1184" behindDoc="1" locked="0" layoutInCell="1" allowOverlap="1" wp14:anchorId="00DC27DA" wp14:editId="00DC27DB">
                <wp:simplePos x="0" y="0"/>
                <wp:positionH relativeFrom="page">
                  <wp:posOffset>4277398</wp:posOffset>
                </wp:positionH>
                <wp:positionV relativeFrom="paragraph">
                  <wp:posOffset>404629</wp:posOffset>
                </wp:positionV>
                <wp:extent cx="36830" cy="101600"/>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6"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DA" id="Textbox 855" o:spid="_x0000_s1384" type="#_x0000_t202" style="position:absolute;left:0;text-align:left;margin-left:336.8pt;margin-top:31.85pt;width:2.9pt;height:8pt;z-index:-19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" filled="f" stroked="f">
                <v:textbox inset="0,0,0,0">
                  <w:txbxContent>
                    <w:p w14:paraId="00DC2896"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i/>
          <w:w w:val="110"/>
          <w:sz w:val="24"/>
        </w:rPr>
        <w:t>J</w:t>
      </w:r>
      <w:r>
        <w:rPr>
          <w:w w:val="110"/>
          <w:sz w:val="24"/>
        </w:rPr>
        <w:t>(</w:t>
      </w:r>
      <w:r>
        <w:rPr>
          <w:i/>
          <w:w w:val="110"/>
          <w:sz w:val="24"/>
        </w:rPr>
        <w:t>T</w:t>
      </w:r>
      <w:r>
        <w:rPr>
          <w:i/>
          <w:spacing w:val="-32"/>
          <w:w w:val="110"/>
          <w:sz w:val="24"/>
        </w:rPr>
        <w:t xml:space="preserve"> </w:t>
      </w:r>
      <w:r>
        <w:rPr>
          <w:w w:val="110"/>
          <w:sz w:val="24"/>
        </w:rPr>
        <w:t>)</w:t>
      </w:r>
      <w:r>
        <w:rPr>
          <w:spacing w:val="-6"/>
          <w:w w:val="130"/>
          <w:sz w:val="24"/>
        </w:rPr>
        <w:t xml:space="preserve"> </w:t>
      </w:r>
      <w:r>
        <w:rPr>
          <w:w w:val="130"/>
          <w:sz w:val="24"/>
        </w:rPr>
        <w:t>=</w:t>
      </w:r>
      <w:r>
        <w:rPr>
          <w:spacing w:val="21"/>
          <w:w w:val="130"/>
          <w:sz w:val="24"/>
        </w:rPr>
        <w:t xml:space="preserve"> </w:t>
      </w:r>
      <w:r>
        <w:rPr>
          <w:spacing w:val="20"/>
          <w:w w:val="130"/>
          <w:position w:val="16"/>
          <w:sz w:val="24"/>
          <w:u w:val="single"/>
        </w:rPr>
        <w:t xml:space="preserve"> </w:t>
      </w:r>
      <w:r>
        <w:rPr>
          <w:w w:val="110"/>
          <w:position w:val="16"/>
          <w:sz w:val="24"/>
          <w:u w:val="single"/>
        </w:rPr>
        <w:t>1</w:t>
      </w:r>
      <w:r>
        <w:rPr>
          <w:spacing w:val="34"/>
          <w:w w:val="110"/>
          <w:position w:val="16"/>
          <w:sz w:val="24"/>
          <w:u w:val="single"/>
        </w:rPr>
        <w:t xml:space="preserve"> </w:t>
      </w:r>
      <w:r>
        <w:rPr>
          <w:spacing w:val="3"/>
          <w:w w:val="110"/>
          <w:position w:val="16"/>
          <w:sz w:val="24"/>
        </w:rPr>
        <w:t xml:space="preserve"> </w:t>
      </w:r>
      <w:r>
        <w:rPr>
          <w:w w:val="215"/>
          <w:position w:val="23"/>
          <w:sz w:val="24"/>
        </w:rPr>
        <w:t>L</w:t>
      </w:r>
      <w:r>
        <w:rPr>
          <w:spacing w:val="-87"/>
          <w:w w:val="215"/>
          <w:position w:val="23"/>
          <w:sz w:val="24"/>
        </w:rPr>
        <w:t xml:space="preserve"> </w:t>
      </w:r>
      <w:r>
        <w:rPr>
          <w:i/>
          <w:w w:val="110"/>
          <w:sz w:val="24"/>
        </w:rPr>
        <w:t>r</w:t>
      </w:r>
      <w:r>
        <w:rPr>
          <w:i/>
          <w:spacing w:val="7"/>
          <w:w w:val="110"/>
          <w:sz w:val="24"/>
        </w:rPr>
        <w:t xml:space="preserve"> </w:t>
      </w:r>
      <w:r>
        <w:rPr>
          <w:i/>
          <w:spacing w:val="-10"/>
          <w:w w:val="110"/>
          <w:sz w:val="24"/>
        </w:rPr>
        <w:t>,</w:t>
      </w:r>
      <w:r>
        <w:rPr>
          <w:i/>
          <w:sz w:val="24"/>
        </w:rPr>
        <w:tab/>
      </w:r>
      <w:r>
        <w:rPr>
          <w:spacing w:val="-2"/>
          <w:w w:val="110"/>
          <w:sz w:val="24"/>
        </w:rPr>
        <w:t>(5.2)</w:t>
      </w:r>
    </w:p>
    <w:p w14:paraId="00DC2383" w14:textId="77777777" w:rsidR="00350CFB" w:rsidRDefault="00283FFF">
      <w:pPr>
        <w:pStyle w:val="a3"/>
        <w:spacing w:before="9"/>
        <w:rPr>
          <w:sz w:val="6"/>
        </w:rPr>
      </w:pPr>
      <w:r>
        <w:rPr>
          <w:noProof/>
          <w:sz w:val="6"/>
        </w:rPr>
        <mc:AlternateContent>
          <mc:Choice Requires="wps">
            <w:drawing>
              <wp:anchor distT="0" distB="0" distL="0" distR="0" simplePos="0" relativeHeight="487646720" behindDoc="1" locked="0" layoutInCell="1" allowOverlap="1" wp14:anchorId="00DC27DC" wp14:editId="00DC27DD">
                <wp:simplePos x="0" y="0"/>
                <wp:positionH relativeFrom="page">
                  <wp:posOffset>3982504</wp:posOffset>
                </wp:positionH>
                <wp:positionV relativeFrom="paragraph">
                  <wp:posOffset>65000</wp:posOffset>
                </wp:positionV>
                <wp:extent cx="171450" cy="105410"/>
                <wp:effectExtent l="0" t="0" r="0" b="0"/>
                <wp:wrapTopAndBottom/>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05410"/>
                        </a:xfrm>
                        <a:prstGeom prst="rect">
                          <a:avLst/>
                        </a:prstGeom>
                      </wps:spPr>
                      <wps:txbx>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wps:txbx>
                      <wps:bodyPr wrap="square" lIns="0" tIns="0" rIns="0" bIns="0" rtlCol="0">
                        <a:noAutofit/>
                      </wps:bodyPr>
                    </wps:wsp>
                  </a:graphicData>
                </a:graphic>
              </wp:anchor>
            </w:drawing>
          </mc:Choice>
          <mc:Fallback>
            <w:pict>
              <v:shape w14:anchorId="00DC27DC" id="Textbox 856" o:spid="_x0000_s1385" type="#_x0000_t202" style="position:absolute;margin-left:313.6pt;margin-top:5.1pt;width:13.5pt;height:8.3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" filled="f" stroked="f">
                <v:textbox inset="0,0,0,0">
                  <w:txbxContent>
                    <w:p w14:paraId="00DC2897" w14:textId="77777777" w:rsidR="00350CFB" w:rsidRDefault="00283FFF">
                      <w:pPr>
                        <w:spacing w:line="166" w:lineRule="exact"/>
                        <w:rPr>
                          <w:rFonts w:ascii="Menlo" w:hAnsi="Menlo"/>
                          <w:i/>
                          <w:sz w:val="16"/>
                        </w:rPr>
                      </w:pPr>
                      <w:r>
                        <w:rPr>
                          <w:rFonts w:ascii="Menlo" w:hAnsi="Menlo"/>
                          <w:i/>
                          <w:spacing w:val="-5"/>
                          <w:w w:val="90"/>
                          <w:sz w:val="16"/>
                        </w:rPr>
                        <w:t>i</w:t>
                      </w:r>
                      <w:r>
                        <w:rPr>
                          <w:rFonts w:ascii="Apple Symbols" w:hAnsi="Apple Symbols"/>
                          <w:spacing w:val="-5"/>
                          <w:w w:val="90"/>
                          <w:sz w:val="16"/>
                        </w:rPr>
                        <w:t>∈</w:t>
                      </w:r>
                      <w:r>
                        <w:rPr>
                          <w:rFonts w:ascii="Menlo" w:hAnsi="Menlo"/>
                          <w:i/>
                          <w:spacing w:val="-5"/>
                          <w:w w:val="90"/>
                          <w:sz w:val="16"/>
                        </w:rPr>
                        <w:t>T</w:t>
                      </w:r>
                    </w:p>
                  </w:txbxContent>
                </v:textbox>
                <w10:wrap type="topAndBottom" anchorx="page"/>
              </v:shape>
            </w:pict>
          </mc:Fallback>
        </mc:AlternateContent>
      </w:r>
    </w:p>
    <w:p w14:paraId="00DC2384" w14:textId="77777777" w:rsidR="00350CFB" w:rsidRDefault="00350CFB">
      <w:pPr>
        <w:pStyle w:val="a3"/>
        <w:spacing w:before="57"/>
      </w:pPr>
    </w:p>
    <w:p w14:paraId="00DC2385" w14:textId="77777777" w:rsidR="00350CFB" w:rsidRDefault="00283FFF">
      <w:pPr>
        <w:pStyle w:val="a3"/>
        <w:spacing w:before="1"/>
        <w:ind w:left="282"/>
      </w:pPr>
      <w:bookmarkStart w:id="428" w:name="Cost_components"/>
      <w:bookmarkEnd w:id="428"/>
      <w:r>
        <w:t>subject</w:t>
      </w:r>
      <w:r>
        <w:rPr>
          <w:spacing w:val="-6"/>
        </w:rPr>
        <w:t xml:space="preserve"> </w:t>
      </w:r>
      <w:r>
        <w:t>to</w:t>
      </w:r>
      <w:r>
        <w:rPr>
          <w:spacing w:val="-5"/>
        </w:rPr>
        <w:t xml:space="preserve"> </w:t>
      </w:r>
      <w:r>
        <w:t>a</w:t>
      </w:r>
      <w:r>
        <w:rPr>
          <w:spacing w:val="-6"/>
        </w:rPr>
        <w:t xml:space="preserve"> </w:t>
      </w:r>
      <w:r>
        <w:t>budget</w:t>
      </w:r>
      <w:r>
        <w:rPr>
          <w:spacing w:val="-5"/>
        </w:rPr>
        <w:t xml:space="preserve"> </w:t>
      </w:r>
      <w:r>
        <w:t>on</w:t>
      </w:r>
      <w:r>
        <w:rPr>
          <w:spacing w:val="-6"/>
        </w:rPr>
        <w:t xml:space="preserve"> </w:t>
      </w:r>
      <w:r>
        <w:t>attack</w:t>
      </w:r>
      <w:r>
        <w:rPr>
          <w:spacing w:val="-5"/>
        </w:rPr>
        <w:t xml:space="preserve"> </w:t>
      </w:r>
      <w:r>
        <w:t>cost</w:t>
      </w:r>
      <w:r>
        <w:rPr>
          <w:spacing w:val="-6"/>
        </w:rPr>
        <w:t xml:space="preserve"> </w:t>
      </w:r>
      <w:r>
        <w:t>defined</w:t>
      </w:r>
      <w:r>
        <w:rPr>
          <w:spacing w:val="-5"/>
        </w:rPr>
        <w:t xml:space="preserve"> </w:t>
      </w:r>
      <w:r>
        <w:rPr>
          <w:spacing w:val="-2"/>
        </w:rPr>
        <w:t>below.</w:t>
      </w:r>
    </w:p>
    <w:p w14:paraId="00DC2386" w14:textId="77777777" w:rsidR="00350CFB" w:rsidRDefault="00350CFB">
      <w:pPr>
        <w:pStyle w:val="a3"/>
        <w:spacing w:before="185"/>
      </w:pPr>
    </w:p>
    <w:p w14:paraId="00DC2387" w14:textId="77777777" w:rsidR="00350CFB" w:rsidRDefault="00283FFF">
      <w:pPr>
        <w:pStyle w:val="3"/>
        <w:numPr>
          <w:ilvl w:val="2"/>
          <w:numId w:val="26"/>
        </w:numPr>
        <w:tabs>
          <w:tab w:val="left" w:pos="879"/>
        </w:tabs>
        <w:ind w:left="879" w:hanging="597"/>
      </w:pPr>
      <w:r>
        <w:t>Cost</w:t>
      </w:r>
      <w:r>
        <w:rPr>
          <w:spacing w:val="-6"/>
        </w:rPr>
        <w:t xml:space="preserve"> </w:t>
      </w:r>
      <w:r>
        <w:rPr>
          <w:spacing w:val="-2"/>
        </w:rPr>
        <w:t>components</w:t>
      </w:r>
    </w:p>
    <w:p w14:paraId="00DC2388" w14:textId="77777777" w:rsidR="00350CFB" w:rsidRDefault="00350CFB">
      <w:pPr>
        <w:pStyle w:val="a3"/>
        <w:spacing w:before="47"/>
        <w:rPr>
          <w:b/>
        </w:rPr>
      </w:pPr>
    </w:p>
    <w:p w14:paraId="00DC2389" w14:textId="77777777" w:rsidR="00350CFB" w:rsidRDefault="00283FFF">
      <w:pPr>
        <w:pStyle w:val="a3"/>
        <w:ind w:left="282"/>
      </w:pPr>
      <w:r>
        <w:t>Fabricating</w:t>
      </w:r>
      <w:r>
        <w:rPr>
          <w:spacing w:val="-8"/>
        </w:rPr>
        <w:t xml:space="preserve"> </w:t>
      </w:r>
      <w:r>
        <w:t>an</w:t>
      </w:r>
      <w:r>
        <w:rPr>
          <w:spacing w:val="-3"/>
        </w:rPr>
        <w:t xml:space="preserve"> </w:t>
      </w:r>
      <w:r>
        <w:t>allowance</w:t>
      </w:r>
      <w:r>
        <w:rPr>
          <w:spacing w:val="-4"/>
        </w:rPr>
        <w:t xml:space="preserve"> </w:t>
      </w:r>
      <w:r>
        <w:t>edge</w:t>
      </w:r>
      <w:r>
        <w:rPr>
          <w:spacing w:val="-3"/>
        </w:rPr>
        <w:t xml:space="preserve"> </w:t>
      </w:r>
      <w:r>
        <w:t>(</w:t>
      </w:r>
      <w:r>
        <w:rPr>
          <w:i/>
        </w:rPr>
        <w:t>u,</w:t>
      </w:r>
      <w:r>
        <w:rPr>
          <w:i/>
          <w:spacing w:val="-21"/>
        </w:rPr>
        <w:t xml:space="preserve"> </w:t>
      </w:r>
      <w:r>
        <w:rPr>
          <w:i/>
        </w:rPr>
        <w:t>v</w:t>
      </w:r>
      <w:r>
        <w:t>)</w:t>
      </w:r>
      <w:r>
        <w:rPr>
          <w:spacing w:val="-3"/>
        </w:rPr>
        <w:t xml:space="preserve"> </w:t>
      </w:r>
      <w:r>
        <w:t>with</w:t>
      </w:r>
      <w:r>
        <w:rPr>
          <w:spacing w:val="-4"/>
        </w:rPr>
        <w:t xml:space="preserve"> </w:t>
      </w:r>
      <w:r>
        <w:t>weight</w:t>
      </w:r>
      <w:r>
        <w:rPr>
          <w:spacing w:val="-3"/>
        </w:rPr>
        <w:t xml:space="preserve"> </w:t>
      </w:r>
      <w:r>
        <w:rPr>
          <w:i/>
        </w:rPr>
        <w:t>w</w:t>
      </w:r>
      <w:r>
        <w:rPr>
          <w:rFonts w:ascii="Menlo"/>
          <w:i/>
          <w:vertAlign w:val="subscript"/>
        </w:rPr>
        <w:t>uv</w:t>
      </w:r>
      <w:r>
        <w:rPr>
          <w:rFonts w:ascii="Menlo"/>
          <w:i/>
          <w:spacing w:val="-69"/>
        </w:rPr>
        <w:t xml:space="preserve"> </w:t>
      </w:r>
      <w:r>
        <w:t>incurs</w:t>
      </w:r>
      <w:r>
        <w:rPr>
          <w:spacing w:val="-3"/>
        </w:rPr>
        <w:t xml:space="preserve"> </w:t>
      </w:r>
      <w:r>
        <w:t>at</w:t>
      </w:r>
      <w:r>
        <w:rPr>
          <w:spacing w:val="-3"/>
        </w:rPr>
        <w:t xml:space="preserve"> </w:t>
      </w:r>
      <w:r>
        <w:t>least</w:t>
      </w:r>
      <w:r>
        <w:rPr>
          <w:spacing w:val="-4"/>
        </w:rPr>
        <w:t xml:space="preserve"> </w:t>
      </w:r>
      <w:r>
        <w:t>three</w:t>
      </w:r>
      <w:r>
        <w:rPr>
          <w:spacing w:val="-3"/>
        </w:rPr>
        <w:t xml:space="preserve"> </w:t>
      </w:r>
      <w:r>
        <w:t>cost</w:t>
      </w:r>
      <w:r>
        <w:rPr>
          <w:spacing w:val="-3"/>
        </w:rPr>
        <w:t xml:space="preserve"> </w:t>
      </w:r>
      <w:r>
        <w:rPr>
          <w:spacing w:val="-2"/>
        </w:rPr>
        <w:t>components:</w:t>
      </w:r>
    </w:p>
    <w:p w14:paraId="00DC238A" w14:textId="77777777" w:rsidR="00350CFB" w:rsidRDefault="00350CFB">
      <w:pPr>
        <w:pStyle w:val="a3"/>
        <w:spacing w:before="19"/>
      </w:pPr>
    </w:p>
    <w:p w14:paraId="00DC238B" w14:textId="77777777" w:rsidR="00350CFB" w:rsidRDefault="00283FFF">
      <w:pPr>
        <w:pStyle w:val="a4"/>
        <w:numPr>
          <w:ilvl w:val="0"/>
          <w:numId w:val="9"/>
        </w:numPr>
        <w:tabs>
          <w:tab w:val="left" w:pos="847"/>
          <w:tab w:val="left" w:pos="856"/>
        </w:tabs>
        <w:spacing w:line="369" w:lineRule="auto"/>
        <w:ind w:right="564" w:hanging="311"/>
        <w:rPr>
          <w:sz w:val="24"/>
        </w:rPr>
      </w:pPr>
      <w:r>
        <w:rPr>
          <w:spacing w:val="-2"/>
          <w:sz w:val="24"/>
        </w:rPr>
        <w:t>Transaction</w:t>
      </w:r>
      <w:r>
        <w:rPr>
          <w:spacing w:val="-13"/>
          <w:sz w:val="24"/>
        </w:rPr>
        <w:t xml:space="preserve"> </w:t>
      </w:r>
      <w:r>
        <w:rPr>
          <w:spacing w:val="-2"/>
          <w:sz w:val="24"/>
        </w:rPr>
        <w:t>cost:</w:t>
      </w:r>
      <w:r>
        <w:rPr>
          <w:spacing w:val="3"/>
          <w:sz w:val="24"/>
        </w:rPr>
        <w:t xml:space="preserve"> </w:t>
      </w:r>
      <w:r>
        <w:rPr>
          <w:spacing w:val="-2"/>
          <w:sz w:val="24"/>
        </w:rPr>
        <w:t>Submitting</w:t>
      </w:r>
      <w:r>
        <w:rPr>
          <w:spacing w:val="-13"/>
          <w:sz w:val="24"/>
        </w:rPr>
        <w:t xml:space="preserve"> </w:t>
      </w:r>
      <w:r>
        <w:rPr>
          <w:rFonts w:ascii="Courier New"/>
          <w:spacing w:val="-2"/>
          <w:sz w:val="24"/>
        </w:rPr>
        <w:t>approve</w:t>
      </w:r>
      <w:r>
        <w:rPr>
          <w:rFonts w:ascii="Courier New"/>
          <w:spacing w:val="-76"/>
          <w:sz w:val="24"/>
        </w:rPr>
        <w:t xml:space="preserve"> </w:t>
      </w:r>
      <w:r>
        <w:rPr>
          <w:spacing w:val="-2"/>
          <w:sz w:val="24"/>
        </w:rPr>
        <w:t>or</w:t>
      </w:r>
      <w:r>
        <w:rPr>
          <w:spacing w:val="-7"/>
          <w:sz w:val="24"/>
        </w:rPr>
        <w:t xml:space="preserve"> </w:t>
      </w:r>
      <w:r>
        <w:rPr>
          <w:rFonts w:ascii="Courier New"/>
          <w:spacing w:val="-2"/>
          <w:sz w:val="24"/>
        </w:rPr>
        <w:t>permit</w:t>
      </w:r>
      <w:r>
        <w:rPr>
          <w:rFonts w:ascii="Courier New"/>
          <w:spacing w:val="-76"/>
          <w:sz w:val="24"/>
        </w:rPr>
        <w:t xml:space="preserve"> </w:t>
      </w:r>
      <w:r>
        <w:rPr>
          <w:spacing w:val="-2"/>
          <w:sz w:val="24"/>
        </w:rPr>
        <w:t>consumes</w:t>
      </w:r>
      <w:r>
        <w:rPr>
          <w:spacing w:val="-7"/>
          <w:sz w:val="24"/>
        </w:rPr>
        <w:t xml:space="preserve"> </w:t>
      </w:r>
      <w:r>
        <w:rPr>
          <w:spacing w:val="-2"/>
          <w:sz w:val="24"/>
        </w:rPr>
        <w:t>gas.</w:t>
      </w:r>
      <w:r>
        <w:rPr>
          <w:spacing w:val="23"/>
          <w:sz w:val="24"/>
        </w:rPr>
        <w:t xml:space="preserve"> </w:t>
      </w:r>
      <w:r>
        <w:rPr>
          <w:spacing w:val="-2"/>
          <w:sz w:val="24"/>
        </w:rPr>
        <w:t>Let</w:t>
      </w:r>
      <w:r>
        <w:rPr>
          <w:spacing w:val="-7"/>
          <w:sz w:val="24"/>
        </w:rPr>
        <w:t xml:space="preserve"> </w:t>
      </w:r>
      <w:r>
        <w:rPr>
          <w:i/>
          <w:spacing w:val="-2"/>
          <w:sz w:val="24"/>
        </w:rPr>
        <w:t>c</w:t>
      </w:r>
      <w:r>
        <w:rPr>
          <w:spacing w:val="-2"/>
          <w:sz w:val="24"/>
          <w:vertAlign w:val="subscript"/>
        </w:rPr>
        <w:t>gas</w:t>
      </w:r>
      <w:r>
        <w:rPr>
          <w:spacing w:val="-2"/>
          <w:sz w:val="24"/>
        </w:rPr>
        <w:t xml:space="preserve"> be</w:t>
      </w:r>
      <w:r>
        <w:rPr>
          <w:spacing w:val="-7"/>
          <w:sz w:val="24"/>
        </w:rPr>
        <w:t xml:space="preserve"> </w:t>
      </w:r>
      <w:r>
        <w:rPr>
          <w:spacing w:val="-2"/>
          <w:sz w:val="24"/>
        </w:rPr>
        <w:t>the</w:t>
      </w:r>
      <w:r>
        <w:rPr>
          <w:spacing w:val="-7"/>
          <w:sz w:val="24"/>
        </w:rPr>
        <w:t xml:space="preserve"> </w:t>
      </w:r>
      <w:r>
        <w:rPr>
          <w:spacing w:val="-2"/>
          <w:sz w:val="24"/>
        </w:rPr>
        <w:t xml:space="preserve">expected </w:t>
      </w:r>
      <w:r>
        <w:rPr>
          <w:sz w:val="24"/>
        </w:rPr>
        <w:t xml:space="preserve">fee per allowance update. For </w:t>
      </w:r>
      <w:r>
        <w:rPr>
          <w:i/>
          <w:sz w:val="24"/>
        </w:rPr>
        <w:t xml:space="preserve">m </w:t>
      </w:r>
      <w:r>
        <w:rPr>
          <w:sz w:val="24"/>
        </w:rPr>
        <w:t>updates,</w:t>
      </w:r>
    </w:p>
    <w:p w14:paraId="00DC238C" w14:textId="77777777" w:rsidR="00350CFB" w:rsidRDefault="00350CFB">
      <w:pPr>
        <w:pStyle w:val="a3"/>
        <w:spacing w:before="144"/>
      </w:pPr>
    </w:p>
    <w:p w14:paraId="00DC238D" w14:textId="77777777" w:rsidR="00350CFB" w:rsidRDefault="00283FFF">
      <w:pPr>
        <w:tabs>
          <w:tab w:val="left" w:pos="9196"/>
        </w:tabs>
        <w:ind w:left="4578"/>
        <w:rPr>
          <w:sz w:val="24"/>
        </w:rPr>
      </w:pPr>
      <w:r>
        <w:rPr>
          <w:i/>
          <w:w w:val="110"/>
          <w:sz w:val="24"/>
        </w:rPr>
        <w:t>C</w:t>
      </w:r>
      <w:r>
        <w:rPr>
          <w:w w:val="110"/>
          <w:sz w:val="24"/>
          <w:vertAlign w:val="subscript"/>
        </w:rPr>
        <w:t>gas</w:t>
      </w:r>
      <w:r>
        <w:rPr>
          <w:spacing w:val="8"/>
          <w:w w:val="110"/>
          <w:sz w:val="24"/>
        </w:rPr>
        <w:t xml:space="preserve"> </w:t>
      </w:r>
      <w:r>
        <w:rPr>
          <w:w w:val="110"/>
          <w:sz w:val="24"/>
        </w:rPr>
        <w:t>=</w:t>
      </w:r>
      <w:r>
        <w:rPr>
          <w:spacing w:val="-1"/>
          <w:w w:val="110"/>
          <w:sz w:val="24"/>
        </w:rPr>
        <w:t xml:space="preserve"> </w:t>
      </w:r>
      <w:r>
        <w:rPr>
          <w:i/>
          <w:spacing w:val="-2"/>
          <w:w w:val="110"/>
          <w:sz w:val="24"/>
        </w:rPr>
        <w:t>mc</w:t>
      </w:r>
      <w:r>
        <w:rPr>
          <w:spacing w:val="-2"/>
          <w:w w:val="110"/>
          <w:sz w:val="24"/>
          <w:vertAlign w:val="subscript"/>
        </w:rPr>
        <w:t>gas</w:t>
      </w:r>
      <w:r>
        <w:rPr>
          <w:i/>
          <w:spacing w:val="-2"/>
          <w:w w:val="110"/>
          <w:sz w:val="24"/>
        </w:rPr>
        <w:t>.</w:t>
      </w:r>
      <w:r>
        <w:rPr>
          <w:i/>
          <w:sz w:val="24"/>
        </w:rPr>
        <w:tab/>
      </w:r>
      <w:r>
        <w:rPr>
          <w:spacing w:val="-2"/>
          <w:w w:val="110"/>
          <w:sz w:val="24"/>
        </w:rPr>
        <w:t>(5.3)</w:t>
      </w:r>
    </w:p>
    <w:p w14:paraId="00DC238E" w14:textId="77777777" w:rsidR="00350CFB" w:rsidRDefault="00350CFB">
      <w:pPr>
        <w:pStyle w:val="a3"/>
        <w:spacing w:before="202"/>
      </w:pPr>
    </w:p>
    <w:p w14:paraId="00DC238F" w14:textId="77777777" w:rsidR="00350CFB" w:rsidRDefault="00283FFF">
      <w:pPr>
        <w:pStyle w:val="a4"/>
        <w:numPr>
          <w:ilvl w:val="0"/>
          <w:numId w:val="9"/>
        </w:numPr>
        <w:tabs>
          <w:tab w:val="left" w:pos="855"/>
        </w:tabs>
        <w:ind w:left="855" w:hanging="310"/>
        <w:rPr>
          <w:sz w:val="24"/>
        </w:rPr>
      </w:pPr>
      <w:r>
        <w:rPr>
          <w:sz w:val="24"/>
        </w:rPr>
        <w:t>Capital</w:t>
      </w:r>
      <w:r>
        <w:rPr>
          <w:spacing w:val="-19"/>
          <w:sz w:val="24"/>
        </w:rPr>
        <w:t xml:space="preserve"> </w:t>
      </w:r>
      <w:r>
        <w:rPr>
          <w:sz w:val="24"/>
        </w:rPr>
        <w:t>lock</w:t>
      </w:r>
      <w:r>
        <w:rPr>
          <w:spacing w:val="-19"/>
          <w:sz w:val="24"/>
        </w:rPr>
        <w:t xml:space="preserve"> </w:t>
      </w:r>
      <w:r>
        <w:rPr>
          <w:sz w:val="24"/>
        </w:rPr>
        <w:t>/</w:t>
      </w:r>
      <w:r>
        <w:rPr>
          <w:spacing w:val="-19"/>
          <w:sz w:val="24"/>
        </w:rPr>
        <w:t xml:space="preserve"> </w:t>
      </w:r>
      <w:r>
        <w:rPr>
          <w:sz w:val="24"/>
        </w:rPr>
        <w:t>opportunity</w:t>
      </w:r>
      <w:r>
        <w:rPr>
          <w:spacing w:val="-18"/>
          <w:sz w:val="24"/>
        </w:rPr>
        <w:t xml:space="preserve"> </w:t>
      </w:r>
      <w:r>
        <w:rPr>
          <w:sz w:val="24"/>
        </w:rPr>
        <w:t>cost:</w:t>
      </w:r>
      <w:r>
        <w:rPr>
          <w:spacing w:val="11"/>
          <w:sz w:val="24"/>
        </w:rPr>
        <w:t xml:space="preserve"> </w:t>
      </w:r>
      <w:r>
        <w:rPr>
          <w:sz w:val="24"/>
        </w:rPr>
        <w:t>A</w:t>
      </w:r>
      <w:r>
        <w:rPr>
          <w:spacing w:val="-19"/>
          <w:sz w:val="24"/>
        </w:rPr>
        <w:t xml:space="preserve"> </w:t>
      </w:r>
      <w:r>
        <w:rPr>
          <w:sz w:val="24"/>
        </w:rPr>
        <w:t>non-zero</w:t>
      </w:r>
      <w:r>
        <w:rPr>
          <w:spacing w:val="-18"/>
          <w:sz w:val="24"/>
        </w:rPr>
        <w:t xml:space="preserve"> </w:t>
      </w:r>
      <w:r>
        <w:rPr>
          <w:sz w:val="24"/>
        </w:rPr>
        <w:t>allowance</w:t>
      </w:r>
      <w:r>
        <w:rPr>
          <w:spacing w:val="-19"/>
          <w:sz w:val="24"/>
        </w:rPr>
        <w:t xml:space="preserve"> </w:t>
      </w:r>
      <w:r>
        <w:rPr>
          <w:sz w:val="24"/>
        </w:rPr>
        <w:t>to</w:t>
      </w:r>
      <w:r>
        <w:rPr>
          <w:spacing w:val="-19"/>
          <w:sz w:val="24"/>
        </w:rPr>
        <w:t xml:space="preserve"> </w:t>
      </w:r>
      <w:r>
        <w:rPr>
          <w:sz w:val="24"/>
        </w:rPr>
        <w:t>an</w:t>
      </w:r>
      <w:r>
        <w:rPr>
          <w:spacing w:val="-18"/>
          <w:sz w:val="24"/>
        </w:rPr>
        <w:t xml:space="preserve"> </w:t>
      </w:r>
      <w:r>
        <w:rPr>
          <w:sz w:val="24"/>
        </w:rPr>
        <w:t>external</w:t>
      </w:r>
      <w:r>
        <w:rPr>
          <w:spacing w:val="-19"/>
          <w:sz w:val="24"/>
        </w:rPr>
        <w:t xml:space="preserve"> </w:t>
      </w:r>
      <w:r>
        <w:rPr>
          <w:sz w:val="24"/>
        </w:rPr>
        <w:t>spender</w:t>
      </w:r>
      <w:r>
        <w:rPr>
          <w:spacing w:val="-20"/>
          <w:sz w:val="24"/>
        </w:rPr>
        <w:t xml:space="preserve"> </w:t>
      </w:r>
      <w:r>
        <w:rPr>
          <w:i/>
          <w:sz w:val="24"/>
        </w:rPr>
        <w:t>v</w:t>
      </w:r>
      <w:r>
        <w:rPr>
          <w:i/>
          <w:spacing w:val="18"/>
          <w:sz w:val="24"/>
        </w:rPr>
        <w:t xml:space="preserve"> </w:t>
      </w:r>
      <w:r>
        <w:rPr>
          <w:rFonts w:ascii="Arial Unicode MS" w:hAnsi="Arial Unicode MS"/>
          <w:spacing w:val="-132"/>
          <w:w w:val="72"/>
          <w:sz w:val="24"/>
        </w:rPr>
        <w:t>∈</w:t>
      </w:r>
      <w:r>
        <w:rPr>
          <w:w w:val="127"/>
          <w:sz w:val="24"/>
        </w:rPr>
        <w:t>/</w:t>
      </w:r>
      <w:r>
        <w:rPr>
          <w:spacing w:val="22"/>
          <w:sz w:val="24"/>
        </w:rPr>
        <w:t xml:space="preserve"> </w:t>
      </w:r>
      <w:r>
        <w:rPr>
          <w:rFonts w:ascii="Arial Unicode MS" w:hAnsi="Arial Unicode MS"/>
          <w:sz w:val="24"/>
        </w:rPr>
        <w:t>A</w:t>
      </w:r>
      <w:r>
        <w:rPr>
          <w:rFonts w:ascii="Arial Unicode MS" w:hAnsi="Arial Unicode MS"/>
          <w:spacing w:val="-25"/>
          <w:sz w:val="24"/>
        </w:rPr>
        <w:t xml:space="preserve"> </w:t>
      </w:r>
      <w:r>
        <w:rPr>
          <w:spacing w:val="-2"/>
          <w:sz w:val="24"/>
        </w:rPr>
        <w:t>exposes</w:t>
      </w:r>
    </w:p>
    <w:p w14:paraId="00DC2390" w14:textId="77777777" w:rsidR="00350CFB" w:rsidRDefault="00350CFB">
      <w:pPr>
        <w:pStyle w:val="a4"/>
        <w:rPr>
          <w:sz w:val="24"/>
        </w:rPr>
        <w:sectPr w:rsidR="00350CFB">
          <w:pgSz w:w="11910" w:h="16840"/>
          <w:pgMar w:top="1840" w:right="708" w:bottom="2300" w:left="992" w:header="0" w:footer="2115" w:gutter="0"/>
          <w:cols w:space="720"/>
        </w:sectPr>
      </w:pPr>
    </w:p>
    <w:p w14:paraId="00DC2391" w14:textId="77777777" w:rsidR="00350CFB" w:rsidRDefault="00283FFF">
      <w:pPr>
        <w:pStyle w:val="a3"/>
        <w:spacing w:line="410" w:lineRule="exact"/>
        <w:ind w:left="856"/>
        <w:jc w:val="both"/>
      </w:pPr>
      <w:r>
        <w:t>tokens</w:t>
      </w:r>
      <w:r>
        <w:rPr>
          <w:spacing w:val="-10"/>
        </w:rPr>
        <w:t xml:space="preserve"> </w:t>
      </w:r>
      <w:r>
        <w:t>owned</w:t>
      </w:r>
      <w:r>
        <w:rPr>
          <w:spacing w:val="-10"/>
        </w:rPr>
        <w:t xml:space="preserve"> </w:t>
      </w:r>
      <w:r>
        <w:t>by</w:t>
      </w:r>
      <w:r>
        <w:rPr>
          <w:spacing w:val="-9"/>
        </w:rPr>
        <w:t xml:space="preserve"> </w:t>
      </w:r>
      <w:r>
        <w:rPr>
          <w:i/>
        </w:rPr>
        <w:t>u</w:t>
      </w:r>
      <w:r>
        <w:rPr>
          <w:i/>
          <w:spacing w:val="-10"/>
        </w:rPr>
        <w:t xml:space="preserve"> </w:t>
      </w:r>
      <w:r>
        <w:t>to</w:t>
      </w:r>
      <w:r>
        <w:rPr>
          <w:spacing w:val="-9"/>
        </w:rPr>
        <w:t xml:space="preserve"> </w:t>
      </w:r>
      <w:r>
        <w:t>transfer</w:t>
      </w:r>
      <w:r>
        <w:rPr>
          <w:spacing w:val="-10"/>
        </w:rPr>
        <w:t xml:space="preserve"> </w:t>
      </w:r>
      <w:r>
        <w:t>by</w:t>
      </w:r>
      <w:r>
        <w:rPr>
          <w:spacing w:val="-10"/>
        </w:rPr>
        <w:t xml:space="preserve"> </w:t>
      </w:r>
      <w:r>
        <w:rPr>
          <w:i/>
        </w:rPr>
        <w:t>v</w:t>
      </w:r>
      <w:r>
        <w:t>.</w:t>
      </w:r>
      <w:r>
        <w:rPr>
          <w:spacing w:val="17"/>
        </w:rPr>
        <w:t xml:space="preserve"> </w:t>
      </w:r>
      <w:r>
        <w:t>Even</w:t>
      </w:r>
      <w:r>
        <w:rPr>
          <w:spacing w:val="-10"/>
        </w:rPr>
        <w:t xml:space="preserve"> </w:t>
      </w:r>
      <w:r>
        <w:t>if</w:t>
      </w:r>
      <w:r>
        <w:rPr>
          <w:spacing w:val="-9"/>
        </w:rPr>
        <w:t xml:space="preserve"> </w:t>
      </w:r>
      <w:r>
        <w:rPr>
          <w:i/>
        </w:rPr>
        <w:t>v</w:t>
      </w:r>
      <w:r>
        <w:rPr>
          <w:i/>
          <w:spacing w:val="15"/>
        </w:rPr>
        <w:t xml:space="preserve"> </w:t>
      </w:r>
      <w:r>
        <w:rPr>
          <w:rFonts w:ascii="Arial Unicode MS" w:hAnsi="Arial Unicode MS"/>
        </w:rPr>
        <w:t>∈ A</w:t>
      </w:r>
      <w:r>
        <w:t>,</w:t>
      </w:r>
      <w:r>
        <w:rPr>
          <w:spacing w:val="-8"/>
        </w:rPr>
        <w:t xml:space="preserve"> </w:t>
      </w:r>
      <w:r>
        <w:t>maintaining</w:t>
      </w:r>
      <w:r>
        <w:rPr>
          <w:spacing w:val="-9"/>
        </w:rPr>
        <w:t xml:space="preserve"> </w:t>
      </w:r>
      <w:r>
        <w:t>large</w:t>
      </w:r>
      <w:r>
        <w:rPr>
          <w:spacing w:val="-10"/>
        </w:rPr>
        <w:t xml:space="preserve"> </w:t>
      </w:r>
      <w:r>
        <w:t>allowances</w:t>
      </w:r>
      <w:r>
        <w:rPr>
          <w:spacing w:val="-9"/>
        </w:rPr>
        <w:t xml:space="preserve"> </w:t>
      </w:r>
      <w:r>
        <w:t>to</w:t>
      </w:r>
      <w:r>
        <w:rPr>
          <w:spacing w:val="-10"/>
        </w:rPr>
        <w:t xml:space="preserve"> </w:t>
      </w:r>
      <w:r>
        <w:rPr>
          <w:spacing w:val="-2"/>
        </w:rPr>
        <w:t>contracts</w:t>
      </w:r>
    </w:p>
    <w:p w14:paraId="00DC2392" w14:textId="77777777" w:rsidR="00350CFB" w:rsidRDefault="00283FFF">
      <w:pPr>
        <w:pStyle w:val="a3"/>
        <w:spacing w:before="118" w:line="391" w:lineRule="auto"/>
        <w:ind w:left="856" w:right="564"/>
        <w:jc w:val="both"/>
      </w:pPr>
      <w:r>
        <w:rPr>
          <w:noProof/>
        </w:rPr>
        <mc:AlternateContent>
          <mc:Choice Requires="wps">
            <w:drawing>
              <wp:anchor distT="0" distB="0" distL="0" distR="0" simplePos="0" relativeHeight="484062720" behindDoc="1" locked="0" layoutInCell="1" allowOverlap="1" wp14:anchorId="00DC27DE" wp14:editId="00DC27DF">
                <wp:simplePos x="0" y="0"/>
                <wp:positionH relativeFrom="page">
                  <wp:posOffset>3841369</wp:posOffset>
                </wp:positionH>
                <wp:positionV relativeFrom="paragraph">
                  <wp:posOffset>829139</wp:posOffset>
                </wp:positionV>
                <wp:extent cx="219710" cy="56324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8"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DE" id="Textbox 857" o:spid="_x0000_s1386" type="#_x0000_t202" style="position:absolute;left:0;text-align:left;margin-left:302.45pt;margin-top:65.3pt;width:17.3pt;height:44.35pt;z-index:-1925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" filled="f" stroked="f">
                <v:textbox inset="0,0,0,0">
                  <w:txbxContent>
                    <w:p w14:paraId="00DC2898" w14:textId="77777777" w:rsidR="00350CFB" w:rsidRDefault="00283FFF">
                      <w:pPr>
                        <w:pStyle w:val="a3"/>
                        <w:spacing w:line="231" w:lineRule="exact"/>
                      </w:pPr>
                      <w:r>
                        <w:rPr>
                          <w:spacing w:val="-10"/>
                          <w:w w:val="235"/>
                        </w:rPr>
                        <w:t>L</w:t>
                      </w:r>
                    </w:p>
                  </w:txbxContent>
                </v:textbox>
                <w10:wrap anchorx="page"/>
              </v:shape>
            </w:pict>
          </mc:Fallback>
        </mc:AlternateContent>
      </w:r>
      <w:r>
        <w:t>or routers may be required to mimic honest behavior.</w:t>
      </w:r>
      <w:r>
        <w:rPr>
          <w:spacing w:val="29"/>
        </w:rPr>
        <w:t xml:space="preserve"> </w:t>
      </w:r>
      <w:r>
        <w:t xml:space="preserve">Let </w:t>
      </w:r>
      <w:r>
        <w:rPr>
          <w:i/>
        </w:rPr>
        <w:t>ℓ</w:t>
      </w:r>
      <w:r>
        <w:t>(</w:t>
      </w:r>
      <w:r>
        <w:rPr>
          <w:i/>
        </w:rPr>
        <w:t>w</w:t>
      </w:r>
      <w:r>
        <w:rPr>
          <w:rFonts w:ascii="Menlo" w:hAnsi="Menlo"/>
          <w:i/>
          <w:vertAlign w:val="subscript"/>
        </w:rPr>
        <w:t>uv</w:t>
      </w:r>
      <w:r>
        <w:t>) be the opportunity cost of capital</w:t>
      </w:r>
      <w:r>
        <w:rPr>
          <w:spacing w:val="-15"/>
        </w:rPr>
        <w:t xml:space="preserve"> </w:t>
      </w:r>
      <w:r>
        <w:t>associated</w:t>
      </w:r>
      <w:r>
        <w:rPr>
          <w:spacing w:val="-15"/>
        </w:rPr>
        <w:t xml:space="preserve"> </w:t>
      </w:r>
      <w:r>
        <w:t>with</w:t>
      </w:r>
      <w:r>
        <w:rPr>
          <w:spacing w:val="-15"/>
        </w:rPr>
        <w:t xml:space="preserve"> </w:t>
      </w:r>
      <w:r>
        <w:t>weight</w:t>
      </w:r>
      <w:r>
        <w:rPr>
          <w:spacing w:val="-15"/>
        </w:rPr>
        <w:t xml:space="preserve"> </w:t>
      </w:r>
      <w:r>
        <w:rPr>
          <w:i/>
        </w:rPr>
        <w:t>w</w:t>
      </w:r>
      <w:r>
        <w:rPr>
          <w:rFonts w:ascii="Menlo" w:hAnsi="Menlo"/>
          <w:i/>
          <w:vertAlign w:val="subscript"/>
        </w:rPr>
        <w:t>uv</w:t>
      </w:r>
      <w:r>
        <w:rPr>
          <w:rFonts w:ascii="Menlo" w:hAnsi="Menlo"/>
          <w:i/>
          <w:spacing w:val="-37"/>
        </w:rPr>
        <w:t xml:space="preserve"> </w:t>
      </w:r>
      <w:r>
        <w:t>over</w:t>
      </w:r>
      <w:r>
        <w:rPr>
          <w:spacing w:val="-15"/>
        </w:rPr>
        <w:t xml:space="preserve"> </w:t>
      </w:r>
      <w:r>
        <w:t>the</w:t>
      </w:r>
      <w:r>
        <w:rPr>
          <w:spacing w:val="-15"/>
        </w:rPr>
        <w:t xml:space="preserve"> </w:t>
      </w:r>
      <w:r>
        <w:t>reputation</w:t>
      </w:r>
      <w:r>
        <w:rPr>
          <w:spacing w:val="-15"/>
        </w:rPr>
        <w:t xml:space="preserve"> </w:t>
      </w:r>
      <w:r>
        <w:t>refresh</w:t>
      </w:r>
      <w:r>
        <w:rPr>
          <w:spacing w:val="-15"/>
        </w:rPr>
        <w:t xml:space="preserve"> </w:t>
      </w:r>
      <w:r>
        <w:t>horizon</w:t>
      </w:r>
      <w:r>
        <w:rPr>
          <w:spacing w:val="-15"/>
        </w:rPr>
        <w:t xml:space="preserve"> </w:t>
      </w:r>
      <w:r>
        <w:t>(for</w:t>
      </w:r>
      <w:r>
        <w:rPr>
          <w:spacing w:val="-15"/>
        </w:rPr>
        <w:t xml:space="preserve"> </w:t>
      </w:r>
      <w:r>
        <w:t>example,</w:t>
      </w:r>
      <w:r>
        <w:rPr>
          <w:spacing w:val="-10"/>
        </w:rPr>
        <w:t xml:space="preserve"> </w:t>
      </w:r>
      <w:r>
        <w:t>forgone yield). Then</w:t>
      </w:r>
    </w:p>
    <w:p w14:paraId="00DC2393" w14:textId="77777777" w:rsidR="00350CFB" w:rsidRDefault="00283FFF">
      <w:pPr>
        <w:tabs>
          <w:tab w:val="left" w:pos="5635"/>
          <w:tab w:val="left" w:pos="9196"/>
        </w:tabs>
        <w:spacing w:before="7"/>
        <w:ind w:left="4151"/>
        <w:rPr>
          <w:sz w:val="24"/>
        </w:rPr>
      </w:pPr>
      <w:r>
        <w:rPr>
          <w:i/>
          <w:w w:val="105"/>
          <w:sz w:val="24"/>
        </w:rPr>
        <w:t>C</w:t>
      </w:r>
      <w:r>
        <w:rPr>
          <w:w w:val="105"/>
          <w:sz w:val="24"/>
          <w:vertAlign w:val="subscript"/>
        </w:rPr>
        <w:t>cap</w:t>
      </w:r>
      <w:r>
        <w:rPr>
          <w:spacing w:val="-2"/>
          <w:w w:val="105"/>
          <w:sz w:val="24"/>
        </w:rPr>
        <w:t xml:space="preserve"> </w:t>
      </w:r>
      <w:r>
        <w:rPr>
          <w:spacing w:val="-10"/>
          <w:w w:val="105"/>
          <w:sz w:val="24"/>
        </w:rPr>
        <w:t>=</w:t>
      </w:r>
      <w:r>
        <w:rPr>
          <w:sz w:val="24"/>
        </w:rPr>
        <w:tab/>
      </w:r>
      <w:r>
        <w:rPr>
          <w:i/>
          <w:spacing w:val="-2"/>
          <w:w w:val="105"/>
          <w:sz w:val="24"/>
        </w:rPr>
        <w:t>ℓ</w:t>
      </w:r>
      <w:r>
        <w:rPr>
          <w:spacing w:val="-2"/>
          <w:w w:val="105"/>
          <w:sz w:val="24"/>
        </w:rPr>
        <w:t>(</w:t>
      </w:r>
      <w:r>
        <w:rPr>
          <w:i/>
          <w:spacing w:val="-2"/>
          <w:w w:val="105"/>
          <w:sz w:val="24"/>
        </w:rPr>
        <w:t>w</w:t>
      </w:r>
      <w:r>
        <w:rPr>
          <w:rFonts w:ascii="Menlo" w:hAnsi="Menlo"/>
          <w:i/>
          <w:spacing w:val="-2"/>
          <w:w w:val="105"/>
          <w:sz w:val="24"/>
          <w:vertAlign w:val="subscript"/>
        </w:rPr>
        <w:t>uv</w:t>
      </w:r>
      <w:r>
        <w:rPr>
          <w:spacing w:val="-2"/>
          <w:w w:val="105"/>
          <w:sz w:val="24"/>
        </w:rPr>
        <w:t>)</w:t>
      </w:r>
      <w:r>
        <w:rPr>
          <w:i/>
          <w:spacing w:val="-2"/>
          <w:w w:val="105"/>
          <w:sz w:val="24"/>
        </w:rPr>
        <w:t>,</w:t>
      </w:r>
      <w:r>
        <w:rPr>
          <w:i/>
          <w:sz w:val="24"/>
        </w:rPr>
        <w:tab/>
      </w:r>
      <w:r>
        <w:rPr>
          <w:spacing w:val="-4"/>
          <w:w w:val="105"/>
          <w:sz w:val="24"/>
        </w:rPr>
        <w:t>(5.4)</w:t>
      </w:r>
    </w:p>
    <w:p w14:paraId="00DC2394" w14:textId="77777777" w:rsidR="00350CFB" w:rsidRDefault="00283FFF">
      <w:pPr>
        <w:spacing w:before="85"/>
        <w:ind w:left="774" w:right="530"/>
        <w:jc w:val="center"/>
        <w:rPr>
          <w:i/>
          <w:sz w:val="16"/>
        </w:rPr>
      </w:pPr>
      <w:r>
        <w:rPr>
          <w:spacing w:val="-2"/>
          <w:w w:val="115"/>
          <w:sz w:val="16"/>
        </w:rPr>
        <w:t>(</w:t>
      </w:r>
      <w:r>
        <w:rPr>
          <w:rFonts w:ascii="Menlo" w:hAnsi="Menlo"/>
          <w:i/>
          <w:spacing w:val="-2"/>
          <w:w w:val="115"/>
          <w:sz w:val="16"/>
        </w:rPr>
        <w:t>u,v</w:t>
      </w:r>
      <w:r>
        <w:rPr>
          <w:spacing w:val="-2"/>
          <w:w w:val="115"/>
          <w:sz w:val="16"/>
        </w:rPr>
        <w:t>)</w:t>
      </w:r>
      <w:r>
        <w:rPr>
          <w:rFonts w:ascii="Apple Symbols" w:hAnsi="Apple Symbols"/>
          <w:spacing w:val="-2"/>
          <w:w w:val="115"/>
          <w:sz w:val="16"/>
        </w:rPr>
        <w:t>∈</w:t>
      </w:r>
      <w:r>
        <w:rPr>
          <w:rFonts w:ascii="Menlo" w:hAnsi="Menlo"/>
          <w:i/>
          <w:spacing w:val="-2"/>
          <w:w w:val="115"/>
          <w:sz w:val="16"/>
        </w:rPr>
        <w:t>E</w:t>
      </w:r>
      <w:r>
        <w:rPr>
          <w:i/>
          <w:spacing w:val="-2"/>
          <w:w w:val="115"/>
          <w:sz w:val="16"/>
          <w:vertAlign w:val="subscript"/>
        </w:rPr>
        <w:t>A</w:t>
      </w:r>
    </w:p>
    <w:p w14:paraId="00DC2395" w14:textId="77777777" w:rsidR="00350CFB" w:rsidRDefault="00283FFF">
      <w:pPr>
        <w:pStyle w:val="a3"/>
        <w:spacing w:before="190"/>
        <w:ind w:left="847"/>
        <w:jc w:val="both"/>
      </w:pPr>
      <w:r>
        <w:t>where</w:t>
      </w:r>
      <w:r>
        <w:rPr>
          <w:spacing w:val="15"/>
        </w:rPr>
        <w:t xml:space="preserve"> </w:t>
      </w:r>
      <w:r>
        <w:rPr>
          <w:i/>
        </w:rPr>
        <w:t>E</w:t>
      </w:r>
      <w:r>
        <w:rPr>
          <w:rFonts w:ascii="Apple Symbols"/>
          <w:vertAlign w:val="subscript"/>
        </w:rPr>
        <w:t>A</w:t>
      </w:r>
      <w:r>
        <w:rPr>
          <w:rFonts w:ascii="Apple Symbols"/>
          <w:spacing w:val="9"/>
        </w:rPr>
        <w:t xml:space="preserve"> </w:t>
      </w:r>
      <w:r>
        <w:t>denotes</w:t>
      </w:r>
      <w:r>
        <w:rPr>
          <w:spacing w:val="16"/>
        </w:rPr>
        <w:t xml:space="preserve"> </w:t>
      </w:r>
      <w:r>
        <w:t>attacker-created</w:t>
      </w:r>
      <w:r>
        <w:rPr>
          <w:spacing w:val="15"/>
        </w:rPr>
        <w:t xml:space="preserve"> </w:t>
      </w:r>
      <w:r>
        <w:rPr>
          <w:spacing w:val="-2"/>
        </w:rPr>
        <w:t>edges.</w:t>
      </w:r>
    </w:p>
    <w:p w14:paraId="00DC2396" w14:textId="77777777" w:rsidR="00350CFB" w:rsidRDefault="00283FFF">
      <w:pPr>
        <w:pStyle w:val="a4"/>
        <w:numPr>
          <w:ilvl w:val="0"/>
          <w:numId w:val="9"/>
        </w:numPr>
        <w:tabs>
          <w:tab w:val="left" w:pos="856"/>
        </w:tabs>
        <w:spacing w:before="209" w:line="396" w:lineRule="auto"/>
        <w:ind w:right="524" w:hanging="311"/>
        <w:jc w:val="both"/>
        <w:rPr>
          <w:sz w:val="24"/>
        </w:rPr>
      </w:pPr>
      <w:r>
        <w:rPr>
          <w:sz w:val="24"/>
        </w:rPr>
        <w:t>Revocation</w:t>
      </w:r>
      <w:r>
        <w:rPr>
          <w:spacing w:val="-4"/>
          <w:sz w:val="24"/>
        </w:rPr>
        <w:t xml:space="preserve"> </w:t>
      </w:r>
      <w:r>
        <w:rPr>
          <w:sz w:val="24"/>
        </w:rPr>
        <w:t>and</w:t>
      </w:r>
      <w:r>
        <w:rPr>
          <w:spacing w:val="-4"/>
          <w:sz w:val="24"/>
        </w:rPr>
        <w:t xml:space="preserve"> </w:t>
      </w:r>
      <w:r>
        <w:rPr>
          <w:sz w:val="24"/>
        </w:rPr>
        <w:t>detection</w:t>
      </w:r>
      <w:r>
        <w:rPr>
          <w:spacing w:val="-4"/>
          <w:sz w:val="24"/>
        </w:rPr>
        <w:t xml:space="preserve"> </w:t>
      </w:r>
      <w:r>
        <w:rPr>
          <w:sz w:val="24"/>
        </w:rPr>
        <w:t>cost: Honest</w:t>
      </w:r>
      <w:r>
        <w:rPr>
          <w:spacing w:val="-4"/>
          <w:sz w:val="24"/>
        </w:rPr>
        <w:t xml:space="preserve"> </w:t>
      </w:r>
      <w:r>
        <w:rPr>
          <w:sz w:val="24"/>
        </w:rPr>
        <w:t>users</w:t>
      </w:r>
      <w:r>
        <w:rPr>
          <w:spacing w:val="-4"/>
          <w:sz w:val="24"/>
        </w:rPr>
        <w:t xml:space="preserve"> </w:t>
      </w:r>
      <w:r>
        <w:rPr>
          <w:sz w:val="24"/>
        </w:rPr>
        <w:t>revoke</w:t>
      </w:r>
      <w:r>
        <w:rPr>
          <w:spacing w:val="-4"/>
          <w:sz w:val="24"/>
        </w:rPr>
        <w:t xml:space="preserve"> </w:t>
      </w:r>
      <w:r>
        <w:rPr>
          <w:sz w:val="24"/>
        </w:rPr>
        <w:t>stale</w:t>
      </w:r>
      <w:r>
        <w:rPr>
          <w:spacing w:val="-4"/>
          <w:sz w:val="24"/>
        </w:rPr>
        <w:t xml:space="preserve"> </w:t>
      </w:r>
      <w:r>
        <w:rPr>
          <w:sz w:val="24"/>
        </w:rPr>
        <w:t>allowances;</w:t>
      </w:r>
      <w:r>
        <w:rPr>
          <w:spacing w:val="-4"/>
          <w:sz w:val="24"/>
        </w:rPr>
        <w:t xml:space="preserve"> </w:t>
      </w:r>
      <w:r>
        <w:rPr>
          <w:sz w:val="24"/>
        </w:rPr>
        <w:t>attackers</w:t>
      </w:r>
      <w:r>
        <w:rPr>
          <w:spacing w:val="-4"/>
          <w:sz w:val="24"/>
        </w:rPr>
        <w:t xml:space="preserve"> </w:t>
      </w:r>
      <w:r>
        <w:rPr>
          <w:sz w:val="24"/>
        </w:rPr>
        <w:t>who</w:t>
      </w:r>
      <w:r>
        <w:rPr>
          <w:spacing w:val="-4"/>
          <w:sz w:val="24"/>
        </w:rPr>
        <w:t xml:space="preserve"> </w:t>
      </w:r>
      <w:r>
        <w:rPr>
          <w:sz w:val="24"/>
        </w:rPr>
        <w:t>never revoke may be distinguishable.</w:t>
      </w:r>
      <w:r>
        <w:rPr>
          <w:spacing w:val="40"/>
          <w:sz w:val="24"/>
        </w:rPr>
        <w:t xml:space="preserve"> </w:t>
      </w:r>
      <w:r>
        <w:rPr>
          <w:sz w:val="24"/>
        </w:rPr>
        <w:t xml:space="preserve">Let </w:t>
      </w:r>
      <w:r>
        <w:rPr>
          <w:i/>
          <w:sz w:val="24"/>
        </w:rPr>
        <w:t>c</w:t>
      </w:r>
      <w:r>
        <w:rPr>
          <w:sz w:val="24"/>
          <w:vertAlign w:val="subscript"/>
        </w:rPr>
        <w:t>rev</w:t>
      </w:r>
      <w:r>
        <w:rPr>
          <w:sz w:val="24"/>
        </w:rPr>
        <w:t xml:space="preserve"> be the expected cost of periodic revocation and re-approval needed to maintain a target edge set over </w:t>
      </w:r>
      <w:r>
        <w:rPr>
          <w:i/>
          <w:sz w:val="24"/>
        </w:rPr>
        <w:t xml:space="preserve">k </w:t>
      </w:r>
      <w:r>
        <w:rPr>
          <w:sz w:val="24"/>
        </w:rPr>
        <w:t>refresh epochs:</w:t>
      </w:r>
    </w:p>
    <w:p w14:paraId="00DC2397" w14:textId="77777777" w:rsidR="00350CFB" w:rsidRDefault="00350CFB">
      <w:pPr>
        <w:pStyle w:val="a3"/>
        <w:spacing w:before="105"/>
      </w:pPr>
    </w:p>
    <w:p w14:paraId="00DC2398" w14:textId="77777777" w:rsidR="00350CFB" w:rsidRDefault="00283FFF">
      <w:pPr>
        <w:tabs>
          <w:tab w:val="left" w:pos="9196"/>
        </w:tabs>
        <w:ind w:left="4625"/>
        <w:rPr>
          <w:sz w:val="24"/>
        </w:rPr>
      </w:pPr>
      <w:r>
        <w:rPr>
          <w:i/>
          <w:w w:val="105"/>
          <w:sz w:val="24"/>
        </w:rPr>
        <w:t>C</w:t>
      </w:r>
      <w:r>
        <w:rPr>
          <w:w w:val="105"/>
          <w:sz w:val="24"/>
          <w:vertAlign w:val="subscript"/>
        </w:rPr>
        <w:t>rev</w:t>
      </w:r>
      <w:r>
        <w:rPr>
          <w:spacing w:val="27"/>
          <w:w w:val="105"/>
          <w:sz w:val="24"/>
        </w:rPr>
        <w:t xml:space="preserve"> </w:t>
      </w:r>
      <w:r>
        <w:rPr>
          <w:w w:val="105"/>
          <w:sz w:val="24"/>
        </w:rPr>
        <w:t>=</w:t>
      </w:r>
      <w:r>
        <w:rPr>
          <w:spacing w:val="15"/>
          <w:w w:val="105"/>
          <w:sz w:val="24"/>
        </w:rPr>
        <w:t xml:space="preserve"> </w:t>
      </w:r>
      <w:r>
        <w:rPr>
          <w:i/>
          <w:w w:val="105"/>
          <w:sz w:val="24"/>
        </w:rPr>
        <w:t>k</w:t>
      </w:r>
      <w:r>
        <w:rPr>
          <w:i/>
          <w:spacing w:val="-8"/>
          <w:w w:val="105"/>
          <w:sz w:val="24"/>
        </w:rPr>
        <w:t xml:space="preserve"> </w:t>
      </w:r>
      <w:r>
        <w:rPr>
          <w:i/>
          <w:spacing w:val="-2"/>
          <w:w w:val="105"/>
          <w:sz w:val="24"/>
        </w:rPr>
        <w:t>c</w:t>
      </w:r>
      <w:r>
        <w:rPr>
          <w:spacing w:val="-2"/>
          <w:w w:val="105"/>
          <w:sz w:val="24"/>
          <w:vertAlign w:val="subscript"/>
        </w:rPr>
        <w:t>rev</w:t>
      </w:r>
      <w:r>
        <w:rPr>
          <w:i/>
          <w:spacing w:val="-2"/>
          <w:w w:val="105"/>
          <w:sz w:val="24"/>
        </w:rPr>
        <w:t>.</w:t>
      </w:r>
      <w:r>
        <w:rPr>
          <w:i/>
          <w:sz w:val="24"/>
        </w:rPr>
        <w:tab/>
      </w:r>
      <w:r>
        <w:rPr>
          <w:spacing w:val="-2"/>
          <w:w w:val="105"/>
          <w:sz w:val="24"/>
        </w:rPr>
        <w:t>(5.5)</w:t>
      </w:r>
    </w:p>
    <w:p w14:paraId="00DC2399" w14:textId="77777777" w:rsidR="00350CFB" w:rsidRDefault="00350CFB">
      <w:pPr>
        <w:pStyle w:val="a3"/>
      </w:pPr>
    </w:p>
    <w:p w14:paraId="00DC239A" w14:textId="77777777" w:rsidR="00350CFB" w:rsidRDefault="00350CFB">
      <w:pPr>
        <w:pStyle w:val="a3"/>
        <w:spacing w:before="6"/>
      </w:pPr>
    </w:p>
    <w:p w14:paraId="00DC239B" w14:textId="77777777" w:rsidR="00350CFB" w:rsidRDefault="00283FFF">
      <w:pPr>
        <w:pStyle w:val="a3"/>
        <w:ind w:left="274"/>
      </w:pPr>
      <w:r>
        <w:t>Total</w:t>
      </w:r>
      <w:r>
        <w:rPr>
          <w:spacing w:val="-12"/>
        </w:rPr>
        <w:t xml:space="preserve"> </w:t>
      </w:r>
      <w:r>
        <w:t>attack</w:t>
      </w:r>
      <w:r>
        <w:rPr>
          <w:spacing w:val="-12"/>
        </w:rPr>
        <w:t xml:space="preserve"> </w:t>
      </w:r>
      <w:r>
        <w:t>cost</w:t>
      </w:r>
      <w:r>
        <w:rPr>
          <w:spacing w:val="-11"/>
        </w:rPr>
        <w:t xml:space="preserve"> </w:t>
      </w:r>
      <w:r>
        <w:rPr>
          <w:spacing w:val="-5"/>
        </w:rPr>
        <w:t>is</w:t>
      </w:r>
    </w:p>
    <w:p w14:paraId="00DC239C" w14:textId="77777777" w:rsidR="00350CFB" w:rsidRDefault="00283FFF">
      <w:pPr>
        <w:tabs>
          <w:tab w:val="left" w:pos="9196"/>
        </w:tabs>
        <w:spacing w:before="181"/>
        <w:ind w:left="3805"/>
        <w:rPr>
          <w:sz w:val="24"/>
        </w:rPr>
      </w:pPr>
      <w:r>
        <w:rPr>
          <w:i/>
          <w:w w:val="110"/>
          <w:sz w:val="24"/>
        </w:rPr>
        <w:t>C</w:t>
      </w:r>
      <w:r>
        <w:rPr>
          <w:i/>
          <w:spacing w:val="21"/>
          <w:w w:val="110"/>
          <w:sz w:val="24"/>
        </w:rPr>
        <w:t xml:space="preserve"> </w:t>
      </w:r>
      <w:r>
        <w:rPr>
          <w:w w:val="110"/>
          <w:sz w:val="24"/>
        </w:rPr>
        <w:t>=</w:t>
      </w:r>
      <w:r>
        <w:rPr>
          <w:spacing w:val="3"/>
          <w:w w:val="110"/>
          <w:sz w:val="24"/>
        </w:rPr>
        <w:t xml:space="preserve"> </w:t>
      </w:r>
      <w:r>
        <w:rPr>
          <w:i/>
          <w:w w:val="110"/>
          <w:sz w:val="24"/>
        </w:rPr>
        <w:t>C</w:t>
      </w:r>
      <w:r>
        <w:rPr>
          <w:w w:val="110"/>
          <w:sz w:val="24"/>
          <w:vertAlign w:val="subscript"/>
        </w:rPr>
        <w:t>gas</w:t>
      </w:r>
      <w:r>
        <w:rPr>
          <w:w w:val="110"/>
          <w:sz w:val="24"/>
        </w:rPr>
        <w:t xml:space="preserve"> +</w:t>
      </w:r>
      <w:r>
        <w:rPr>
          <w:spacing w:val="-10"/>
          <w:w w:val="110"/>
          <w:sz w:val="24"/>
        </w:rPr>
        <w:t xml:space="preserve"> </w:t>
      </w:r>
      <w:r>
        <w:rPr>
          <w:i/>
          <w:w w:val="110"/>
          <w:sz w:val="24"/>
        </w:rPr>
        <w:t>C</w:t>
      </w:r>
      <w:r>
        <w:rPr>
          <w:w w:val="110"/>
          <w:sz w:val="24"/>
          <w:vertAlign w:val="subscript"/>
        </w:rPr>
        <w:t>cap</w:t>
      </w:r>
      <w:r>
        <w:rPr>
          <w:w w:val="110"/>
          <w:sz w:val="24"/>
        </w:rPr>
        <w:t xml:space="preserve"> +</w:t>
      </w:r>
      <w:r>
        <w:rPr>
          <w:spacing w:val="-11"/>
          <w:w w:val="110"/>
          <w:sz w:val="24"/>
        </w:rPr>
        <w:t xml:space="preserve"> </w:t>
      </w:r>
      <w:r>
        <w:rPr>
          <w:i/>
          <w:spacing w:val="-2"/>
          <w:w w:val="110"/>
          <w:sz w:val="24"/>
        </w:rPr>
        <w:t>C</w:t>
      </w:r>
      <w:r>
        <w:rPr>
          <w:spacing w:val="-2"/>
          <w:w w:val="110"/>
          <w:sz w:val="24"/>
          <w:vertAlign w:val="subscript"/>
        </w:rPr>
        <w:t>rev</w:t>
      </w:r>
      <w:r>
        <w:rPr>
          <w:i/>
          <w:spacing w:val="-2"/>
          <w:w w:val="110"/>
          <w:sz w:val="24"/>
        </w:rPr>
        <w:t>.</w:t>
      </w:r>
      <w:r>
        <w:rPr>
          <w:i/>
          <w:sz w:val="24"/>
        </w:rPr>
        <w:tab/>
      </w:r>
      <w:r>
        <w:rPr>
          <w:spacing w:val="-2"/>
          <w:w w:val="110"/>
          <w:sz w:val="24"/>
        </w:rPr>
        <w:t>(5.6)</w:t>
      </w:r>
    </w:p>
    <w:p w14:paraId="00DC239D" w14:textId="77777777" w:rsidR="00350CFB" w:rsidRDefault="00350CFB">
      <w:pPr>
        <w:pStyle w:val="a3"/>
        <w:spacing w:before="185"/>
      </w:pPr>
    </w:p>
    <w:p w14:paraId="00DC239E" w14:textId="77777777" w:rsidR="00350CFB" w:rsidRDefault="00283FFF">
      <w:pPr>
        <w:pStyle w:val="3"/>
        <w:numPr>
          <w:ilvl w:val="2"/>
          <w:numId w:val="26"/>
        </w:numPr>
        <w:tabs>
          <w:tab w:val="left" w:pos="879"/>
        </w:tabs>
        <w:ind w:left="879" w:hanging="597"/>
        <w:jc w:val="both"/>
      </w:pPr>
      <w:bookmarkStart w:id="429" w:name="Influence_and_a_cost-effectiveness_bound"/>
      <w:bookmarkEnd w:id="429"/>
      <w:r>
        <w:t>Influence</w:t>
      </w:r>
      <w:r>
        <w:rPr>
          <w:spacing w:val="-14"/>
        </w:rPr>
        <w:t xml:space="preserve"> </w:t>
      </w:r>
      <w:r>
        <w:t>and</w:t>
      </w:r>
      <w:r>
        <w:rPr>
          <w:spacing w:val="-14"/>
        </w:rPr>
        <w:t xml:space="preserve"> </w:t>
      </w:r>
      <w:r>
        <w:t>a</w:t>
      </w:r>
      <w:r>
        <w:rPr>
          <w:spacing w:val="-14"/>
        </w:rPr>
        <w:t xml:space="preserve"> </w:t>
      </w:r>
      <w:r>
        <w:t>cost-effectiveness</w:t>
      </w:r>
      <w:r>
        <w:rPr>
          <w:spacing w:val="-14"/>
        </w:rPr>
        <w:t xml:space="preserve"> </w:t>
      </w:r>
      <w:r>
        <w:rPr>
          <w:spacing w:val="-2"/>
        </w:rPr>
        <w:t>bound</w:t>
      </w:r>
    </w:p>
    <w:p w14:paraId="00DC239F" w14:textId="77777777" w:rsidR="00350CFB" w:rsidRDefault="00283FFF">
      <w:pPr>
        <w:pStyle w:val="a3"/>
        <w:spacing w:before="182" w:line="456" w:lineRule="exact"/>
        <w:ind w:left="282" w:right="563"/>
        <w:jc w:val="both"/>
      </w:pPr>
      <w:r>
        <w:t>Under standard PageRank sensitivity results, the influence of an edge on r is mediated by the stationary</w:t>
      </w:r>
      <w:r>
        <w:rPr>
          <w:spacing w:val="-13"/>
        </w:rPr>
        <w:t xml:space="preserve"> </w:t>
      </w:r>
      <w:r>
        <w:t>mass</w:t>
      </w:r>
      <w:r>
        <w:rPr>
          <w:spacing w:val="-13"/>
        </w:rPr>
        <w:t xml:space="preserve"> </w:t>
      </w:r>
      <w:r>
        <w:t>at</w:t>
      </w:r>
      <w:r>
        <w:rPr>
          <w:spacing w:val="-13"/>
        </w:rPr>
        <w:t xml:space="preserve"> </w:t>
      </w:r>
      <w:r>
        <w:t>the</w:t>
      </w:r>
      <w:r>
        <w:rPr>
          <w:spacing w:val="-13"/>
        </w:rPr>
        <w:t xml:space="preserve"> </w:t>
      </w:r>
      <w:r>
        <w:t>source</w:t>
      </w:r>
      <w:r>
        <w:rPr>
          <w:spacing w:val="-13"/>
        </w:rPr>
        <w:t xml:space="preserve"> </w:t>
      </w:r>
      <w:r>
        <w:t>and</w:t>
      </w:r>
      <w:r>
        <w:rPr>
          <w:spacing w:val="-13"/>
        </w:rPr>
        <w:t xml:space="preserve"> </w:t>
      </w:r>
      <w:r>
        <w:t>the</w:t>
      </w:r>
      <w:r>
        <w:rPr>
          <w:spacing w:val="-12"/>
        </w:rPr>
        <w:t xml:space="preserve"> </w:t>
      </w:r>
      <w:r>
        <w:t>normalized</w:t>
      </w:r>
      <w:r>
        <w:rPr>
          <w:spacing w:val="-13"/>
        </w:rPr>
        <w:t xml:space="preserve"> </w:t>
      </w:r>
      <w:r>
        <w:t>outgoing</w:t>
      </w:r>
      <w:r>
        <w:rPr>
          <w:spacing w:val="-13"/>
        </w:rPr>
        <w:t xml:space="preserve"> </w:t>
      </w:r>
      <w:r>
        <w:t>weight</w:t>
      </w:r>
      <w:r>
        <w:rPr>
          <w:spacing w:val="-13"/>
        </w:rPr>
        <w:t xml:space="preserve"> </w:t>
      </w:r>
      <w:hyperlink w:anchor="_bookmark173" w:history="1">
        <w:r>
          <w:rPr>
            <w:vertAlign w:val="superscript"/>
          </w:rPr>
          <w:t>[23]</w:t>
        </w:r>
      </w:hyperlink>
      <w:r>
        <w:t>.</w:t>
      </w:r>
      <w:r>
        <w:rPr>
          <w:spacing w:val="12"/>
        </w:rPr>
        <w:t xml:space="preserve"> </w:t>
      </w:r>
      <w:r>
        <w:t>A</w:t>
      </w:r>
      <w:r>
        <w:rPr>
          <w:spacing w:val="-13"/>
        </w:rPr>
        <w:t xml:space="preserve"> </w:t>
      </w:r>
      <w:r>
        <w:t>coarse</w:t>
      </w:r>
      <w:r>
        <w:rPr>
          <w:spacing w:val="-13"/>
        </w:rPr>
        <w:t xml:space="preserve"> </w:t>
      </w:r>
      <w:r>
        <w:t>upper</w:t>
      </w:r>
      <w:r>
        <w:rPr>
          <w:spacing w:val="-13"/>
        </w:rPr>
        <w:t xml:space="preserve"> </w:t>
      </w:r>
      <w:r>
        <w:t>bound</w:t>
      </w:r>
      <w:r>
        <w:rPr>
          <w:spacing w:val="-13"/>
        </w:rPr>
        <w:t xml:space="preserve"> </w:t>
      </w:r>
      <w:r>
        <w:t>on</w:t>
      </w:r>
      <w:r>
        <w:rPr>
          <w:spacing w:val="-13"/>
        </w:rPr>
        <w:t xml:space="preserve"> </w:t>
      </w:r>
      <w:r>
        <w:t xml:space="preserve">the gain in </w:t>
      </w:r>
      <w:r>
        <w:rPr>
          <w:i/>
        </w:rPr>
        <w:t>J</w:t>
      </w:r>
      <w:r>
        <w:t>(</w:t>
      </w:r>
      <w:r>
        <w:rPr>
          <w:i/>
        </w:rPr>
        <w:t>T</w:t>
      </w:r>
      <w:r>
        <w:rPr>
          <w:i/>
          <w:spacing w:val="-15"/>
        </w:rPr>
        <w:t xml:space="preserve"> </w:t>
      </w:r>
      <w:r>
        <w:t xml:space="preserve">) from adding edges among </w:t>
      </w:r>
      <w:r>
        <w:rPr>
          <w:rFonts w:ascii="Arial Unicode MS" w:hAnsi="Arial Unicode MS"/>
        </w:rPr>
        <w:t xml:space="preserve">A </w:t>
      </w:r>
      <w:r>
        <w:t>alone—a closed Sybil cluster with no honest inbound endorsements—is limited by the teleportation mass:</w:t>
      </w:r>
    </w:p>
    <w:p w14:paraId="00DC23A0" w14:textId="77777777" w:rsidR="00350CFB" w:rsidRDefault="00350CFB">
      <w:pPr>
        <w:pStyle w:val="a3"/>
        <w:spacing w:before="4"/>
      </w:pPr>
    </w:p>
    <w:p w14:paraId="00DC23A1" w14:textId="77777777" w:rsidR="00350CFB" w:rsidRDefault="00283FFF">
      <w:pPr>
        <w:tabs>
          <w:tab w:val="left" w:pos="9196"/>
        </w:tabs>
        <w:ind w:left="3381"/>
        <w:rPr>
          <w:sz w:val="24"/>
        </w:rPr>
      </w:pPr>
      <w:r>
        <w:rPr>
          <w:noProof/>
          <w:sz w:val="24"/>
        </w:rPr>
        <mc:AlternateContent>
          <mc:Choice Requires="wps">
            <w:drawing>
              <wp:anchor distT="0" distB="0" distL="0" distR="0" simplePos="0" relativeHeight="487648768" behindDoc="1" locked="0" layoutInCell="1" allowOverlap="1" wp14:anchorId="00DC27E0" wp14:editId="00DC27E1">
                <wp:simplePos x="0" y="0"/>
                <wp:positionH relativeFrom="page">
                  <wp:posOffset>2789694</wp:posOffset>
                </wp:positionH>
                <wp:positionV relativeFrom="paragraph">
                  <wp:posOffset>393407</wp:posOffset>
                </wp:positionV>
                <wp:extent cx="194310" cy="105410"/>
                <wp:effectExtent l="0" t="0" r="0" b="0"/>
                <wp:wrapTopAndBottom/>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0" id="Textbox 858" o:spid="_x0000_s1387" type="#_x0000_t202" style="position:absolute;left:0;text-align:left;margin-left:219.65pt;margin-top:31pt;width:15.3pt;height:8.3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" filled="f" stroked="f">
                <v:textbox inset="0,0,0,0">
                  <w:txbxContent>
                    <w:p w14:paraId="00DC2899"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7649280" behindDoc="1" locked="0" layoutInCell="1" allowOverlap="1" wp14:anchorId="00DC27E2" wp14:editId="00DC27E3">
                <wp:simplePos x="0" y="0"/>
                <wp:positionH relativeFrom="page">
                  <wp:posOffset>4399470</wp:posOffset>
                </wp:positionH>
                <wp:positionV relativeFrom="paragraph">
                  <wp:posOffset>393407</wp:posOffset>
                </wp:positionV>
                <wp:extent cx="194310" cy="105410"/>
                <wp:effectExtent l="0" t="0" r="0" b="0"/>
                <wp:wrapTopAndBottom/>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05410"/>
                        </a:xfrm>
                        <a:prstGeom prst="rect">
                          <a:avLst/>
                        </a:prstGeom>
                      </wps:spPr>
                      <wps:txbx>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wps:txbx>
                      <wps:bodyPr wrap="square" lIns="0" tIns="0" rIns="0" bIns="0" rtlCol="0">
                        <a:noAutofit/>
                      </wps:bodyPr>
                    </wps:wsp>
                  </a:graphicData>
                </a:graphic>
              </wp:anchor>
            </w:drawing>
          </mc:Choice>
          <mc:Fallback>
            <w:pict>
              <v:shape w14:anchorId="00DC27E2" id="Textbox 859" o:spid="_x0000_s1388" type="#_x0000_t202" style="position:absolute;left:0;text-align:left;margin-left:346.4pt;margin-top:31pt;width:15.3pt;height:8.3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" filled="f" stroked="f">
                <v:textbox inset="0,0,0,0">
                  <w:txbxContent>
                    <w:p w14:paraId="00DC289A" w14:textId="77777777" w:rsidR="00350CFB" w:rsidRDefault="00283FFF">
                      <w:pPr>
                        <w:spacing w:line="166" w:lineRule="exact"/>
                        <w:rPr>
                          <w:rFonts w:ascii="Apple Symbols" w:hAnsi="Apple Symbols"/>
                          <w:sz w:val="16"/>
                        </w:rPr>
                      </w:pPr>
                      <w:r>
                        <w:rPr>
                          <w:rFonts w:ascii="Menlo" w:hAnsi="Menlo"/>
                          <w:i/>
                          <w:spacing w:val="-5"/>
                          <w:w w:val="110"/>
                          <w:sz w:val="16"/>
                        </w:rPr>
                        <w:t>i</w:t>
                      </w:r>
                      <w:r>
                        <w:rPr>
                          <w:rFonts w:ascii="Apple Symbols" w:hAnsi="Apple Symbols"/>
                          <w:spacing w:val="-5"/>
                          <w:w w:val="110"/>
                          <w:sz w:val="16"/>
                        </w:rPr>
                        <w:t>∈A</w:t>
                      </w:r>
                    </w:p>
                  </w:txbxContent>
                </v:textbox>
                <w10:wrap type="topAndBottom" anchorx="page"/>
              </v:shape>
            </w:pict>
          </mc:Fallback>
        </mc:AlternateContent>
      </w:r>
      <w:r>
        <w:rPr>
          <w:noProof/>
          <w:sz w:val="24"/>
        </w:rPr>
        <mc:AlternateContent>
          <mc:Choice Requires="wps">
            <w:drawing>
              <wp:anchor distT="0" distB="0" distL="0" distR="0" simplePos="0" relativeHeight="484063744" behindDoc="1" locked="0" layoutInCell="1" allowOverlap="1" wp14:anchorId="00DC27E4" wp14:editId="00DC27E5">
                <wp:simplePos x="0" y="0"/>
                <wp:positionH relativeFrom="page">
                  <wp:posOffset>3088805</wp:posOffset>
                </wp:positionH>
                <wp:positionV relativeFrom="paragraph">
                  <wp:posOffset>242196</wp:posOffset>
                </wp:positionV>
                <wp:extent cx="36830" cy="1016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B"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4" id="Textbox 860" o:spid="_x0000_s1389" type="#_x0000_t202" style="position:absolute;left:0;text-align:left;margin-left:243.2pt;margin-top:19.05pt;width:2.9pt;height:8pt;z-index:-1925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" filled="f" stroked="f">
                <v:textbox inset="0,0,0,0">
                  <w:txbxContent>
                    <w:p w14:paraId="00DC289B"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r>
        <w:rPr>
          <w:noProof/>
          <w:sz w:val="24"/>
        </w:rPr>
        <mc:AlternateContent>
          <mc:Choice Requires="wps">
            <w:drawing>
              <wp:anchor distT="0" distB="0" distL="0" distR="0" simplePos="0" relativeHeight="484064256" behindDoc="1" locked="0" layoutInCell="1" allowOverlap="1" wp14:anchorId="00DC27E6" wp14:editId="00DC27E7">
                <wp:simplePos x="0" y="0"/>
                <wp:positionH relativeFrom="page">
                  <wp:posOffset>3731158</wp:posOffset>
                </wp:positionH>
                <wp:positionV relativeFrom="paragraph">
                  <wp:posOffset>282279</wp:posOffset>
                </wp:positionV>
                <wp:extent cx="204470" cy="15557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5575"/>
                        </a:xfrm>
                        <a:prstGeom prst="rect">
                          <a:avLst/>
                        </a:prstGeom>
                      </wps:spPr>
                      <wps:txbx>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wps:txbx>
                      <wps:bodyPr wrap="square" lIns="0" tIns="0" rIns="0" bIns="0" rtlCol="0">
                        <a:noAutofit/>
                      </wps:bodyPr>
                    </wps:wsp>
                  </a:graphicData>
                </a:graphic>
              </wp:anchor>
            </w:drawing>
          </mc:Choice>
          <mc:Fallback>
            <w:pict>
              <v:shape w14:anchorId="00DC27E6" id="Textbox 861" o:spid="_x0000_s1390" type="#_x0000_t202" style="position:absolute;left:0;text-align:left;margin-left:293.8pt;margin-top:22.25pt;width:16.1pt;height:12.25pt;z-index:-19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" filled="f" stroked="f">
                <v:textbox inset="0,0,0,0">
                  <w:txbxContent>
                    <w:p w14:paraId="00DC289C" w14:textId="77777777" w:rsidR="00350CFB" w:rsidRDefault="00283FFF">
                      <w:pPr>
                        <w:spacing w:line="244" w:lineRule="exact"/>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txbxContent>
                </v:textbox>
                <w10:wrap anchorx="page"/>
              </v:shape>
            </w:pict>
          </mc:Fallback>
        </mc:AlternateContent>
      </w:r>
      <w:r>
        <w:rPr>
          <w:noProof/>
          <w:sz w:val="24"/>
        </w:rPr>
        <mc:AlternateContent>
          <mc:Choice Requires="wps">
            <w:drawing>
              <wp:anchor distT="0" distB="0" distL="0" distR="0" simplePos="0" relativeHeight="484064768" behindDoc="1" locked="0" layoutInCell="1" allowOverlap="1" wp14:anchorId="00DC27E8" wp14:editId="00DC27E9">
                <wp:simplePos x="0" y="0"/>
                <wp:positionH relativeFrom="page">
                  <wp:posOffset>4698568</wp:posOffset>
                </wp:positionH>
                <wp:positionV relativeFrom="paragraph">
                  <wp:posOffset>242196</wp:posOffset>
                </wp:positionV>
                <wp:extent cx="36830" cy="10160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0DC289D" w14:textId="77777777" w:rsidR="00350CFB" w:rsidRDefault="00283FFF">
                            <w:pPr>
                              <w:spacing w:line="157" w:lineRule="exact"/>
                              <w:rPr>
                                <w:rFonts w:ascii="Menlo"/>
                                <w:i/>
                                <w:sz w:val="16"/>
                              </w:rPr>
                            </w:pPr>
                            <w:r>
                              <w:rPr>
                                <w:rFonts w:ascii="Menlo"/>
                                <w:i/>
                                <w:spacing w:val="-10"/>
                                <w:w w:val="60"/>
                                <w:sz w:val="16"/>
                              </w:rPr>
                              <w:t>i</w:t>
                            </w:r>
                          </w:p>
                        </w:txbxContent>
                      </wps:txbx>
                      <wps:bodyPr wrap="square" lIns="0" tIns="0" rIns="0" bIns="0" rtlCol="0">
                        <a:noAutofit/>
                      </wps:bodyPr>
                    </wps:wsp>
                  </a:graphicData>
                </a:graphic>
              </wp:anchor>
            </w:drawing>
          </mc:Choice>
          <mc:Fallback>
            <w:pict>
              <v:shape w14:anchorId="00DC27E8" id="Textbox 862" o:spid="_x0000_s1391" type="#_x0000_t202" style="position:absolute;left:0;text-align:left;margin-left:369.95pt;margin-top:19.05pt;width:2.9pt;height:8pt;z-index:-1925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A2AlgEAACI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" filled="f" stroked="f">
                <v:textbox inset="0,0,0,0">
                  <w:txbxContent>
                    <w:p w14:paraId="00DC289D" w14:textId="77777777" w:rsidR="00350CFB" w:rsidRDefault="00283FFF">
                      <w:pPr>
                        <w:spacing w:line="157" w:lineRule="exact"/>
                        <w:rPr>
                          <w:rFonts w:ascii="Menlo"/>
                          <w:i/>
                          <w:sz w:val="16"/>
                        </w:rPr>
                      </w:pPr>
                      <w:r>
                        <w:rPr>
                          <w:rFonts w:ascii="Menlo"/>
                          <w:i/>
                          <w:spacing w:val="-10"/>
                          <w:w w:val="60"/>
                          <w:sz w:val="16"/>
                        </w:rPr>
                        <w:t>i</w:t>
                      </w:r>
                    </w:p>
                  </w:txbxContent>
                </v:textbox>
                <w10:wrap anchorx="page"/>
              </v:shape>
            </w:pict>
          </mc:Fallback>
        </mc:AlternateContent>
      </w:r>
      <w:bookmarkStart w:id="430" w:name="_bookmark122"/>
      <w:bookmarkEnd w:id="430"/>
      <w:r>
        <w:rPr>
          <w:w w:val="215"/>
          <w:position w:val="23"/>
          <w:sz w:val="24"/>
        </w:rPr>
        <w:t>L</w:t>
      </w:r>
      <w:r>
        <w:rPr>
          <w:spacing w:val="-88"/>
          <w:w w:val="215"/>
          <w:position w:val="23"/>
          <w:sz w:val="24"/>
        </w:rPr>
        <w:t xml:space="preserve"> </w:t>
      </w:r>
      <w:r>
        <w:rPr>
          <w:i/>
          <w:w w:val="110"/>
          <w:sz w:val="24"/>
        </w:rPr>
        <w:t>r</w:t>
      </w:r>
      <w:r>
        <w:rPr>
          <w:i/>
          <w:spacing w:val="67"/>
          <w:w w:val="125"/>
          <w:sz w:val="24"/>
        </w:rPr>
        <w:t xml:space="preserve"> </w:t>
      </w:r>
      <w:r>
        <w:rPr>
          <w:rFonts w:ascii="Arial Unicode MS" w:hAnsi="Arial Unicode MS"/>
          <w:w w:val="125"/>
          <w:sz w:val="24"/>
        </w:rPr>
        <w:t>≤</w:t>
      </w:r>
      <w:r>
        <w:rPr>
          <w:rFonts w:ascii="Arial Unicode MS" w:hAnsi="Arial Unicode MS"/>
          <w:spacing w:val="-13"/>
          <w:w w:val="125"/>
          <w:sz w:val="24"/>
        </w:rPr>
        <w:t xml:space="preserve"> </w:t>
      </w:r>
      <w:r>
        <w:rPr>
          <w:rFonts w:ascii="Arial Unicode MS" w:hAnsi="Arial Unicode MS"/>
          <w:w w:val="110"/>
          <w:sz w:val="24"/>
        </w:rPr>
        <w:t>|A|</w:t>
      </w:r>
      <w:r>
        <w:rPr>
          <w:rFonts w:ascii="Arial Unicode MS" w:hAnsi="Arial Unicode MS"/>
          <w:spacing w:val="-18"/>
          <w:w w:val="110"/>
          <w:sz w:val="24"/>
        </w:rPr>
        <w:t xml:space="preserve"> </w:t>
      </w:r>
      <w:r>
        <w:rPr>
          <w:rFonts w:ascii="Arial Unicode MS" w:hAnsi="Arial Unicode MS"/>
          <w:w w:val="110"/>
          <w:sz w:val="24"/>
        </w:rPr>
        <w:t>·</w:t>
      </w:r>
      <w:r>
        <w:rPr>
          <w:rFonts w:ascii="Arial Unicode MS" w:hAnsi="Arial Unicode MS"/>
          <w:spacing w:val="9"/>
          <w:w w:val="110"/>
          <w:sz w:val="24"/>
        </w:rPr>
        <w:t xml:space="preserve"> </w:t>
      </w:r>
      <w:r>
        <w:rPr>
          <w:w w:val="110"/>
          <w:position w:val="16"/>
          <w:sz w:val="24"/>
          <w:u w:val="single"/>
        </w:rPr>
        <w:t>1</w:t>
      </w:r>
      <w:r>
        <w:rPr>
          <w:spacing w:val="-9"/>
          <w:w w:val="110"/>
          <w:position w:val="16"/>
          <w:sz w:val="24"/>
          <w:u w:val="single"/>
        </w:rPr>
        <w:t xml:space="preserve"> </w:t>
      </w:r>
      <w:r>
        <w:rPr>
          <w:rFonts w:ascii="Arial Unicode MS" w:hAnsi="Arial Unicode MS"/>
          <w:w w:val="125"/>
          <w:position w:val="16"/>
          <w:sz w:val="24"/>
          <w:u w:val="single"/>
        </w:rPr>
        <w:t>−</w:t>
      </w:r>
      <w:r>
        <w:rPr>
          <w:rFonts w:ascii="Arial Unicode MS" w:hAnsi="Arial Unicode MS"/>
          <w:spacing w:val="-28"/>
          <w:w w:val="125"/>
          <w:position w:val="16"/>
          <w:sz w:val="24"/>
          <w:u w:val="single"/>
        </w:rPr>
        <w:t xml:space="preserve"> </w:t>
      </w:r>
      <w:r>
        <w:rPr>
          <w:i/>
          <w:w w:val="110"/>
          <w:position w:val="16"/>
          <w:sz w:val="24"/>
          <w:u w:val="single"/>
        </w:rPr>
        <w:t>d</w:t>
      </w:r>
      <w:r>
        <w:rPr>
          <w:i/>
          <w:spacing w:val="7"/>
          <w:w w:val="125"/>
          <w:position w:val="16"/>
          <w:sz w:val="24"/>
        </w:rPr>
        <w:t xml:space="preserve"> </w:t>
      </w:r>
      <w:r>
        <w:rPr>
          <w:w w:val="125"/>
          <w:sz w:val="24"/>
        </w:rPr>
        <w:t>+</w:t>
      </w:r>
      <w:r>
        <w:rPr>
          <w:spacing w:val="-18"/>
          <w:w w:val="125"/>
          <w:sz w:val="24"/>
        </w:rPr>
        <w:t xml:space="preserve"> </w:t>
      </w:r>
      <w:r>
        <w:rPr>
          <w:i/>
          <w:w w:val="110"/>
          <w:sz w:val="24"/>
        </w:rPr>
        <w:t>d</w:t>
      </w:r>
      <w:r>
        <w:rPr>
          <w:i/>
          <w:spacing w:val="-10"/>
          <w:w w:val="110"/>
          <w:sz w:val="24"/>
        </w:rPr>
        <w:t xml:space="preserve"> </w:t>
      </w:r>
      <w:r>
        <w:rPr>
          <w:rFonts w:ascii="Arial Unicode MS" w:hAnsi="Arial Unicode MS"/>
          <w:w w:val="110"/>
          <w:sz w:val="24"/>
        </w:rPr>
        <w:t>·</w:t>
      </w:r>
      <w:r>
        <w:rPr>
          <w:rFonts w:ascii="Arial Unicode MS" w:hAnsi="Arial Unicode MS"/>
          <w:spacing w:val="-18"/>
          <w:w w:val="110"/>
          <w:sz w:val="24"/>
        </w:rPr>
        <w:t xml:space="preserve"> </w:t>
      </w:r>
      <w:r>
        <w:rPr>
          <w:w w:val="215"/>
          <w:position w:val="23"/>
          <w:sz w:val="24"/>
        </w:rPr>
        <w:t>L</w:t>
      </w:r>
      <w:r>
        <w:rPr>
          <w:spacing w:val="-87"/>
          <w:w w:val="215"/>
          <w:position w:val="23"/>
          <w:sz w:val="24"/>
        </w:rPr>
        <w:t xml:space="preserve"> </w:t>
      </w:r>
      <w:r>
        <w:rPr>
          <w:i/>
          <w:w w:val="110"/>
          <w:sz w:val="24"/>
        </w:rPr>
        <w:t>r</w:t>
      </w:r>
      <w:r>
        <w:rPr>
          <w:i/>
          <w:spacing w:val="5"/>
          <w:w w:val="110"/>
          <w:sz w:val="24"/>
        </w:rPr>
        <w:t xml:space="preserve"> </w:t>
      </w:r>
      <w:r>
        <w:rPr>
          <w:i/>
          <w:spacing w:val="-10"/>
          <w:w w:val="110"/>
          <w:sz w:val="24"/>
        </w:rPr>
        <w:t>,</w:t>
      </w:r>
      <w:r>
        <w:rPr>
          <w:i/>
          <w:sz w:val="24"/>
        </w:rPr>
        <w:tab/>
      </w:r>
      <w:r>
        <w:rPr>
          <w:spacing w:val="-2"/>
          <w:w w:val="110"/>
          <w:sz w:val="24"/>
        </w:rPr>
        <w:t>(5.7)</w:t>
      </w:r>
    </w:p>
    <w:p w14:paraId="00DC23A2" w14:textId="77777777" w:rsidR="00350CFB" w:rsidRDefault="00350CFB">
      <w:pPr>
        <w:pStyle w:val="a3"/>
        <w:spacing w:before="19"/>
        <w:rPr>
          <w:sz w:val="7"/>
        </w:rPr>
      </w:pPr>
    </w:p>
    <w:p w14:paraId="00DC23A3" w14:textId="77777777" w:rsidR="00350CFB" w:rsidRDefault="00350CFB">
      <w:pPr>
        <w:pStyle w:val="a3"/>
        <w:spacing w:before="7"/>
        <w:rPr>
          <w:sz w:val="12"/>
        </w:rPr>
      </w:pPr>
    </w:p>
    <w:p w14:paraId="00DC23A4" w14:textId="77777777" w:rsidR="00350CFB" w:rsidRDefault="00350CFB">
      <w:pPr>
        <w:pStyle w:val="a3"/>
        <w:rPr>
          <w:sz w:val="12"/>
        </w:rPr>
        <w:sectPr w:rsidR="00350CFB">
          <w:pgSz w:w="11910" w:h="16840"/>
          <w:pgMar w:top="1840" w:right="708" w:bottom="2300" w:left="992" w:header="0" w:footer="2115" w:gutter="0"/>
          <w:cols w:space="720"/>
        </w:sectPr>
      </w:pPr>
    </w:p>
    <w:p w14:paraId="00DC23A5" w14:textId="77777777" w:rsidR="00350CFB" w:rsidRDefault="00283FFF">
      <w:pPr>
        <w:pStyle w:val="a3"/>
        <w:spacing w:before="89"/>
        <w:ind w:left="273"/>
      </w:pPr>
      <w:r>
        <w:t>which</w:t>
      </w:r>
      <w:r>
        <w:rPr>
          <w:spacing w:val="-14"/>
        </w:rPr>
        <w:t xml:space="preserve"> </w:t>
      </w:r>
      <w:r>
        <w:t>rearranges</w:t>
      </w:r>
      <w:r>
        <w:rPr>
          <w:spacing w:val="-13"/>
        </w:rPr>
        <w:t xml:space="preserve"> </w:t>
      </w:r>
      <w:r>
        <w:rPr>
          <w:spacing w:val="-5"/>
        </w:rPr>
        <w:t>to</w:t>
      </w:r>
    </w:p>
    <w:p w14:paraId="00DC23A6" w14:textId="77777777" w:rsidR="00350CFB" w:rsidRDefault="00283FFF">
      <w:pPr>
        <w:pStyle w:val="a3"/>
        <w:rPr>
          <w:sz w:val="16"/>
        </w:rPr>
      </w:pPr>
      <w:r>
        <w:br w:type="column"/>
      </w:r>
    </w:p>
    <w:p w14:paraId="00DC23A7" w14:textId="77777777" w:rsidR="00350CFB" w:rsidRDefault="00350CFB">
      <w:pPr>
        <w:pStyle w:val="a3"/>
        <w:spacing w:before="177"/>
        <w:rPr>
          <w:sz w:val="16"/>
        </w:rPr>
      </w:pPr>
    </w:p>
    <w:p w14:paraId="00DC23A8" w14:textId="77777777" w:rsidR="00350CFB" w:rsidRDefault="00283FFF">
      <w:pPr>
        <w:spacing w:before="1"/>
        <w:jc w:val="right"/>
        <w:rPr>
          <w:rFonts w:ascii="Menlo"/>
          <w:i/>
          <w:sz w:val="24"/>
        </w:rPr>
      </w:pPr>
      <w:r>
        <w:rPr>
          <w:rFonts w:ascii="Menlo"/>
          <w:i/>
          <w:noProof/>
          <w:sz w:val="24"/>
        </w:rPr>
        <mc:AlternateContent>
          <mc:Choice Requires="wps">
            <w:drawing>
              <wp:anchor distT="0" distB="0" distL="0" distR="0" simplePos="0" relativeHeight="484063232" behindDoc="1" locked="0" layoutInCell="1" allowOverlap="1" wp14:anchorId="00DC27EA" wp14:editId="00DC27EB">
                <wp:simplePos x="0" y="0"/>
                <wp:positionH relativeFrom="page">
                  <wp:posOffset>3362883</wp:posOffset>
                </wp:positionH>
                <wp:positionV relativeFrom="paragraph">
                  <wp:posOffset>-115308</wp:posOffset>
                </wp:positionV>
                <wp:extent cx="219710" cy="563245"/>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0DC289E" w14:textId="77777777" w:rsidR="00350CFB" w:rsidRDefault="00283FFF">
                            <w:pPr>
                              <w:pStyle w:val="a3"/>
                              <w:spacing w:line="231" w:lineRule="exact"/>
                            </w:pPr>
                            <w:r>
                              <w:rPr>
                                <w:spacing w:val="-10"/>
                                <w:w w:val="235"/>
                              </w:rPr>
                              <w:t>L</w:t>
                            </w:r>
                          </w:p>
                        </w:txbxContent>
                      </wps:txbx>
                      <wps:bodyPr wrap="square" lIns="0" tIns="0" rIns="0" bIns="0" rtlCol="0">
                        <a:noAutofit/>
                      </wps:bodyPr>
                    </wps:wsp>
                  </a:graphicData>
                </a:graphic>
              </wp:anchor>
            </w:drawing>
          </mc:Choice>
          <mc:Fallback>
            <w:pict>
              <v:shape w14:anchorId="00DC27EA" id="Textbox 863" o:spid="_x0000_s1392" type="#_x0000_t202" style="position:absolute;left:0;text-align:left;margin-left:264.8pt;margin-top:-9.1pt;width:17.3pt;height:44.35pt;z-index:-192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" filled="f" stroked="f">
                <v:textbox inset="0,0,0,0">
                  <w:txbxContent>
                    <w:p w14:paraId="00DC289E" w14:textId="77777777" w:rsidR="00350CFB" w:rsidRDefault="00283FFF">
                      <w:pPr>
                        <w:pStyle w:val="a3"/>
                        <w:spacing w:line="231" w:lineRule="exact"/>
                      </w:pPr>
                      <w:r>
                        <w:rPr>
                          <w:spacing w:val="-10"/>
                          <w:w w:val="235"/>
                        </w:rPr>
                        <w:t>L</w:t>
                      </w:r>
                    </w:p>
                  </w:txbxContent>
                </v:textbox>
                <w10:wrap anchorx="page"/>
              </v:shape>
            </w:pict>
          </mc:Fallback>
        </mc:AlternateContent>
      </w:r>
      <w:bookmarkStart w:id="431" w:name="_bookmark123"/>
      <w:bookmarkEnd w:id="431"/>
      <w:r>
        <w:rPr>
          <w:i/>
          <w:spacing w:val="-5"/>
          <w:w w:val="95"/>
          <w:sz w:val="24"/>
        </w:rPr>
        <w:t>r</w:t>
      </w:r>
      <w:r>
        <w:rPr>
          <w:rFonts w:ascii="Menlo"/>
          <w:i/>
          <w:spacing w:val="-5"/>
          <w:w w:val="95"/>
          <w:sz w:val="24"/>
          <w:vertAlign w:val="subscript"/>
        </w:rPr>
        <w:t>i</w:t>
      </w:r>
    </w:p>
    <w:p w14:paraId="00DC23A9" w14:textId="77777777" w:rsidR="00350CFB" w:rsidRDefault="00283FFF">
      <w:pPr>
        <w:spacing w:before="75"/>
        <w:ind w:left="273"/>
        <w:rPr>
          <w:rFonts w:ascii="Apple Symbols" w:hAnsi="Apple Symbols"/>
          <w:sz w:val="16"/>
        </w:rPr>
      </w:pPr>
      <w:r>
        <w:rPr>
          <w:rFonts w:ascii="Menlo" w:hAnsi="Menlo"/>
          <w:i/>
          <w:spacing w:val="-5"/>
          <w:w w:val="115"/>
          <w:sz w:val="16"/>
        </w:rPr>
        <w:t>i</w:t>
      </w:r>
      <w:r>
        <w:rPr>
          <w:rFonts w:ascii="Apple Symbols" w:hAnsi="Apple Symbols"/>
          <w:spacing w:val="-5"/>
          <w:w w:val="115"/>
          <w:sz w:val="16"/>
        </w:rPr>
        <w:t>∈A</w:t>
      </w:r>
    </w:p>
    <w:p w14:paraId="00DC23AA" w14:textId="77777777" w:rsidR="00350CFB" w:rsidRDefault="00283FFF">
      <w:pPr>
        <w:pStyle w:val="a3"/>
        <w:spacing w:before="65"/>
        <w:rPr>
          <w:rFonts w:ascii="Apple Symbols"/>
        </w:rPr>
      </w:pPr>
      <w:r>
        <w:br w:type="column"/>
      </w:r>
    </w:p>
    <w:p w14:paraId="00DC23AB" w14:textId="77777777" w:rsidR="00350CFB" w:rsidRDefault="00283FFF">
      <w:pPr>
        <w:pStyle w:val="a3"/>
        <w:tabs>
          <w:tab w:val="left" w:pos="4304"/>
        </w:tabs>
        <w:spacing w:line="451" w:lineRule="exact"/>
        <w:ind w:left="36"/>
      </w:pPr>
      <w:r>
        <w:rPr>
          <w:rFonts w:ascii="Arial Unicode MS" w:hAnsi="Arial Unicode MS"/>
          <w:w w:val="110"/>
        </w:rPr>
        <w:t>≤</w:t>
      </w:r>
      <w:r>
        <w:rPr>
          <w:rFonts w:ascii="Arial Unicode MS" w:hAnsi="Arial Unicode MS"/>
          <w:spacing w:val="47"/>
          <w:w w:val="110"/>
        </w:rPr>
        <w:t xml:space="preserve"> </w:t>
      </w:r>
      <w:r>
        <w:rPr>
          <w:rFonts w:ascii="Arial Unicode MS" w:hAnsi="Arial Unicode MS"/>
          <w:w w:val="110"/>
          <w:position w:val="16"/>
          <w:u w:val="single"/>
        </w:rPr>
        <w:t>|A|</w:t>
      </w:r>
      <w:r>
        <w:rPr>
          <w:rFonts w:ascii="Arial Unicode MS" w:hAnsi="Arial Unicode MS"/>
          <w:spacing w:val="-41"/>
          <w:w w:val="110"/>
          <w:position w:val="16"/>
        </w:rPr>
        <w:t xml:space="preserve"> </w:t>
      </w:r>
      <w:r>
        <w:rPr>
          <w:i/>
          <w:spacing w:val="-10"/>
          <w:w w:val="110"/>
        </w:rPr>
        <w:t>.</w:t>
      </w:r>
      <w:r>
        <w:rPr>
          <w:i/>
        </w:rPr>
        <w:tab/>
      </w:r>
      <w:r>
        <w:rPr>
          <w:spacing w:val="-2"/>
          <w:w w:val="110"/>
        </w:rPr>
        <w:t>(5.8)</w:t>
      </w:r>
    </w:p>
    <w:p w14:paraId="00DC23AC" w14:textId="77777777" w:rsidR="00350CFB" w:rsidRDefault="00283FFF">
      <w:pPr>
        <w:spacing w:line="291" w:lineRule="exact"/>
        <w:ind w:left="313"/>
        <w:rPr>
          <w:rFonts w:ascii="Arial Unicode MS"/>
          <w:sz w:val="24"/>
        </w:rPr>
      </w:pPr>
      <w:r>
        <w:rPr>
          <w:rFonts w:ascii="Arial Unicode MS"/>
          <w:spacing w:val="-2"/>
          <w:sz w:val="24"/>
        </w:rPr>
        <w:t>|</w:t>
      </w:r>
      <w:r>
        <w:rPr>
          <w:i/>
          <w:spacing w:val="-2"/>
          <w:sz w:val="24"/>
        </w:rPr>
        <w:t>V</w:t>
      </w:r>
      <w:r>
        <w:rPr>
          <w:i/>
          <w:spacing w:val="-12"/>
          <w:sz w:val="24"/>
        </w:rPr>
        <w:t xml:space="preserve"> </w:t>
      </w:r>
      <w:r>
        <w:rPr>
          <w:rFonts w:ascii="Arial Unicode MS"/>
          <w:spacing w:val="-10"/>
          <w:sz w:val="24"/>
        </w:rPr>
        <w:t>|</w:t>
      </w:r>
    </w:p>
    <w:p w14:paraId="00DC23AD" w14:textId="77777777" w:rsidR="00350CFB" w:rsidRDefault="00350CFB">
      <w:pPr>
        <w:spacing w:line="291" w:lineRule="exact"/>
        <w:rPr>
          <w:rFonts w:ascii="Arial Unicode MS"/>
          <w:sz w:val="24"/>
        </w:rPr>
        <w:sectPr w:rsidR="00350CFB">
          <w:type w:val="continuous"/>
          <w:pgSz w:w="11910" w:h="16840"/>
          <w:pgMar w:top="1920" w:right="708" w:bottom="280" w:left="992" w:header="0" w:footer="2115" w:gutter="0"/>
          <w:cols w:num="3" w:space="720" w:equalWidth="0">
            <w:col w:w="2199" w:space="1851"/>
            <w:col w:w="803" w:space="39"/>
            <w:col w:w="5318"/>
          </w:cols>
        </w:sectPr>
      </w:pPr>
    </w:p>
    <w:p w14:paraId="00DC23AE" w14:textId="77777777" w:rsidR="00350CFB" w:rsidRDefault="00283FFF">
      <w:pPr>
        <w:pStyle w:val="a3"/>
        <w:spacing w:before="72" w:line="316" w:lineRule="auto"/>
        <w:ind w:left="282" w:right="524" w:hanging="8"/>
        <w:jc w:val="both"/>
      </w:pPr>
      <w:r>
        <w:t>Thus</w:t>
      </w:r>
      <w:r>
        <w:rPr>
          <w:spacing w:val="-5"/>
        </w:rPr>
        <w:t xml:space="preserve"> </w:t>
      </w:r>
      <w:r>
        <w:t>a</w:t>
      </w:r>
      <w:r>
        <w:rPr>
          <w:spacing w:val="-5"/>
        </w:rPr>
        <w:t xml:space="preserve"> </w:t>
      </w:r>
      <w:r>
        <w:t>closed</w:t>
      </w:r>
      <w:r>
        <w:rPr>
          <w:spacing w:val="-5"/>
        </w:rPr>
        <w:t xml:space="preserve"> </w:t>
      </w:r>
      <w:r>
        <w:t>attacker</w:t>
      </w:r>
      <w:r>
        <w:rPr>
          <w:spacing w:val="-5"/>
        </w:rPr>
        <w:t xml:space="preserve"> </w:t>
      </w:r>
      <w:r>
        <w:t>cluster</w:t>
      </w:r>
      <w:r>
        <w:rPr>
          <w:spacing w:val="-5"/>
        </w:rPr>
        <w:t xml:space="preserve"> </w:t>
      </w:r>
      <w:r>
        <w:t>cannot</w:t>
      </w:r>
      <w:r>
        <w:rPr>
          <w:spacing w:val="-5"/>
        </w:rPr>
        <w:t xml:space="preserve"> </w:t>
      </w:r>
      <w:r>
        <w:t>capture</w:t>
      </w:r>
      <w:r>
        <w:rPr>
          <w:spacing w:val="-5"/>
        </w:rPr>
        <w:t xml:space="preserve"> </w:t>
      </w:r>
      <w:r>
        <w:t>more</w:t>
      </w:r>
      <w:r>
        <w:rPr>
          <w:spacing w:val="-5"/>
        </w:rPr>
        <w:t xml:space="preserve"> </w:t>
      </w:r>
      <w:r>
        <w:t>than</w:t>
      </w:r>
      <w:r>
        <w:rPr>
          <w:spacing w:val="-5"/>
        </w:rPr>
        <w:t xml:space="preserve"> </w:t>
      </w:r>
      <w:r>
        <w:t>its</w:t>
      </w:r>
      <w:r>
        <w:rPr>
          <w:spacing w:val="-5"/>
        </w:rPr>
        <w:t xml:space="preserve"> </w:t>
      </w:r>
      <w:r>
        <w:t>population</w:t>
      </w:r>
      <w:r>
        <w:rPr>
          <w:spacing w:val="-5"/>
        </w:rPr>
        <w:t xml:space="preserve"> </w:t>
      </w:r>
      <w:r>
        <w:t>share</w:t>
      </w:r>
      <w:r>
        <w:rPr>
          <w:spacing w:val="-5"/>
        </w:rPr>
        <w:t xml:space="preserve"> </w:t>
      </w:r>
      <w:r>
        <w:t>of</w:t>
      </w:r>
      <w:r>
        <w:rPr>
          <w:spacing w:val="-5"/>
        </w:rPr>
        <w:t xml:space="preserve"> </w:t>
      </w:r>
      <w:r>
        <w:t>total</w:t>
      </w:r>
      <w:r>
        <w:rPr>
          <w:spacing w:val="-5"/>
        </w:rPr>
        <w:t xml:space="preserve"> </w:t>
      </w:r>
      <w:r>
        <w:t>rank</w:t>
      </w:r>
      <w:r>
        <w:rPr>
          <w:spacing w:val="-5"/>
        </w:rPr>
        <w:t xml:space="preserve"> </w:t>
      </w:r>
      <w:r>
        <w:t>mass.</w:t>
      </w:r>
      <w:r>
        <w:rPr>
          <w:spacing w:val="15"/>
        </w:rPr>
        <w:t xml:space="preserve"> </w:t>
      </w:r>
      <w:r>
        <w:t>To exceed</w:t>
      </w:r>
      <w:r>
        <w:rPr>
          <w:spacing w:val="-11"/>
        </w:rPr>
        <w:t xml:space="preserve"> </w:t>
      </w:r>
      <w:r>
        <w:t>that</w:t>
      </w:r>
      <w:r>
        <w:rPr>
          <w:spacing w:val="-11"/>
        </w:rPr>
        <w:t xml:space="preserve"> </w:t>
      </w:r>
      <w:r>
        <w:t>share,</w:t>
      </w:r>
      <w:r>
        <w:rPr>
          <w:spacing w:val="-10"/>
        </w:rPr>
        <w:t xml:space="preserve"> </w:t>
      </w:r>
      <w:r>
        <w:t>the</w:t>
      </w:r>
      <w:r>
        <w:rPr>
          <w:spacing w:val="-11"/>
        </w:rPr>
        <w:t xml:space="preserve"> </w:t>
      </w:r>
      <w:r>
        <w:t>attacker</w:t>
      </w:r>
      <w:r>
        <w:rPr>
          <w:spacing w:val="-11"/>
        </w:rPr>
        <w:t xml:space="preserve"> </w:t>
      </w:r>
      <w:r>
        <w:t>needs</w:t>
      </w:r>
      <w:r>
        <w:rPr>
          <w:spacing w:val="-11"/>
        </w:rPr>
        <w:t xml:space="preserve"> </w:t>
      </w:r>
      <w:r>
        <w:t>inbound</w:t>
      </w:r>
      <w:r>
        <w:rPr>
          <w:spacing w:val="-11"/>
        </w:rPr>
        <w:t xml:space="preserve"> </w:t>
      </w:r>
      <w:r>
        <w:t>endorsements</w:t>
      </w:r>
      <w:r>
        <w:rPr>
          <w:spacing w:val="-11"/>
        </w:rPr>
        <w:t xml:space="preserve"> </w:t>
      </w:r>
      <w:r>
        <w:t>from</w:t>
      </w:r>
      <w:r>
        <w:rPr>
          <w:spacing w:val="-11"/>
        </w:rPr>
        <w:t xml:space="preserve"> </w:t>
      </w:r>
      <w:r>
        <w:rPr>
          <w:rFonts w:ascii="Arial Unicode MS" w:hAnsi="Arial Unicode MS"/>
        </w:rPr>
        <w:t>H</w:t>
      </w:r>
      <w:r>
        <w:t>,</w:t>
      </w:r>
      <w:r>
        <w:rPr>
          <w:spacing w:val="-10"/>
        </w:rPr>
        <w:t xml:space="preserve"> </w:t>
      </w:r>
      <w:r>
        <w:t>which</w:t>
      </w:r>
      <w:r>
        <w:rPr>
          <w:spacing w:val="-11"/>
        </w:rPr>
        <w:t xml:space="preserve"> </w:t>
      </w:r>
      <w:r>
        <w:t>requires</w:t>
      </w:r>
      <w:r>
        <w:rPr>
          <w:spacing w:val="-11"/>
        </w:rPr>
        <w:t xml:space="preserve"> </w:t>
      </w:r>
      <w:r>
        <w:t>either</w:t>
      </w:r>
      <w:r>
        <w:rPr>
          <w:spacing w:val="-11"/>
        </w:rPr>
        <w:t xml:space="preserve"> </w:t>
      </w:r>
      <w:r>
        <w:t>compro-mising</w:t>
      </w:r>
      <w:r>
        <w:rPr>
          <w:spacing w:val="-9"/>
        </w:rPr>
        <w:t xml:space="preserve"> </w:t>
      </w:r>
      <w:r>
        <w:t>honest</w:t>
      </w:r>
      <w:r>
        <w:rPr>
          <w:spacing w:val="-9"/>
        </w:rPr>
        <w:t xml:space="preserve"> </w:t>
      </w:r>
      <w:r>
        <w:t>wallets</w:t>
      </w:r>
      <w:r>
        <w:rPr>
          <w:spacing w:val="-9"/>
        </w:rPr>
        <w:t xml:space="preserve"> </w:t>
      </w:r>
      <w:r>
        <w:t>or</w:t>
      </w:r>
      <w:r>
        <w:rPr>
          <w:spacing w:val="-9"/>
        </w:rPr>
        <w:t xml:space="preserve"> </w:t>
      </w:r>
      <w:r>
        <w:t>inducing</w:t>
      </w:r>
      <w:r>
        <w:rPr>
          <w:spacing w:val="-9"/>
        </w:rPr>
        <w:t xml:space="preserve"> </w:t>
      </w:r>
      <w:r>
        <w:t>honest</w:t>
      </w:r>
      <w:r>
        <w:rPr>
          <w:spacing w:val="-9"/>
        </w:rPr>
        <w:t xml:space="preserve"> </w:t>
      </w:r>
      <w:r>
        <w:t>owners</w:t>
      </w:r>
      <w:r>
        <w:rPr>
          <w:spacing w:val="-9"/>
        </w:rPr>
        <w:t xml:space="preserve"> </w:t>
      </w:r>
      <w:r>
        <w:t>to</w:t>
      </w:r>
      <w:r>
        <w:rPr>
          <w:spacing w:val="-9"/>
        </w:rPr>
        <w:t xml:space="preserve"> </w:t>
      </w:r>
      <w:r>
        <w:t>approve</w:t>
      </w:r>
      <w:r>
        <w:rPr>
          <w:spacing w:val="-9"/>
        </w:rPr>
        <w:t xml:space="preserve"> </w:t>
      </w:r>
      <w:r>
        <w:t>attacker-controlled</w:t>
      </w:r>
      <w:r>
        <w:rPr>
          <w:spacing w:val="-9"/>
        </w:rPr>
        <w:t xml:space="preserve"> </w:t>
      </w:r>
      <w:r>
        <w:t>spenders—actions</w:t>
      </w:r>
    </w:p>
    <w:p w14:paraId="00DC23AF" w14:textId="77777777" w:rsidR="00350CFB" w:rsidRDefault="00283FFF">
      <w:pPr>
        <w:pStyle w:val="a3"/>
        <w:spacing w:before="89" w:line="398" w:lineRule="auto"/>
        <w:ind w:left="271" w:right="564" w:firstLine="2"/>
      </w:pPr>
      <w:r>
        <w:t xml:space="preserve">whose cost is typically dominated by </w:t>
      </w:r>
      <w:r>
        <w:rPr>
          <w:i/>
        </w:rPr>
        <w:t>C</w:t>
      </w:r>
      <w:r>
        <w:rPr>
          <w:vertAlign w:val="subscript"/>
        </w:rPr>
        <w:t>cap</w:t>
      </w:r>
      <w:r>
        <w:t xml:space="preserve"> and social-engineering effort rather than gas alone. When the attacker purchases inbound allowances from honest owners (for example, by operating a</w:t>
      </w:r>
      <w:r>
        <w:rPr>
          <w:spacing w:val="-6"/>
        </w:rPr>
        <w:t xml:space="preserve"> </w:t>
      </w:r>
      <w:r>
        <w:t>service</w:t>
      </w:r>
      <w:r>
        <w:rPr>
          <w:spacing w:val="-2"/>
        </w:rPr>
        <w:t xml:space="preserve"> </w:t>
      </w:r>
      <w:r>
        <w:t>that</w:t>
      </w:r>
      <w:r>
        <w:rPr>
          <w:spacing w:val="-2"/>
        </w:rPr>
        <w:t xml:space="preserve"> </w:t>
      </w:r>
      <w:r>
        <w:t>requests</w:t>
      </w:r>
      <w:r>
        <w:rPr>
          <w:spacing w:val="-2"/>
        </w:rPr>
        <w:t xml:space="preserve"> </w:t>
      </w:r>
      <w:r>
        <w:t>approvals),</w:t>
      </w:r>
      <w:r>
        <w:rPr>
          <w:spacing w:val="-1"/>
        </w:rPr>
        <w:t xml:space="preserve"> </w:t>
      </w:r>
      <w:r>
        <w:t>the</w:t>
      </w:r>
      <w:r>
        <w:rPr>
          <w:spacing w:val="-2"/>
        </w:rPr>
        <w:t xml:space="preserve"> </w:t>
      </w:r>
      <w:r>
        <w:t>marginal</w:t>
      </w:r>
      <w:r>
        <w:rPr>
          <w:spacing w:val="-2"/>
        </w:rPr>
        <w:t xml:space="preserve"> </w:t>
      </w:r>
      <w:r>
        <w:t>cost</w:t>
      </w:r>
      <w:r>
        <w:rPr>
          <w:spacing w:val="-2"/>
        </w:rPr>
        <w:t xml:space="preserve"> </w:t>
      </w:r>
      <w:r>
        <w:t>per</w:t>
      </w:r>
      <w:r>
        <w:rPr>
          <w:spacing w:val="-2"/>
        </w:rPr>
        <w:t xml:space="preserve"> </w:t>
      </w:r>
      <w:r>
        <w:t>unit</w:t>
      </w:r>
      <w:r>
        <w:rPr>
          <w:spacing w:val="-2"/>
        </w:rPr>
        <w:t xml:space="preserve"> </w:t>
      </w:r>
      <w:r>
        <w:t>of</w:t>
      </w:r>
      <w:r>
        <w:rPr>
          <w:spacing w:val="-2"/>
        </w:rPr>
        <w:t xml:space="preserve"> </w:t>
      </w:r>
      <w:r>
        <w:t>honest-sourced</w:t>
      </w:r>
      <w:r>
        <w:rPr>
          <w:spacing w:val="-2"/>
        </w:rPr>
        <w:t xml:space="preserve"> </w:t>
      </w:r>
      <w:r>
        <w:t>weight</w:t>
      </w:r>
      <w:r>
        <w:rPr>
          <w:spacing w:val="-2"/>
        </w:rPr>
        <w:t xml:space="preserve"> </w:t>
      </w:r>
      <w:r>
        <w:rPr>
          <w:i/>
        </w:rPr>
        <w:t>w</w:t>
      </w:r>
      <w:r>
        <w:rPr>
          <w:rFonts w:ascii="Menlo"/>
          <w:i/>
          <w:vertAlign w:val="subscript"/>
        </w:rPr>
        <w:t>ha</w:t>
      </w:r>
      <w:r>
        <w:rPr>
          <w:rFonts w:ascii="Menlo"/>
          <w:i/>
          <w:spacing w:val="-72"/>
        </w:rPr>
        <w:t xml:space="preserve"> </w:t>
      </w:r>
      <w:r>
        <w:t>can</w:t>
      </w:r>
      <w:r>
        <w:rPr>
          <w:spacing w:val="-2"/>
        </w:rPr>
        <w:t xml:space="preserve"> </w:t>
      </w:r>
      <w:r>
        <w:t xml:space="preserve">be </w:t>
      </w:r>
      <w:r>
        <w:rPr>
          <w:spacing w:val="-2"/>
        </w:rPr>
        <w:t>written</w:t>
      </w:r>
    </w:p>
    <w:p w14:paraId="00DC23B0" w14:textId="77777777" w:rsidR="00350CFB" w:rsidRDefault="00283FFF">
      <w:pPr>
        <w:tabs>
          <w:tab w:val="left" w:pos="9196"/>
        </w:tabs>
        <w:ind w:left="3050"/>
        <w:rPr>
          <w:sz w:val="24"/>
        </w:rPr>
      </w:pPr>
      <w:r>
        <w:rPr>
          <w:i/>
          <w:sz w:val="24"/>
        </w:rPr>
        <w:t>c</w:t>
      </w:r>
      <w:r>
        <w:rPr>
          <w:sz w:val="24"/>
          <w:vertAlign w:val="subscript"/>
        </w:rPr>
        <w:t>in</w:t>
      </w:r>
      <w:r>
        <w:rPr>
          <w:sz w:val="24"/>
        </w:rPr>
        <w:t>(</w:t>
      </w:r>
      <w:r>
        <w:rPr>
          <w:i/>
          <w:sz w:val="24"/>
        </w:rPr>
        <w:t>w</w:t>
      </w:r>
      <w:r>
        <w:rPr>
          <w:rFonts w:ascii="Menlo" w:hAnsi="Menlo"/>
          <w:i/>
          <w:sz w:val="24"/>
          <w:vertAlign w:val="subscript"/>
        </w:rPr>
        <w:t>ha</w:t>
      </w:r>
      <w:r>
        <w:rPr>
          <w:sz w:val="24"/>
        </w:rPr>
        <w:t>)</w:t>
      </w:r>
      <w:r>
        <w:rPr>
          <w:spacing w:val="37"/>
          <w:sz w:val="24"/>
        </w:rPr>
        <w:t xml:space="preserve"> </w:t>
      </w:r>
      <w:r>
        <w:rPr>
          <w:sz w:val="24"/>
        </w:rPr>
        <w:t>=</w:t>
      </w:r>
      <w:r>
        <w:rPr>
          <w:spacing w:val="38"/>
          <w:sz w:val="24"/>
        </w:rPr>
        <w:t xml:space="preserve"> </w:t>
      </w:r>
      <w:r>
        <w:rPr>
          <w:i/>
          <w:sz w:val="24"/>
        </w:rPr>
        <w:t>c</w:t>
      </w:r>
      <w:r>
        <w:rPr>
          <w:sz w:val="24"/>
          <w:vertAlign w:val="subscript"/>
        </w:rPr>
        <w:t>gas</w:t>
      </w:r>
      <w:r>
        <w:rPr>
          <w:spacing w:val="33"/>
          <w:sz w:val="24"/>
        </w:rPr>
        <w:t xml:space="preserve"> </w:t>
      </w:r>
      <w:r>
        <w:rPr>
          <w:sz w:val="24"/>
        </w:rPr>
        <w:t>+</w:t>
      </w:r>
      <w:r>
        <w:rPr>
          <w:spacing w:val="18"/>
          <w:sz w:val="24"/>
        </w:rPr>
        <w:t xml:space="preserve"> </w:t>
      </w:r>
      <w:r>
        <w:rPr>
          <w:i/>
          <w:sz w:val="24"/>
        </w:rPr>
        <w:t>ℓ</w:t>
      </w:r>
      <w:r>
        <w:rPr>
          <w:sz w:val="24"/>
          <w:vertAlign w:val="subscript"/>
        </w:rPr>
        <w:t>honest</w:t>
      </w:r>
      <w:r>
        <w:rPr>
          <w:sz w:val="24"/>
        </w:rPr>
        <w:t>(</w:t>
      </w:r>
      <w:r>
        <w:rPr>
          <w:i/>
          <w:sz w:val="24"/>
        </w:rPr>
        <w:t>w</w:t>
      </w:r>
      <w:r>
        <w:rPr>
          <w:rFonts w:ascii="Menlo" w:hAnsi="Menlo"/>
          <w:i/>
          <w:sz w:val="24"/>
          <w:vertAlign w:val="subscript"/>
        </w:rPr>
        <w:t>ha</w:t>
      </w:r>
      <w:r>
        <w:rPr>
          <w:sz w:val="24"/>
        </w:rPr>
        <w:t>)</w:t>
      </w:r>
      <w:r>
        <w:rPr>
          <w:spacing w:val="18"/>
          <w:sz w:val="24"/>
        </w:rPr>
        <w:t xml:space="preserve"> </w:t>
      </w:r>
      <w:r>
        <w:rPr>
          <w:sz w:val="24"/>
        </w:rPr>
        <w:t>+</w:t>
      </w:r>
      <w:r>
        <w:rPr>
          <w:spacing w:val="19"/>
          <w:sz w:val="24"/>
        </w:rPr>
        <w:t xml:space="preserve"> </w:t>
      </w:r>
      <w:r>
        <w:rPr>
          <w:i/>
          <w:spacing w:val="-2"/>
          <w:sz w:val="24"/>
        </w:rPr>
        <w:t>π</w:t>
      </w:r>
      <w:r>
        <w:rPr>
          <w:spacing w:val="-2"/>
          <w:sz w:val="24"/>
        </w:rPr>
        <w:t>(</w:t>
      </w:r>
      <w:r>
        <w:rPr>
          <w:i/>
          <w:spacing w:val="-2"/>
          <w:sz w:val="24"/>
        </w:rPr>
        <w:t>w</w:t>
      </w:r>
      <w:r>
        <w:rPr>
          <w:rFonts w:ascii="Menlo" w:hAnsi="Menlo"/>
          <w:i/>
          <w:spacing w:val="-2"/>
          <w:sz w:val="24"/>
          <w:vertAlign w:val="subscript"/>
        </w:rPr>
        <w:t>ha</w:t>
      </w:r>
      <w:r>
        <w:rPr>
          <w:spacing w:val="-2"/>
          <w:sz w:val="24"/>
        </w:rPr>
        <w:t>)</w:t>
      </w:r>
      <w:r>
        <w:rPr>
          <w:i/>
          <w:spacing w:val="-2"/>
          <w:sz w:val="24"/>
        </w:rPr>
        <w:t>,</w:t>
      </w:r>
      <w:r>
        <w:rPr>
          <w:i/>
          <w:sz w:val="24"/>
        </w:rPr>
        <w:tab/>
      </w:r>
      <w:r>
        <w:rPr>
          <w:spacing w:val="-2"/>
          <w:sz w:val="24"/>
        </w:rPr>
        <w:t>(5.9)</w:t>
      </w:r>
    </w:p>
    <w:p w14:paraId="00DC23B1" w14:textId="77777777" w:rsidR="00350CFB" w:rsidRDefault="00350CFB">
      <w:pPr>
        <w:pStyle w:val="a3"/>
        <w:spacing w:before="105"/>
      </w:pPr>
    </w:p>
    <w:p w14:paraId="00DC23B2" w14:textId="77777777" w:rsidR="00350CFB" w:rsidRDefault="00283FFF">
      <w:pPr>
        <w:pStyle w:val="a3"/>
        <w:spacing w:line="396" w:lineRule="auto"/>
        <w:ind w:left="282" w:right="521" w:hanging="9"/>
      </w:pPr>
      <w:r>
        <w:t xml:space="preserve">where </w:t>
      </w:r>
      <w:r>
        <w:rPr>
          <w:i/>
        </w:rPr>
        <w:t>ℓ</w:t>
      </w:r>
      <w:r>
        <w:rPr>
          <w:vertAlign w:val="subscript"/>
        </w:rPr>
        <w:t>honest</w:t>
      </w:r>
      <w:r>
        <w:t xml:space="preserve"> is compensation paid to the honest owner and </w:t>
      </w:r>
      <w:r>
        <w:rPr>
          <w:i/>
        </w:rPr>
        <w:t xml:space="preserve">π </w:t>
      </w:r>
      <w:r>
        <w:t>is a risk premium for potential loss from malicious spending. Cost-effectiveness of the attack is then</w:t>
      </w:r>
    </w:p>
    <w:p w14:paraId="00DC23B3" w14:textId="77777777" w:rsidR="00350CFB" w:rsidRDefault="00350CFB">
      <w:pPr>
        <w:pStyle w:val="a3"/>
        <w:spacing w:before="2"/>
        <w:rPr>
          <w:sz w:val="14"/>
        </w:rPr>
      </w:pPr>
    </w:p>
    <w:p w14:paraId="00DC23B4" w14:textId="77777777" w:rsidR="00350CFB" w:rsidRDefault="00350CFB">
      <w:pPr>
        <w:pStyle w:val="a3"/>
        <w:rPr>
          <w:sz w:val="14"/>
        </w:rPr>
        <w:sectPr w:rsidR="00350CFB">
          <w:pgSz w:w="11910" w:h="16840"/>
          <w:pgMar w:top="1840" w:right="708" w:bottom="2300" w:left="992" w:header="0" w:footer="2115" w:gutter="0"/>
          <w:cols w:space="720"/>
        </w:sectPr>
      </w:pPr>
    </w:p>
    <w:p w14:paraId="00DC23B5" w14:textId="77777777" w:rsidR="00350CFB" w:rsidRDefault="00283FFF">
      <w:pPr>
        <w:spacing w:before="55" w:line="219" w:lineRule="exact"/>
        <w:ind w:left="4798"/>
        <w:jc w:val="center"/>
        <w:rPr>
          <w:sz w:val="24"/>
        </w:rPr>
      </w:pPr>
      <w:bookmarkStart w:id="432" w:name="_bookmark124"/>
      <w:bookmarkEnd w:id="432"/>
      <w:r>
        <w:rPr>
          <w:spacing w:val="2"/>
          <w:w w:val="115"/>
          <w:sz w:val="24"/>
        </w:rPr>
        <w:t>∆</w:t>
      </w:r>
      <w:r>
        <w:rPr>
          <w:i/>
          <w:spacing w:val="2"/>
          <w:w w:val="115"/>
          <w:sz w:val="24"/>
        </w:rPr>
        <w:t>J</w:t>
      </w:r>
      <w:r>
        <w:rPr>
          <w:spacing w:val="2"/>
          <w:w w:val="115"/>
          <w:sz w:val="24"/>
        </w:rPr>
        <w:t>(</w:t>
      </w:r>
      <w:r>
        <w:rPr>
          <w:i/>
          <w:spacing w:val="2"/>
          <w:w w:val="115"/>
          <w:sz w:val="24"/>
        </w:rPr>
        <w:t>T</w:t>
      </w:r>
      <w:r>
        <w:rPr>
          <w:i/>
          <w:spacing w:val="-11"/>
          <w:w w:val="115"/>
          <w:sz w:val="24"/>
        </w:rPr>
        <w:t xml:space="preserve"> </w:t>
      </w:r>
      <w:r>
        <w:rPr>
          <w:spacing w:val="-12"/>
          <w:w w:val="115"/>
          <w:sz w:val="24"/>
        </w:rPr>
        <w:t>)</w:t>
      </w:r>
    </w:p>
    <w:p w14:paraId="00DC23B6" w14:textId="77777777" w:rsidR="00350CFB" w:rsidRDefault="00283FFF">
      <w:pPr>
        <w:spacing w:line="163" w:lineRule="exact"/>
        <w:ind w:right="786"/>
        <w:jc w:val="right"/>
        <w:rPr>
          <w:sz w:val="24"/>
        </w:rPr>
      </w:pPr>
      <w:r>
        <w:rPr>
          <w:noProof/>
          <w:sz w:val="24"/>
        </w:rPr>
        <mc:AlternateContent>
          <mc:Choice Requires="wps">
            <w:drawing>
              <wp:anchor distT="0" distB="0" distL="0" distR="0" simplePos="0" relativeHeight="15793152" behindDoc="0" locked="0" layoutInCell="1" allowOverlap="1" wp14:anchorId="00DC27EC" wp14:editId="00DC27ED">
                <wp:simplePos x="0" y="0"/>
                <wp:positionH relativeFrom="page">
                  <wp:posOffset>3676980</wp:posOffset>
                </wp:positionH>
                <wp:positionV relativeFrom="paragraph">
                  <wp:posOffset>68353</wp:posOffset>
                </wp:positionV>
                <wp:extent cx="443865" cy="1270"/>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1270"/>
                        </a:xfrm>
                        <a:custGeom>
                          <a:avLst/>
                          <a:gdLst/>
                          <a:ahLst/>
                          <a:cxnLst/>
                          <a:rect l="l" t="t" r="r" b="b"/>
                          <a:pathLst>
                            <a:path w="443865">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642FD" id="Graphic 864" o:spid="_x0000_s1026" style="position:absolute;margin-left:289.55pt;margin-top:5.4pt;width:34.95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443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" path="m,l443522,e" filled="f" strokeweight=".16869mm">
                <v:path arrowok="t"/>
                <w10:wrap anchorx="page"/>
              </v:shape>
            </w:pict>
          </mc:Fallback>
        </mc:AlternateContent>
      </w:r>
      <w:r>
        <w:rPr>
          <w:i/>
          <w:w w:val="115"/>
          <w:sz w:val="24"/>
        </w:rPr>
        <w:t>η</w:t>
      </w:r>
      <w:r>
        <w:rPr>
          <w:i/>
          <w:spacing w:val="-17"/>
          <w:w w:val="115"/>
          <w:sz w:val="24"/>
        </w:rPr>
        <w:t xml:space="preserve"> </w:t>
      </w:r>
      <w:r>
        <w:rPr>
          <w:spacing w:val="-10"/>
          <w:w w:val="115"/>
          <w:sz w:val="24"/>
        </w:rPr>
        <w:t>=</w:t>
      </w:r>
    </w:p>
    <w:p w14:paraId="00DC23B7" w14:textId="77777777" w:rsidR="00350CFB" w:rsidRDefault="00283FFF">
      <w:pPr>
        <w:spacing w:line="220" w:lineRule="exact"/>
        <w:ind w:left="4781"/>
        <w:jc w:val="center"/>
        <w:rPr>
          <w:i/>
          <w:sz w:val="24"/>
        </w:rPr>
      </w:pPr>
      <w:r>
        <w:rPr>
          <w:i/>
          <w:spacing w:val="-12"/>
          <w:w w:val="105"/>
          <w:sz w:val="24"/>
        </w:rPr>
        <w:t>C</w:t>
      </w:r>
    </w:p>
    <w:p w14:paraId="00DC23B8" w14:textId="77777777" w:rsidR="00350CFB" w:rsidRDefault="00283FFF">
      <w:pPr>
        <w:tabs>
          <w:tab w:val="left" w:pos="3556"/>
        </w:tabs>
        <w:spacing w:before="217"/>
        <w:rPr>
          <w:sz w:val="24"/>
        </w:rPr>
      </w:pPr>
      <w:r>
        <w:br w:type="column"/>
      </w:r>
      <w:r>
        <w:rPr>
          <w:i/>
          <w:spacing w:val="-10"/>
          <w:sz w:val="24"/>
        </w:rPr>
        <w:t>,</w:t>
      </w:r>
      <w:r>
        <w:rPr>
          <w:i/>
          <w:sz w:val="24"/>
        </w:rPr>
        <w:tab/>
      </w:r>
      <w:r>
        <w:rPr>
          <w:spacing w:val="-2"/>
          <w:sz w:val="24"/>
        </w:rPr>
        <w:t>(5.10)</w:t>
      </w:r>
    </w:p>
    <w:p w14:paraId="00DC23B9" w14:textId="77777777" w:rsidR="00350CFB" w:rsidRDefault="00350CFB">
      <w:pPr>
        <w:rPr>
          <w:sz w:val="24"/>
        </w:rPr>
        <w:sectPr w:rsidR="00350CFB">
          <w:type w:val="continuous"/>
          <w:pgSz w:w="11910" w:h="16840"/>
          <w:pgMar w:top="1920" w:right="708" w:bottom="280" w:left="992" w:header="0" w:footer="2115" w:gutter="0"/>
          <w:cols w:num="2" w:space="720" w:equalWidth="0">
            <w:col w:w="5497" w:space="24"/>
            <w:col w:w="4689"/>
          </w:cols>
        </w:sectPr>
      </w:pPr>
    </w:p>
    <w:p w14:paraId="00DC23BA" w14:textId="77777777" w:rsidR="00350CFB" w:rsidRDefault="00350CFB">
      <w:pPr>
        <w:pStyle w:val="a3"/>
        <w:spacing w:before="118"/>
      </w:pPr>
    </w:p>
    <w:p w14:paraId="00DC23BB" w14:textId="77777777" w:rsidR="00350CFB" w:rsidRDefault="00283FFF">
      <w:pPr>
        <w:pStyle w:val="a3"/>
        <w:ind w:left="273"/>
        <w:jc w:val="both"/>
      </w:pPr>
      <w:r>
        <w:t>with</w:t>
      </w:r>
      <w:r>
        <w:rPr>
          <w:spacing w:val="3"/>
        </w:rPr>
        <w:t xml:space="preserve"> </w:t>
      </w:r>
      <w:r>
        <w:t>∆</w:t>
      </w:r>
      <w:r>
        <w:rPr>
          <w:i/>
        </w:rPr>
        <w:t>J</w:t>
      </w:r>
      <w:r>
        <w:t>(</w:t>
      </w:r>
      <w:r>
        <w:rPr>
          <w:i/>
        </w:rPr>
        <w:t>T</w:t>
      </w:r>
      <w:r>
        <w:rPr>
          <w:i/>
          <w:spacing w:val="-26"/>
        </w:rPr>
        <w:t xml:space="preserve"> </w:t>
      </w:r>
      <w:r>
        <w:t>)</w:t>
      </w:r>
      <w:r>
        <w:rPr>
          <w:spacing w:val="4"/>
        </w:rPr>
        <w:t xml:space="preserve"> </w:t>
      </w:r>
      <w:r>
        <w:t>the</w:t>
      </w:r>
      <w:r>
        <w:rPr>
          <w:spacing w:val="3"/>
        </w:rPr>
        <w:t xml:space="preserve"> </w:t>
      </w:r>
      <w:r>
        <w:t>increase</w:t>
      </w:r>
      <w:r>
        <w:rPr>
          <w:spacing w:val="4"/>
        </w:rPr>
        <w:t xml:space="preserve"> </w:t>
      </w:r>
      <w:r>
        <w:t>in</w:t>
      </w:r>
      <w:r>
        <w:rPr>
          <w:spacing w:val="3"/>
        </w:rPr>
        <w:t xml:space="preserve"> </w:t>
      </w:r>
      <w:r>
        <w:t>mean</w:t>
      </w:r>
      <w:r>
        <w:rPr>
          <w:spacing w:val="4"/>
        </w:rPr>
        <w:t xml:space="preserve"> </w:t>
      </w:r>
      <w:r>
        <w:t>target</w:t>
      </w:r>
      <w:r>
        <w:rPr>
          <w:spacing w:val="3"/>
        </w:rPr>
        <w:t xml:space="preserve"> </w:t>
      </w:r>
      <w:r>
        <w:t>rank</w:t>
      </w:r>
      <w:r>
        <w:rPr>
          <w:spacing w:val="4"/>
        </w:rPr>
        <w:t xml:space="preserve"> </w:t>
      </w:r>
      <w:r>
        <w:t>attributable</w:t>
      </w:r>
      <w:r>
        <w:rPr>
          <w:spacing w:val="3"/>
        </w:rPr>
        <w:t xml:space="preserve"> </w:t>
      </w:r>
      <w:r>
        <w:t>to</w:t>
      </w:r>
      <w:r>
        <w:rPr>
          <w:spacing w:val="4"/>
        </w:rPr>
        <w:t xml:space="preserve"> </w:t>
      </w:r>
      <w:r>
        <w:t>the</w:t>
      </w:r>
      <w:r>
        <w:rPr>
          <w:spacing w:val="4"/>
        </w:rPr>
        <w:t xml:space="preserve"> </w:t>
      </w:r>
      <w:r>
        <w:t>attack</w:t>
      </w:r>
      <w:r>
        <w:rPr>
          <w:spacing w:val="3"/>
        </w:rPr>
        <w:t xml:space="preserve"> </w:t>
      </w:r>
      <w:r>
        <w:rPr>
          <w:spacing w:val="-2"/>
        </w:rPr>
        <w:t>edges.</w:t>
      </w:r>
    </w:p>
    <w:p w14:paraId="00DC23BC" w14:textId="77777777" w:rsidR="00350CFB" w:rsidRDefault="00283FFF">
      <w:pPr>
        <w:pStyle w:val="a3"/>
        <w:spacing w:before="195" w:line="396" w:lineRule="auto"/>
        <w:ind w:left="282" w:right="524"/>
        <w:jc w:val="both"/>
      </w:pPr>
      <w:r>
        <w:t>Equations (</w:t>
      </w:r>
      <w:hyperlink w:anchor="_bookmark122" w:history="1">
        <w:r>
          <w:t>5.7</w:t>
        </w:r>
      </w:hyperlink>
      <w:r>
        <w:t>)–(</w:t>
      </w:r>
      <w:hyperlink w:anchor="_bookmark124" w:history="1">
        <w:r>
          <w:t>5.10</w:t>
        </w:r>
      </w:hyperlink>
      <w:r>
        <w:t>) imply that EndorseRank is not Sybil-proof, but that closed-cluster infla-tion is population-share limited, and that cross-cluster inflation requires costly honest-sourced al-lowances.</w:t>
      </w:r>
      <w:r>
        <w:rPr>
          <w:spacing w:val="40"/>
        </w:rPr>
        <w:t xml:space="preserve"> </w:t>
      </w:r>
      <w:r>
        <w:t>Transfer wash trading faces different costs (fees and inventory) but does not require exposing spending authority to external addresses.</w:t>
      </w:r>
      <w:r>
        <w:rPr>
          <w:spacing w:val="40"/>
        </w:rPr>
        <w:t xml:space="preserve"> </w:t>
      </w:r>
      <w:r>
        <w:t xml:space="preserve">Sybil-adjusted stability proxies in Chapter </w:t>
      </w:r>
      <w:hyperlink w:anchor="_bookmark84" w:history="1">
        <w:r>
          <w:t>4</w:t>
        </w:r>
      </w:hyperlink>
      <w:r>
        <w:t xml:space="preserve"> partially address observational manipulation; they do not replace adversarial evaluation, which </w:t>
      </w:r>
      <w:bookmarkStart w:id="433" w:name="Regulatory_and_ethical_considerations"/>
      <w:bookmarkStart w:id="434" w:name="_bookmark125"/>
      <w:bookmarkEnd w:id="433"/>
      <w:bookmarkEnd w:id="434"/>
      <w:r>
        <w:t>remains future work.</w:t>
      </w:r>
    </w:p>
    <w:p w14:paraId="00DC23BD" w14:textId="77777777" w:rsidR="00350CFB" w:rsidRDefault="00350CFB">
      <w:pPr>
        <w:pStyle w:val="a3"/>
        <w:spacing w:before="164"/>
      </w:pPr>
    </w:p>
    <w:p w14:paraId="00DC23BE" w14:textId="77777777" w:rsidR="00350CFB" w:rsidRDefault="00283FFF">
      <w:pPr>
        <w:pStyle w:val="2"/>
        <w:numPr>
          <w:ilvl w:val="1"/>
          <w:numId w:val="26"/>
        </w:numPr>
        <w:tabs>
          <w:tab w:val="left" w:pos="783"/>
        </w:tabs>
        <w:spacing w:before="1"/>
        <w:ind w:left="783" w:hanging="501"/>
      </w:pPr>
      <w:r>
        <w:t>Regulatory</w:t>
      </w:r>
      <w:r>
        <w:rPr>
          <w:spacing w:val="17"/>
        </w:rPr>
        <w:t xml:space="preserve"> </w:t>
      </w:r>
      <w:r>
        <w:t>and</w:t>
      </w:r>
      <w:r>
        <w:rPr>
          <w:spacing w:val="18"/>
        </w:rPr>
        <w:t xml:space="preserve"> </w:t>
      </w:r>
      <w:r>
        <w:t>ethical</w:t>
      </w:r>
      <w:r>
        <w:rPr>
          <w:spacing w:val="17"/>
        </w:rPr>
        <w:t xml:space="preserve"> </w:t>
      </w:r>
      <w:r>
        <w:rPr>
          <w:spacing w:val="-2"/>
        </w:rPr>
        <w:t>considerations</w:t>
      </w:r>
    </w:p>
    <w:p w14:paraId="00DC23BF" w14:textId="77777777" w:rsidR="00350CFB" w:rsidRDefault="00350CFB">
      <w:pPr>
        <w:pStyle w:val="a3"/>
        <w:spacing w:before="23"/>
        <w:rPr>
          <w:b/>
          <w:sz w:val="28"/>
        </w:rPr>
      </w:pPr>
    </w:p>
    <w:p w14:paraId="00DC23C0" w14:textId="77777777" w:rsidR="00350CFB" w:rsidRDefault="00283FFF">
      <w:pPr>
        <w:pStyle w:val="a3"/>
        <w:spacing w:before="1" w:line="396" w:lineRule="auto"/>
        <w:ind w:left="282" w:right="524"/>
        <w:jc w:val="both"/>
      </w:pPr>
      <w:commentRangeStart w:id="435"/>
      <w:r>
        <w:t xml:space="preserve">On-chain reputation scores occupy a contested space between transparency and fairness. Legal analyses of DeFi emphasise that decentralised markets remain subject to disclosure and consumer-protection concerns even when settlement is on-chain </w:t>
      </w:r>
      <w:r>
        <w:rPr>
          <w:vertAlign w:val="superscript"/>
        </w:rPr>
        <w:t>[63]</w:t>
      </w:r>
      <w:r>
        <w:t>. Packin and Lev-Aretz</w:t>
      </w:r>
      <w:r>
        <w:rPr>
          <w:vertAlign w:val="superscript"/>
        </w:rPr>
        <w:t>[2]</w:t>
      </w:r>
      <w:r>
        <w:t xml:space="preserve"> caution that decentralised credit scoring can reproduce black-box harms if models are opaque, unappealable or coupled to identity systems without due process. EndorseRank and AWP are fully determined by public ledger events and published algorithms; any party can recompute the scores from the open pipeline (Appendix 8.1). That auditability is a partial response to black-box concerns, but it does not resolve distributional effects: wallets with limited approval or transfer history receive low scores regardless of off-chain creditworthiness.</w:t>
      </w:r>
    </w:p>
    <w:p w14:paraId="00DC23C1" w14:textId="77777777" w:rsidR="00350CFB" w:rsidRDefault="00350CFB">
      <w:pPr>
        <w:pStyle w:val="a3"/>
        <w:spacing w:line="396" w:lineRule="auto"/>
        <w:jc w:val="both"/>
        <w:sectPr w:rsidR="00350CFB">
          <w:type w:val="continuous"/>
          <w:pgSz w:w="11910" w:h="16840"/>
          <w:pgMar w:top="1920" w:right="708" w:bottom="280" w:left="992" w:header="0" w:footer="2115" w:gutter="0"/>
          <w:cols w:space="720"/>
        </w:sectPr>
      </w:pPr>
    </w:p>
    <w:p w14:paraId="00DC23C2" w14:textId="77777777" w:rsidR="00350CFB" w:rsidRDefault="00283FFF">
      <w:pPr>
        <w:pStyle w:val="a3"/>
        <w:spacing w:before="72" w:line="396" w:lineRule="auto"/>
        <w:ind w:left="282" w:right="558"/>
        <w:jc w:val="both"/>
      </w:pPr>
      <w:r>
        <w:t xml:space="preserve">Ethically, scores must not be presented as identity, as creditworthiness in the consumer-lending sense or as proof of unique personhood </w:t>
      </w:r>
      <w:r>
        <w:rPr>
          <w:vertAlign w:val="superscript"/>
        </w:rPr>
        <w:t>[11]</w:t>
      </w:r>
      <w:r>
        <w:t xml:space="preserve">. They are ordinal indicators of on-chain graph position under specified edge semantics. Deployments that gate access to financial services should disclose the graph definition, observation window and known failure modes, including Sybil exposure. Regulatory regimes that require explainability favour graph propagation over opaque machine-learning scores of the kind surveyed by Kotb </w:t>
      </w:r>
      <w:r>
        <w:rPr>
          <w:vertAlign w:val="superscript"/>
        </w:rPr>
        <w:t>[14]</w:t>
      </w:r>
      <w:r>
        <w:t xml:space="preserve">, provided operators resist overclaiming predictive power for loan default </w:t>
      </w:r>
      <w:r>
        <w:rPr>
          <w:vertAlign w:val="superscript"/>
        </w:rPr>
        <w:t>[2]</w:t>
      </w:r>
      <w:r>
        <w:t>.</w:t>
      </w:r>
    </w:p>
    <w:p w14:paraId="00DC23C3" w14:textId="77777777" w:rsidR="00350CFB" w:rsidRDefault="00283FFF">
      <w:pPr>
        <w:pStyle w:val="a3"/>
        <w:spacing w:before="19" w:line="396" w:lineRule="auto"/>
        <w:ind w:left="273" w:right="534" w:firstLine="8"/>
        <w:jc w:val="both"/>
      </w:pPr>
      <w:r>
        <w:t xml:space="preserve">Privacy is structurally limited on public ledgers </w:t>
      </w:r>
      <w:r>
        <w:rPr>
          <w:vertAlign w:val="superscript"/>
        </w:rPr>
        <w:t>[5]</w:t>
      </w:r>
      <w:r>
        <w:t>: reputation computation uses data already broadcast. The ethical obligation is therefore not to avoid analysis but to avoid deanonymisation beyond address-level aggregation and to prevent misuse of scores as persistent biometric-like identifiers. This research analyses addresses only; no off-chain identity linkage is performed (Section 3.16).</w:t>
      </w:r>
    </w:p>
    <w:p w14:paraId="00DC23C4" w14:textId="77777777" w:rsidR="00350CFB" w:rsidRDefault="00283FFF">
      <w:pPr>
        <w:pStyle w:val="a3"/>
        <w:spacing w:before="22" w:line="396" w:lineRule="auto"/>
        <w:ind w:left="282" w:right="522"/>
        <w:jc w:val="both"/>
      </w:pPr>
      <w:bookmarkStart w:id="436" w:name="Threats_to_validity"/>
      <w:bookmarkStart w:id="437" w:name="_bookmark126"/>
      <w:bookmarkEnd w:id="436"/>
      <w:bookmarkEnd w:id="437"/>
      <w:commentRangeEnd w:id="435"/>
      <w:r>
        <w:rPr>
          <w:rStyle w:val="a5"/>
          <w:sz w:val="24"/>
          <w:szCs w:val="24"/>
        </w:rPr>
        <w:commentReference w:id="435"/>
      </w:r>
    </w:p>
    <w:p w14:paraId="00DC23C5" w14:textId="77777777" w:rsidR="00350CFB" w:rsidRDefault="00350CFB">
      <w:pPr>
        <w:pStyle w:val="a3"/>
        <w:spacing w:before="164"/>
      </w:pPr>
    </w:p>
    <w:p w14:paraId="00DC23C6" w14:textId="77777777" w:rsidR="00350CFB" w:rsidRDefault="00283FFF">
      <w:pPr>
        <w:pStyle w:val="2"/>
        <w:numPr>
          <w:ilvl w:val="1"/>
          <w:numId w:val="26"/>
        </w:numPr>
        <w:tabs>
          <w:tab w:val="left" w:pos="783"/>
        </w:tabs>
        <w:ind w:left="783" w:hanging="501"/>
      </w:pPr>
      <w:r>
        <w:t>Threats</w:t>
      </w:r>
      <w:r>
        <w:rPr>
          <w:spacing w:val="8"/>
        </w:rPr>
        <w:t xml:space="preserve"> </w:t>
      </w:r>
      <w:r>
        <w:t>to</w:t>
      </w:r>
      <w:r>
        <w:rPr>
          <w:spacing w:val="8"/>
        </w:rPr>
        <w:t xml:space="preserve"> </w:t>
      </w:r>
      <w:r>
        <w:rPr>
          <w:spacing w:val="-2"/>
        </w:rPr>
        <w:t>validity</w:t>
      </w:r>
    </w:p>
    <w:p w14:paraId="00DC23C7" w14:textId="77777777" w:rsidR="00350CFB" w:rsidRDefault="00350CFB">
      <w:pPr>
        <w:pStyle w:val="a3"/>
        <w:spacing w:before="24"/>
        <w:rPr>
          <w:b/>
          <w:sz w:val="28"/>
        </w:rPr>
      </w:pPr>
    </w:p>
    <w:p w14:paraId="00DC23C8" w14:textId="77777777" w:rsidR="00350CFB" w:rsidRDefault="00283FFF">
      <w:pPr>
        <w:pStyle w:val="a3"/>
        <w:spacing w:line="396" w:lineRule="auto"/>
        <w:ind w:left="282" w:right="523"/>
        <w:jc w:val="both"/>
      </w:pPr>
      <w:bookmarkStart w:id="438" w:name="Construct_validity"/>
      <w:commentRangeStart w:id="439"/>
      <w:r>
        <w:t>Interpretation of the empirical claims should account for the following threats, organised by construct, internal, external and adversarial validity.</w:t>
      </w:r>
      <w:bookmarkEnd w:id="438"/>
      <w:commentRangeEnd w:id="439"/>
      <w:r>
        <w:rPr>
          <w:rStyle w:val="a5"/>
          <w:sz w:val="24"/>
          <w:szCs w:val="24"/>
        </w:rPr>
        <w:commentReference w:id="439"/>
      </w:r>
    </w:p>
    <w:p w14:paraId="00DC23C9" w14:textId="77777777" w:rsidR="00350CFB" w:rsidRDefault="00350CFB">
      <w:pPr>
        <w:pStyle w:val="a3"/>
        <w:spacing w:before="7"/>
      </w:pPr>
    </w:p>
    <w:p w14:paraId="00DC23CA" w14:textId="77777777" w:rsidR="00350CFB" w:rsidRDefault="00283FFF">
      <w:pPr>
        <w:pStyle w:val="3"/>
        <w:numPr>
          <w:ilvl w:val="2"/>
          <w:numId w:val="26"/>
        </w:numPr>
        <w:tabs>
          <w:tab w:val="left" w:pos="879"/>
        </w:tabs>
        <w:ind w:left="879" w:hanging="597"/>
      </w:pPr>
      <w:r>
        <w:t>Construct</w:t>
      </w:r>
      <w:r>
        <w:rPr>
          <w:spacing w:val="-12"/>
        </w:rPr>
        <w:t xml:space="preserve"> </w:t>
      </w:r>
      <w:r>
        <w:rPr>
          <w:spacing w:val="-2"/>
        </w:rPr>
        <w:t>validity</w:t>
      </w:r>
    </w:p>
    <w:p w14:paraId="00DC23CB" w14:textId="77777777" w:rsidR="00350CFB" w:rsidRDefault="00350CFB">
      <w:pPr>
        <w:pStyle w:val="a3"/>
        <w:spacing w:before="47"/>
        <w:rPr>
          <w:b/>
        </w:rPr>
      </w:pPr>
    </w:p>
    <w:p w14:paraId="00DC23CC" w14:textId="77777777" w:rsidR="00350CFB" w:rsidRDefault="00283FFF">
      <w:pPr>
        <w:pStyle w:val="a4"/>
        <w:numPr>
          <w:ilvl w:val="3"/>
          <w:numId w:val="26"/>
        </w:numPr>
        <w:tabs>
          <w:tab w:val="left" w:pos="806"/>
          <w:tab w:val="left" w:pos="808"/>
        </w:tabs>
        <w:spacing w:line="396" w:lineRule="auto"/>
        <w:ind w:left="808" w:right="524"/>
        <w:jc w:val="both"/>
        <w:rPr>
          <w:sz w:val="24"/>
        </w:rPr>
      </w:pPr>
      <w:commentRangeStart w:id="440"/>
      <w:r>
        <w:rPr>
          <w:sz w:val="24"/>
        </w:rPr>
        <w:t>Checks are not credit labels. No under-collateralised lending default labels are used. Same-window checks are allowance and transfer local statistics; the holdout label is future new approvals.</w:t>
      </w:r>
    </w:p>
    <w:p w14:paraId="00DC23CD"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3CE"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Holdout construct. Future new approvals are still endorsement events. They are out of the score window, but they are not an independent credit or trading construct.</w:t>
      </w:r>
    </w:p>
    <w:p w14:paraId="00DC23CF" w14:textId="77777777" w:rsidR="00350CFB" w:rsidRDefault="00283FFF">
      <w:pPr>
        <w:pStyle w:val="a4"/>
        <w:numPr>
          <w:ilvl w:val="3"/>
          <w:numId w:val="26"/>
        </w:numPr>
        <w:tabs>
          <w:tab w:val="left" w:pos="806"/>
          <w:tab w:val="left" w:pos="808"/>
        </w:tabs>
        <w:spacing w:before="217" w:line="396" w:lineRule="auto"/>
        <w:ind w:left="808" w:right="525"/>
        <w:jc w:val="both"/>
        <w:rPr>
          <w:sz w:val="24"/>
        </w:rPr>
      </w:pPr>
      <w:r>
        <w:rPr>
          <w:sz w:val="24"/>
        </w:rPr>
        <w:t>Own-construct agreement is partly mechanical. EndorseRank is a global smoothing of spender in-approve degree, and AWP of decayed transfer in-strength; each method’s agreement with its own family is expected by construction, which is why the within-method contrasts of Table 4.14 are reported and why the null result on them is treated as informative.</w:t>
      </w:r>
      <w:commentRangeEnd w:id="440"/>
      <w:r>
        <w:rPr>
          <w:rStyle w:val="a5"/>
          <w:sz w:val="24"/>
          <w:szCs w:val="22"/>
        </w:rPr>
        <w:commentReference w:id="440"/>
      </w:r>
    </w:p>
    <w:p w14:paraId="00DC23D1" w14:textId="77777777" w:rsidR="00350CFB" w:rsidRDefault="00350CFB">
      <w:pPr>
        <w:pStyle w:val="a3"/>
        <w:spacing w:before="8"/>
      </w:pPr>
    </w:p>
    <w:p w14:paraId="00DC23D2" w14:textId="77777777" w:rsidR="00350CFB" w:rsidRDefault="00283FFF">
      <w:pPr>
        <w:pStyle w:val="3"/>
        <w:numPr>
          <w:ilvl w:val="2"/>
          <w:numId w:val="26"/>
        </w:numPr>
        <w:tabs>
          <w:tab w:val="left" w:pos="879"/>
        </w:tabs>
        <w:ind w:left="879" w:hanging="597"/>
      </w:pPr>
      <w:bookmarkStart w:id="441" w:name="Internal_validity"/>
      <w:bookmarkEnd w:id="441"/>
      <w:r>
        <w:t>Internal</w:t>
      </w:r>
      <w:r>
        <w:rPr>
          <w:spacing w:val="-10"/>
        </w:rPr>
        <w:t xml:space="preserve"> </w:t>
      </w:r>
      <w:r>
        <w:rPr>
          <w:spacing w:val="-2"/>
        </w:rPr>
        <w:t>validity</w:t>
      </w:r>
    </w:p>
    <w:p w14:paraId="00DC23D3" w14:textId="77777777" w:rsidR="00350CFB" w:rsidRDefault="00350CFB">
      <w:pPr>
        <w:pStyle w:val="a3"/>
        <w:spacing w:before="46"/>
        <w:rPr>
          <w:b/>
        </w:rPr>
      </w:pPr>
    </w:p>
    <w:p w14:paraId="00DC23D4" w14:textId="77777777" w:rsidR="00350CFB" w:rsidRDefault="00283FFF">
      <w:pPr>
        <w:pStyle w:val="a4"/>
        <w:numPr>
          <w:ilvl w:val="3"/>
          <w:numId w:val="26"/>
        </w:numPr>
        <w:tabs>
          <w:tab w:val="left" w:pos="806"/>
          <w:tab w:val="left" w:pos="808"/>
        </w:tabs>
        <w:spacing w:before="1" w:line="396" w:lineRule="auto"/>
        <w:ind w:left="808" w:right="523"/>
        <w:jc w:val="both"/>
        <w:rPr>
          <w:sz w:val="24"/>
        </w:rPr>
      </w:pPr>
      <w:commentRangeStart w:id="442"/>
      <w:r>
        <w:rPr>
          <w:sz w:val="24"/>
        </w:rPr>
        <w:t>Shared observation window. All methods and proxies are computed over 1 December 2025 to 31 May 2026. Market regimes specific to that window—volatility, incentive programmes, protocol changes—may inflate or deflate alignment. Robustness checks on damping and top-token subgraphs reduce sensitivity to hyperparameters and token concentration but do not vary the calendar window.</w:t>
      </w:r>
    </w:p>
    <w:p w14:paraId="00DC23D5" w14:textId="77777777" w:rsidR="00350CFB" w:rsidRDefault="00283FFF">
      <w:pPr>
        <w:pStyle w:val="a4"/>
        <w:numPr>
          <w:ilvl w:val="3"/>
          <w:numId w:val="26"/>
        </w:numPr>
        <w:tabs>
          <w:tab w:val="left" w:pos="806"/>
          <w:tab w:val="left" w:pos="808"/>
        </w:tabs>
        <w:spacing w:before="42" w:line="388" w:lineRule="auto"/>
        <w:ind w:left="808" w:right="522"/>
        <w:jc w:val="both"/>
        <w:rPr>
          <w:sz w:val="24"/>
        </w:rPr>
      </w:pPr>
      <w:r>
        <w:rPr>
          <w:sz w:val="24"/>
        </w:rPr>
        <w:t>Cohort selection. The matched cohort requires non-zero connectivity in both reputation subgraphs. Results may not extend to addresses absent from allowance and transfer subgraphs; the sample-definition sensitivity of Table 4.6 shows how strongly the coefficients respond when that requirement is relaxed.</w:t>
      </w:r>
    </w:p>
    <w:p w14:paraId="00DC23D6" w14:textId="77777777" w:rsidR="00350CFB" w:rsidRDefault="00283FFF">
      <w:pPr>
        <w:pStyle w:val="a4"/>
        <w:numPr>
          <w:ilvl w:val="3"/>
          <w:numId w:val="26"/>
        </w:numPr>
        <w:tabs>
          <w:tab w:val="left" w:pos="806"/>
          <w:tab w:val="left" w:pos="808"/>
        </w:tabs>
        <w:spacing w:before="54" w:line="393" w:lineRule="auto"/>
        <w:ind w:left="808" w:right="524"/>
        <w:jc w:val="both"/>
        <w:rPr>
          <w:sz w:val="24"/>
        </w:rPr>
      </w:pPr>
      <w:r>
        <w:rPr>
          <w:sz w:val="24"/>
        </w:rPr>
        <w:t xml:space="preserve">Edge-weight measurement. Token-decimal normalisation, unit conversion and permit-versus-approve coverage can affect w_uv. Measurement error in edge weights propagates to r and to rank correlations </w:t>
      </w:r>
      <w:r>
        <w:rPr>
          <w:sz w:val="24"/>
          <w:vertAlign w:val="superscript"/>
        </w:rPr>
        <w:t>[23]</w:t>
      </w:r>
      <w:r>
        <w:rPr>
          <w:sz w:val="24"/>
        </w:rPr>
        <w:t>.</w:t>
      </w:r>
    </w:p>
    <w:p w14:paraId="372D2076" w14:textId="77777777" w:rsidR="00420150" w:rsidRDefault="00041D3C">
      <w:pPr>
        <w:pStyle w:val="a4"/>
        <w:numPr>
          <w:ilvl w:val="0"/>
          <w:numId w:val="23"/>
        </w:numPr>
        <w:tabs>
          <w:tab w:val="left" w:pos="806"/>
          <w:tab w:val="left" w:pos="808"/>
        </w:tabs>
        <w:spacing w:before="62" w:line="388" w:lineRule="auto"/>
        <w:ind w:right="524"/>
        <w:jc w:val="both"/>
        <w:rPr>
          <w:sz w:val="24"/>
        </w:rPr>
      </w:pPr>
      <w:r>
        <w:rPr>
          <w:sz w:val="24"/>
        </w:rPr>
        <w:t>Timing environment. Runtimes are wall-clock measurements on one machine; the standard deviations in Table 4.2 bound within-session noise but not between-machine variation, which is why ratios rather than seconds are the comparative summary.</w:t>
      </w:r>
      <w:commentRangeEnd w:id="442"/>
      <w:r>
        <w:rPr>
          <w:rStyle w:val="a5"/>
          <w:sz w:val="24"/>
          <w:szCs w:val="22"/>
        </w:rPr>
        <w:commentReference w:id="442"/>
      </w:r>
    </w:p>
    <w:p w14:paraId="00DC23D7" w14:textId="77777777" w:rsidR="00350CFB" w:rsidRDefault="00350CFB">
      <w:pPr>
        <w:pStyle w:val="a3"/>
        <w:spacing w:before="9"/>
      </w:pPr>
    </w:p>
    <w:p w14:paraId="00DC23D8" w14:textId="77777777" w:rsidR="00350CFB" w:rsidRDefault="00283FFF">
      <w:pPr>
        <w:pStyle w:val="3"/>
        <w:numPr>
          <w:ilvl w:val="2"/>
          <w:numId w:val="26"/>
        </w:numPr>
        <w:tabs>
          <w:tab w:val="left" w:pos="879"/>
        </w:tabs>
        <w:ind w:left="879" w:hanging="597"/>
      </w:pPr>
      <w:bookmarkStart w:id="443" w:name="External_validity"/>
      <w:bookmarkEnd w:id="443"/>
      <w:r>
        <w:t>External</w:t>
      </w:r>
      <w:r>
        <w:rPr>
          <w:spacing w:val="-10"/>
        </w:rPr>
        <w:t xml:space="preserve"> </w:t>
      </w:r>
      <w:r>
        <w:rPr>
          <w:spacing w:val="-2"/>
        </w:rPr>
        <w:t>validity</w:t>
      </w:r>
    </w:p>
    <w:p w14:paraId="00DC23D9" w14:textId="77777777" w:rsidR="00350CFB" w:rsidRDefault="00350CFB">
      <w:pPr>
        <w:pStyle w:val="a3"/>
        <w:spacing w:before="46"/>
        <w:rPr>
          <w:b/>
        </w:rPr>
      </w:pPr>
    </w:p>
    <w:p w14:paraId="00DC23DA" w14:textId="77777777" w:rsidR="00350CFB" w:rsidRDefault="00283FFF">
      <w:pPr>
        <w:pStyle w:val="a4"/>
        <w:numPr>
          <w:ilvl w:val="3"/>
          <w:numId w:val="26"/>
        </w:numPr>
        <w:tabs>
          <w:tab w:val="left" w:pos="802"/>
          <w:tab w:val="left" w:pos="806"/>
        </w:tabs>
        <w:spacing w:before="1" w:line="391" w:lineRule="auto"/>
        <w:ind w:left="802" w:right="524" w:hanging="210"/>
        <w:jc w:val="both"/>
        <w:rPr>
          <w:position w:val="-8"/>
          <w:sz w:val="24"/>
        </w:rPr>
      </w:pPr>
      <w:commentRangeStart w:id="444"/>
      <w:r>
        <w:rPr>
          <w:sz w:val="24"/>
        </w:rPr>
        <w:t xml:space="preserve">Single chain and window. Evidence is limited to Arbitrum One over six months. Generalisation to other rollups, Layer-1 chains or lending-centred venues requires cross-protocol validation; DeFi venues differ in protocol design [8] and in market structure [1].</w:t>
      </w:r>
      <w:r>
        <w:rPr>
          <w:sz w:val="24"/>
          <w:vertAlign w:val="superscript"/>
        </w:rPr>
        <w:t/>
      </w:r>
      <w:r>
        <w:rPr>
          <w:sz w:val="24"/>
        </w:rPr>
        <w:t xml:space="preserve"/>
      </w:r>
      <w:r>
        <w:rPr>
          <w:sz w:val="24"/>
          <w:vertAlign w:val="superscript"/>
        </w:rPr>
        <w:t/>
      </w:r>
      <w:r>
        <w:rPr>
          <w:sz w:val="24"/>
        </w:rPr>
        <w:t/>
      </w:r>
    </w:p>
    <w:p w14:paraId="00DC23DB" w14:textId="77777777" w:rsidR="00350CFB" w:rsidRDefault="00283FFF">
      <w:pPr>
        <w:pStyle w:val="a4"/>
        <w:numPr>
          <w:ilvl w:val="3"/>
          <w:numId w:val="26"/>
        </w:numPr>
        <w:tabs>
          <w:tab w:val="left" w:pos="807"/>
        </w:tabs>
        <w:spacing w:before="41"/>
        <w:ind w:left="807" w:hanging="214"/>
        <w:jc w:val="both"/>
        <w:rPr>
          <w:sz w:val="24"/>
        </w:rPr>
      </w:pPr>
      <w:r>
        <w:rPr>
          <w:sz w:val="24"/>
        </w:rPr>
        <w:t>Pool scaling versus alignment scaling. The expanded pool supports a node-count statement about runtime only (Section 4.2.1); same-window alignment remains anchored to the matched cohort, and the holdout to spenders. Efficiency gains should not be assumed to preserve the same τ profile at arbitrary population sizes.</w:t>
      </w:r>
      <w:commentRangeEnd w:id="444"/>
      <w:r>
        <w:rPr>
          <w:rStyle w:val="a5"/>
          <w:sz w:val="24"/>
          <w:szCs w:val="22"/>
        </w:rPr>
        <w:commentReference w:id="444"/>
      </w:r>
    </w:p>
    <w:p w14:paraId="00DC23DC" w14:textId="77777777" w:rsidR="00350CFB" w:rsidRDefault="00350CFB">
      <w:pPr>
        <w:pStyle w:val="a4"/>
        <w:jc w:val="both"/>
        <w:rPr>
          <w:sz w:val="24"/>
        </w:rPr>
        <w:sectPr w:rsidR="00350CFB">
          <w:pgSz w:w="11910" w:h="16840"/>
          <w:pgMar w:top="1840" w:right="708" w:bottom="2300" w:left="992" w:header="0" w:footer="2115" w:gutter="0"/>
          <w:cols w:space="720"/>
        </w:sectPr>
      </w:pPr>
    </w:p>
    <w:p w14:paraId="00DC23DE" w14:textId="77777777" w:rsidR="00350CFB" w:rsidRDefault="00350CFB">
      <w:pPr>
        <w:pStyle w:val="a3"/>
        <w:spacing w:before="8"/>
      </w:pPr>
    </w:p>
    <w:p w14:paraId="00DC23DF" w14:textId="77777777" w:rsidR="00350CFB" w:rsidRDefault="00283FFF">
      <w:pPr>
        <w:pStyle w:val="3"/>
        <w:numPr>
          <w:ilvl w:val="2"/>
          <w:numId w:val="26"/>
        </w:numPr>
        <w:tabs>
          <w:tab w:val="left" w:pos="879"/>
        </w:tabs>
        <w:spacing w:before="1"/>
        <w:ind w:left="879" w:hanging="597"/>
        <w:jc w:val="both"/>
      </w:pPr>
      <w:bookmarkStart w:id="445" w:name="Adversarial_validity"/>
      <w:bookmarkEnd w:id="445"/>
      <w:r>
        <w:t>Adversarial</w:t>
      </w:r>
      <w:r>
        <w:rPr>
          <w:spacing w:val="-14"/>
        </w:rPr>
        <w:t xml:space="preserve"> </w:t>
      </w:r>
      <w:r>
        <w:rPr>
          <w:spacing w:val="-2"/>
        </w:rPr>
        <w:t>validity</w:t>
      </w:r>
    </w:p>
    <w:p w14:paraId="00DC23E0" w14:textId="77777777" w:rsidR="00350CFB" w:rsidRDefault="00350CFB">
      <w:pPr>
        <w:pStyle w:val="a3"/>
        <w:spacing w:before="46"/>
        <w:rPr>
          <w:b/>
        </w:rPr>
      </w:pPr>
    </w:p>
    <w:p w14:paraId="00DC23E1" w14:textId="77777777" w:rsidR="00350CFB" w:rsidRDefault="00283FFF">
      <w:pPr>
        <w:pStyle w:val="a4"/>
        <w:numPr>
          <w:ilvl w:val="3"/>
          <w:numId w:val="26"/>
        </w:numPr>
        <w:tabs>
          <w:tab w:val="left" w:pos="806"/>
          <w:tab w:val="left" w:pos="808"/>
        </w:tabs>
        <w:spacing w:line="396" w:lineRule="auto"/>
        <w:ind w:left="808" w:right="564"/>
        <w:jc w:val="both"/>
        <w:rPr>
          <w:sz w:val="24"/>
        </w:rPr>
      </w:pPr>
      <w:commentRangeStart w:id="446"/>
      <w:r>
        <w:rPr>
          <w:sz w:val="24"/>
        </w:rPr>
        <w:t xml:space="preserve">Sybil and wash trading. Adversarial allowance or transfer patterns may manipulate rankings </w:t>
      </w:r>
      <w:r>
        <w:rPr>
          <w:sz w:val="24"/>
          <w:vertAlign w:val="superscript"/>
        </w:rPr>
        <w:t>[11]</w:t>
      </w:r>
      <w:r>
        <w:rPr>
          <w:sz w:val="24"/>
        </w:rPr>
        <w:t>. Sybil-adjusted proxies partially address but do not eliminate this risk. The cost model of Section 5.6 is analytical; it is not an empirical red-team evaluation.</w:t>
      </w:r>
    </w:p>
    <w:p w14:paraId="00DC23E2" w14:textId="77777777" w:rsidR="00350CFB" w:rsidRDefault="00283FFF">
      <w:pPr>
        <w:pStyle w:val="a4"/>
        <w:numPr>
          <w:ilvl w:val="3"/>
          <w:numId w:val="26"/>
        </w:numPr>
        <w:tabs>
          <w:tab w:val="left" w:pos="806"/>
          <w:tab w:val="left" w:pos="808"/>
        </w:tabs>
        <w:spacing w:before="40" w:line="396" w:lineRule="auto"/>
        <w:ind w:left="808" w:right="524"/>
        <w:jc w:val="both"/>
        <w:rPr>
          <w:sz w:val="24"/>
        </w:rPr>
      </w:pPr>
      <w:r>
        <w:rPr>
          <w:sz w:val="24"/>
        </w:rPr>
        <w:t>Strategic approval behaviour. Once EndorseRank is deployed, rational actors may grant allowances strategically to farm rank. Observational τ estimated before deployment may overstate robustness to strategic behaviour.</w:t>
      </w:r>
      <w:commentRangeEnd w:id="446"/>
      <w:r>
        <w:rPr>
          <w:rStyle w:val="a5"/>
          <w:sz w:val="24"/>
          <w:szCs w:val="22"/>
        </w:rPr>
        <w:commentReference w:id="446"/>
      </w:r>
    </w:p>
    <w:p w14:paraId="00DC23E3" w14:textId="77777777" w:rsidR="00350CFB" w:rsidRDefault="00350CFB">
      <w:pPr>
        <w:pStyle w:val="a3"/>
        <w:spacing w:before="161"/>
      </w:pPr>
    </w:p>
    <w:p w14:paraId="00DC23E4" w14:textId="77777777" w:rsidR="00350CFB" w:rsidRDefault="00283FFF">
      <w:pPr>
        <w:pStyle w:val="2"/>
        <w:numPr>
          <w:ilvl w:val="1"/>
          <w:numId w:val="26"/>
        </w:numPr>
        <w:tabs>
          <w:tab w:val="left" w:pos="783"/>
        </w:tabs>
        <w:spacing w:before="1"/>
        <w:ind w:left="783" w:hanging="501"/>
        <w:jc w:val="both"/>
      </w:pPr>
      <w:bookmarkStart w:id="447" w:name="Limitations"/>
      <w:bookmarkStart w:id="448" w:name="_bookmark127"/>
      <w:bookmarkEnd w:id="447"/>
      <w:bookmarkEnd w:id="448"/>
      <w:r>
        <w:rPr>
          <w:spacing w:val="-2"/>
        </w:rPr>
        <w:t>Limitations</w:t>
      </w:r>
    </w:p>
    <w:p w14:paraId="00DC23E5" w14:textId="77777777" w:rsidR="00350CFB" w:rsidRDefault="00283FFF">
      <w:pPr>
        <w:pStyle w:val="a3"/>
        <w:spacing w:before="205" w:line="456" w:lineRule="exact"/>
        <w:ind w:left="270" w:right="524" w:firstLine="11"/>
        <w:jc w:val="both"/>
      </w:pPr>
      <w:commentRangeStart w:id="449"/>
      <w:r>
        <w:t>Results reflect one six-month window on Arbitrum One for a matched wallet cohort and a spender holdout cohort whose sizes and graph dimensions are given in Chapter 4. EndorseRank’s demonstrated strengths are allowance-construct alignment, rank distinctness from AWP, computational efficiency attributable to sparsity, and holdout alignment with future new approvers; its demonstrated weaknesses are weaker transfer alignment and weaker longitudinal-stability alignment than AWP, and an allowance lead over its own transfer alignment that did not reach significance.</w:t>
      </w:r>
    </w:p>
    <w:p w14:paraId="00DC23E6" w14:textId="77777777" w:rsidR="00350CFB" w:rsidRDefault="00283FFF">
      <w:pPr>
        <w:pStyle w:val="a3"/>
        <w:spacing w:before="63"/>
        <w:ind w:left="282"/>
        <w:jc w:val="both"/>
      </w:pPr>
      <w:r>
        <w:rPr>
          <w:rFonts w:ascii="Arial Unicode MS" w:hAnsi="Arial Unicode MS"/>
        </w:rPr>
        <w:t>Token-decimal normalisation, unit conversion and permit-versus-approve coverage may affect edge weights. The expanded-pool experiment tests node count, not edge growth, because the second-tier extraction did not complete. Extended baselines (alternative PageRank variants and lending-oriented graphs) are archived for future comparison (Appendix 8.4) and excluded from the main narrative. Unsecured lending default labels are out of scope. Regulatory and ethical deployment constraints (Section 5.7) limit how scores should be used even when alignment is favourable.</w:t>
      </w:r>
    </w:p>
    <w:p w14:paraId="00DC23E7" w14:textId="77777777" w:rsidR="00350CFB" w:rsidRDefault="00283FFF">
      <w:pPr>
        <w:pStyle w:val="a3"/>
        <w:spacing w:before="133" w:line="396" w:lineRule="auto"/>
        <w:ind w:left="282" w:right="548" w:hanging="8"/>
        <w:jc w:val="both"/>
      </w:pPr>
      <w:r>
        <w:t xml:space="preserve">These limitations bound the claims: EndorseRank is a credible, efficient, allowance-specific social reputation method on the studied cohort and window; it is not a universal credit score, a Sybil-proof identity system or a replacement for protocol-level collateralisation </w:t>
      </w:r>
      <w:r>
        <w:rPr>
          <w:vertAlign w:val="superscript"/>
        </w:rPr>
        <w:t>[9]</w:t>
      </w:r>
      <w:r>
        <w:t>. Chapter 6 restates what was established, what it adds to knowledge, and the work that would be needed to relax these bounds.</w:t>
      </w:r>
      <w:commentRangeEnd w:id="449"/>
      <w:r>
        <w:rPr>
          <w:rStyle w:val="a5"/>
          <w:sz w:val="24"/>
          <w:szCs w:val="24"/>
        </w:rPr>
        <w:commentReference w:id="449"/>
      </w:r>
    </w:p>
    <w:p w14:paraId="00DC23E9" w14:textId="77777777" w:rsidR="00350CFB" w:rsidRDefault="00350CFB">
      <w:pPr>
        <w:pStyle w:val="a3"/>
        <w:jc w:val="both"/>
        <w:sectPr w:rsidR="00350CFB">
          <w:pgSz w:w="11910" w:h="16840"/>
          <w:pgMar w:top="1840" w:right="708" w:bottom="2300" w:left="992" w:header="0" w:footer="2115" w:gutter="0"/>
          <w:cols w:space="720"/>
        </w:sectPr>
      </w:pPr>
    </w:p>
    <w:p w14:paraId="00DC23EB" w14:textId="77777777" w:rsidR="00350CFB" w:rsidRDefault="00350CFB">
      <w:pPr>
        <w:pStyle w:val="a3"/>
        <w:spacing w:line="396" w:lineRule="auto"/>
        <w:sectPr w:rsidR="00350CFB">
          <w:pgSz w:w="11910" w:h="16840"/>
          <w:pgMar w:top="1840" w:right="708" w:bottom="2300" w:left="992" w:header="0" w:footer="2115" w:gutter="0"/>
          <w:cols w:space="720"/>
        </w:sectPr>
      </w:pPr>
    </w:p>
    <w:p w14:paraId="00DC23EC" w14:textId="77777777" w:rsidR="00350CFB" w:rsidRDefault="00350CFB">
      <w:pPr>
        <w:pStyle w:val="a3"/>
        <w:rPr>
          <w:sz w:val="34"/>
        </w:rPr>
      </w:pPr>
    </w:p>
    <w:p w14:paraId="00DC23ED" w14:textId="77777777" w:rsidR="00350CFB" w:rsidRDefault="00350CFB">
      <w:pPr>
        <w:pStyle w:val="a3"/>
        <w:spacing w:before="197"/>
        <w:rPr>
          <w:sz w:val="34"/>
        </w:rPr>
      </w:pPr>
    </w:p>
    <w:p w14:paraId="00DC23EE" w14:textId="77777777" w:rsidR="00350CFB" w:rsidRDefault="00283FFF">
      <w:pPr>
        <w:pStyle w:val="1"/>
        <w:numPr>
          <w:ilvl w:val="0"/>
          <w:numId w:val="26"/>
        </w:numPr>
        <w:tabs>
          <w:tab w:val="left" w:pos="625"/>
        </w:tabs>
        <w:ind w:left="625" w:hanging="343"/>
        <w:jc w:val="both"/>
      </w:pPr>
      <w:bookmarkStart w:id="450" w:name="Conclusion_and_Future_Work"/>
      <w:bookmarkStart w:id="451" w:name="_bookmark128"/>
      <w:bookmarkEnd w:id="450"/>
      <w:bookmarkEnd w:id="451"/>
      <w:r>
        <w:t>Conclusion</w:t>
      </w:r>
      <w:r>
        <w:rPr>
          <w:spacing w:val="5"/>
        </w:rPr>
        <w:t xml:space="preserve"> </w:t>
      </w:r>
      <w:r>
        <w:t>and</w:t>
      </w:r>
      <w:r>
        <w:rPr>
          <w:spacing w:val="6"/>
        </w:rPr>
        <w:t xml:space="preserve"> </w:t>
      </w:r>
      <w:r>
        <w:t>Future</w:t>
      </w:r>
      <w:r>
        <w:rPr>
          <w:spacing w:val="5"/>
        </w:rPr>
        <w:t xml:space="preserve"> </w:t>
      </w:r>
      <w:r>
        <w:rPr>
          <w:spacing w:val="-4"/>
        </w:rPr>
        <w:t>Work</w:t>
      </w:r>
    </w:p>
    <w:p w14:paraId="00DC23EF" w14:textId="77777777" w:rsidR="00350CFB" w:rsidRDefault="00350CFB">
      <w:pPr>
        <w:pStyle w:val="a3"/>
        <w:spacing w:before="28"/>
        <w:rPr>
          <w:b/>
          <w:sz w:val="34"/>
        </w:rPr>
      </w:pPr>
    </w:p>
    <w:p w14:paraId="00DC23F0" w14:textId="0AA737C6" w:rsidR="00350CFB" w:rsidRDefault="00283FFF">
      <w:pPr>
        <w:pStyle w:val="a3"/>
        <w:spacing w:line="396" w:lineRule="auto"/>
        <w:ind w:left="282" w:right="533" w:hanging="8"/>
        <w:jc w:val="both"/>
      </w:pPr>
      <w:bookmarkStart w:id="452" w:name="Summary_of_findings"/>
      <w:bookmarkStart w:id="453" w:name="_bookmark129"/>
      <w:commentRangeStart w:id="454"/>
      <w:r>
        <w:t>Chapter 5 interpreted the results and judged the objectives met. This chapter closes the thesis: it answers each research question in one paragraph, states the original contribution to knowledge without repeating the contribution list of Chapter 1, and sets out the work that would relax the limits recorded in Section 5.9. Numbers are not restated; the tables of Chapter 4 remain the single point of reference.</w:t>
      </w:r>
      <w:bookmarkEnd w:id="452"/>
      <w:bookmarkEnd w:id="453"/>
      <w:commentRangeEnd w:id="454"/>
      <w:r>
        <w:rPr>
          <w:rStyle w:val="a5"/>
          <w:sz w:val="24"/>
          <w:szCs w:val="24"/>
        </w:rPr>
        <w:commentReference w:id="454"/>
      </w:r>
    </w:p>
    <w:p w14:paraId="00DC23F1" w14:textId="77777777" w:rsidR="00350CFB" w:rsidRDefault="00350CFB">
      <w:pPr>
        <w:pStyle w:val="a3"/>
        <w:spacing w:before="161"/>
      </w:pPr>
    </w:p>
    <w:p w14:paraId="00DC23F2" w14:textId="77777777" w:rsidR="00350CFB" w:rsidRDefault="00283FFF">
      <w:pPr>
        <w:pStyle w:val="2"/>
        <w:numPr>
          <w:ilvl w:val="1"/>
          <w:numId w:val="26"/>
        </w:numPr>
        <w:tabs>
          <w:tab w:val="left" w:pos="783"/>
        </w:tabs>
        <w:spacing w:before="1"/>
        <w:ind w:left="783" w:hanging="501"/>
      </w:pPr>
      <w:r>
        <w:t>Answers to the research questions</w:t>
      </w:r>
    </w:p>
    <w:p w14:paraId="00DC23F3" w14:textId="77777777" w:rsidR="00350CFB" w:rsidRDefault="00350CFB">
      <w:pPr>
        <w:pStyle w:val="a3"/>
        <w:spacing w:before="23"/>
        <w:rPr>
          <w:b/>
          <w:sz w:val="28"/>
        </w:rPr>
      </w:pPr>
    </w:p>
    <w:p w14:paraId="00DC23F4" w14:textId="515093D1" w:rsidR="00350CFB" w:rsidRDefault="00283FFF">
      <w:pPr>
        <w:pStyle w:val="a3"/>
        <w:spacing w:before="1" w:line="391" w:lineRule="auto"/>
        <w:ind w:left="273" w:right="523" w:firstLine="1"/>
        <w:jc w:val="both"/>
      </w:pPr>
      <w:commentRangeStart w:id="455"/>
      <w:r>
        <w:t>The thesis formulated EndorseRank, PageRank on a latest-allowance endorsement graph, and evaluated it against Adaptive Weighted PageRank (AWP), the transfer-graph baseline of Do, Do and Nguyen</w:t>
      </w:r>
      <w:r>
        <w:rPr>
          <w:vertAlign w:val="superscript"/>
        </w:rPr>
        <w:t>[3]</w:t>
      </w:r>
      <w:r>
        <w:t>, on one matched Arbitrum One wallet cohort, one spender holdout cohort and one expanded address pool over December 2025 to May 2026.</w:t>
      </w:r>
    </w:p>
    <w:p w14:paraId="00DC23F5" w14:textId="77777777" w:rsidR="00350CFB" w:rsidRDefault="00283FFF">
      <w:pPr>
        <w:pStyle w:val="a3"/>
        <w:spacing w:before="33"/>
        <w:ind w:left="274"/>
        <w:jc w:val="both"/>
      </w:pPr>
      <w:r>
        <w:t>RQ1 asked whether EndorseRank and AWP produce meaningfully different wallet orderings on an identical sample. They do. The inter-method rank agreement lies strictly between unrelated and identical orderings with an interval that excludes both extremes (Table 4.7), and the rank scatter shows substantial pairwise disagreement. Hypothesis H1 is supported: authorisation graphs and payment graphs are not interchangeable reputation substrates.</w:t>
      </w:r>
    </w:p>
    <w:p w14:paraId="00DC23F6" w14:textId="77777777" w:rsidR="00350CFB" w:rsidRDefault="00283FFF">
      <w:pPr>
        <w:pStyle w:val="a3"/>
        <w:spacing w:before="194" w:line="396" w:lineRule="auto"/>
        <w:ind w:left="273" w:right="524" w:firstLine="8"/>
        <w:jc w:val="both"/>
      </w:pPr>
      <w:r>
        <w:t>RQ2 asked which method aligns more strongly with contemporaneous allowance checks and with contemporaneous transfer checks. The answer is construct-specific. AWP aligns more strongly with transfer proxies and EndorseRank with allowance proxies, and the two between-method paired differences exclude zero in opposite directions (Table 4.14). H2 is supported in that form. The within-method differences—EndorseRank’s allowance alignment against its own transfer alignment—did not reach significance, so the thesis does not claim that EndorseRank favours one signal over the other inside its own ranking.</w:t>
      </w:r>
    </w:p>
    <w:p w14:paraId="00DC23F7" w14:textId="77777777" w:rsidR="00350CFB" w:rsidRDefault="00283FFF">
      <w:pPr>
        <w:pStyle w:val="a3"/>
        <w:spacing w:before="18" w:line="316" w:lineRule="auto"/>
        <w:ind w:left="282" w:right="524"/>
        <w:jc w:val="both"/>
      </w:pPr>
      <w:r>
        <w:t>RQ3 asked whether EndorseRank is computationally more efficient than AWP on the same matched sample. It is, on wall-clock time, memory and iterations, and the advantage is attributable to the endorsement graph having about one ninth of the transfer graph’s edges under a single timing protocol (Table 4.2). H3 is supported. The node-count sensitivity on the expanded pool confirms the ratio across staged node counts but, because the second-tier extraction did not complete, does not test edge growth (Table 4.3).</w:t>
      </w:r>
    </w:p>
    <w:p w14:paraId="00DC23F8" w14:textId="77777777" w:rsidR="00350CFB" w:rsidRDefault="00283FFF">
      <w:pPr>
        <w:pStyle w:val="a3"/>
        <w:spacing w:before="89" w:line="396" w:lineRule="auto"/>
        <w:ind w:left="282" w:right="524"/>
        <w:jc w:val="both"/>
      </w:pPr>
      <w:r>
        <w:t>RQ4 asked whether scores frozen at t1 predict new owner–spender approvals at t2 on inbound spenders more strongly than AWP and more informatively than the same-window allowance check. They do (Table 4.13): EndorseRank’s interval excludes zero and lies above AWP’s, whose interval includes zero, and the labels post-date every scored event. RQ4 replaced the trading-success comparison of the research proposal, which was withdrawn as circular (Section 2.8); the holdout tests temporal predictive validity of the endorsement construct, not credit-risk validity.</w:t>
      </w:r>
    </w:p>
    <w:p w14:paraId="00DC23F9" w14:textId="77777777" w:rsidR="00350CFB" w:rsidRDefault="00283FFF">
      <w:pPr>
        <w:pStyle w:val="a3"/>
        <w:spacing w:before="16"/>
        <w:ind w:left="282"/>
        <w:jc w:val="both"/>
      </w:pPr>
      <w:r>
        <w:t>Claims C1–C4 (Section 4.8) describe an efficiency–alignment trade-off. EndorseRank has lower PageRank cost, allowance-construct alignment and out-of-window evidence on future approvals. AWP has stronger transfer and longitudinal-stability alignment. Which to deploy depends on whether the operator’s question is about authorisation or about flow.</w:t>
      </w:r>
    </w:p>
    <w:p w14:paraId="00DC23FA" w14:textId="77777777" w:rsidR="00350CFB" w:rsidRDefault="00350CFB">
      <w:pPr>
        <w:pStyle w:val="a3"/>
        <w:jc w:val="both"/>
        <w:sectPr w:rsidR="00350CFB">
          <w:pgSz w:w="11910" w:h="16840"/>
          <w:pgMar w:top="1920" w:right="708" w:bottom="2300" w:left="992" w:header="0" w:footer="2115" w:gutter="0"/>
          <w:cols w:space="720"/>
        </w:sectPr>
      </w:pPr>
    </w:p>
    <w:p w14:paraId="00DC2400" w14:textId="77777777" w:rsidR="00350CFB" w:rsidRDefault="00283FFF">
      <w:pPr>
        <w:pStyle w:val="a3"/>
        <w:spacing w:before="18" w:line="396" w:lineRule="auto"/>
        <w:ind w:left="282" w:right="559"/>
        <w:jc w:val="both"/>
      </w:pPr>
      <w:bookmarkStart w:id="456" w:name="Original_contribution_to_knowledge"/>
      <w:bookmarkStart w:id="457" w:name="_bookmark130"/>
      <w:bookmarkEnd w:id="456"/>
      <w:bookmarkEnd w:id="457"/>
      <w:commentRangeEnd w:id="455"/>
      <w:r>
        <w:rPr>
          <w:rStyle w:val="a5"/>
          <w:sz w:val="24"/>
          <w:szCs w:val="24"/>
        </w:rPr>
        <w:commentReference w:id="455"/>
      </w:r>
    </w:p>
    <w:p w14:paraId="00DC2401" w14:textId="77777777" w:rsidR="00350CFB" w:rsidRDefault="00350CFB">
      <w:pPr>
        <w:pStyle w:val="a3"/>
        <w:spacing w:before="164"/>
      </w:pPr>
    </w:p>
    <w:p w14:paraId="00DC2402" w14:textId="77777777" w:rsidR="00350CFB" w:rsidRDefault="00283FFF">
      <w:pPr>
        <w:pStyle w:val="2"/>
        <w:numPr>
          <w:ilvl w:val="1"/>
          <w:numId w:val="26"/>
        </w:numPr>
        <w:tabs>
          <w:tab w:val="left" w:pos="783"/>
        </w:tabs>
        <w:ind w:left="783" w:hanging="501"/>
      </w:pPr>
      <w:r>
        <w:t>Original</w:t>
      </w:r>
      <w:r>
        <w:rPr>
          <w:spacing w:val="15"/>
        </w:rPr>
        <w:t xml:space="preserve"> </w:t>
      </w:r>
      <w:r>
        <w:t>contribution</w:t>
      </w:r>
      <w:r>
        <w:rPr>
          <w:spacing w:val="16"/>
        </w:rPr>
        <w:t xml:space="preserve"> </w:t>
      </w:r>
      <w:r>
        <w:t>to</w:t>
      </w:r>
      <w:r>
        <w:rPr>
          <w:spacing w:val="15"/>
        </w:rPr>
        <w:t xml:space="preserve"> </w:t>
      </w:r>
      <w:r>
        <w:rPr>
          <w:spacing w:val="-2"/>
        </w:rPr>
        <w:t>knowledge</w:t>
      </w:r>
    </w:p>
    <w:p w14:paraId="00DC2403" w14:textId="77777777" w:rsidR="00350CFB" w:rsidRDefault="00350CFB">
      <w:pPr>
        <w:pStyle w:val="a3"/>
        <w:spacing w:before="24"/>
        <w:rPr>
          <w:b/>
          <w:sz w:val="28"/>
        </w:rPr>
      </w:pPr>
    </w:p>
    <w:p w14:paraId="00DC2404" w14:textId="4D1B5D95" w:rsidR="00350CFB" w:rsidRDefault="00283FFF">
      <w:pPr>
        <w:pStyle w:val="a3"/>
        <w:spacing w:line="396" w:lineRule="auto"/>
        <w:ind w:left="282" w:right="524" w:hanging="8"/>
        <w:jc w:val="both"/>
      </w:pPr>
      <w:commentRangeStart w:id="458"/>
      <w:commentRangeStart w:id="459"/>
      <w:commentRangeStart w:id="460"/>
      <w:r>
        <w:t>The contribution list of Section 1.9 named what the thesis set out to add. In the terms of the literature reviewed in Chapter 2, the following is established.</w:t>
      </w:r>
      <w:commentRangeEnd w:id="459"/>
      <w:r>
        <w:rPr>
          <w:rStyle w:val="a5"/>
          <w:sz w:val="24"/>
          <w:szCs w:val="24"/>
        </w:rPr>
        <w:commentReference w:id="459"/>
      </w:r>
      <w:commentRangeEnd w:id="460"/>
      <w:r w:rsidR="002149DF">
        <w:rPr>
          <w:rStyle w:val="a5"/>
          <w:sz w:val="24"/>
          <w:szCs w:val="24"/>
        </w:rPr>
        <w:commentReference w:id="460"/>
      </w:r>
    </w:p>
    <w:p w14:paraId="00DC2405" w14:textId="77777777" w:rsidR="00350CFB" w:rsidRDefault="00283FFF">
      <w:pPr>
        <w:pStyle w:val="a3"/>
        <w:spacing w:line="359" w:lineRule="exact"/>
        <w:ind w:left="282"/>
        <w:jc w:val="both"/>
      </w:pPr>
      <w:r>
        <w:t xml:space="preserve">Before this work, the graph-reputation literature on public ledgers ranked wallets on transfers </w:t>
      </w:r>
      <w:r>
        <w:rPr>
          <w:vertAlign w:val="superscript"/>
        </w:rPr>
        <w:t>[4],[3]</w:t>
      </w:r>
      <w:r>
        <w:t xml:space="preserve">, on transaction-network risk propagation </w:t>
      </w:r>
      <w:r>
        <w:rPr>
          <w:vertAlign w:val="superscript"/>
        </w:rPr>
        <w:t>[12]</w:t>
      </w:r>
      <w:r>
        <w:t xml:space="preserve"> or on explicit ratings and stake </w:t>
      </w:r>
      <w:r>
        <w:rPr>
          <w:vertAlign w:val="superscript"/>
        </w:rPr>
        <w:t>[25],[26]</w:t>
      </w:r>
      <w:r>
        <w:t xml:space="preserve">, and it validated those rankings against statistics drawn from the same input data. The ERC-20 allowance—the one on-chain act that records a deliberate delegation of spending authority </w:t>
      </w:r>
      <w:r>
        <w:rPr>
          <w:vertAlign w:val="superscript"/>
        </w:rPr>
        <w:t>[18]</w:t>
      </w:r>
      <w:r>
        <w:t xml:space="preserve">—had not been used as a reputation edge, and no same-cohort comparison with confidence intervals, difference tests and a temporal holdout existed for any pair of on-chain reputation methods. This thesis supplies that edge construct and that comparison. PageRank is used unchanged [15]. The knowledge claim is that the choice of edge determines what an on-chain reputation score measures, that this can be shown with quantified uncertainty on one cohort, and that the allowance edge yields a score which is cheaper to refresh, distinct from the transfer-based score, aligned with its own construct and predictive of later endorsement, while weaker than the transfer-based score on flow and stability.</w:t>
      </w:r>
      <w:r>
        <w:rPr>
          <w:vertAlign w:val="superscript"/>
        </w:rPr>
        <w:t/>
      </w:r>
      <w:r>
        <w:t xml:space="preserve"> The construct-validity framing </w:t>
      </w:r>
      <w:r>
        <w:rPr>
          <w:vertAlign w:val="superscript"/>
        </w:rPr>
        <w:t>[22],[33]</w:t>
      </w:r>
      <w:r>
        <w:t xml:space="preserve"> that makes this a testable statement, and the open pipeline that makes it a reproducible one, are part of the contribution, because the auditability of decentralised credit-related scores is itself a recognised concern </w:t>
      </w:r>
      <w:r>
        <w:rPr>
          <w:vertAlign w:val="superscript"/>
        </w:rPr>
        <w:t>[2]</w:t>
      </w:r>
      <w:r>
        <w:t>.</w:t>
      </w:r>
    </w:p>
    <w:p w14:paraId="00DC2406" w14:textId="77777777" w:rsidR="00350CFB" w:rsidRDefault="00350CFB">
      <w:pPr>
        <w:pStyle w:val="a4"/>
        <w:spacing w:line="388" w:lineRule="auto"/>
        <w:jc w:val="both"/>
        <w:rPr>
          <w:sz w:val="24"/>
        </w:rPr>
        <w:sectPr w:rsidR="00350CFB">
          <w:pgSz w:w="11910" w:h="16840"/>
          <w:pgMar w:top="1840" w:right="708" w:bottom="2300" w:left="992" w:header="0" w:footer="2115" w:gutter="0"/>
          <w:cols w:space="720"/>
        </w:sectPr>
      </w:pPr>
    </w:p>
    <w:p w14:paraId="00DC2407" w14:textId="77777777" w:rsidR="00350CFB" w:rsidRDefault="00283FFF">
      <w:pPr>
        <w:pStyle w:val="a3"/>
        <w:spacing w:before="72"/>
        <w:ind w:left="808"/>
        <w:jc w:val="both"/>
      </w:pPr>
      <w:r>
        <w:t xml:space="preserve">The research is deliberately bounded. It does not show that on-chain reputation can substitute for collateral </w:t>
      </w:r>
      <w:r>
        <w:rPr>
          <w:vertAlign w:val="superscript"/>
        </w:rPr>
        <w:t>[9],[1]</w:t>
      </w:r>
      <w:r>
        <w:t>, that EndorseRank is Sybil-proof (Section 5.6) or that its results hold beyond Arbitrum One and the studied window.</w:t>
      </w:r>
    </w:p>
    <w:p w14:paraId="00DC240C" w14:textId="77777777" w:rsidR="00350CFB" w:rsidRDefault="00283FFF">
      <w:pPr>
        <w:pStyle w:val="a3"/>
        <w:spacing w:before="19" w:line="396" w:lineRule="auto"/>
        <w:ind w:left="270" w:right="521" w:firstLine="3"/>
        <w:jc w:val="both"/>
      </w:pPr>
      <w:bookmarkStart w:id="461" w:name="Future_work"/>
      <w:bookmarkStart w:id="462" w:name="_bookmark131"/>
      <w:bookmarkEnd w:id="461"/>
      <w:bookmarkEnd w:id="462"/>
      <w:commentRangeEnd w:id="458"/>
      <w:r>
        <w:rPr>
          <w:rStyle w:val="a5"/>
          <w:sz w:val="24"/>
          <w:szCs w:val="24"/>
        </w:rPr>
        <w:commentReference w:id="458"/>
      </w:r>
    </w:p>
    <w:p w14:paraId="00DC240D"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0E" w14:textId="77777777" w:rsidR="00350CFB" w:rsidRDefault="00283FFF">
      <w:pPr>
        <w:pStyle w:val="2"/>
        <w:numPr>
          <w:ilvl w:val="1"/>
          <w:numId w:val="26"/>
        </w:numPr>
        <w:tabs>
          <w:tab w:val="left" w:pos="783"/>
        </w:tabs>
        <w:spacing w:before="112"/>
        <w:ind w:left="783" w:hanging="501"/>
      </w:pPr>
      <w:r>
        <w:t>Future</w:t>
      </w:r>
      <w:r>
        <w:rPr>
          <w:spacing w:val="11"/>
        </w:rPr>
        <w:t xml:space="preserve"> </w:t>
      </w:r>
      <w:r>
        <w:rPr>
          <w:spacing w:val="-4"/>
        </w:rPr>
        <w:t>work</w:t>
      </w:r>
    </w:p>
    <w:p w14:paraId="00DC240F" w14:textId="77777777" w:rsidR="00350CFB" w:rsidRDefault="00350CFB">
      <w:pPr>
        <w:pStyle w:val="a3"/>
        <w:spacing w:before="24"/>
        <w:rPr>
          <w:b/>
          <w:sz w:val="28"/>
        </w:rPr>
      </w:pPr>
    </w:p>
    <w:p w14:paraId="00DC2410" w14:textId="77777777" w:rsidR="00350CFB" w:rsidRDefault="00283FFF">
      <w:pPr>
        <w:pStyle w:val="a3"/>
        <w:ind w:left="282"/>
      </w:pPr>
      <w:commentRangeStart w:id="463"/>
      <w:r>
        <w:t>Each item below is tied to a limitation recorded in Chapter 5.</w:t>
      </w:r>
    </w:p>
    <w:p w14:paraId="00DC2411" w14:textId="77777777" w:rsidR="00350CFB" w:rsidRDefault="00350CFB">
      <w:pPr>
        <w:pStyle w:val="a3"/>
        <w:spacing w:before="24"/>
      </w:pPr>
    </w:p>
    <w:p w14:paraId="00DC2412" w14:textId="77777777" w:rsidR="00350CFB" w:rsidRDefault="00283FFF">
      <w:pPr>
        <w:pStyle w:val="a4"/>
        <w:numPr>
          <w:ilvl w:val="0"/>
          <w:numId w:val="7"/>
        </w:numPr>
        <w:tabs>
          <w:tab w:val="left" w:pos="806"/>
          <w:tab w:val="left" w:pos="808"/>
        </w:tabs>
        <w:spacing w:line="396" w:lineRule="auto"/>
        <w:ind w:right="524"/>
        <w:jc w:val="both"/>
        <w:rPr>
          <w:sz w:val="24"/>
        </w:rPr>
      </w:pPr>
      <w:r>
        <w:rPr>
          <w:sz w:val="24"/>
        </w:rPr>
        <w:t>Completing the second-tier extraction. The expanded pool tested node count only. Extracting approval and transfer logs for the supplemental addresses would allow runtime to be measured as the edge population grows and would turn the bounded node-count statement of RQ3 into a scaling result.</w:t>
      </w:r>
    </w:p>
    <w:p w14:paraId="00DC2413" w14:textId="77777777" w:rsidR="00350CFB" w:rsidRDefault="00283FFF">
      <w:pPr>
        <w:pStyle w:val="a4"/>
        <w:numPr>
          <w:ilvl w:val="0"/>
          <w:numId w:val="7"/>
        </w:numPr>
        <w:tabs>
          <w:tab w:val="left" w:pos="797"/>
          <w:tab w:val="left" w:pos="799"/>
        </w:tabs>
        <w:spacing w:before="43" w:line="396" w:lineRule="auto"/>
        <w:ind w:left="799" w:right="523" w:hanging="207"/>
        <w:jc w:val="both"/>
        <w:rPr>
          <w:sz w:val="24"/>
        </w:rPr>
      </w:pPr>
      <w:r>
        <w:rPr>
          <w:sz w:val="24"/>
        </w:rPr>
        <w:t xml:space="preserve">Cross-protocol and cross-chain validation. Replication on other rollups and Layer-1 networks would test whether the allowance–transfer trade-off and the holdout pattern generalise beyond Arbitrum One; the heterogeneity of DeFi venues </w:t>
      </w:r>
      <w:r>
        <w:rPr>
          <w:sz w:val="24"/>
          <w:vertAlign w:val="superscript"/>
        </w:rPr>
        <w:t>[8],[1]</w:t>
      </w:r>
      <w:r>
        <w:rPr>
          <w:sz w:val="24"/>
        </w:rPr>
        <w:t xml:space="preserve"> makes this the main external-validity gap.</w:t>
      </w:r>
    </w:p>
    <w:p w14:paraId="00DC2414" w14:textId="78DE14FC" w:rsidR="00350CFB" w:rsidRDefault="00283FFF">
      <w:pPr>
        <w:pStyle w:val="a4"/>
        <w:numPr>
          <w:ilvl w:val="0"/>
          <w:numId w:val="7"/>
        </w:numPr>
        <w:tabs>
          <w:tab w:val="left" w:pos="806"/>
          <w:tab w:val="left" w:pos="808"/>
        </w:tabs>
        <w:spacing w:before="44" w:line="396" w:lineRule="auto"/>
        <w:ind w:right="522"/>
        <w:jc w:val="both"/>
        <w:rPr>
          <w:sz w:val="24"/>
        </w:rPr>
      </w:pPr>
      <w:r>
        <w:rPr>
          <w:sz w:val="24"/>
        </w:rPr>
        <w:t>Longer windows and a credit-linked holdout. A longer observation window would test stability of the coefficients across market regimes, and a holdout label tied to repayment or liquidation, where lending-protocol coverage of the spender cohort permits, would test whether the endorsement construct carries any credit-risk information; the present holdout does not.</w:t>
      </w:r>
    </w:p>
    <w:p w14:paraId="00DC2415" w14:textId="77777777" w:rsidR="00350CFB" w:rsidRDefault="00283FFF">
      <w:pPr>
        <w:pStyle w:val="a4"/>
        <w:numPr>
          <w:ilvl w:val="0"/>
          <w:numId w:val="7"/>
        </w:numPr>
        <w:tabs>
          <w:tab w:val="left" w:pos="806"/>
          <w:tab w:val="left" w:pos="808"/>
        </w:tabs>
        <w:spacing w:before="44" w:line="396" w:lineRule="auto"/>
        <w:ind w:right="524"/>
        <w:jc w:val="both"/>
        <w:rPr>
          <w:sz w:val="24"/>
        </w:rPr>
      </w:pPr>
      <w:r>
        <w:rPr>
          <w:sz w:val="24"/>
        </w:rPr>
        <w:t xml:space="preserve">Adversarial evaluation. The Sybil cost model is analytical. Empirical red-teaming—wash approvals, coordinated spender farms, strategic revocation—would quantify realised attack cost-effectiveness under live fee markets and detection heuristics </w:t>
      </w:r>
      <w:r>
        <w:rPr>
          <w:sz w:val="24"/>
          <w:vertAlign w:val="superscript"/>
        </w:rPr>
        <w:t>[11]</w:t>
      </w:r>
      <w:r>
        <w:rPr>
          <w:sz w:val="24"/>
        </w:rPr>
        <w:t>, and would test whether the Sybil-adjusted stability proxies remain informative under active adversaries.</w:t>
      </w:r>
    </w:p>
    <w:p w14:paraId="00DC2416"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17" w14:textId="77777777" w:rsidR="00350CFB" w:rsidRDefault="00283FFF">
      <w:pPr>
        <w:pStyle w:val="a4"/>
        <w:numPr>
          <w:ilvl w:val="0"/>
          <w:numId w:val="23"/>
        </w:numPr>
        <w:tabs>
          <w:tab w:val="left" w:pos="806"/>
          <w:tab w:val="left" w:pos="808"/>
        </w:tabs>
        <w:spacing w:before="62" w:line="388" w:lineRule="auto"/>
        <w:ind w:right="524"/>
        <w:jc w:val="both"/>
        <w:rPr>
          <w:sz w:val="24"/>
        </w:rPr>
      </w:pPr>
      <w:r>
        <w:rPr>
          <w:sz w:val="24"/>
        </w:rPr>
        <w:t xml:space="preserve">Hybrid and richer authorisation semantics. Combining endorsement-graph and transfer-graph features, or adding protocol-specific delegation logs to the edge definition, may improve coverage; such designs should report construct-specific checks and time-split evidence, not a single aggregate metric, and should preserve the auditability that distinguishes graph propagation from opaque learned scores </w:t>
      </w:r>
      <w:r>
        <w:rPr>
          <w:sz w:val="24"/>
          <w:vertAlign w:val="superscript"/>
        </w:rPr>
        <w:t>[14],[2]</w:t>
      </w:r>
      <w:r>
        <w:rPr>
          <w:sz w:val="24"/>
        </w:rPr>
        <w:t>.</w:t>
      </w:r>
    </w:p>
    <w:p w14:paraId="00DC2418" w14:textId="19FBB7D9" w:rsidR="00350CFB" w:rsidRDefault="00283FFF">
      <w:pPr>
        <w:pStyle w:val="a4"/>
        <w:numPr>
          <w:ilvl w:val="0"/>
          <w:numId w:val="7"/>
        </w:numPr>
        <w:tabs>
          <w:tab w:val="left" w:pos="802"/>
          <w:tab w:val="left" w:pos="806"/>
        </w:tabs>
        <w:spacing w:before="217" w:line="396" w:lineRule="auto"/>
        <w:ind w:left="802" w:right="523" w:hanging="210"/>
        <w:jc w:val="both"/>
        <w:rPr>
          <w:sz w:val="24"/>
        </w:rPr>
      </w:pPr>
      <w:r>
        <w:rPr>
          <w:sz w:val="24"/>
        </w:rPr>
        <w:t>Deployment studies. Integration with risk oracles and governance tooling would test whether EndorseRank’s runtime profile sustains production refresh cadences, and controlled fee-tier or monitoring-cadence experiments would replace the adoption hypotheses of Section 5.4.4 with evidence. Collateral reduction remains a hypothesis, not a claim of this research.</w:t>
      </w:r>
      <w:commentRangeEnd w:id="463"/>
      <w:r>
        <w:rPr>
          <w:rStyle w:val="a5"/>
          <w:sz w:val="24"/>
          <w:szCs w:val="22"/>
        </w:rPr>
        <w:commentReference w:id="463"/>
      </w:r>
    </w:p>
    <w:p w14:paraId="00DC241B" w14:textId="77777777" w:rsidR="00350CFB" w:rsidRDefault="00350CFB">
      <w:pPr>
        <w:pStyle w:val="a3"/>
        <w:spacing w:before="164"/>
      </w:pPr>
    </w:p>
    <w:p w14:paraId="00DC241C" w14:textId="77777777" w:rsidR="00350CFB" w:rsidRDefault="00283FFF">
      <w:pPr>
        <w:pStyle w:val="2"/>
        <w:numPr>
          <w:ilvl w:val="1"/>
          <w:numId w:val="26"/>
        </w:numPr>
        <w:tabs>
          <w:tab w:val="left" w:pos="783"/>
        </w:tabs>
        <w:spacing w:before="1"/>
        <w:ind w:left="783" w:hanging="501"/>
      </w:pPr>
      <w:bookmarkStart w:id="464" w:name="Closing_reflection"/>
      <w:bookmarkStart w:id="465" w:name="_bookmark132"/>
      <w:bookmarkEnd w:id="464"/>
      <w:bookmarkEnd w:id="465"/>
      <w:r>
        <w:t>Closing</w:t>
      </w:r>
      <w:r>
        <w:rPr>
          <w:spacing w:val="19"/>
        </w:rPr>
        <w:t xml:space="preserve"> </w:t>
      </w:r>
      <w:r>
        <w:rPr>
          <w:spacing w:val="-2"/>
        </w:rPr>
        <w:t>reflection</w:t>
      </w:r>
    </w:p>
    <w:p w14:paraId="00DC241D" w14:textId="77777777" w:rsidR="00350CFB" w:rsidRDefault="00350CFB">
      <w:pPr>
        <w:pStyle w:val="a3"/>
        <w:spacing w:before="23"/>
        <w:rPr>
          <w:b/>
          <w:sz w:val="28"/>
        </w:rPr>
      </w:pPr>
    </w:p>
    <w:p w14:paraId="00DC241E" w14:textId="77777777" w:rsidR="00350CFB" w:rsidRDefault="00283FFF">
      <w:pPr>
        <w:pStyle w:val="a3"/>
        <w:spacing w:before="1"/>
        <w:ind w:left="282"/>
        <w:jc w:val="both"/>
      </w:pPr>
      <w:commentRangeStart w:id="466"/>
      <w:r>
        <w:t xml:space="preserve">On-chain reputation does not remove the need for collateral in adversarial, pseudonymous markets [9]. It can make behavioural structure readable, and this research shows that the ranking depends on which edges are used. Transfers record economic flow; allowances record delegated authority. PageRank can rank either graph, but the same ranking cannot serve both constructs. EndorseRank uses the authorisation graph and reports its costs and benefits, including a time-split check of later approvals and two null within-method contrasts.</w:t>
      </w:r>
      <w:r>
        <w:rPr>
          <w:vertAlign w:val="superscript"/>
        </w:rPr>
        <w:t/>
      </w:r>
      <w:r>
        <w:t/>
      </w:r>
    </w:p>
    <w:p w14:paraId="00DC241F" w14:textId="1287C291" w:rsidR="00350CFB" w:rsidRDefault="0071403D">
      <w:pPr>
        <w:pStyle w:val="a3"/>
        <w:spacing w:before="180" w:line="396" w:lineRule="auto"/>
        <w:ind w:left="282" w:right="557"/>
        <w:jc w:val="both"/>
      </w:pPr>
      <w:r>
        <w:t>A protocol or researcher who needs a fast, auditable score of who is trusted to spend has, on Arbitrum One data of the kind studied here, a usable instrument in EndorseRank. One who needs to find transfer hubs should still use AWP. Predicting trading profit from social graphs alone is outside what either method can answer.</w:t>
      </w:r>
      <w:commentRangeEnd w:id="466"/>
      <w:r>
        <w:rPr>
          <w:rStyle w:val="a5"/>
          <w:sz w:val="24"/>
          <w:szCs w:val="24"/>
        </w:rPr>
        <w:commentReference w:id="466"/>
      </w:r>
    </w:p>
    <w:p w14:paraId="00DC2420"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27"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428" w14:textId="77777777" w:rsidR="00350CFB" w:rsidRDefault="00350CFB">
      <w:pPr>
        <w:pStyle w:val="a3"/>
        <w:rPr>
          <w:sz w:val="34"/>
        </w:rPr>
      </w:pPr>
    </w:p>
    <w:p w14:paraId="00DC2429" w14:textId="77777777" w:rsidR="00350CFB" w:rsidRDefault="00350CFB">
      <w:pPr>
        <w:pStyle w:val="a3"/>
        <w:spacing w:before="197"/>
        <w:rPr>
          <w:sz w:val="34"/>
        </w:rPr>
      </w:pPr>
    </w:p>
    <w:p w14:paraId="00DC242A" w14:textId="77777777" w:rsidR="00350CFB" w:rsidRDefault="00283FFF">
      <w:pPr>
        <w:pStyle w:val="1"/>
        <w:numPr>
          <w:ilvl w:val="0"/>
          <w:numId w:val="26"/>
        </w:numPr>
        <w:tabs>
          <w:tab w:val="left" w:pos="625"/>
        </w:tabs>
        <w:ind w:left="625" w:hanging="343"/>
      </w:pPr>
      <w:bookmarkStart w:id="467" w:name="_bookmark142"/>
      <w:bookmarkStart w:id="468" w:name="References"/>
      <w:bookmarkStart w:id="469" w:name="_bookmark133"/>
      <w:bookmarkEnd w:id="467"/>
      <w:bookmarkEnd w:id="468"/>
      <w:bookmarkEnd w:id="469"/>
      <w:commentRangeStart w:id="470"/>
      <w:commentRangeStart w:id="471"/>
      <w:r>
        <w:rPr>
          <w:spacing w:val="-2"/>
        </w:rPr>
        <w:t>References</w:t>
      </w:r>
      <w:commentRangeEnd w:id="470"/>
      <w:r>
        <w:rPr>
          <w:rStyle w:val="a5"/>
          <w:sz w:val="34"/>
          <w:szCs w:val="34"/>
        </w:rPr>
        <w:commentReference w:id="470"/>
      </w:r>
      <w:commentRangeEnd w:id="471"/>
      <w:r w:rsidR="002149DF">
        <w:rPr>
          <w:rStyle w:val="a5"/>
          <w:sz w:val="34"/>
          <w:szCs w:val="34"/>
        </w:rPr>
        <w:commentReference w:id="471"/>
      </w:r>
    </w:p>
    <w:p w14:paraId="00DC242B" w14:textId="77777777" w:rsidR="00350CFB" w:rsidRDefault="00350CFB">
      <w:pPr>
        <w:pStyle w:val="a3"/>
        <w:spacing w:before="28"/>
        <w:rPr>
          <w:b/>
          <w:sz w:val="34"/>
        </w:rPr>
      </w:pPr>
    </w:p>
    <w:p w14:paraId="00DC246C" w14:textId="77777777" w:rsidR="00350CFB" w:rsidRDefault="00283FFF">
      <w:pPr>
        <w:pStyle w:val="a4"/>
        <w:numPr>
          <w:ilvl w:val="0"/>
          <w:numId w:val="6"/>
        </w:numPr>
        <w:tabs>
          <w:tab w:val="left" w:pos="686"/>
          <w:tab w:val="left" w:pos="691"/>
        </w:tabs>
        <w:spacing w:before="264" w:line="396" w:lineRule="auto"/>
        <w:ind w:left="686" w:right="524" w:hanging="524"/>
        <w:jc w:val="both"/>
        <w:rPr>
          <w:sz w:val="24"/>
        </w:rPr>
      </w:pPr>
      <w:bookmarkStart w:id="472" w:name="_bookmark186"/>
      <w:bookmarkEnd w:id="472"/>
      <w:commentRangeStart w:id="473"/>
      <w:r>
        <w:rPr>
          <w:sz w:val="24"/>
        </w:rPr>
        <w:tab/>
        <w:t>Schär, F. (2021).</w:t>
      </w:r>
      <w:r>
        <w:rPr>
          <w:spacing w:val="40"/>
          <w:sz w:val="24"/>
        </w:rPr>
        <w:t xml:space="preserve"> </w:t>
      </w:r>
      <w:r>
        <w:rPr>
          <w:sz w:val="24"/>
        </w:rPr>
        <w:t>Decentralized finance: On blockchain- and smart contract-based financial markets.</w:t>
      </w:r>
      <w:r>
        <w:rPr>
          <w:spacing w:val="-15"/>
          <w:sz w:val="24"/>
        </w:rPr>
        <w:t xml:space="preserve"> </w:t>
      </w:r>
      <w:r>
        <w:rPr>
          <w:i/>
          <w:sz w:val="24"/>
        </w:rPr>
        <w:t>Federal</w:t>
      </w:r>
      <w:r>
        <w:rPr>
          <w:i/>
          <w:spacing w:val="-15"/>
          <w:sz w:val="24"/>
        </w:rPr>
        <w:t xml:space="preserve"> </w:t>
      </w:r>
      <w:r>
        <w:rPr>
          <w:i/>
          <w:sz w:val="24"/>
        </w:rPr>
        <w:t>Reserve</w:t>
      </w:r>
      <w:r>
        <w:rPr>
          <w:i/>
          <w:spacing w:val="-15"/>
          <w:sz w:val="24"/>
        </w:rPr>
        <w:t xml:space="preserve"> </w:t>
      </w:r>
      <w:r>
        <w:rPr>
          <w:i/>
          <w:sz w:val="24"/>
        </w:rPr>
        <w:t>Bank</w:t>
      </w:r>
      <w:r>
        <w:rPr>
          <w:i/>
          <w:spacing w:val="-15"/>
          <w:sz w:val="24"/>
        </w:rPr>
        <w:t xml:space="preserve"> </w:t>
      </w:r>
      <w:r>
        <w:rPr>
          <w:i/>
          <w:sz w:val="24"/>
        </w:rPr>
        <w:t>of</w:t>
      </w:r>
      <w:r>
        <w:rPr>
          <w:i/>
          <w:spacing w:val="-15"/>
          <w:sz w:val="24"/>
        </w:rPr>
        <w:t xml:space="preserve"> </w:t>
      </w:r>
      <w:r>
        <w:rPr>
          <w:i/>
          <w:sz w:val="24"/>
        </w:rPr>
        <w:t>St.</w:t>
      </w:r>
      <w:r>
        <w:rPr>
          <w:i/>
          <w:spacing w:val="-15"/>
          <w:sz w:val="24"/>
        </w:rPr>
        <w:t xml:space="preserve"> </w:t>
      </w:r>
      <w:r>
        <w:rPr>
          <w:i/>
          <w:sz w:val="24"/>
        </w:rPr>
        <w:t>Louis</w:t>
      </w:r>
      <w:r>
        <w:rPr>
          <w:i/>
          <w:spacing w:val="-15"/>
          <w:sz w:val="24"/>
        </w:rPr>
        <w:t xml:space="preserve"> </w:t>
      </w:r>
      <w:r>
        <w:rPr>
          <w:i/>
          <w:sz w:val="24"/>
        </w:rPr>
        <w:t>Review</w:t>
      </w:r>
      <w:r>
        <w:rPr>
          <w:sz w:val="24"/>
        </w:rPr>
        <w:t>,</w:t>
      </w:r>
      <w:r>
        <w:rPr>
          <w:spacing w:val="-15"/>
          <w:sz w:val="24"/>
        </w:rPr>
        <w:t xml:space="preserve"> </w:t>
      </w:r>
      <w:r>
        <w:rPr>
          <w:i/>
          <w:sz w:val="24"/>
        </w:rPr>
        <w:t>103</w:t>
      </w:r>
      <w:r>
        <w:rPr>
          <w:sz w:val="24"/>
        </w:rPr>
        <w:t>(2),</w:t>
      </w:r>
      <w:r>
        <w:rPr>
          <w:spacing w:val="-15"/>
          <w:sz w:val="24"/>
        </w:rPr>
        <w:t xml:space="preserve"> </w:t>
      </w:r>
      <w:r>
        <w:rPr>
          <w:sz w:val="24"/>
        </w:rPr>
        <w:t>153–174.</w:t>
      </w:r>
      <w:r>
        <w:rPr>
          <w:spacing w:val="3"/>
          <w:sz w:val="24"/>
        </w:rPr>
        <w:t xml:space="preserve"> </w:t>
      </w:r>
      <w:hyperlink r:id="rId20">
        <w:r>
          <w:rPr>
            <w:sz w:val="24"/>
          </w:rPr>
          <w:t>doi:10.20955/r.103.153-</w:t>
        </w:r>
      </w:hyperlink>
      <w:hyperlink r:id="rId21">
        <w:r>
          <w:rPr>
            <w:spacing w:val="-6"/>
            <w:sz w:val="24"/>
          </w:rPr>
          <w:t>74</w:t>
        </w:r>
      </w:hyperlink>
    </w:p>
    <w:p w14:paraId="00DC2465" w14:textId="77777777" w:rsidR="00350CFB" w:rsidRDefault="00283FFF">
      <w:pPr>
        <w:pStyle w:val="a4"/>
        <w:numPr>
          <w:ilvl w:val="0"/>
          <w:numId w:val="6"/>
        </w:numPr>
        <w:tabs>
          <w:tab w:val="left" w:pos="692"/>
        </w:tabs>
        <w:spacing w:before="86" w:line="396" w:lineRule="auto"/>
        <w:ind w:right="564" w:hanging="530"/>
        <w:jc w:val="both"/>
        <w:rPr>
          <w:sz w:val="24"/>
        </w:rPr>
      </w:pPr>
      <w:bookmarkStart w:id="474" w:name="_bookmark181"/>
      <w:bookmarkEnd w:id="474"/>
      <w:r>
        <w:rPr>
          <w:sz w:val="24"/>
        </w:rPr>
        <w:t>Packin,</w:t>
      </w:r>
      <w:r>
        <w:rPr>
          <w:spacing w:val="-15"/>
          <w:sz w:val="24"/>
        </w:rPr>
        <w:t xml:space="preserve"> </w:t>
      </w:r>
      <w:r>
        <w:rPr>
          <w:sz w:val="24"/>
        </w:rPr>
        <w:t>N.</w:t>
      </w:r>
      <w:r>
        <w:rPr>
          <w:spacing w:val="-15"/>
          <w:sz w:val="24"/>
        </w:rPr>
        <w:t xml:space="preserve"> </w:t>
      </w:r>
      <w:r>
        <w:rPr>
          <w:sz w:val="24"/>
        </w:rPr>
        <w:t>G.,</w:t>
      </w:r>
      <w:r>
        <w:rPr>
          <w:spacing w:val="-15"/>
          <w:sz w:val="24"/>
        </w:rPr>
        <w:t xml:space="preserve"> </w:t>
      </w:r>
      <w:r>
        <w:rPr>
          <w:sz w:val="24"/>
        </w:rPr>
        <w:t>&amp;</w:t>
      </w:r>
      <w:r>
        <w:rPr>
          <w:spacing w:val="-15"/>
          <w:sz w:val="24"/>
        </w:rPr>
        <w:t xml:space="preserve"> </w:t>
      </w:r>
      <w:r>
        <w:rPr>
          <w:sz w:val="24"/>
        </w:rPr>
        <w:t>Lev-Aretz,</w:t>
      </w:r>
      <w:r>
        <w:rPr>
          <w:spacing w:val="-15"/>
          <w:sz w:val="24"/>
        </w:rPr>
        <w:t xml:space="preserve"> </w:t>
      </w:r>
      <w:r>
        <w:rPr>
          <w:sz w:val="24"/>
        </w:rPr>
        <w:t>Y.</w:t>
      </w:r>
      <w:r>
        <w:rPr>
          <w:spacing w:val="-15"/>
          <w:sz w:val="24"/>
        </w:rPr>
        <w:t xml:space="preserve"> </w:t>
      </w:r>
      <w:r>
        <w:rPr>
          <w:sz w:val="24"/>
        </w:rPr>
        <w:t>(2024). Decentralized</w:t>
      </w:r>
      <w:r>
        <w:rPr>
          <w:spacing w:val="-15"/>
          <w:sz w:val="24"/>
        </w:rPr>
        <w:t xml:space="preserve"> </w:t>
      </w:r>
      <w:r>
        <w:rPr>
          <w:sz w:val="24"/>
        </w:rPr>
        <w:t>credit</w:t>
      </w:r>
      <w:r>
        <w:rPr>
          <w:spacing w:val="-15"/>
          <w:sz w:val="24"/>
        </w:rPr>
        <w:t xml:space="preserve"> </w:t>
      </w:r>
      <w:r>
        <w:rPr>
          <w:sz w:val="24"/>
        </w:rPr>
        <w:t>scoring:</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z w:val="24"/>
        </w:rPr>
        <w:t>3.0.</w:t>
      </w:r>
      <w:r>
        <w:rPr>
          <w:spacing w:val="6"/>
          <w:sz w:val="24"/>
        </w:rPr>
        <w:t xml:space="preserve"> </w:t>
      </w:r>
      <w:r>
        <w:rPr>
          <w:i/>
          <w:sz w:val="24"/>
        </w:rPr>
        <w:t>American Business Law Journal</w:t>
      </w:r>
      <w:r>
        <w:rPr>
          <w:sz w:val="24"/>
        </w:rPr>
        <w:t xml:space="preserve">, </w:t>
      </w:r>
      <w:r>
        <w:rPr>
          <w:i/>
          <w:sz w:val="24"/>
        </w:rPr>
        <w:t>61</w:t>
      </w:r>
      <w:r>
        <w:rPr>
          <w:sz w:val="24"/>
        </w:rPr>
        <w:t xml:space="preserve">(2), 91–111. </w:t>
      </w:r>
      <w:hyperlink r:id="rId22">
        <w:r>
          <w:rPr>
            <w:sz w:val="24"/>
          </w:rPr>
          <w:t>doi:10.2139/ssrn.4375920</w:t>
        </w:r>
      </w:hyperlink>
    </w:p>
    <w:p w14:paraId="00DC242C"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Do, T., Do, D., &amp; Nguyen, L. (2023). On-chain reputation ranking by Adaptive Weighted PageRank. In </w:t>
      </w:r>
      <w:r>
        <w:rPr>
          <w:i/>
          <w:iCs/>
          <w:sz w:val="24"/>
        </w:rPr>
        <w:t>2023 RIVF International Conference on Computing and Communication Technologies (RIVF)</w:t>
      </w:r>
      <w:r>
        <w:rPr>
          <w:sz w:val="24"/>
        </w:rPr>
        <w:t xml:space="preserve"> (pp. 318–323). IEEE. doi:10.1109/RIVF60135.2023.10471809</w:t>
      </w:r>
    </w:p>
    <w:p w14:paraId="00DC2440" w14:textId="77777777" w:rsidR="00350CFB" w:rsidRDefault="00283FFF">
      <w:pPr>
        <w:pStyle w:val="a4"/>
        <w:numPr>
          <w:ilvl w:val="0"/>
          <w:numId w:val="6"/>
        </w:numPr>
        <w:tabs>
          <w:tab w:val="left" w:pos="692"/>
        </w:tabs>
        <w:spacing w:before="264" w:line="396" w:lineRule="auto"/>
        <w:ind w:right="522" w:hanging="530"/>
        <w:jc w:val="both"/>
        <w:rPr>
          <w:sz w:val="24"/>
        </w:rPr>
      </w:pPr>
      <w:bookmarkStart w:id="475" w:name="_bookmark149"/>
      <w:bookmarkEnd w:id="475"/>
      <w:r>
        <w:rPr>
          <w:sz w:val="24"/>
        </w:rPr>
        <w:t>Do,</w:t>
      </w:r>
      <w:r>
        <w:rPr>
          <w:spacing w:val="40"/>
          <w:sz w:val="24"/>
        </w:rPr>
        <w:t xml:space="preserve"> </w:t>
      </w:r>
      <w:r>
        <w:rPr>
          <w:sz w:val="24"/>
        </w:rPr>
        <w:t>H.,</w:t>
      </w:r>
      <w:r>
        <w:rPr>
          <w:spacing w:val="40"/>
          <w:sz w:val="24"/>
        </w:rPr>
        <w:t xml:space="preserve"> </w:t>
      </w:r>
      <w:r>
        <w:rPr>
          <w:sz w:val="24"/>
        </w:rPr>
        <w:t>&amp;</w:t>
      </w:r>
      <w:r>
        <w:rPr>
          <w:spacing w:val="40"/>
          <w:sz w:val="24"/>
        </w:rPr>
        <w:t xml:space="preserve"> </w:t>
      </w:r>
      <w:r>
        <w:rPr>
          <w:sz w:val="24"/>
        </w:rPr>
        <w:t>Do,</w:t>
      </w:r>
      <w:r>
        <w:rPr>
          <w:spacing w:val="40"/>
          <w:sz w:val="24"/>
        </w:rPr>
        <w:t xml:space="preserve"> </w:t>
      </w:r>
      <w:r>
        <w:rPr>
          <w:sz w:val="24"/>
        </w:rPr>
        <w:t>T.</w:t>
      </w:r>
      <w:r>
        <w:rPr>
          <w:spacing w:val="40"/>
          <w:sz w:val="24"/>
        </w:rPr>
        <w:t xml:space="preserve"> </w:t>
      </w:r>
      <w:r>
        <w:rPr>
          <w:sz w:val="24"/>
        </w:rPr>
        <w:t>(2023).</w:t>
      </w:r>
      <w:r>
        <w:rPr>
          <w:spacing w:val="80"/>
          <w:w w:val="150"/>
          <w:sz w:val="24"/>
        </w:rPr>
        <w:t xml:space="preserve"> </w:t>
      </w:r>
      <w:r>
        <w:rPr>
          <w:sz w:val="24"/>
        </w:rPr>
        <w:t>PageRank</w:t>
      </w:r>
      <w:r>
        <w:rPr>
          <w:spacing w:val="40"/>
          <w:sz w:val="24"/>
        </w:rPr>
        <w:t xml:space="preserve"> </w:t>
      </w:r>
      <w:r>
        <w:rPr>
          <w:sz w:val="24"/>
        </w:rPr>
        <w:t>and</w:t>
      </w:r>
      <w:r>
        <w:rPr>
          <w:spacing w:val="40"/>
          <w:sz w:val="24"/>
        </w:rPr>
        <w:t xml:space="preserve"> </w:t>
      </w:r>
      <w:r>
        <w:rPr>
          <w:sz w:val="24"/>
        </w:rPr>
        <w:t>HodgeRank</w:t>
      </w:r>
      <w:r>
        <w:rPr>
          <w:spacing w:val="40"/>
          <w:sz w:val="24"/>
        </w:rPr>
        <w:t xml:space="preserve"> </w:t>
      </w:r>
      <w:r>
        <w:rPr>
          <w:sz w:val="24"/>
        </w:rPr>
        <w:t>on</w:t>
      </w:r>
      <w:r>
        <w:rPr>
          <w:spacing w:val="40"/>
          <w:sz w:val="24"/>
        </w:rPr>
        <w:t xml:space="preserve"> </w:t>
      </w:r>
      <w:r>
        <w:rPr>
          <w:sz w:val="24"/>
        </w:rPr>
        <w:t>Ethereum</w:t>
      </w:r>
      <w:r>
        <w:rPr>
          <w:spacing w:val="40"/>
          <w:sz w:val="24"/>
        </w:rPr>
        <w:t xml:space="preserve"> </w:t>
      </w:r>
      <w:r>
        <w:rPr>
          <w:sz w:val="24"/>
        </w:rPr>
        <w:t>transactions:</w:t>
      </w:r>
      <w:r>
        <w:rPr>
          <w:spacing w:val="80"/>
          <w:sz w:val="24"/>
        </w:rPr>
        <w:t xml:space="preserve"> </w:t>
      </w:r>
      <w:r>
        <w:rPr>
          <w:sz w:val="24"/>
        </w:rPr>
        <w:t>A measure for social credit.</w:t>
      </w:r>
      <w:r>
        <w:rPr>
          <w:spacing w:val="40"/>
          <w:sz w:val="24"/>
        </w:rPr>
        <w:t xml:space="preserve"> </w:t>
      </w:r>
      <w:r>
        <w:rPr>
          <w:i/>
          <w:sz w:val="24"/>
        </w:rPr>
        <w:t>International Journal of Software Innovation</w:t>
      </w:r>
      <w:r>
        <w:rPr>
          <w:sz w:val="24"/>
        </w:rPr>
        <w:t xml:space="preserve">, </w:t>
      </w:r>
      <w:r>
        <w:rPr>
          <w:i/>
          <w:sz w:val="24"/>
        </w:rPr>
        <w:t>11</w:t>
      </w:r>
      <w:r>
        <w:rPr>
          <w:sz w:val="24"/>
        </w:rPr>
        <w:t xml:space="preserve">(1), 1–13. </w:t>
      </w:r>
      <w:hyperlink r:id="rId23">
        <w:r>
          <w:rPr>
            <w:spacing w:val="-2"/>
            <w:sz w:val="24"/>
          </w:rPr>
          <w:t>doi:10.4018/IJSI.315737</w:t>
        </w:r>
      </w:hyperlink>
    </w:p>
    <w:p w14:paraId="00DC2463" w14:textId="77777777" w:rsidR="00350CFB" w:rsidRDefault="00283FFF">
      <w:pPr>
        <w:pStyle w:val="a4"/>
        <w:numPr>
          <w:ilvl w:val="0"/>
          <w:numId w:val="6"/>
        </w:numPr>
        <w:tabs>
          <w:tab w:val="left" w:pos="691"/>
        </w:tabs>
        <w:spacing w:before="86"/>
        <w:ind w:left="691" w:hanging="529"/>
        <w:jc w:val="both"/>
        <w:rPr>
          <w:sz w:val="24"/>
        </w:rPr>
      </w:pPr>
      <w:bookmarkStart w:id="476" w:name="_bookmark179"/>
      <w:bookmarkEnd w:id="476"/>
      <w:r>
        <w:rPr>
          <w:sz w:val="24"/>
        </w:rPr>
        <w:t>Nakamoto,</w:t>
      </w:r>
      <w:r>
        <w:rPr>
          <w:spacing w:val="-11"/>
          <w:sz w:val="24"/>
        </w:rPr>
        <w:t xml:space="preserve"> </w:t>
      </w:r>
      <w:r>
        <w:rPr>
          <w:sz w:val="24"/>
        </w:rPr>
        <w:t>S.</w:t>
      </w:r>
      <w:r>
        <w:rPr>
          <w:spacing w:val="-11"/>
          <w:sz w:val="24"/>
        </w:rPr>
        <w:t xml:space="preserve"> </w:t>
      </w:r>
      <w:r>
        <w:rPr>
          <w:sz w:val="24"/>
        </w:rPr>
        <w:t>(2008).</w:t>
      </w:r>
      <w:r>
        <w:rPr>
          <w:spacing w:val="7"/>
          <w:sz w:val="24"/>
        </w:rPr>
        <w:t xml:space="preserve"> </w:t>
      </w:r>
      <w:r>
        <w:rPr>
          <w:i/>
          <w:sz w:val="24"/>
        </w:rPr>
        <w:t>Bitcoin:</w:t>
      </w:r>
      <w:r>
        <w:rPr>
          <w:i/>
          <w:spacing w:val="6"/>
          <w:sz w:val="24"/>
        </w:rPr>
        <w:t xml:space="preserve"> </w:t>
      </w:r>
      <w:r>
        <w:rPr>
          <w:i/>
          <w:sz w:val="24"/>
        </w:rPr>
        <w:t>A</w:t>
      </w:r>
      <w:r>
        <w:rPr>
          <w:i/>
          <w:spacing w:val="-11"/>
          <w:sz w:val="24"/>
        </w:rPr>
        <w:t xml:space="preserve"> </w:t>
      </w:r>
      <w:r>
        <w:rPr>
          <w:i/>
          <w:sz w:val="24"/>
        </w:rPr>
        <w:t>peer-to-peer</w:t>
      </w:r>
      <w:r>
        <w:rPr>
          <w:i/>
          <w:spacing w:val="-10"/>
          <w:sz w:val="24"/>
        </w:rPr>
        <w:t xml:space="preserve"> </w:t>
      </w:r>
      <w:r>
        <w:rPr>
          <w:i/>
          <w:sz w:val="24"/>
        </w:rPr>
        <w:t>electronic</w:t>
      </w:r>
      <w:r>
        <w:rPr>
          <w:i/>
          <w:spacing w:val="-11"/>
          <w:sz w:val="24"/>
        </w:rPr>
        <w:t xml:space="preserve"> </w:t>
      </w:r>
      <w:r>
        <w:rPr>
          <w:i/>
          <w:sz w:val="24"/>
        </w:rPr>
        <w:t>cash</w:t>
      </w:r>
      <w:r>
        <w:rPr>
          <w:i/>
          <w:spacing w:val="-10"/>
          <w:sz w:val="24"/>
        </w:rPr>
        <w:t xml:space="preserve"> </w:t>
      </w:r>
      <w:r>
        <w:rPr>
          <w:i/>
          <w:sz w:val="24"/>
        </w:rPr>
        <w:t>system</w:t>
      </w:r>
      <w:r>
        <w:rPr>
          <w:sz w:val="24"/>
        </w:rPr>
        <w:t>.</w:t>
      </w:r>
      <w:r>
        <w:rPr>
          <w:spacing w:val="6"/>
          <w:sz w:val="24"/>
        </w:rPr>
        <w:t xml:space="preserve"> </w:t>
      </w:r>
      <w:hyperlink r:id="rId24">
        <w:r>
          <w:rPr>
            <w:spacing w:val="-2"/>
            <w:sz w:val="24"/>
          </w:rPr>
          <w:t>bitcoin.org/bitcoin.pdf</w:t>
        </w:r>
      </w:hyperlink>
    </w:p>
    <w:p w14:paraId="00DC246E" w14:textId="77777777" w:rsidR="00350CFB" w:rsidRDefault="00283FFF">
      <w:pPr>
        <w:pStyle w:val="a4"/>
        <w:numPr>
          <w:ilvl w:val="0"/>
          <w:numId w:val="6"/>
        </w:numPr>
        <w:tabs>
          <w:tab w:val="left" w:pos="691"/>
        </w:tabs>
        <w:spacing w:before="86"/>
        <w:ind w:left="691" w:hanging="529"/>
        <w:jc w:val="both"/>
        <w:rPr>
          <w:sz w:val="24"/>
        </w:rPr>
      </w:pPr>
      <w:bookmarkStart w:id="477" w:name="_bookmark188"/>
      <w:bookmarkEnd w:id="477"/>
      <w:r>
        <w:rPr>
          <w:sz w:val="24"/>
        </w:rPr>
        <w:t>Szabo,</w:t>
      </w:r>
      <w:r>
        <w:rPr>
          <w:spacing w:val="-2"/>
          <w:sz w:val="24"/>
        </w:rPr>
        <w:t xml:space="preserve"> </w:t>
      </w:r>
      <w:r>
        <w:rPr>
          <w:sz w:val="24"/>
        </w:rPr>
        <w:t>N.</w:t>
      </w:r>
      <w:r>
        <w:rPr>
          <w:spacing w:val="-2"/>
          <w:sz w:val="24"/>
        </w:rPr>
        <w:t xml:space="preserve"> </w:t>
      </w:r>
      <w:r>
        <w:rPr>
          <w:sz w:val="24"/>
        </w:rPr>
        <w:t>(1997).</w:t>
      </w:r>
      <w:r>
        <w:rPr>
          <w:spacing w:val="23"/>
          <w:sz w:val="24"/>
        </w:rPr>
        <w:t xml:space="preserve"> </w:t>
      </w:r>
      <w:r>
        <w:rPr>
          <w:sz w:val="24"/>
        </w:rPr>
        <w:t>Formalizing</w:t>
      </w:r>
      <w:r>
        <w:rPr>
          <w:spacing w:val="-3"/>
          <w:sz w:val="24"/>
        </w:rPr>
        <w:t xml:space="preserve"> </w:t>
      </w:r>
      <w:r>
        <w:rPr>
          <w:sz w:val="24"/>
        </w:rPr>
        <w:t>and</w:t>
      </w:r>
      <w:r>
        <w:rPr>
          <w:spacing w:val="-2"/>
          <w:sz w:val="24"/>
        </w:rPr>
        <w:t xml:space="preserve"> </w:t>
      </w:r>
      <w:r>
        <w:rPr>
          <w:sz w:val="24"/>
        </w:rPr>
        <w:t>securing</w:t>
      </w:r>
      <w:r>
        <w:rPr>
          <w:spacing w:val="-3"/>
          <w:sz w:val="24"/>
        </w:rPr>
        <w:t xml:space="preserve"> </w:t>
      </w:r>
      <w:r>
        <w:rPr>
          <w:sz w:val="24"/>
        </w:rPr>
        <w:t>relationships</w:t>
      </w:r>
      <w:r>
        <w:rPr>
          <w:spacing w:val="-3"/>
          <w:sz w:val="24"/>
        </w:rPr>
        <w:t xml:space="preserve"> </w:t>
      </w:r>
      <w:r>
        <w:rPr>
          <w:sz w:val="24"/>
        </w:rPr>
        <w:t>on</w:t>
      </w:r>
      <w:r>
        <w:rPr>
          <w:spacing w:val="-2"/>
          <w:sz w:val="24"/>
        </w:rPr>
        <w:t xml:space="preserve"> </w:t>
      </w:r>
      <w:r>
        <w:rPr>
          <w:sz w:val="24"/>
        </w:rPr>
        <w:t>public</w:t>
      </w:r>
      <w:r>
        <w:rPr>
          <w:spacing w:val="-4"/>
          <w:sz w:val="24"/>
        </w:rPr>
        <w:t xml:space="preserve"> </w:t>
      </w:r>
      <w:r>
        <w:rPr>
          <w:sz w:val="24"/>
        </w:rPr>
        <w:t>networks.</w:t>
      </w:r>
      <w:r>
        <w:rPr>
          <w:spacing w:val="25"/>
          <w:sz w:val="24"/>
        </w:rPr>
        <w:t xml:space="preserve"> </w:t>
      </w:r>
      <w:r>
        <w:rPr>
          <w:i/>
          <w:sz w:val="24"/>
        </w:rPr>
        <w:t>First</w:t>
      </w:r>
      <w:r>
        <w:rPr>
          <w:i/>
          <w:spacing w:val="-3"/>
          <w:sz w:val="24"/>
        </w:rPr>
        <w:t xml:space="preserve"> </w:t>
      </w:r>
      <w:r>
        <w:rPr>
          <w:i/>
          <w:spacing w:val="-2"/>
          <w:sz w:val="24"/>
        </w:rPr>
        <w:t>Monday</w:t>
      </w:r>
      <w:r>
        <w:rPr>
          <w:spacing w:val="-2"/>
          <w:sz w:val="24"/>
        </w:rPr>
        <w:t>,</w:t>
      </w:r>
    </w:p>
    <w:p w14:paraId="00DC2437" w14:textId="77777777" w:rsidR="00350CFB" w:rsidRDefault="00283FFF">
      <w:pPr>
        <w:pStyle w:val="a4"/>
        <w:numPr>
          <w:ilvl w:val="0"/>
          <w:numId w:val="6"/>
        </w:numPr>
        <w:tabs>
          <w:tab w:val="left" w:pos="690"/>
          <w:tab w:val="left" w:pos="692"/>
        </w:tabs>
        <w:spacing w:before="72" w:line="396" w:lineRule="auto"/>
        <w:ind w:right="522"/>
        <w:jc w:val="both"/>
        <w:rPr>
          <w:sz w:val="24"/>
        </w:rPr>
      </w:pPr>
      <w:r>
        <w:rPr>
          <w:sz w:val="24"/>
        </w:rPr>
        <w:t>Buterin,</w:t>
      </w:r>
      <w:r>
        <w:rPr>
          <w:spacing w:val="-2"/>
          <w:sz w:val="24"/>
        </w:rPr>
        <w:t xml:space="preserve"> </w:t>
      </w:r>
      <w:r>
        <w:rPr>
          <w:sz w:val="24"/>
        </w:rPr>
        <w:t>V.</w:t>
      </w:r>
      <w:r>
        <w:rPr>
          <w:spacing w:val="-4"/>
          <w:sz w:val="24"/>
        </w:rPr>
        <w:t xml:space="preserve"> </w:t>
      </w:r>
      <w:r>
        <w:rPr>
          <w:sz w:val="24"/>
        </w:rPr>
        <w:t>(2014).</w:t>
      </w:r>
      <w:r>
        <w:rPr>
          <w:spacing w:val="25"/>
          <w:sz w:val="24"/>
        </w:rPr>
        <w:t xml:space="preserve"> </w:t>
      </w:r>
      <w:r>
        <w:rPr>
          <w:i/>
          <w:sz w:val="24"/>
        </w:rPr>
        <w:t>A</w:t>
      </w:r>
      <w:r>
        <w:rPr>
          <w:i/>
          <w:spacing w:val="-4"/>
          <w:sz w:val="24"/>
        </w:rPr>
        <w:t xml:space="preserve"> </w:t>
      </w:r>
      <w:r>
        <w:rPr>
          <w:i/>
          <w:sz w:val="24"/>
        </w:rPr>
        <w:t>next-generation</w:t>
      </w:r>
      <w:r>
        <w:rPr>
          <w:i/>
          <w:spacing w:val="-4"/>
          <w:sz w:val="24"/>
        </w:rPr>
        <w:t xml:space="preserve"> </w:t>
      </w:r>
      <w:r>
        <w:rPr>
          <w:i/>
          <w:sz w:val="24"/>
        </w:rPr>
        <w:t>smart</w:t>
      </w:r>
      <w:r>
        <w:rPr>
          <w:i/>
          <w:spacing w:val="-4"/>
          <w:sz w:val="24"/>
        </w:rPr>
        <w:t xml:space="preserve"> </w:t>
      </w:r>
      <w:r>
        <w:rPr>
          <w:i/>
          <w:sz w:val="24"/>
        </w:rPr>
        <w:t>contract</w:t>
      </w:r>
      <w:r>
        <w:rPr>
          <w:i/>
          <w:spacing w:val="-3"/>
          <w:sz w:val="24"/>
        </w:rPr>
        <w:t xml:space="preserve"> </w:t>
      </w:r>
      <w:r>
        <w:rPr>
          <w:i/>
          <w:sz w:val="24"/>
        </w:rPr>
        <w:t>and</w:t>
      </w:r>
      <w:r>
        <w:rPr>
          <w:i/>
          <w:spacing w:val="-4"/>
          <w:sz w:val="24"/>
        </w:rPr>
        <w:t xml:space="preserve"> </w:t>
      </w:r>
      <w:r>
        <w:rPr>
          <w:i/>
          <w:sz w:val="24"/>
        </w:rPr>
        <w:t>decentralized</w:t>
      </w:r>
      <w:r>
        <w:rPr>
          <w:i/>
          <w:spacing w:val="-4"/>
          <w:sz w:val="24"/>
        </w:rPr>
        <w:t xml:space="preserve"> </w:t>
      </w:r>
      <w:r>
        <w:rPr>
          <w:i/>
          <w:sz w:val="24"/>
        </w:rPr>
        <w:t>application</w:t>
      </w:r>
      <w:r>
        <w:rPr>
          <w:i/>
          <w:spacing w:val="-4"/>
          <w:sz w:val="24"/>
        </w:rPr>
        <w:t xml:space="preserve"> </w:t>
      </w:r>
      <w:r>
        <w:rPr>
          <w:i/>
          <w:sz w:val="24"/>
        </w:rPr>
        <w:t>platform</w:t>
      </w:r>
      <w:r>
        <w:rPr>
          <w:sz w:val="24"/>
        </w:rPr>
        <w:t>. Ethereum Foundation.</w:t>
      </w:r>
    </w:p>
    <w:p w14:paraId="00DC2473" w14:textId="77777777" w:rsidR="00350CFB" w:rsidRDefault="00283FFF">
      <w:pPr>
        <w:pStyle w:val="a4"/>
        <w:numPr>
          <w:ilvl w:val="0"/>
          <w:numId w:val="6"/>
        </w:numPr>
        <w:tabs>
          <w:tab w:val="left" w:pos="692"/>
        </w:tabs>
        <w:spacing w:before="88" w:line="396" w:lineRule="auto"/>
        <w:ind w:right="522" w:hanging="530"/>
        <w:jc w:val="both"/>
        <w:rPr>
          <w:sz w:val="24"/>
        </w:rPr>
      </w:pPr>
      <w:bookmarkStart w:id="478" w:name="_bookmark192"/>
      <w:bookmarkEnd w:id="478"/>
      <w:r>
        <w:rPr>
          <w:sz w:val="24"/>
        </w:rPr>
        <w:t>Werner, S., Perez, D., Gudgeon, L., Klages-Mundt, A., Harz, D., &amp; Knottenbelt, W. (2022). SoK: Decentralized finance (DeFi).</w:t>
      </w:r>
      <w:r>
        <w:rPr>
          <w:spacing w:val="29"/>
          <w:sz w:val="24"/>
        </w:rPr>
        <w:t xml:space="preserve"> </w:t>
      </w:r>
      <w:r>
        <w:rPr>
          <w:sz w:val="24"/>
        </w:rPr>
        <w:t xml:space="preserve">In </w:t>
      </w:r>
      <w:r>
        <w:rPr>
          <w:i/>
          <w:sz w:val="24"/>
        </w:rPr>
        <w:t xml:space="preserve">Proceedings of the 4th ACM Conference on Advances in Financial Technologies </w:t>
      </w:r>
      <w:r>
        <w:rPr>
          <w:sz w:val="24"/>
        </w:rPr>
        <w:t xml:space="preserve">(pp. 30–46). ACM. </w:t>
      </w:r>
      <w:hyperlink r:id="rId25">
        <w:r>
          <w:rPr>
            <w:sz w:val="24"/>
          </w:rPr>
          <w:t>doi:10.1145/3558535.3559780</w:t>
        </w:r>
      </w:hyperlink>
    </w:p>
    <w:p w14:paraId="00DC244D" w14:textId="77777777" w:rsidR="00350CFB" w:rsidRDefault="00283FFF">
      <w:pPr>
        <w:pStyle w:val="a4"/>
        <w:numPr>
          <w:ilvl w:val="0"/>
          <w:numId w:val="6"/>
        </w:numPr>
        <w:tabs>
          <w:tab w:val="left" w:pos="692"/>
        </w:tabs>
        <w:spacing w:before="264" w:line="396" w:lineRule="auto"/>
        <w:ind w:right="524" w:hanging="530"/>
        <w:jc w:val="both"/>
        <w:rPr>
          <w:sz w:val="24"/>
        </w:rPr>
      </w:pPr>
      <w:bookmarkStart w:id="479" w:name="_bookmark159"/>
      <w:bookmarkEnd w:id="479"/>
      <w:r>
        <w:rPr>
          <w:sz w:val="24"/>
          <w:lang w:val="fr-CM"/>
        </w:rPr>
        <w:t>Gudgeon,</w:t>
      </w:r>
      <w:r>
        <w:rPr>
          <w:spacing w:val="-6"/>
          <w:sz w:val="24"/>
          <w:lang w:val="fr-CM"/>
        </w:rPr>
        <w:t xml:space="preserve"> </w:t>
      </w:r>
      <w:r>
        <w:rPr>
          <w:sz w:val="24"/>
          <w:lang w:val="fr-CM"/>
        </w:rPr>
        <w:t>L.,</w:t>
      </w:r>
      <w:r>
        <w:rPr>
          <w:spacing w:val="-6"/>
          <w:sz w:val="24"/>
          <w:lang w:val="fr-CM"/>
        </w:rPr>
        <w:t xml:space="preserve"> </w:t>
      </w:r>
      <w:r>
        <w:rPr>
          <w:sz w:val="24"/>
          <w:lang w:val="fr-CM"/>
        </w:rPr>
        <w:t>Perez,</w:t>
      </w:r>
      <w:r>
        <w:rPr>
          <w:spacing w:val="-6"/>
          <w:sz w:val="24"/>
          <w:lang w:val="fr-CM"/>
        </w:rPr>
        <w:t xml:space="preserve"> </w:t>
      </w:r>
      <w:r>
        <w:rPr>
          <w:sz w:val="24"/>
          <w:lang w:val="fr-CM"/>
        </w:rPr>
        <w:t>D.,</w:t>
      </w:r>
      <w:r>
        <w:rPr>
          <w:spacing w:val="-6"/>
          <w:sz w:val="24"/>
          <w:lang w:val="fr-CM"/>
        </w:rPr>
        <w:t xml:space="preserve"> </w:t>
      </w:r>
      <w:r>
        <w:rPr>
          <w:sz w:val="24"/>
          <w:lang w:val="fr-CM"/>
        </w:rPr>
        <w:t>Harz,</w:t>
      </w:r>
      <w:r>
        <w:rPr>
          <w:spacing w:val="-6"/>
          <w:sz w:val="24"/>
          <w:lang w:val="fr-CM"/>
        </w:rPr>
        <w:t xml:space="preserve"> </w:t>
      </w:r>
      <w:r>
        <w:rPr>
          <w:sz w:val="24"/>
          <w:lang w:val="fr-CM"/>
        </w:rPr>
        <w:t>D.,</w:t>
      </w:r>
      <w:r>
        <w:rPr>
          <w:spacing w:val="-6"/>
          <w:sz w:val="24"/>
          <w:lang w:val="fr-CM"/>
        </w:rPr>
        <w:t xml:space="preserve"> </w:t>
      </w:r>
      <w:r>
        <w:rPr>
          <w:sz w:val="24"/>
          <w:lang w:val="fr-CM"/>
        </w:rPr>
        <w:t>Livshits,</w:t>
      </w:r>
      <w:r>
        <w:rPr>
          <w:spacing w:val="-6"/>
          <w:sz w:val="24"/>
          <w:lang w:val="fr-CM"/>
        </w:rPr>
        <w:t xml:space="preserve"> </w:t>
      </w:r>
      <w:r>
        <w:rPr>
          <w:sz w:val="24"/>
          <w:lang w:val="fr-CM"/>
        </w:rPr>
        <w:t>B.,</w:t>
      </w:r>
      <w:r>
        <w:rPr>
          <w:spacing w:val="-6"/>
          <w:sz w:val="24"/>
          <w:lang w:val="fr-CM"/>
        </w:rPr>
        <w:t xml:space="preserve"> </w:t>
      </w:r>
      <w:r>
        <w:rPr>
          <w:sz w:val="24"/>
          <w:lang w:val="fr-CM"/>
        </w:rPr>
        <w:t>&amp;</w:t>
      </w:r>
      <w:r>
        <w:rPr>
          <w:spacing w:val="-6"/>
          <w:sz w:val="24"/>
          <w:lang w:val="fr-CM"/>
        </w:rPr>
        <w:t xml:space="preserve"> </w:t>
      </w:r>
      <w:r>
        <w:rPr>
          <w:sz w:val="24"/>
          <w:lang w:val="fr-CM"/>
        </w:rPr>
        <w:t>Gervais,</w:t>
      </w:r>
      <w:r>
        <w:rPr>
          <w:spacing w:val="-6"/>
          <w:sz w:val="24"/>
          <w:lang w:val="fr-CM"/>
        </w:rPr>
        <w:t xml:space="preserve"> </w:t>
      </w:r>
      <w:r>
        <w:rPr>
          <w:sz w:val="24"/>
          <w:lang w:val="fr-CM"/>
        </w:rPr>
        <w:t>A.</w:t>
      </w:r>
      <w:r>
        <w:rPr>
          <w:spacing w:val="-6"/>
          <w:sz w:val="24"/>
          <w:lang w:val="fr-CM"/>
        </w:rPr>
        <w:t xml:space="preserve"> </w:t>
      </w:r>
      <w:r>
        <w:rPr>
          <w:sz w:val="24"/>
          <w:lang w:val="fr-CM"/>
        </w:rPr>
        <w:t xml:space="preserve">(2020). </w:t>
      </w:r>
      <w:r>
        <w:rPr>
          <w:sz w:val="24"/>
        </w:rPr>
        <w:t>The</w:t>
      </w:r>
      <w:r>
        <w:rPr>
          <w:spacing w:val="-6"/>
          <w:sz w:val="24"/>
        </w:rPr>
        <w:t xml:space="preserve"> </w:t>
      </w:r>
      <w:r>
        <w:rPr>
          <w:sz w:val="24"/>
        </w:rPr>
        <w:t>decentralized</w:t>
      </w:r>
      <w:r>
        <w:rPr>
          <w:spacing w:val="-6"/>
          <w:sz w:val="24"/>
        </w:rPr>
        <w:t xml:space="preserve"> </w:t>
      </w:r>
      <w:r>
        <w:rPr>
          <w:sz w:val="24"/>
        </w:rPr>
        <w:t xml:space="preserve">finan-cial crisis. In </w:t>
      </w:r>
      <w:r>
        <w:rPr>
          <w:i/>
          <w:sz w:val="24"/>
        </w:rPr>
        <w:t xml:space="preserve">2020 Crypto Valley Conference on Blockchain Technology </w:t>
      </w:r>
      <w:r>
        <w:rPr>
          <w:sz w:val="24"/>
        </w:rPr>
        <w:t>(pp. 1–15). IEEE.</w:t>
      </w:r>
    </w:p>
    <w:p w14:paraId="00DC244F" w14:textId="77777777" w:rsidR="00350CFB" w:rsidRDefault="00283FFF">
      <w:pPr>
        <w:pStyle w:val="a4"/>
        <w:numPr>
          <w:ilvl w:val="0"/>
          <w:numId w:val="6"/>
        </w:numPr>
        <w:tabs>
          <w:tab w:val="left" w:pos="691"/>
        </w:tabs>
        <w:spacing w:before="87"/>
        <w:ind w:left="691" w:hanging="529"/>
        <w:jc w:val="both"/>
        <w:rPr>
          <w:sz w:val="24"/>
        </w:rPr>
      </w:pPr>
      <w:bookmarkStart w:id="480" w:name="_bookmark161"/>
      <w:bookmarkEnd w:id="480"/>
      <w:r>
        <w:rPr>
          <w:sz w:val="24"/>
        </w:rPr>
        <w:t>Harvey,</w:t>
      </w:r>
      <w:r>
        <w:rPr>
          <w:spacing w:val="-14"/>
          <w:sz w:val="24"/>
        </w:rPr>
        <w:t xml:space="preserve"> </w:t>
      </w:r>
      <w:r>
        <w:rPr>
          <w:sz w:val="24"/>
        </w:rPr>
        <w:t>C.</w:t>
      </w:r>
      <w:r>
        <w:rPr>
          <w:spacing w:val="-15"/>
          <w:sz w:val="24"/>
        </w:rPr>
        <w:t xml:space="preserve"> </w:t>
      </w:r>
      <w:r>
        <w:rPr>
          <w:sz w:val="24"/>
        </w:rPr>
        <w:t>R.,</w:t>
      </w:r>
      <w:r>
        <w:rPr>
          <w:spacing w:val="-13"/>
          <w:sz w:val="24"/>
        </w:rPr>
        <w:t xml:space="preserve"> </w:t>
      </w:r>
      <w:r>
        <w:rPr>
          <w:sz w:val="24"/>
        </w:rPr>
        <w:t>Ramachandran,</w:t>
      </w:r>
      <w:r>
        <w:rPr>
          <w:spacing w:val="-12"/>
          <w:sz w:val="24"/>
        </w:rPr>
        <w:t xml:space="preserve"> </w:t>
      </w:r>
      <w:r>
        <w:rPr>
          <w:sz w:val="24"/>
        </w:rPr>
        <w:t>A.,</w:t>
      </w:r>
      <w:r>
        <w:rPr>
          <w:spacing w:val="-14"/>
          <w:sz w:val="24"/>
        </w:rPr>
        <w:t xml:space="preserve"> </w:t>
      </w:r>
      <w:r>
        <w:rPr>
          <w:sz w:val="24"/>
        </w:rPr>
        <w:t>&amp;</w:t>
      </w:r>
      <w:r>
        <w:rPr>
          <w:spacing w:val="-15"/>
          <w:sz w:val="24"/>
        </w:rPr>
        <w:t xml:space="preserve"> </w:t>
      </w:r>
      <w:r>
        <w:rPr>
          <w:sz w:val="24"/>
        </w:rPr>
        <w:t>Santoro,</w:t>
      </w:r>
      <w:r>
        <w:rPr>
          <w:spacing w:val="-12"/>
          <w:sz w:val="24"/>
        </w:rPr>
        <w:t xml:space="preserve"> </w:t>
      </w:r>
      <w:r>
        <w:rPr>
          <w:sz w:val="24"/>
        </w:rPr>
        <w:t>J.</w:t>
      </w:r>
      <w:r>
        <w:rPr>
          <w:spacing w:val="-15"/>
          <w:sz w:val="24"/>
        </w:rPr>
        <w:t xml:space="preserve"> </w:t>
      </w:r>
      <w:r>
        <w:rPr>
          <w:sz w:val="24"/>
        </w:rPr>
        <w:t>(2021).</w:t>
      </w:r>
      <w:r>
        <w:rPr>
          <w:spacing w:val="7"/>
          <w:sz w:val="24"/>
        </w:rPr>
        <w:t xml:space="preserve"> </w:t>
      </w:r>
      <w:r>
        <w:rPr>
          <w:i/>
          <w:sz w:val="24"/>
        </w:rPr>
        <w:t>DeFi</w:t>
      </w:r>
      <w:r>
        <w:rPr>
          <w:i/>
          <w:spacing w:val="-14"/>
          <w:sz w:val="24"/>
        </w:rPr>
        <w:t xml:space="preserve"> </w:t>
      </w:r>
      <w:r>
        <w:rPr>
          <w:i/>
          <w:sz w:val="24"/>
        </w:rPr>
        <w:t>and</w:t>
      </w:r>
      <w:r>
        <w:rPr>
          <w:i/>
          <w:spacing w:val="-15"/>
          <w:sz w:val="24"/>
        </w:rPr>
        <w:t xml:space="preserve"> </w:t>
      </w:r>
      <w:r>
        <w:rPr>
          <w:i/>
          <w:sz w:val="24"/>
        </w:rPr>
        <w:t>the</w:t>
      </w:r>
      <w:r>
        <w:rPr>
          <w:i/>
          <w:spacing w:val="-14"/>
          <w:sz w:val="24"/>
        </w:rPr>
        <w:t xml:space="preserve"> </w:t>
      </w:r>
      <w:r>
        <w:rPr>
          <w:i/>
          <w:sz w:val="24"/>
        </w:rPr>
        <w:t>future</w:t>
      </w:r>
      <w:r>
        <w:rPr>
          <w:i/>
          <w:spacing w:val="-15"/>
          <w:sz w:val="24"/>
        </w:rPr>
        <w:t xml:space="preserve"> </w:t>
      </w:r>
      <w:r>
        <w:rPr>
          <w:i/>
          <w:sz w:val="24"/>
        </w:rPr>
        <w:t>of</w:t>
      </w:r>
      <w:r>
        <w:rPr>
          <w:i/>
          <w:spacing w:val="-15"/>
          <w:sz w:val="24"/>
        </w:rPr>
        <w:t xml:space="preserve"> </w:t>
      </w:r>
      <w:r>
        <w:rPr>
          <w:i/>
          <w:sz w:val="24"/>
        </w:rPr>
        <w:t>finance</w:t>
      </w:r>
      <w:r>
        <w:rPr>
          <w:sz w:val="24"/>
        </w:rPr>
        <w:t>.</w:t>
      </w:r>
      <w:r>
        <w:rPr>
          <w:spacing w:val="8"/>
          <w:sz w:val="24"/>
        </w:rPr>
        <w:t xml:space="preserve"> </w:t>
      </w:r>
      <w:r>
        <w:rPr>
          <w:spacing w:val="-2"/>
          <w:sz w:val="24"/>
        </w:rPr>
        <w:t>Wiley.</w:t>
      </w:r>
    </w:p>
    <w:p w14:paraId="00DC2441" w14:textId="77777777" w:rsidR="00350CFB" w:rsidRDefault="00283FFF">
      <w:pPr>
        <w:pStyle w:val="a4"/>
        <w:numPr>
          <w:ilvl w:val="0"/>
          <w:numId w:val="6"/>
        </w:numPr>
        <w:tabs>
          <w:tab w:val="left" w:pos="692"/>
        </w:tabs>
        <w:spacing w:before="87" w:line="396" w:lineRule="auto"/>
        <w:ind w:right="522" w:hanging="530"/>
        <w:jc w:val="both"/>
        <w:rPr>
          <w:sz w:val="24"/>
        </w:rPr>
      </w:pPr>
      <w:bookmarkStart w:id="481" w:name="_bookmark150"/>
      <w:bookmarkEnd w:id="481"/>
      <w:r>
        <w:rPr>
          <w:sz w:val="24"/>
        </w:rPr>
        <w:t>Douceur, J. R. (2002).</w:t>
      </w:r>
      <w:r>
        <w:rPr>
          <w:spacing w:val="40"/>
          <w:sz w:val="24"/>
        </w:rPr>
        <w:t xml:space="preserve"> </w:t>
      </w:r>
      <w:r>
        <w:rPr>
          <w:sz w:val="24"/>
        </w:rPr>
        <w:t>The Sybil attack.</w:t>
      </w:r>
      <w:r>
        <w:rPr>
          <w:spacing w:val="40"/>
          <w:sz w:val="24"/>
        </w:rPr>
        <w:t xml:space="preserve"> </w:t>
      </w:r>
      <w:r>
        <w:rPr>
          <w:sz w:val="24"/>
        </w:rPr>
        <w:t xml:space="preserve">In </w:t>
      </w:r>
      <w:r>
        <w:rPr>
          <w:i/>
          <w:sz w:val="24"/>
        </w:rPr>
        <w:t xml:space="preserve">Peer-to-Peer Systems </w:t>
      </w:r>
      <w:r>
        <w:rPr>
          <w:sz w:val="24"/>
        </w:rPr>
        <w:t>(pp.</w:t>
      </w:r>
      <w:r>
        <w:rPr>
          <w:spacing w:val="40"/>
          <w:sz w:val="24"/>
        </w:rPr>
        <w:t xml:space="preserve"> </w:t>
      </w:r>
      <w:r>
        <w:rPr>
          <w:sz w:val="24"/>
        </w:rPr>
        <w:t>251–260).</w:t>
      </w:r>
      <w:r>
        <w:rPr>
          <w:spacing w:val="40"/>
          <w:sz w:val="24"/>
        </w:rPr>
        <w:t xml:space="preserve"> </w:t>
      </w:r>
      <w:r>
        <w:rPr>
          <w:sz w:val="24"/>
        </w:rPr>
        <w:t xml:space="preserve">Springer. </w:t>
      </w:r>
      <w:hyperlink r:id="rId26">
        <w:r>
          <w:rPr>
            <w:spacing w:val="-2"/>
            <w:sz w:val="24"/>
          </w:rPr>
          <w:t>doi:10.1007/3-540-45748-8_24</w:t>
        </w:r>
      </w:hyperlink>
    </w:p>
    <w:p w14:paraId="00DC2461" w14:textId="77777777" w:rsidR="00350CFB" w:rsidRDefault="00283FFF">
      <w:pPr>
        <w:pStyle w:val="a4"/>
        <w:numPr>
          <w:ilvl w:val="0"/>
          <w:numId w:val="6"/>
        </w:numPr>
        <w:tabs>
          <w:tab w:val="left" w:pos="692"/>
        </w:tabs>
        <w:spacing w:before="86" w:line="396" w:lineRule="auto"/>
        <w:ind w:right="524" w:hanging="530"/>
        <w:jc w:val="both"/>
        <w:rPr>
          <w:sz w:val="24"/>
        </w:rPr>
      </w:pPr>
      <w:bookmarkStart w:id="482" w:name="_bookmark177"/>
      <w:bookmarkEnd w:id="482"/>
      <w:r>
        <w:rPr>
          <w:sz w:val="24"/>
        </w:rPr>
        <w:t>Lin, D., Wu, J., Fu, Q., Zheng, Z., &amp; Chen, T. (2024).</w:t>
      </w:r>
      <w:r>
        <w:rPr>
          <w:spacing w:val="40"/>
          <w:sz w:val="24"/>
        </w:rPr>
        <w:t xml:space="preserve"> </w:t>
      </w:r>
      <w:r>
        <w:rPr>
          <w:sz w:val="24"/>
        </w:rPr>
        <w:t>RiskProp:</w:t>
      </w:r>
      <w:r>
        <w:rPr>
          <w:spacing w:val="40"/>
          <w:sz w:val="24"/>
        </w:rPr>
        <w:t xml:space="preserve"> </w:t>
      </w:r>
      <w:r>
        <w:rPr>
          <w:sz w:val="24"/>
        </w:rPr>
        <w:t>Account risk rating on Ethereum</w:t>
      </w:r>
      <w:r>
        <w:rPr>
          <w:spacing w:val="-1"/>
          <w:sz w:val="24"/>
        </w:rPr>
        <w:t xml:space="preserve"> </w:t>
      </w:r>
      <w:r>
        <w:rPr>
          <w:sz w:val="24"/>
        </w:rPr>
        <w:t>via de-anonymous score and network propagation.</w:t>
      </w:r>
      <w:r>
        <w:rPr>
          <w:spacing w:val="30"/>
          <w:sz w:val="24"/>
        </w:rPr>
        <w:t xml:space="preserve"> </w:t>
      </w:r>
      <w:r>
        <w:rPr>
          <w:i/>
          <w:sz w:val="24"/>
        </w:rPr>
        <w:t>IEEE</w:t>
      </w:r>
      <w:r>
        <w:rPr>
          <w:i/>
          <w:spacing w:val="-1"/>
          <w:sz w:val="24"/>
        </w:rPr>
        <w:t xml:space="preserve"> </w:t>
      </w:r>
      <w:r>
        <w:rPr>
          <w:i/>
          <w:sz w:val="24"/>
        </w:rPr>
        <w:t>Transactions</w:t>
      </w:r>
      <w:r>
        <w:rPr>
          <w:i/>
          <w:spacing w:val="-1"/>
          <w:sz w:val="24"/>
        </w:rPr>
        <w:t xml:space="preserve"> </w:t>
      </w:r>
      <w:r>
        <w:rPr>
          <w:i/>
          <w:sz w:val="24"/>
        </w:rPr>
        <w:t>on Depend-able and Secure Computing</w:t>
      </w:r>
      <w:r>
        <w:rPr>
          <w:sz w:val="24"/>
        </w:rPr>
        <w:t xml:space="preserve">, </w:t>
      </w:r>
      <w:r>
        <w:rPr>
          <w:i/>
          <w:sz w:val="24"/>
        </w:rPr>
        <w:t>22</w:t>
      </w:r>
      <w:r>
        <w:rPr>
          <w:sz w:val="24"/>
        </w:rPr>
        <w:t xml:space="preserve">(3), 2132–2145. </w:t>
      </w:r>
      <w:hyperlink r:id="rId27">
        <w:r>
          <w:rPr>
            <w:sz w:val="24"/>
          </w:rPr>
          <w:t>doi:10.1109/TDSC.2024.3475825</w:t>
        </w:r>
      </w:hyperlink>
    </w:p>
    <w:p w14:paraId="00DC2450" w14:textId="77777777" w:rsidR="00350CFB" w:rsidRDefault="00283FFF">
      <w:pPr>
        <w:pStyle w:val="a4"/>
        <w:numPr>
          <w:ilvl w:val="0"/>
          <w:numId w:val="6"/>
        </w:numPr>
        <w:tabs>
          <w:tab w:val="left" w:pos="692"/>
        </w:tabs>
        <w:spacing w:before="265" w:line="396" w:lineRule="auto"/>
        <w:ind w:right="530" w:hanging="530"/>
        <w:jc w:val="both"/>
        <w:rPr>
          <w:sz w:val="24"/>
        </w:rPr>
      </w:pPr>
      <w:bookmarkStart w:id="483" w:name="_bookmark162"/>
      <w:bookmarkEnd w:id="483"/>
      <w:r>
        <w:rPr>
          <w:sz w:val="24"/>
        </w:rPr>
        <w:t>Hassija, V., Bansal, G., Chamola, V., Kumar, N., &amp; Guizani, M. (2020).</w:t>
      </w:r>
      <w:r>
        <w:rPr>
          <w:spacing w:val="40"/>
          <w:sz w:val="24"/>
        </w:rPr>
        <w:t xml:space="preserve"> </w:t>
      </w:r>
      <w:r>
        <w:rPr>
          <w:sz w:val="24"/>
        </w:rPr>
        <w:t>Secure lending: Blockchain</w:t>
      </w:r>
      <w:r>
        <w:rPr>
          <w:spacing w:val="-8"/>
          <w:sz w:val="24"/>
        </w:rPr>
        <w:t xml:space="preserve"> </w:t>
      </w:r>
      <w:r>
        <w:rPr>
          <w:sz w:val="24"/>
        </w:rPr>
        <w:t>and</w:t>
      </w:r>
      <w:r>
        <w:rPr>
          <w:spacing w:val="-8"/>
          <w:sz w:val="24"/>
        </w:rPr>
        <w:t xml:space="preserve"> </w:t>
      </w:r>
      <w:r>
        <w:rPr>
          <w:sz w:val="24"/>
        </w:rPr>
        <w:t>prospect</w:t>
      </w:r>
      <w:r>
        <w:rPr>
          <w:spacing w:val="-8"/>
          <w:sz w:val="24"/>
        </w:rPr>
        <w:t xml:space="preserve"> </w:t>
      </w:r>
      <w:r>
        <w:rPr>
          <w:sz w:val="24"/>
        </w:rPr>
        <w:t>theory-based</w:t>
      </w:r>
      <w:r>
        <w:rPr>
          <w:spacing w:val="-8"/>
          <w:sz w:val="24"/>
        </w:rPr>
        <w:t xml:space="preserve"> </w:t>
      </w:r>
      <w:r>
        <w:rPr>
          <w:sz w:val="24"/>
        </w:rPr>
        <w:t>decentralized</w:t>
      </w:r>
      <w:r>
        <w:rPr>
          <w:spacing w:val="-8"/>
          <w:sz w:val="24"/>
        </w:rPr>
        <w:t xml:space="preserve"> </w:t>
      </w:r>
      <w:r>
        <w:rPr>
          <w:sz w:val="24"/>
        </w:rPr>
        <w:t>credit</w:t>
      </w:r>
      <w:r>
        <w:rPr>
          <w:spacing w:val="-8"/>
          <w:sz w:val="24"/>
        </w:rPr>
        <w:t xml:space="preserve"> </w:t>
      </w:r>
      <w:r>
        <w:rPr>
          <w:sz w:val="24"/>
        </w:rPr>
        <w:t>scoring</w:t>
      </w:r>
      <w:r>
        <w:rPr>
          <w:spacing w:val="-8"/>
          <w:sz w:val="24"/>
        </w:rPr>
        <w:t xml:space="preserve"> </w:t>
      </w:r>
      <w:r>
        <w:rPr>
          <w:sz w:val="24"/>
        </w:rPr>
        <w:t>model.</w:t>
      </w:r>
      <w:r>
        <w:rPr>
          <w:spacing w:val="12"/>
          <w:sz w:val="24"/>
        </w:rPr>
        <w:t xml:space="preserve"> </w:t>
      </w:r>
      <w:r>
        <w:rPr>
          <w:i/>
          <w:sz w:val="24"/>
        </w:rPr>
        <w:t>IEEE</w:t>
      </w:r>
      <w:r>
        <w:rPr>
          <w:i/>
          <w:spacing w:val="-8"/>
          <w:sz w:val="24"/>
        </w:rPr>
        <w:t xml:space="preserve"> </w:t>
      </w:r>
      <w:r>
        <w:rPr>
          <w:i/>
          <w:sz w:val="24"/>
        </w:rPr>
        <w:t>Transactions on Network Science and Engineering</w:t>
      </w:r>
      <w:r>
        <w:rPr>
          <w:sz w:val="24"/>
        </w:rPr>
        <w:t xml:space="preserve">, </w:t>
      </w:r>
      <w:r>
        <w:rPr>
          <w:i/>
          <w:sz w:val="24"/>
        </w:rPr>
        <w:t>7</w:t>
      </w:r>
      <w:r>
        <w:rPr>
          <w:sz w:val="24"/>
        </w:rPr>
        <w:t xml:space="preserve">(4), 2566–2575. </w:t>
      </w:r>
      <w:hyperlink r:id="rId28">
        <w:r>
          <w:rPr>
            <w:sz w:val="24"/>
          </w:rPr>
          <w:t>doi:10.1109/TNSE.2020.2982488</w:t>
        </w:r>
      </w:hyperlink>
    </w:p>
    <w:p w14:paraId="00DC245B" w14:textId="77777777" w:rsidR="00350CFB" w:rsidRDefault="00283FFF">
      <w:pPr>
        <w:pStyle w:val="a4"/>
        <w:numPr>
          <w:ilvl w:val="0"/>
          <w:numId w:val="6"/>
        </w:numPr>
        <w:tabs>
          <w:tab w:val="left" w:pos="692"/>
        </w:tabs>
        <w:spacing w:before="86" w:line="396" w:lineRule="auto"/>
        <w:ind w:right="522" w:hanging="530"/>
        <w:jc w:val="both"/>
        <w:rPr>
          <w:sz w:val="24"/>
        </w:rPr>
      </w:pPr>
      <w:bookmarkStart w:id="484" w:name="_bookmark172"/>
      <w:bookmarkEnd w:id="484"/>
      <w:r>
        <w:rPr>
          <w:sz w:val="24"/>
        </w:rPr>
        <w:t>Kotb, M. O. (2023).</w:t>
      </w:r>
      <w:r>
        <w:rPr>
          <w:spacing w:val="40"/>
          <w:sz w:val="24"/>
        </w:rPr>
        <w:t xml:space="preserve"> </w:t>
      </w:r>
      <w:r>
        <w:rPr>
          <w:sz w:val="24"/>
        </w:rPr>
        <w:t>Credit scoring using machine learning algorithms and blockchain tech-nology. In</w:t>
      </w:r>
      <w:r>
        <w:rPr>
          <w:spacing w:val="-7"/>
          <w:sz w:val="24"/>
        </w:rPr>
        <w:t xml:space="preserve"> </w:t>
      </w:r>
      <w:r>
        <w:rPr>
          <w:i/>
          <w:sz w:val="24"/>
        </w:rPr>
        <w:t>2023</w:t>
      </w:r>
      <w:r>
        <w:rPr>
          <w:i/>
          <w:spacing w:val="-7"/>
          <w:sz w:val="24"/>
        </w:rPr>
        <w:t xml:space="preserve"> </w:t>
      </w:r>
      <w:r>
        <w:rPr>
          <w:i/>
          <w:sz w:val="24"/>
        </w:rPr>
        <w:t>Intelligent</w:t>
      </w:r>
      <w:r>
        <w:rPr>
          <w:i/>
          <w:spacing w:val="-7"/>
          <w:sz w:val="24"/>
        </w:rPr>
        <w:t xml:space="preserve"> </w:t>
      </w:r>
      <w:r>
        <w:rPr>
          <w:i/>
          <w:sz w:val="24"/>
        </w:rPr>
        <w:t>Methods,</w:t>
      </w:r>
      <w:r>
        <w:rPr>
          <w:i/>
          <w:spacing w:val="-7"/>
          <w:sz w:val="24"/>
        </w:rPr>
        <w:t xml:space="preserve"> </w:t>
      </w:r>
      <w:r>
        <w:rPr>
          <w:i/>
          <w:sz w:val="24"/>
        </w:rPr>
        <w:t>Systems,</w:t>
      </w:r>
      <w:r>
        <w:rPr>
          <w:i/>
          <w:spacing w:val="-7"/>
          <w:sz w:val="24"/>
        </w:rPr>
        <w:t xml:space="preserve"> </w:t>
      </w:r>
      <w:r>
        <w:rPr>
          <w:i/>
          <w:sz w:val="24"/>
        </w:rPr>
        <w:t>and</w:t>
      </w:r>
      <w:r>
        <w:rPr>
          <w:i/>
          <w:spacing w:val="-7"/>
          <w:sz w:val="24"/>
        </w:rPr>
        <w:t xml:space="preserve"> </w:t>
      </w:r>
      <w:r>
        <w:rPr>
          <w:i/>
          <w:sz w:val="24"/>
        </w:rPr>
        <w:t>Applications</w:t>
      </w:r>
      <w:r>
        <w:rPr>
          <w:i/>
          <w:spacing w:val="-7"/>
          <w:sz w:val="24"/>
        </w:rPr>
        <w:t xml:space="preserve"> </w:t>
      </w:r>
      <w:r>
        <w:rPr>
          <w:i/>
          <w:sz w:val="24"/>
        </w:rPr>
        <w:t>(IMSA)</w:t>
      </w:r>
      <w:r>
        <w:rPr>
          <w:i/>
          <w:spacing w:val="-7"/>
          <w:sz w:val="24"/>
        </w:rPr>
        <w:t xml:space="preserve"> </w:t>
      </w:r>
      <w:r>
        <w:rPr>
          <w:sz w:val="24"/>
        </w:rPr>
        <w:t xml:space="preserve">(pp. 381–386). IEEE. </w:t>
      </w:r>
      <w:hyperlink r:id="rId29">
        <w:r>
          <w:rPr>
            <w:spacing w:val="-2"/>
            <w:sz w:val="24"/>
          </w:rPr>
          <w:t>doi:10.1109/IMSA58542.2023.10217411</w:t>
        </w:r>
      </w:hyperlink>
    </w:p>
    <w:p w14:paraId="00DC2466" w14:textId="77777777" w:rsidR="00350CFB" w:rsidRDefault="00283FFF">
      <w:pPr>
        <w:pStyle w:val="a4"/>
        <w:numPr>
          <w:ilvl w:val="0"/>
          <w:numId w:val="6"/>
        </w:numPr>
        <w:tabs>
          <w:tab w:val="left" w:pos="692"/>
        </w:tabs>
        <w:spacing w:before="86" w:line="396" w:lineRule="auto"/>
        <w:ind w:right="524" w:hanging="530"/>
        <w:jc w:val="both"/>
        <w:rPr>
          <w:sz w:val="24"/>
        </w:rPr>
      </w:pPr>
      <w:bookmarkStart w:id="485" w:name="_bookmark182"/>
      <w:bookmarkEnd w:id="485"/>
      <w:r>
        <w:rPr>
          <w:sz w:val="24"/>
        </w:rPr>
        <w:t>Page, L., Brin, S., Motwani, R., &amp; Winograd, T. (1998).</w:t>
      </w:r>
      <w:r>
        <w:rPr>
          <w:spacing w:val="40"/>
          <w:sz w:val="24"/>
        </w:rPr>
        <w:t xml:space="preserve"> </w:t>
      </w:r>
      <w:r>
        <w:rPr>
          <w:i/>
          <w:sz w:val="24"/>
        </w:rPr>
        <w:t>The PageRank citation ranking: Bringing</w:t>
      </w:r>
      <w:r>
        <w:rPr>
          <w:i/>
          <w:spacing w:val="-4"/>
          <w:sz w:val="24"/>
        </w:rPr>
        <w:t xml:space="preserve"> </w:t>
      </w:r>
      <w:r>
        <w:rPr>
          <w:i/>
          <w:sz w:val="24"/>
        </w:rPr>
        <w:t>order</w:t>
      </w:r>
      <w:r>
        <w:rPr>
          <w:i/>
          <w:spacing w:val="-4"/>
          <w:sz w:val="24"/>
        </w:rPr>
        <w:t xml:space="preserve"> </w:t>
      </w:r>
      <w:r>
        <w:rPr>
          <w:i/>
          <w:sz w:val="24"/>
        </w:rPr>
        <w:t>to</w:t>
      </w:r>
      <w:r>
        <w:rPr>
          <w:i/>
          <w:spacing w:val="-4"/>
          <w:sz w:val="24"/>
        </w:rPr>
        <w:t xml:space="preserve"> </w:t>
      </w:r>
      <w:r>
        <w:rPr>
          <w:i/>
          <w:sz w:val="24"/>
        </w:rPr>
        <w:t>the</w:t>
      </w:r>
      <w:r>
        <w:rPr>
          <w:i/>
          <w:spacing w:val="-4"/>
          <w:sz w:val="24"/>
        </w:rPr>
        <w:t xml:space="preserve"> </w:t>
      </w:r>
      <w:r>
        <w:rPr>
          <w:i/>
          <w:sz w:val="24"/>
        </w:rPr>
        <w:t>web</w:t>
      </w:r>
      <w:r>
        <w:rPr>
          <w:i/>
          <w:spacing w:val="-4"/>
          <w:sz w:val="24"/>
        </w:rPr>
        <w:t xml:space="preserve"> </w:t>
      </w:r>
      <w:r>
        <w:rPr>
          <w:sz w:val="24"/>
        </w:rPr>
        <w:t>(Technical</w:t>
      </w:r>
      <w:r>
        <w:rPr>
          <w:spacing w:val="-4"/>
          <w:sz w:val="24"/>
        </w:rPr>
        <w:t xml:space="preserve"> </w:t>
      </w:r>
      <w:r>
        <w:rPr>
          <w:sz w:val="24"/>
        </w:rPr>
        <w:t>Report). Stanford</w:t>
      </w:r>
      <w:r>
        <w:rPr>
          <w:spacing w:val="-4"/>
          <w:sz w:val="24"/>
        </w:rPr>
        <w:t xml:space="preserve"> </w:t>
      </w:r>
      <w:r>
        <w:rPr>
          <w:sz w:val="24"/>
        </w:rPr>
        <w:t>Digital</w:t>
      </w:r>
      <w:r>
        <w:rPr>
          <w:spacing w:val="-4"/>
          <w:sz w:val="24"/>
        </w:rPr>
        <w:t xml:space="preserve"> </w:t>
      </w:r>
      <w:r>
        <w:rPr>
          <w:sz w:val="24"/>
        </w:rPr>
        <w:t>Library</w:t>
      </w:r>
      <w:r>
        <w:rPr>
          <w:spacing w:val="-4"/>
          <w:sz w:val="24"/>
        </w:rPr>
        <w:t xml:space="preserve"> </w:t>
      </w:r>
      <w:r>
        <w:rPr>
          <w:sz w:val="24"/>
        </w:rPr>
        <w:t>Technologies</w:t>
      </w:r>
      <w:r>
        <w:rPr>
          <w:spacing w:val="-4"/>
          <w:sz w:val="24"/>
        </w:rPr>
        <w:t xml:space="preserve"> </w:t>
      </w:r>
      <w:r>
        <w:rPr>
          <w:sz w:val="24"/>
        </w:rPr>
        <w:t>Project.</w:t>
      </w:r>
    </w:p>
    <w:p w14:paraId="00DC2457" w14:textId="77777777" w:rsidR="00350CFB" w:rsidRDefault="00283FFF">
      <w:pPr>
        <w:pStyle w:val="a4"/>
        <w:numPr>
          <w:ilvl w:val="0"/>
          <w:numId w:val="6"/>
        </w:numPr>
        <w:tabs>
          <w:tab w:val="left" w:pos="692"/>
        </w:tabs>
        <w:spacing w:before="87" w:line="396" w:lineRule="auto"/>
        <w:ind w:right="559" w:hanging="530"/>
        <w:jc w:val="both"/>
        <w:rPr>
          <w:sz w:val="24"/>
        </w:rPr>
      </w:pPr>
      <w:bookmarkStart w:id="486" w:name="_bookmark168"/>
      <w:bookmarkEnd w:id="486"/>
      <w:r>
        <w:rPr>
          <w:sz w:val="24"/>
        </w:rPr>
        <w:t>Kamvar, S. D., Schlosser, M. T., &amp; Garcia-Molina, H. (2003).</w:t>
      </w:r>
      <w:r>
        <w:rPr>
          <w:spacing w:val="34"/>
          <w:sz w:val="24"/>
        </w:rPr>
        <w:t xml:space="preserve"> </w:t>
      </w:r>
      <w:r>
        <w:rPr>
          <w:sz w:val="24"/>
        </w:rPr>
        <w:t>The EigenTrust algorithm for reputation</w:t>
      </w:r>
      <w:r>
        <w:rPr>
          <w:spacing w:val="-15"/>
          <w:sz w:val="24"/>
        </w:rPr>
        <w:t xml:space="preserve"> </w:t>
      </w:r>
      <w:r>
        <w:rPr>
          <w:sz w:val="24"/>
        </w:rPr>
        <w:t>management</w:t>
      </w:r>
      <w:r>
        <w:rPr>
          <w:spacing w:val="-15"/>
          <w:sz w:val="24"/>
        </w:rPr>
        <w:t xml:space="preserve"> </w:t>
      </w:r>
      <w:r>
        <w:rPr>
          <w:sz w:val="24"/>
        </w:rPr>
        <w:t>in</w:t>
      </w:r>
      <w:r>
        <w:rPr>
          <w:spacing w:val="-15"/>
          <w:sz w:val="24"/>
        </w:rPr>
        <w:t xml:space="preserve"> </w:t>
      </w:r>
      <w:r>
        <w:rPr>
          <w:sz w:val="24"/>
        </w:rPr>
        <w:t>P2P</w:t>
      </w:r>
      <w:r>
        <w:rPr>
          <w:spacing w:val="-15"/>
          <w:sz w:val="24"/>
        </w:rPr>
        <w:t xml:space="preserve"> </w:t>
      </w:r>
      <w:r>
        <w:rPr>
          <w:sz w:val="24"/>
        </w:rPr>
        <w:t>networks.</w:t>
      </w:r>
      <w:r>
        <w:rPr>
          <w:spacing w:val="8"/>
          <w:sz w:val="24"/>
        </w:rPr>
        <w:t xml:space="preserve"> </w:t>
      </w:r>
      <w:r>
        <w:rPr>
          <w:sz w:val="24"/>
        </w:rPr>
        <w:t>In</w:t>
      </w:r>
      <w:r>
        <w:rPr>
          <w:spacing w:val="-15"/>
          <w:sz w:val="24"/>
        </w:rPr>
        <w:t xml:space="preserve"> </w:t>
      </w:r>
      <w:r>
        <w:rPr>
          <w:i/>
          <w:sz w:val="24"/>
        </w:rPr>
        <w:t>Proceedings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12th</w:t>
      </w:r>
      <w:r>
        <w:rPr>
          <w:i/>
          <w:spacing w:val="-15"/>
          <w:sz w:val="24"/>
        </w:rPr>
        <w:t xml:space="preserve"> </w:t>
      </w:r>
      <w:r>
        <w:rPr>
          <w:i/>
          <w:sz w:val="24"/>
        </w:rPr>
        <w:t>International</w:t>
      </w:r>
      <w:r>
        <w:rPr>
          <w:i/>
          <w:spacing w:val="-15"/>
          <w:sz w:val="24"/>
        </w:rPr>
        <w:t xml:space="preserve"> </w:t>
      </w:r>
      <w:r>
        <w:rPr>
          <w:i/>
          <w:sz w:val="24"/>
        </w:rPr>
        <w:t xml:space="preserve">Conference on World Wide Web </w:t>
      </w:r>
      <w:r>
        <w:rPr>
          <w:sz w:val="24"/>
        </w:rPr>
        <w:t xml:space="preserve">(pp. 640–651). ACM. </w:t>
      </w:r>
      <w:hyperlink r:id="rId30">
        <w:r>
          <w:rPr>
            <w:sz w:val="24"/>
          </w:rPr>
          <w:t>doi:10.1145/775152.775242</w:t>
        </w:r>
      </w:hyperlink>
    </w:p>
    <w:p w14:paraId="00DC244E" w14:textId="77777777" w:rsidR="00350CFB" w:rsidRDefault="00283FFF">
      <w:pPr>
        <w:pStyle w:val="a4"/>
        <w:numPr>
          <w:ilvl w:val="0"/>
          <w:numId w:val="6"/>
        </w:numPr>
        <w:tabs>
          <w:tab w:val="left" w:pos="692"/>
        </w:tabs>
        <w:spacing w:before="86" w:line="396" w:lineRule="auto"/>
        <w:ind w:right="522" w:hanging="530"/>
        <w:jc w:val="both"/>
        <w:rPr>
          <w:sz w:val="24"/>
        </w:rPr>
      </w:pPr>
      <w:bookmarkStart w:id="487" w:name="_bookmark160"/>
      <w:bookmarkEnd w:id="487"/>
      <w:r>
        <w:rPr>
          <w:sz w:val="24"/>
        </w:rPr>
        <w:t>Gyöngyi,</w:t>
      </w:r>
      <w:r>
        <w:rPr>
          <w:spacing w:val="-13"/>
          <w:sz w:val="24"/>
        </w:rPr>
        <w:t xml:space="preserve"> </w:t>
      </w:r>
      <w:r>
        <w:rPr>
          <w:sz w:val="24"/>
        </w:rPr>
        <w:t>Z.,</w:t>
      </w:r>
      <w:r>
        <w:rPr>
          <w:spacing w:val="-13"/>
          <w:sz w:val="24"/>
        </w:rPr>
        <w:t xml:space="preserve"> </w:t>
      </w:r>
      <w:r>
        <w:rPr>
          <w:sz w:val="24"/>
        </w:rPr>
        <w:t>Garcia-Molina,</w:t>
      </w:r>
      <w:r>
        <w:rPr>
          <w:spacing w:val="-13"/>
          <w:sz w:val="24"/>
        </w:rPr>
        <w:t xml:space="preserve"> </w:t>
      </w:r>
      <w:r>
        <w:rPr>
          <w:sz w:val="24"/>
        </w:rPr>
        <w:t>H.,</w:t>
      </w:r>
      <w:r>
        <w:rPr>
          <w:spacing w:val="-13"/>
          <w:sz w:val="24"/>
        </w:rPr>
        <w:t xml:space="preserve"> </w:t>
      </w:r>
      <w:r>
        <w:rPr>
          <w:sz w:val="24"/>
        </w:rPr>
        <w:t>&amp;</w:t>
      </w:r>
      <w:r>
        <w:rPr>
          <w:spacing w:val="-14"/>
          <w:sz w:val="24"/>
        </w:rPr>
        <w:t xml:space="preserve"> </w:t>
      </w:r>
      <w:r>
        <w:rPr>
          <w:sz w:val="24"/>
        </w:rPr>
        <w:t>Pedersen,</w:t>
      </w:r>
      <w:r>
        <w:rPr>
          <w:spacing w:val="-13"/>
          <w:sz w:val="24"/>
        </w:rPr>
        <w:t xml:space="preserve"> </w:t>
      </w:r>
      <w:r>
        <w:rPr>
          <w:sz w:val="24"/>
        </w:rPr>
        <w:t>J.</w:t>
      </w:r>
      <w:r>
        <w:rPr>
          <w:spacing w:val="-15"/>
          <w:sz w:val="24"/>
        </w:rPr>
        <w:t xml:space="preserve"> </w:t>
      </w:r>
      <w:r>
        <w:rPr>
          <w:sz w:val="24"/>
        </w:rPr>
        <w:t>(2004).</w:t>
      </w:r>
      <w:r>
        <w:rPr>
          <w:spacing w:val="9"/>
          <w:sz w:val="24"/>
        </w:rPr>
        <w:t xml:space="preserve"> </w:t>
      </w:r>
      <w:r>
        <w:rPr>
          <w:sz w:val="24"/>
        </w:rPr>
        <w:t>Combating</w:t>
      </w:r>
      <w:r>
        <w:rPr>
          <w:spacing w:val="-15"/>
          <w:sz w:val="24"/>
        </w:rPr>
        <w:t xml:space="preserve"> </w:t>
      </w:r>
      <w:r>
        <w:rPr>
          <w:sz w:val="24"/>
        </w:rPr>
        <w:t>web</w:t>
      </w:r>
      <w:r>
        <w:rPr>
          <w:spacing w:val="-15"/>
          <w:sz w:val="24"/>
        </w:rPr>
        <w:t xml:space="preserve"> </w:t>
      </w:r>
      <w:r>
        <w:rPr>
          <w:sz w:val="24"/>
        </w:rPr>
        <w:t>spam</w:t>
      </w:r>
      <w:r>
        <w:rPr>
          <w:spacing w:val="-15"/>
          <w:sz w:val="24"/>
        </w:rPr>
        <w:t xml:space="preserve"> </w:t>
      </w:r>
      <w:r>
        <w:rPr>
          <w:sz w:val="24"/>
        </w:rPr>
        <w:t>with</w:t>
      </w:r>
      <w:r>
        <w:rPr>
          <w:spacing w:val="-15"/>
          <w:sz w:val="24"/>
        </w:rPr>
        <w:t xml:space="preserve"> </w:t>
      </w:r>
      <w:r>
        <w:rPr>
          <w:sz w:val="24"/>
        </w:rPr>
        <w:t>TrustRank. In</w:t>
      </w:r>
      <w:r>
        <w:rPr>
          <w:spacing w:val="-8"/>
          <w:sz w:val="24"/>
        </w:rPr>
        <w:t xml:space="preserve"> </w:t>
      </w:r>
      <w:r>
        <w:rPr>
          <w:i/>
          <w:sz w:val="24"/>
        </w:rPr>
        <w:t>Proceedings</w:t>
      </w:r>
      <w:r>
        <w:rPr>
          <w:i/>
          <w:spacing w:val="-8"/>
          <w:sz w:val="24"/>
        </w:rPr>
        <w:t xml:space="preserve"> </w:t>
      </w:r>
      <w:r>
        <w:rPr>
          <w:i/>
          <w:sz w:val="24"/>
        </w:rPr>
        <w:t>of</w:t>
      </w:r>
      <w:r>
        <w:rPr>
          <w:i/>
          <w:spacing w:val="-8"/>
          <w:sz w:val="24"/>
        </w:rPr>
        <w:t xml:space="preserve"> </w:t>
      </w:r>
      <w:r>
        <w:rPr>
          <w:i/>
          <w:sz w:val="24"/>
        </w:rPr>
        <w:t>the</w:t>
      </w:r>
      <w:r>
        <w:rPr>
          <w:i/>
          <w:spacing w:val="-8"/>
          <w:sz w:val="24"/>
        </w:rPr>
        <w:t xml:space="preserve"> </w:t>
      </w:r>
      <w:r>
        <w:rPr>
          <w:i/>
          <w:sz w:val="24"/>
        </w:rPr>
        <w:t>Thirtieth</w:t>
      </w:r>
      <w:r>
        <w:rPr>
          <w:i/>
          <w:spacing w:val="-8"/>
          <w:sz w:val="24"/>
        </w:rPr>
        <w:t xml:space="preserve"> </w:t>
      </w:r>
      <w:r>
        <w:rPr>
          <w:i/>
          <w:sz w:val="24"/>
        </w:rPr>
        <w:t>International</w:t>
      </w:r>
      <w:r>
        <w:rPr>
          <w:i/>
          <w:spacing w:val="-8"/>
          <w:sz w:val="24"/>
        </w:rPr>
        <w:t xml:space="preserve"> </w:t>
      </w:r>
      <w:r>
        <w:rPr>
          <w:i/>
          <w:sz w:val="24"/>
        </w:rPr>
        <w:t>Conference</w:t>
      </w:r>
      <w:r>
        <w:rPr>
          <w:i/>
          <w:spacing w:val="-8"/>
          <w:sz w:val="24"/>
        </w:rPr>
        <w:t xml:space="preserve"> </w:t>
      </w:r>
      <w:r>
        <w:rPr>
          <w:i/>
          <w:sz w:val="24"/>
        </w:rPr>
        <w:t>on</w:t>
      </w:r>
      <w:r>
        <w:rPr>
          <w:i/>
          <w:spacing w:val="-8"/>
          <w:sz w:val="24"/>
        </w:rPr>
        <w:t xml:space="preserve"> </w:t>
      </w:r>
      <w:r>
        <w:rPr>
          <w:i/>
          <w:sz w:val="24"/>
        </w:rPr>
        <w:t>Very</w:t>
      </w:r>
      <w:r>
        <w:rPr>
          <w:i/>
          <w:spacing w:val="-8"/>
          <w:sz w:val="24"/>
        </w:rPr>
        <w:t xml:space="preserve"> </w:t>
      </w:r>
      <w:r>
        <w:rPr>
          <w:i/>
          <w:sz w:val="24"/>
        </w:rPr>
        <w:t>Large</w:t>
      </w:r>
      <w:r>
        <w:rPr>
          <w:i/>
          <w:spacing w:val="-8"/>
          <w:sz w:val="24"/>
        </w:rPr>
        <w:t xml:space="preserve"> </w:t>
      </w:r>
      <w:r>
        <w:rPr>
          <w:i/>
          <w:sz w:val="24"/>
        </w:rPr>
        <w:t>Data</w:t>
      </w:r>
      <w:r>
        <w:rPr>
          <w:i/>
          <w:spacing w:val="-8"/>
          <w:sz w:val="24"/>
        </w:rPr>
        <w:t xml:space="preserve"> </w:t>
      </w:r>
      <w:r>
        <w:rPr>
          <w:i/>
          <w:sz w:val="24"/>
        </w:rPr>
        <w:t>Bases</w:t>
      </w:r>
      <w:r>
        <w:rPr>
          <w:i/>
          <w:spacing w:val="-8"/>
          <w:sz w:val="24"/>
        </w:rPr>
        <w:t xml:space="preserve"> </w:t>
      </w:r>
      <w:r>
        <w:rPr>
          <w:sz w:val="24"/>
        </w:rPr>
        <w:t>(pp. 576–587). VLDB Endowment.</w:t>
      </w:r>
    </w:p>
    <w:p w14:paraId="00DC2442" w14:textId="77777777" w:rsidR="00350CFB" w:rsidRDefault="00283FFF">
      <w:pPr>
        <w:pStyle w:val="a4"/>
        <w:numPr>
          <w:ilvl w:val="0"/>
          <w:numId w:val="6"/>
        </w:numPr>
        <w:tabs>
          <w:tab w:val="left" w:pos="691"/>
        </w:tabs>
        <w:spacing w:before="86"/>
        <w:ind w:left="691" w:hanging="529"/>
        <w:jc w:val="both"/>
        <w:rPr>
          <w:sz w:val="24"/>
        </w:rPr>
      </w:pPr>
      <w:bookmarkStart w:id="488" w:name="_bookmark151"/>
      <w:bookmarkEnd w:id="488"/>
      <w:r>
        <w:rPr>
          <w:sz w:val="24"/>
        </w:rPr>
        <w:t>Ethereum</w:t>
      </w:r>
      <w:r>
        <w:rPr>
          <w:spacing w:val="-10"/>
          <w:sz w:val="24"/>
        </w:rPr>
        <w:t xml:space="preserve"> </w:t>
      </w:r>
      <w:r>
        <w:rPr>
          <w:sz w:val="24"/>
        </w:rPr>
        <w:t>Improvement</w:t>
      </w:r>
      <w:r>
        <w:rPr>
          <w:spacing w:val="-9"/>
          <w:sz w:val="24"/>
        </w:rPr>
        <w:t xml:space="preserve"> </w:t>
      </w:r>
      <w:r>
        <w:rPr>
          <w:sz w:val="24"/>
        </w:rPr>
        <w:t>Proposals.</w:t>
      </w:r>
      <w:r>
        <w:rPr>
          <w:spacing w:val="8"/>
          <w:sz w:val="24"/>
        </w:rPr>
        <w:t xml:space="preserve"> </w:t>
      </w:r>
      <w:r>
        <w:rPr>
          <w:sz w:val="24"/>
        </w:rPr>
        <w:t>(2015).</w:t>
      </w:r>
      <w:r>
        <w:rPr>
          <w:spacing w:val="8"/>
          <w:sz w:val="24"/>
        </w:rPr>
        <w:t xml:space="preserve"> </w:t>
      </w:r>
      <w:r>
        <w:rPr>
          <w:sz w:val="24"/>
        </w:rPr>
        <w:t>ERC-20</w:t>
      </w:r>
      <w:r>
        <w:rPr>
          <w:spacing w:val="-9"/>
          <w:sz w:val="24"/>
        </w:rPr>
        <w:t xml:space="preserve"> </w:t>
      </w:r>
      <w:r>
        <w:rPr>
          <w:sz w:val="24"/>
        </w:rPr>
        <w:t>token</w:t>
      </w:r>
      <w:r>
        <w:rPr>
          <w:spacing w:val="-9"/>
          <w:sz w:val="24"/>
        </w:rPr>
        <w:t xml:space="preserve"> </w:t>
      </w:r>
      <w:r>
        <w:rPr>
          <w:sz w:val="24"/>
        </w:rPr>
        <w:t>standard</w:t>
      </w:r>
      <w:r>
        <w:rPr>
          <w:spacing w:val="-9"/>
          <w:sz w:val="24"/>
        </w:rPr>
        <w:t xml:space="preserve"> </w:t>
      </w:r>
      <w:r>
        <w:rPr>
          <w:sz w:val="24"/>
        </w:rPr>
        <w:t>(EIP-20).</w:t>
      </w:r>
      <w:r>
        <w:rPr>
          <w:spacing w:val="8"/>
          <w:sz w:val="24"/>
        </w:rPr>
        <w:t xml:space="preserve"> </w:t>
      </w:r>
      <w:hyperlink r:id="rId31">
        <w:r>
          <w:rPr>
            <w:sz w:val="24"/>
          </w:rPr>
          <w:t>EIP-</w:t>
        </w:r>
        <w:r>
          <w:rPr>
            <w:spacing w:val="-5"/>
            <w:sz w:val="24"/>
          </w:rPr>
          <w:t>20</w:t>
        </w:r>
      </w:hyperlink>
    </w:p>
    <w:p w14:paraId="00DC2443" w14:textId="77777777" w:rsidR="00350CFB" w:rsidRDefault="00283FFF">
      <w:pPr>
        <w:pStyle w:val="a4"/>
        <w:numPr>
          <w:ilvl w:val="0"/>
          <w:numId w:val="6"/>
        </w:numPr>
        <w:tabs>
          <w:tab w:val="left" w:pos="691"/>
        </w:tabs>
        <w:spacing w:before="264"/>
        <w:ind w:left="691" w:hanging="529"/>
        <w:jc w:val="both"/>
        <w:rPr>
          <w:sz w:val="24"/>
        </w:rPr>
      </w:pPr>
      <w:bookmarkStart w:id="489" w:name="_bookmark152"/>
      <w:bookmarkEnd w:id="489"/>
      <w:r>
        <w:rPr>
          <w:sz w:val="24"/>
        </w:rPr>
        <w:t>Ethereum</w:t>
      </w:r>
      <w:r>
        <w:rPr>
          <w:spacing w:val="-10"/>
          <w:sz w:val="24"/>
        </w:rPr>
        <w:t xml:space="preserve"> </w:t>
      </w:r>
      <w:r>
        <w:rPr>
          <w:sz w:val="24"/>
        </w:rPr>
        <w:t>Improvement</w:t>
      </w:r>
      <w:r>
        <w:rPr>
          <w:spacing w:val="-10"/>
          <w:sz w:val="24"/>
        </w:rPr>
        <w:t xml:space="preserve"> </w:t>
      </w:r>
      <w:r>
        <w:rPr>
          <w:sz w:val="24"/>
        </w:rPr>
        <w:t>Proposals.</w:t>
      </w:r>
      <w:r>
        <w:rPr>
          <w:spacing w:val="7"/>
          <w:sz w:val="24"/>
        </w:rPr>
        <w:t xml:space="preserve"> </w:t>
      </w:r>
      <w:r>
        <w:rPr>
          <w:sz w:val="24"/>
        </w:rPr>
        <w:t>(2020).</w:t>
      </w:r>
      <w:r>
        <w:rPr>
          <w:spacing w:val="8"/>
          <w:sz w:val="24"/>
        </w:rPr>
        <w:t xml:space="preserve"> </w:t>
      </w:r>
      <w:r>
        <w:rPr>
          <w:sz w:val="24"/>
        </w:rPr>
        <w:t>ERC-20</w:t>
      </w:r>
      <w:r>
        <w:rPr>
          <w:spacing w:val="-10"/>
          <w:sz w:val="24"/>
        </w:rPr>
        <w:t xml:space="preserve"> </w:t>
      </w:r>
      <w:r>
        <w:rPr>
          <w:sz w:val="24"/>
        </w:rPr>
        <w:t>permit</w:t>
      </w:r>
      <w:r>
        <w:rPr>
          <w:spacing w:val="-10"/>
          <w:sz w:val="24"/>
        </w:rPr>
        <w:t xml:space="preserve"> </w:t>
      </w:r>
      <w:r>
        <w:rPr>
          <w:sz w:val="24"/>
        </w:rPr>
        <w:t>extension</w:t>
      </w:r>
      <w:r>
        <w:rPr>
          <w:spacing w:val="-9"/>
          <w:sz w:val="24"/>
        </w:rPr>
        <w:t xml:space="preserve"> </w:t>
      </w:r>
      <w:r>
        <w:rPr>
          <w:sz w:val="24"/>
        </w:rPr>
        <w:t>(EIP-2612).</w:t>
      </w:r>
      <w:r>
        <w:rPr>
          <w:spacing w:val="6"/>
          <w:sz w:val="24"/>
        </w:rPr>
        <w:t xml:space="preserve"> </w:t>
      </w:r>
      <w:hyperlink r:id="rId32">
        <w:r>
          <w:rPr>
            <w:sz w:val="24"/>
          </w:rPr>
          <w:t>EIP-</w:t>
        </w:r>
        <w:r>
          <w:rPr>
            <w:spacing w:val="-4"/>
            <w:sz w:val="24"/>
          </w:rPr>
          <w:t>2612</w:t>
        </w:r>
      </w:hyperlink>
    </w:p>
    <w:p w14:paraId="00DC246D" w14:textId="77777777" w:rsidR="00350CFB" w:rsidRDefault="00283FFF">
      <w:pPr>
        <w:pStyle w:val="a4"/>
        <w:numPr>
          <w:ilvl w:val="0"/>
          <w:numId w:val="6"/>
        </w:numPr>
        <w:tabs>
          <w:tab w:val="left" w:pos="685"/>
          <w:tab w:val="left" w:pos="691"/>
        </w:tabs>
        <w:spacing w:before="87" w:line="396" w:lineRule="auto"/>
        <w:ind w:left="685" w:right="564" w:hanging="523"/>
        <w:jc w:val="both"/>
        <w:rPr>
          <w:sz w:val="24"/>
        </w:rPr>
      </w:pPr>
      <w:bookmarkStart w:id="490" w:name="_bookmark187"/>
      <w:bookmarkEnd w:id="490"/>
      <w:r>
        <w:rPr>
          <w:sz w:val="24"/>
        </w:rPr>
        <w:tab/>
        <w:t>Spearman, C. (1904).</w:t>
      </w:r>
      <w:r>
        <w:rPr>
          <w:spacing w:val="40"/>
          <w:sz w:val="24"/>
        </w:rPr>
        <w:t xml:space="preserve"> </w:t>
      </w:r>
      <w:r>
        <w:rPr>
          <w:sz w:val="24"/>
        </w:rPr>
        <w:t>The proof and measurement of association between two things.</w:t>
      </w:r>
      <w:r>
        <w:rPr>
          <w:spacing w:val="40"/>
          <w:sz w:val="24"/>
        </w:rPr>
        <w:t xml:space="preserve"> </w:t>
      </w:r>
      <w:r>
        <w:rPr>
          <w:i/>
          <w:sz w:val="24"/>
        </w:rPr>
        <w:t>The American Journal of Psychology</w:t>
      </w:r>
      <w:r>
        <w:rPr>
          <w:sz w:val="24"/>
        </w:rPr>
        <w:t xml:space="preserve">, </w:t>
      </w:r>
      <w:r>
        <w:rPr>
          <w:i/>
          <w:sz w:val="24"/>
        </w:rPr>
        <w:t>15</w:t>
      </w:r>
      <w:r>
        <w:rPr>
          <w:sz w:val="24"/>
        </w:rPr>
        <w:t xml:space="preserve">(1), 72–101. </w:t>
      </w:r>
      <w:hyperlink r:id="rId33">
        <w:r>
          <w:rPr>
            <w:sz w:val="24"/>
          </w:rPr>
          <w:t>doi:10.2307/1412159</w:t>
        </w:r>
      </w:hyperlink>
    </w:p>
    <w:p w14:paraId="00DC2458" w14:textId="77777777" w:rsidR="00350CFB" w:rsidRDefault="00283FFF">
      <w:pPr>
        <w:pStyle w:val="a4"/>
        <w:numPr>
          <w:ilvl w:val="0"/>
          <w:numId w:val="6"/>
        </w:numPr>
        <w:tabs>
          <w:tab w:val="left" w:pos="692"/>
        </w:tabs>
        <w:spacing w:before="87" w:line="396" w:lineRule="auto"/>
        <w:ind w:right="522" w:hanging="530"/>
        <w:jc w:val="both"/>
        <w:rPr>
          <w:sz w:val="24"/>
        </w:rPr>
      </w:pPr>
      <w:bookmarkStart w:id="491" w:name="_bookmark169"/>
      <w:bookmarkEnd w:id="491"/>
      <w:r>
        <w:rPr>
          <w:sz w:val="24"/>
        </w:rPr>
        <w:t>Kendall, M. G. (1938).</w:t>
      </w:r>
      <w:r>
        <w:rPr>
          <w:spacing w:val="40"/>
          <w:sz w:val="24"/>
        </w:rPr>
        <w:t xml:space="preserve"> </w:t>
      </w:r>
      <w:r>
        <w:rPr>
          <w:sz w:val="24"/>
        </w:rPr>
        <w:t>A new measure of rank correlation.</w:t>
      </w:r>
      <w:r>
        <w:rPr>
          <w:spacing w:val="40"/>
          <w:sz w:val="24"/>
        </w:rPr>
        <w:t xml:space="preserve"> </w:t>
      </w:r>
      <w:r>
        <w:rPr>
          <w:i/>
          <w:sz w:val="24"/>
        </w:rPr>
        <w:t>Biometrika</w:t>
      </w:r>
      <w:r>
        <w:rPr>
          <w:sz w:val="24"/>
        </w:rPr>
        <w:t xml:space="preserve">, </w:t>
      </w:r>
      <w:r>
        <w:rPr>
          <w:i/>
          <w:sz w:val="24"/>
        </w:rPr>
        <w:t>30</w:t>
      </w:r>
      <w:r>
        <w:rPr>
          <w:sz w:val="24"/>
        </w:rPr>
        <w:t xml:space="preserve">(1/2), 81–93. </w:t>
      </w:r>
      <w:hyperlink r:id="rId34">
        <w:r>
          <w:rPr>
            <w:spacing w:val="-2"/>
            <w:sz w:val="24"/>
          </w:rPr>
          <w:t>doi:10.2307/2332226</w:t>
        </w:r>
      </w:hyperlink>
    </w:p>
    <w:p w14:paraId="00DC243D" w14:textId="77777777" w:rsidR="00350CFB" w:rsidRDefault="00283FFF">
      <w:pPr>
        <w:pStyle w:val="a4"/>
        <w:numPr>
          <w:ilvl w:val="0"/>
          <w:numId w:val="6"/>
        </w:numPr>
        <w:tabs>
          <w:tab w:val="left" w:pos="692"/>
        </w:tabs>
        <w:spacing w:before="86" w:line="396" w:lineRule="auto"/>
        <w:ind w:right="563" w:hanging="530"/>
        <w:jc w:val="both"/>
        <w:rPr>
          <w:sz w:val="24"/>
        </w:rPr>
      </w:pPr>
      <w:bookmarkStart w:id="492" w:name="_bookmark147"/>
      <w:bookmarkEnd w:id="492"/>
      <w:r>
        <w:rPr>
          <w:spacing w:val="-2"/>
          <w:sz w:val="24"/>
        </w:rPr>
        <w:t>Cronbach,</w:t>
      </w:r>
      <w:r>
        <w:rPr>
          <w:spacing w:val="-13"/>
          <w:sz w:val="24"/>
        </w:rPr>
        <w:t xml:space="preserve"> </w:t>
      </w:r>
      <w:r>
        <w:rPr>
          <w:spacing w:val="-2"/>
          <w:sz w:val="24"/>
        </w:rPr>
        <w:t>L.</w:t>
      </w:r>
      <w:r>
        <w:rPr>
          <w:spacing w:val="-13"/>
          <w:sz w:val="24"/>
        </w:rPr>
        <w:t xml:space="preserve"> </w:t>
      </w:r>
      <w:r>
        <w:rPr>
          <w:spacing w:val="-2"/>
          <w:sz w:val="24"/>
        </w:rPr>
        <w:t>J.,</w:t>
      </w:r>
      <w:r>
        <w:rPr>
          <w:spacing w:val="-13"/>
          <w:sz w:val="24"/>
        </w:rPr>
        <w:t xml:space="preserve"> </w:t>
      </w:r>
      <w:r>
        <w:rPr>
          <w:spacing w:val="-2"/>
          <w:sz w:val="24"/>
        </w:rPr>
        <w:t>&amp;</w:t>
      </w:r>
      <w:r>
        <w:rPr>
          <w:spacing w:val="-13"/>
          <w:sz w:val="24"/>
        </w:rPr>
        <w:t xml:space="preserve"> </w:t>
      </w:r>
      <w:r>
        <w:rPr>
          <w:spacing w:val="-2"/>
          <w:sz w:val="24"/>
        </w:rPr>
        <w:t>Meehl,</w:t>
      </w:r>
      <w:r>
        <w:rPr>
          <w:spacing w:val="-13"/>
          <w:sz w:val="24"/>
        </w:rPr>
        <w:t xml:space="preserve"> </w:t>
      </w:r>
      <w:r>
        <w:rPr>
          <w:spacing w:val="-2"/>
          <w:sz w:val="24"/>
        </w:rPr>
        <w:t>P.</w:t>
      </w:r>
      <w:r>
        <w:rPr>
          <w:spacing w:val="-13"/>
          <w:sz w:val="24"/>
        </w:rPr>
        <w:t xml:space="preserve"> </w:t>
      </w:r>
      <w:r>
        <w:rPr>
          <w:spacing w:val="-2"/>
          <w:sz w:val="24"/>
        </w:rPr>
        <w:t>E.</w:t>
      </w:r>
      <w:r>
        <w:rPr>
          <w:spacing w:val="-13"/>
          <w:sz w:val="24"/>
        </w:rPr>
        <w:t xml:space="preserve"> </w:t>
      </w:r>
      <w:r>
        <w:rPr>
          <w:spacing w:val="-2"/>
          <w:sz w:val="24"/>
        </w:rPr>
        <w:t>(1955).</w:t>
      </w:r>
      <w:r>
        <w:rPr>
          <w:spacing w:val="16"/>
          <w:sz w:val="24"/>
        </w:rPr>
        <w:t xml:space="preserve"> </w:t>
      </w:r>
      <w:r>
        <w:rPr>
          <w:spacing w:val="-2"/>
          <w:sz w:val="24"/>
        </w:rPr>
        <w:t>Construct</w:t>
      </w:r>
      <w:r>
        <w:rPr>
          <w:spacing w:val="-13"/>
          <w:sz w:val="24"/>
        </w:rPr>
        <w:t xml:space="preserve"> </w:t>
      </w:r>
      <w:r>
        <w:rPr>
          <w:spacing w:val="-2"/>
          <w:sz w:val="24"/>
        </w:rPr>
        <w:t>validity</w:t>
      </w:r>
      <w:r>
        <w:rPr>
          <w:spacing w:val="-13"/>
          <w:sz w:val="24"/>
        </w:rPr>
        <w:t xml:space="preserve"> </w:t>
      </w:r>
      <w:r>
        <w:rPr>
          <w:spacing w:val="-2"/>
          <w:sz w:val="24"/>
        </w:rPr>
        <w:t>in</w:t>
      </w:r>
      <w:r>
        <w:rPr>
          <w:spacing w:val="-13"/>
          <w:sz w:val="24"/>
        </w:rPr>
        <w:t xml:space="preserve"> </w:t>
      </w:r>
      <w:r>
        <w:rPr>
          <w:spacing w:val="-2"/>
          <w:sz w:val="24"/>
        </w:rPr>
        <w:t>psychological</w:t>
      </w:r>
      <w:r>
        <w:rPr>
          <w:spacing w:val="-13"/>
          <w:sz w:val="24"/>
        </w:rPr>
        <w:t xml:space="preserve"> </w:t>
      </w:r>
      <w:r>
        <w:rPr>
          <w:spacing w:val="-2"/>
          <w:sz w:val="24"/>
        </w:rPr>
        <w:t>tests.</w:t>
      </w:r>
      <w:r>
        <w:rPr>
          <w:spacing w:val="22"/>
          <w:sz w:val="24"/>
        </w:rPr>
        <w:t xml:space="preserve"> </w:t>
      </w:r>
      <w:r>
        <w:rPr>
          <w:i/>
          <w:spacing w:val="-2"/>
          <w:sz w:val="24"/>
        </w:rPr>
        <w:t xml:space="preserve">Psychological </w:t>
      </w:r>
      <w:r>
        <w:rPr>
          <w:i/>
          <w:sz w:val="24"/>
        </w:rPr>
        <w:t>Bulletin</w:t>
      </w:r>
      <w:r>
        <w:rPr>
          <w:sz w:val="24"/>
        </w:rPr>
        <w:t xml:space="preserve">, </w:t>
      </w:r>
      <w:r>
        <w:rPr>
          <w:i/>
          <w:sz w:val="24"/>
        </w:rPr>
        <w:t>52</w:t>
      </w:r>
      <w:r>
        <w:rPr>
          <w:sz w:val="24"/>
        </w:rPr>
        <w:t xml:space="preserve">(4), 281–302. </w:t>
      </w:r>
      <w:hyperlink r:id="rId35">
        <w:r>
          <w:rPr>
            <w:sz w:val="24"/>
          </w:rPr>
          <w:t>doi:10.1037/h0040957</w:t>
        </w:r>
      </w:hyperlink>
    </w:p>
    <w:p w14:paraId="00DC245C" w14:textId="77777777" w:rsidR="00350CFB" w:rsidRDefault="00283FFF">
      <w:pPr>
        <w:pStyle w:val="a4"/>
        <w:numPr>
          <w:ilvl w:val="0"/>
          <w:numId w:val="6"/>
        </w:numPr>
        <w:tabs>
          <w:tab w:val="left" w:pos="692"/>
        </w:tabs>
        <w:spacing w:before="87" w:line="396" w:lineRule="auto"/>
        <w:ind w:right="563" w:hanging="530"/>
        <w:jc w:val="both"/>
        <w:rPr>
          <w:sz w:val="24"/>
        </w:rPr>
      </w:pPr>
      <w:bookmarkStart w:id="493" w:name="_bookmark173"/>
      <w:bookmarkEnd w:id="493"/>
      <w:r>
        <w:rPr>
          <w:sz w:val="24"/>
          <w:lang w:val="fr-CM"/>
        </w:rPr>
        <w:t>Langville, A. N., &amp; Meyer, C. D. (2006).</w:t>
      </w:r>
      <w:r>
        <w:rPr>
          <w:spacing w:val="40"/>
          <w:sz w:val="24"/>
          <w:lang w:val="fr-CM"/>
        </w:rPr>
        <w:t xml:space="preserve"> </w:t>
      </w:r>
      <w:r>
        <w:rPr>
          <w:i/>
          <w:sz w:val="24"/>
        </w:rPr>
        <w:t>Google’s PageRank and beyond:</w:t>
      </w:r>
      <w:r>
        <w:rPr>
          <w:i/>
          <w:spacing w:val="40"/>
          <w:sz w:val="24"/>
        </w:rPr>
        <w:t xml:space="preserve"> </w:t>
      </w:r>
      <w:r>
        <w:rPr>
          <w:i/>
          <w:sz w:val="24"/>
        </w:rPr>
        <w:t>The science of search engine rankings</w:t>
      </w:r>
      <w:r>
        <w:rPr>
          <w:sz w:val="24"/>
        </w:rPr>
        <w:t>. Princeton University Press.</w:t>
      </w:r>
    </w:p>
    <w:p w14:paraId="58139AEF"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Wu, J., Yuan, Q., Lin, D., You, W., Chen, W., Chen, C., &amp; Zheng, Z. (2022). Who are the phishers? Phishing scam detection on Ethereum via network embedding. </w:t>
      </w:r>
      <w:r>
        <w:rPr>
          <w:i/>
          <w:iCs/>
          <w:sz w:val="24"/>
        </w:rPr>
        <w:t>IEEE Transactions on Systems, Man, and Cybernetics: Systems</w:t>
      </w:r>
      <w:r>
        <w:rPr>
          <w:sz w:val="24"/>
        </w:rPr>
        <w:t xml:space="preserve">, </w:t>
      </w:r>
      <w:r>
        <w:rPr>
          <w:i/>
          <w:iCs/>
          <w:sz w:val="24"/>
        </w:rPr>
        <w:t>52</w:t>
      </w:r>
      <w:r>
        <w:rPr>
          <w:sz w:val="24"/>
        </w:rPr>
        <w:t>(2), 1156–1166. doi:10.1109/TSMC.2020.3016821</w:t>
      </w:r>
    </w:p>
    <w:p w14:paraId="032BA07D"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Bellini, E., Iraqi, Y., &amp; Damiani, E. (2020). Blockchain-based distributed trust and reputation management systems: A survey. </w:t>
      </w:r>
      <w:r>
        <w:rPr>
          <w:i/>
          <w:iCs/>
          <w:sz w:val="24"/>
        </w:rPr>
        <w:t>IEEE Access</w:t>
      </w:r>
      <w:r>
        <w:rPr>
          <w:sz w:val="24"/>
        </w:rPr>
        <w:t xml:space="preserve">, </w:t>
      </w:r>
      <w:r>
        <w:rPr>
          <w:i/>
          <w:iCs/>
          <w:sz w:val="24"/>
        </w:rPr>
        <w:t>8</w:t>
      </w:r>
      <w:r>
        <w:rPr>
          <w:sz w:val="24"/>
        </w:rPr>
        <w:t>, 21127–21151. doi:10.1109/ACCESS.2020.2969820</w:t>
      </w:r>
    </w:p>
    <w:p w14:paraId="3BB890D6"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Almasoud, A. S., Hussain, F. K., &amp; Hussain, O. K. (2020). Smart contracts for blockchain-based reputation systems: A systematic literature review. </w:t>
      </w:r>
      <w:r>
        <w:rPr>
          <w:i/>
          <w:iCs/>
          <w:sz w:val="24"/>
        </w:rPr>
        <w:t>Journal of Network and Computer Applications</w:t>
      </w:r>
      <w:r>
        <w:rPr>
          <w:sz w:val="24"/>
        </w:rPr>
        <w:t xml:space="preserve">, </w:t>
      </w:r>
      <w:r>
        <w:rPr>
          <w:i/>
          <w:iCs/>
          <w:sz w:val="24"/>
        </w:rPr>
        <w:t>170</w:t>
      </w:r>
      <w:r>
        <w:rPr>
          <w:sz w:val="24"/>
        </w:rPr>
        <w:t>, 102814. doi:10.1016/j.jnca.2020.102814</w:t>
      </w:r>
    </w:p>
    <w:p w14:paraId="329928C7"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Zhou, L., Xiong, X., Ernstberger, J., Chaliasos, S., Wang, Z., Wang, Y., Qin, K., Wattenhofer, R., Song, D., &amp; Gervais, A. (2023). SoK: Decentralized finance (DeFi) attacks. In </w:t>
      </w:r>
      <w:r>
        <w:rPr>
          <w:i/>
          <w:iCs/>
          <w:sz w:val="24"/>
        </w:rPr>
        <w:t>2023 IEEE Symposium on Security and Privacy</w:t>
      </w:r>
      <w:r>
        <w:rPr>
          <w:sz w:val="24"/>
        </w:rPr>
        <w:t xml:space="preserve"> (pp. 2444–2461). IEEE. doi:10.1109/SP46215.2023.10179435</w:t>
      </w:r>
    </w:p>
    <w:p w14:paraId="00DC2471" w14:textId="77777777" w:rsidR="00350CFB" w:rsidRDefault="00283FFF">
      <w:pPr>
        <w:pStyle w:val="a4"/>
        <w:numPr>
          <w:ilvl w:val="0"/>
          <w:numId w:val="6"/>
        </w:numPr>
        <w:tabs>
          <w:tab w:val="left" w:pos="692"/>
        </w:tabs>
        <w:spacing w:before="87" w:line="396" w:lineRule="auto"/>
        <w:ind w:right="522" w:hanging="530"/>
        <w:jc w:val="both"/>
        <w:rPr>
          <w:sz w:val="24"/>
        </w:rPr>
      </w:pPr>
      <w:bookmarkStart w:id="494" w:name="_bookmark190"/>
      <w:bookmarkEnd w:id="494"/>
      <w:r>
        <w:rPr>
          <w:spacing w:val="-2"/>
          <w:sz w:val="24"/>
        </w:rPr>
        <w:t>Victor,</w:t>
      </w:r>
      <w:r>
        <w:rPr>
          <w:spacing w:val="-13"/>
          <w:sz w:val="24"/>
        </w:rPr>
        <w:t xml:space="preserve"> </w:t>
      </w:r>
      <w:r>
        <w:rPr>
          <w:spacing w:val="-2"/>
          <w:sz w:val="24"/>
        </w:rPr>
        <w:t>F.,</w:t>
      </w:r>
      <w:r>
        <w:rPr>
          <w:spacing w:val="-13"/>
          <w:sz w:val="24"/>
        </w:rPr>
        <w:t xml:space="preserve"> </w:t>
      </w:r>
      <w:r>
        <w:rPr>
          <w:spacing w:val="-2"/>
          <w:sz w:val="24"/>
        </w:rPr>
        <w:t>&amp;</w:t>
      </w:r>
      <w:r>
        <w:rPr>
          <w:spacing w:val="-13"/>
          <w:sz w:val="24"/>
        </w:rPr>
        <w:t xml:space="preserve"> </w:t>
      </w:r>
      <w:r>
        <w:rPr>
          <w:spacing w:val="-2"/>
          <w:sz w:val="24"/>
        </w:rPr>
        <w:t>Weintraud,</w:t>
      </w:r>
      <w:r>
        <w:rPr>
          <w:spacing w:val="-13"/>
          <w:sz w:val="24"/>
        </w:rPr>
        <w:t xml:space="preserve"> </w:t>
      </w:r>
      <w:r>
        <w:rPr>
          <w:spacing w:val="-2"/>
          <w:sz w:val="24"/>
        </w:rPr>
        <w:t>A.</w:t>
      </w:r>
      <w:r>
        <w:rPr>
          <w:spacing w:val="-13"/>
          <w:sz w:val="24"/>
        </w:rPr>
        <w:t xml:space="preserve"> </w:t>
      </w:r>
      <w:r>
        <w:rPr>
          <w:spacing w:val="-2"/>
          <w:sz w:val="24"/>
        </w:rPr>
        <w:t>M.</w:t>
      </w:r>
      <w:r>
        <w:rPr>
          <w:spacing w:val="-13"/>
          <w:sz w:val="24"/>
        </w:rPr>
        <w:t xml:space="preserve"> </w:t>
      </w:r>
      <w:r>
        <w:rPr>
          <w:spacing w:val="-2"/>
          <w:sz w:val="24"/>
        </w:rPr>
        <w:t>(2021).</w:t>
      </w:r>
      <w:r>
        <w:rPr>
          <w:spacing w:val="23"/>
          <w:sz w:val="24"/>
        </w:rPr>
        <w:t xml:space="preserve"> </w:t>
      </w:r>
      <w:r>
        <w:rPr>
          <w:spacing w:val="-2"/>
          <w:sz w:val="24"/>
        </w:rPr>
        <w:t>Detecting</w:t>
      </w:r>
      <w:r>
        <w:rPr>
          <w:spacing w:val="-13"/>
          <w:sz w:val="24"/>
        </w:rPr>
        <w:t xml:space="preserve"> </w:t>
      </w:r>
      <w:r>
        <w:rPr>
          <w:spacing w:val="-2"/>
          <w:sz w:val="24"/>
        </w:rPr>
        <w:t>and</w:t>
      </w:r>
      <w:r>
        <w:rPr>
          <w:spacing w:val="-13"/>
          <w:sz w:val="24"/>
        </w:rPr>
        <w:t xml:space="preserve"> </w:t>
      </w:r>
      <w:r>
        <w:rPr>
          <w:spacing w:val="-2"/>
          <w:sz w:val="24"/>
        </w:rPr>
        <w:t>quantifying</w:t>
      </w:r>
      <w:r>
        <w:rPr>
          <w:spacing w:val="-13"/>
          <w:sz w:val="24"/>
        </w:rPr>
        <w:t xml:space="preserve"> </w:t>
      </w:r>
      <w:r>
        <w:rPr>
          <w:spacing w:val="-2"/>
          <w:sz w:val="24"/>
        </w:rPr>
        <w:t>wash</w:t>
      </w:r>
      <w:r>
        <w:rPr>
          <w:spacing w:val="-13"/>
          <w:sz w:val="24"/>
        </w:rPr>
        <w:t xml:space="preserve"> </w:t>
      </w:r>
      <w:r>
        <w:rPr>
          <w:spacing w:val="-2"/>
          <w:sz w:val="24"/>
        </w:rPr>
        <w:t>trading</w:t>
      </w:r>
      <w:r>
        <w:rPr>
          <w:spacing w:val="-13"/>
          <w:sz w:val="24"/>
        </w:rPr>
        <w:t xml:space="preserve"> </w:t>
      </w:r>
      <w:r>
        <w:rPr>
          <w:spacing w:val="-2"/>
          <w:sz w:val="24"/>
        </w:rPr>
        <w:t>on</w:t>
      </w:r>
      <w:r>
        <w:rPr>
          <w:spacing w:val="-13"/>
          <w:sz w:val="24"/>
        </w:rPr>
        <w:t xml:space="preserve"> </w:t>
      </w:r>
      <w:r>
        <w:rPr>
          <w:spacing w:val="-2"/>
          <w:sz w:val="24"/>
        </w:rPr>
        <w:t xml:space="preserve">decentralized </w:t>
      </w:r>
      <w:r>
        <w:rPr>
          <w:sz w:val="24"/>
        </w:rPr>
        <w:t>cryptocurrency exchanges.</w:t>
      </w:r>
      <w:r>
        <w:rPr>
          <w:spacing w:val="40"/>
          <w:sz w:val="24"/>
        </w:rPr>
        <w:t xml:space="preserve"> </w:t>
      </w:r>
      <w:r>
        <w:rPr>
          <w:sz w:val="24"/>
        </w:rPr>
        <w:t xml:space="preserve">In </w:t>
      </w:r>
      <w:r>
        <w:rPr>
          <w:i/>
          <w:sz w:val="24"/>
        </w:rPr>
        <w:t xml:space="preserve">Proceedings of the Web Conference 2021 </w:t>
      </w:r>
      <w:r>
        <w:rPr>
          <w:sz w:val="24"/>
        </w:rPr>
        <w:t>(pp.</w:t>
      </w:r>
      <w:r>
        <w:rPr>
          <w:spacing w:val="40"/>
          <w:sz w:val="24"/>
        </w:rPr>
        <w:t xml:space="preserve"> </w:t>
      </w:r>
      <w:r>
        <w:rPr>
          <w:sz w:val="24"/>
        </w:rPr>
        <w:t>23–32).</w:t>
      </w:r>
      <w:r>
        <w:rPr>
          <w:spacing w:val="40"/>
          <w:sz w:val="24"/>
        </w:rPr>
        <w:t xml:space="preserve"> </w:t>
      </w:r>
      <w:r>
        <w:rPr>
          <w:sz w:val="24"/>
        </w:rPr>
        <w:t xml:space="preserve">ACM. </w:t>
      </w:r>
      <w:hyperlink r:id="rId36">
        <w:r>
          <w:rPr>
            <w:spacing w:val="-2"/>
            <w:sz w:val="24"/>
          </w:rPr>
          <w:t>doi:10.1145/3442381.3449824</w:t>
        </w:r>
      </w:hyperlink>
    </w:p>
    <w:p w14:paraId="38BE2C44"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Cong, L. W., Li, X., Tang, K., &amp; Yang, Y. (2023). Crypto wash trading. </w:t>
      </w:r>
      <w:r>
        <w:rPr>
          <w:i/>
          <w:iCs/>
          <w:sz w:val="24"/>
        </w:rPr>
        <w:t>Management Science</w:t>
      </w:r>
      <w:r>
        <w:rPr>
          <w:sz w:val="24"/>
        </w:rPr>
        <w:t xml:space="preserve">, </w:t>
      </w:r>
      <w:r>
        <w:rPr>
          <w:i/>
          <w:iCs/>
          <w:sz w:val="24"/>
        </w:rPr>
        <w:t>69</w:t>
      </w:r>
      <w:r>
        <w:rPr>
          <w:sz w:val="24"/>
        </w:rPr>
        <w:t>(11), 6427–6454. doi:10.1287/mnsc.2021.02709</w:t>
      </w:r>
    </w:p>
    <w:p w14:paraId="72B4FB9A"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Qin, K., Zhou, L., &amp; Gervais, A. (2022). Quantifying blockchain extractable value: How dark is the forest? In </w:t>
      </w:r>
      <w:r>
        <w:rPr>
          <w:i/>
          <w:iCs/>
          <w:sz w:val="24"/>
        </w:rPr>
        <w:t>2022 IEEE Symposium on Security and Privacy</w:t>
      </w:r>
      <w:r>
        <w:rPr>
          <w:sz w:val="24"/>
        </w:rPr>
        <w:t xml:space="preserve"> (pp. 198–214). IEEE. doi:10.1109/SP46214.2022.9833734</w:t>
      </w:r>
    </w:p>
    <w:p w14:paraId="2425270D"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Xia, P., Wang, H., Gao, B., Su, W., Yu, Z., Luo, X., Zhang, C., Xiao, X., &amp; Xu, G. (2021). Trade or trick? Detecting and characterizing scam tokens on Uniswap decentralized exchange. </w:t>
      </w:r>
      <w:r>
        <w:rPr>
          <w:i/>
          <w:iCs/>
          <w:sz w:val="24"/>
        </w:rPr>
        <w:t>Proceedings of the ACM on Measurement and Analysis of Computing Systems</w:t>
      </w:r>
      <w:r>
        <w:rPr>
          <w:sz w:val="24"/>
        </w:rPr>
        <w:t xml:space="preserve">, </w:t>
      </w:r>
      <w:r>
        <w:rPr>
          <w:i/>
          <w:iCs/>
          <w:sz w:val="24"/>
        </w:rPr>
        <w:t>5</w:t>
      </w:r>
      <w:r>
        <w:rPr>
          <w:sz w:val="24"/>
        </w:rPr>
        <w:t>(3), 1–26. doi:10.1145/3491051</w:t>
      </w:r>
    </w:p>
    <w:p w14:paraId="4057EAF9"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Luo, J., Kang, H., Zheng, S., &amp; Liu, X. (2025). Toward resilient airdrop mechanisms: Empirical measurement of hunter profits and airdrop game theory modeling. In </w:t>
      </w:r>
      <w:r>
        <w:rPr>
          <w:i/>
          <w:iCs/>
          <w:sz w:val="24"/>
        </w:rPr>
        <w:t>2025 IEEE International Conference on Blockchain and Cryptocurrency (ICBC)</w:t>
      </w:r>
      <w:r>
        <w:rPr>
          <w:sz w:val="24"/>
        </w:rPr>
        <w:t xml:space="preserve"> (pp. 1–5). IEEE. doi:10.1109/ICBC64466.2025.11114597</w:t>
      </w:r>
    </w:p>
    <w:p w14:paraId="07DE36B7"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Messick, S. (1995). Validity of psychological assessment: Validation of inferences from persons’ responses and performances as scientific inquiry into score meaning. </w:t>
      </w:r>
      <w:r>
        <w:rPr>
          <w:i/>
          <w:iCs/>
          <w:sz w:val="24"/>
        </w:rPr>
        <w:t>American Psychologist</w:t>
      </w:r>
      <w:r>
        <w:rPr>
          <w:sz w:val="24"/>
        </w:rPr>
        <w:t xml:space="preserve">, </w:t>
      </w:r>
      <w:r>
        <w:rPr>
          <w:i/>
          <w:iCs/>
          <w:sz w:val="24"/>
        </w:rPr>
        <w:t>50</w:t>
      </w:r>
      <w:r>
        <w:rPr>
          <w:sz w:val="24"/>
        </w:rPr>
        <w:t>(9), 741–749. doi:10.1037/0003-066X.50.9.741</w:t>
      </w:r>
    </w:p>
    <w:p w14:paraId="72E5BF4D"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Efron, B. (1979). Bootstrap methods: Another look at the jackknife. </w:t>
      </w:r>
      <w:r>
        <w:rPr>
          <w:i/>
          <w:iCs/>
          <w:sz w:val="24"/>
        </w:rPr>
        <w:t>The Annals of Statistics</w:t>
      </w:r>
      <w:r>
        <w:rPr>
          <w:sz w:val="24"/>
        </w:rPr>
        <w:t xml:space="preserve">, </w:t>
      </w:r>
      <w:r>
        <w:rPr>
          <w:i/>
          <w:iCs/>
          <w:sz w:val="24"/>
        </w:rPr>
        <w:t>7</w:t>
      </w:r>
      <w:r>
        <w:rPr>
          <w:sz w:val="24"/>
        </w:rPr>
        <w:t>(1), 1–26. doi:10.1214/aos/1176344552</w:t>
      </w:r>
    </w:p>
    <w:p w14:paraId="72E8EF58"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DiCiccio, T. J., &amp; Efron, B. (1996). Bootstrap confidence intervals. </w:t>
      </w:r>
      <w:r>
        <w:rPr>
          <w:i/>
          <w:iCs/>
          <w:sz w:val="24"/>
        </w:rPr>
        <w:t>Statistical Science</w:t>
      </w:r>
      <w:r>
        <w:rPr>
          <w:sz w:val="24"/>
        </w:rPr>
        <w:t xml:space="preserve">, </w:t>
      </w:r>
      <w:r>
        <w:rPr>
          <w:i/>
          <w:iCs/>
          <w:sz w:val="24"/>
        </w:rPr>
        <w:t>11</w:t>
      </w:r>
      <w:r>
        <w:rPr>
          <w:sz w:val="24"/>
        </w:rPr>
        <w:t>(3), 189–228. doi:10.1214/ss/1032280214</w:t>
      </w:r>
    </w:p>
    <w:p w14:paraId="00DC2474" w14:textId="77777777" w:rsidR="00350CFB" w:rsidRDefault="00283FFF">
      <w:pPr>
        <w:pStyle w:val="a4"/>
        <w:numPr>
          <w:ilvl w:val="0"/>
          <w:numId w:val="6"/>
        </w:numPr>
        <w:tabs>
          <w:tab w:val="left" w:pos="684"/>
          <w:tab w:val="left" w:pos="691"/>
        </w:tabs>
        <w:spacing w:before="87" w:line="396" w:lineRule="auto"/>
        <w:ind w:left="684" w:right="564" w:hanging="522"/>
        <w:jc w:val="both"/>
        <w:rPr>
          <w:sz w:val="24"/>
        </w:rPr>
      </w:pPr>
      <w:bookmarkStart w:id="495" w:name="_bookmark193"/>
      <w:bookmarkEnd w:id="495"/>
      <w:r>
        <w:rPr>
          <w:sz w:val="24"/>
        </w:rPr>
        <w:tab/>
      </w:r>
      <w:r>
        <w:rPr>
          <w:spacing w:val="-2"/>
          <w:sz w:val="24"/>
        </w:rPr>
        <w:t>Wood,</w:t>
      </w:r>
      <w:r>
        <w:rPr>
          <w:spacing w:val="-7"/>
          <w:sz w:val="24"/>
        </w:rPr>
        <w:t xml:space="preserve"> </w:t>
      </w:r>
      <w:r>
        <w:rPr>
          <w:spacing w:val="-2"/>
          <w:sz w:val="24"/>
        </w:rPr>
        <w:t>G.</w:t>
      </w:r>
      <w:r>
        <w:rPr>
          <w:spacing w:val="-10"/>
          <w:sz w:val="24"/>
        </w:rPr>
        <w:t xml:space="preserve"> </w:t>
      </w:r>
      <w:r>
        <w:rPr>
          <w:spacing w:val="-2"/>
          <w:sz w:val="24"/>
        </w:rPr>
        <w:t>(2014).</w:t>
      </w:r>
      <w:r>
        <w:rPr>
          <w:spacing w:val="24"/>
          <w:sz w:val="24"/>
        </w:rPr>
        <w:t xml:space="preserve"> </w:t>
      </w:r>
      <w:r>
        <w:rPr>
          <w:i/>
          <w:spacing w:val="-2"/>
          <w:sz w:val="24"/>
        </w:rPr>
        <w:t>Ethereum:</w:t>
      </w:r>
      <w:r>
        <w:rPr>
          <w:i/>
          <w:spacing w:val="20"/>
          <w:sz w:val="24"/>
        </w:rPr>
        <w:t xml:space="preserve"> </w:t>
      </w:r>
      <w:r>
        <w:rPr>
          <w:i/>
          <w:spacing w:val="-2"/>
          <w:sz w:val="24"/>
        </w:rPr>
        <w:t>A</w:t>
      </w:r>
      <w:r>
        <w:rPr>
          <w:i/>
          <w:spacing w:val="-10"/>
          <w:sz w:val="24"/>
        </w:rPr>
        <w:t xml:space="preserve"> </w:t>
      </w:r>
      <w:r>
        <w:rPr>
          <w:i/>
          <w:spacing w:val="-2"/>
          <w:sz w:val="24"/>
        </w:rPr>
        <w:t>secure</w:t>
      </w:r>
      <w:r>
        <w:rPr>
          <w:i/>
          <w:spacing w:val="-10"/>
          <w:sz w:val="24"/>
        </w:rPr>
        <w:t xml:space="preserve"> </w:t>
      </w:r>
      <w:r>
        <w:rPr>
          <w:i/>
          <w:spacing w:val="-2"/>
          <w:sz w:val="24"/>
        </w:rPr>
        <w:t>decentralised</w:t>
      </w:r>
      <w:r>
        <w:rPr>
          <w:i/>
          <w:spacing w:val="-10"/>
          <w:sz w:val="24"/>
        </w:rPr>
        <w:t xml:space="preserve"> </w:t>
      </w:r>
      <w:r>
        <w:rPr>
          <w:i/>
          <w:spacing w:val="-2"/>
          <w:sz w:val="24"/>
        </w:rPr>
        <w:t>generalised</w:t>
      </w:r>
      <w:r>
        <w:rPr>
          <w:i/>
          <w:spacing w:val="-10"/>
          <w:sz w:val="24"/>
        </w:rPr>
        <w:t xml:space="preserve"> </w:t>
      </w:r>
      <w:r>
        <w:rPr>
          <w:i/>
          <w:spacing w:val="-2"/>
          <w:sz w:val="24"/>
        </w:rPr>
        <w:t>transaction</w:t>
      </w:r>
      <w:r>
        <w:rPr>
          <w:i/>
          <w:spacing w:val="-10"/>
          <w:sz w:val="24"/>
        </w:rPr>
        <w:t xml:space="preserve"> </w:t>
      </w:r>
      <w:r>
        <w:rPr>
          <w:i/>
          <w:spacing w:val="-2"/>
          <w:sz w:val="24"/>
        </w:rPr>
        <w:t>ledger</w:t>
      </w:r>
      <w:r>
        <w:rPr>
          <w:i/>
          <w:spacing w:val="-5"/>
          <w:sz w:val="24"/>
        </w:rPr>
        <w:t xml:space="preserve"> </w:t>
      </w:r>
      <w:r>
        <w:rPr>
          <w:spacing w:val="-2"/>
          <w:sz w:val="24"/>
        </w:rPr>
        <w:t xml:space="preserve">(Ethereum </w:t>
      </w:r>
      <w:r>
        <w:rPr>
          <w:sz w:val="24"/>
        </w:rPr>
        <w:t>Yellow Paper). Ethereum Project.</w:t>
      </w:r>
    </w:p>
    <w:p w14:paraId="6D330544"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Kitzler, S., Victor, F., Saggese, P., &amp; Haslhofer, B. (2023). Disentangling decentralized finance (DeFi) compositions. </w:t>
      </w:r>
      <w:r>
        <w:rPr>
          <w:i/>
          <w:iCs/>
          <w:sz w:val="24"/>
        </w:rPr>
        <w:t>ACM Transactions on the Web</w:t>
      </w:r>
      <w:r>
        <w:rPr>
          <w:sz w:val="24"/>
        </w:rPr>
        <w:t xml:space="preserve">, </w:t>
      </w:r>
      <w:r>
        <w:rPr>
          <w:i/>
          <w:iCs/>
          <w:sz w:val="24"/>
        </w:rPr>
        <w:t>17</w:t>
      </w:r>
      <w:r>
        <w:rPr>
          <w:sz w:val="24"/>
        </w:rPr>
        <w:t>(2), 1–26. doi:10.1145/3532857</w:t>
      </w:r>
    </w:p>
    <w:p w14:paraId="00DC2468" w14:textId="77777777" w:rsidR="00350CFB" w:rsidRDefault="00283FFF">
      <w:pPr>
        <w:pStyle w:val="a4"/>
        <w:numPr>
          <w:ilvl w:val="0"/>
          <w:numId w:val="6"/>
        </w:numPr>
        <w:tabs>
          <w:tab w:val="left" w:pos="692"/>
        </w:tabs>
        <w:spacing w:before="86" w:line="396" w:lineRule="auto"/>
        <w:ind w:right="522" w:hanging="530"/>
        <w:jc w:val="both"/>
        <w:rPr>
          <w:sz w:val="24"/>
        </w:rPr>
      </w:pPr>
      <w:bookmarkStart w:id="496" w:name="_bookmark184"/>
      <w:bookmarkEnd w:id="496"/>
      <w:r>
        <w:rPr>
          <w:sz w:val="24"/>
          <w:lang w:val="fr-CM"/>
        </w:rPr>
        <w:t>Qin,</w:t>
      </w:r>
      <w:r>
        <w:rPr>
          <w:spacing w:val="-11"/>
          <w:sz w:val="24"/>
          <w:lang w:val="fr-CM"/>
        </w:rPr>
        <w:t xml:space="preserve"> </w:t>
      </w:r>
      <w:r>
        <w:rPr>
          <w:sz w:val="24"/>
          <w:lang w:val="fr-CM"/>
        </w:rPr>
        <w:t>K.,</w:t>
      </w:r>
      <w:r>
        <w:rPr>
          <w:spacing w:val="-11"/>
          <w:sz w:val="24"/>
          <w:lang w:val="fr-CM"/>
        </w:rPr>
        <w:t xml:space="preserve"> </w:t>
      </w:r>
      <w:r>
        <w:rPr>
          <w:sz w:val="24"/>
          <w:lang w:val="fr-CM"/>
        </w:rPr>
        <w:t>Zhou,</w:t>
      </w:r>
      <w:r>
        <w:rPr>
          <w:spacing w:val="-11"/>
          <w:sz w:val="24"/>
          <w:lang w:val="fr-CM"/>
        </w:rPr>
        <w:t xml:space="preserve"> </w:t>
      </w:r>
      <w:r>
        <w:rPr>
          <w:sz w:val="24"/>
          <w:lang w:val="fr-CM"/>
        </w:rPr>
        <w:t>L.,</w:t>
      </w:r>
      <w:r>
        <w:rPr>
          <w:spacing w:val="-11"/>
          <w:sz w:val="24"/>
          <w:lang w:val="fr-CM"/>
        </w:rPr>
        <w:t xml:space="preserve"> </w:t>
      </w:r>
      <w:r>
        <w:rPr>
          <w:sz w:val="24"/>
          <w:lang w:val="fr-CM"/>
        </w:rPr>
        <w:t>Livshits,</w:t>
      </w:r>
      <w:r>
        <w:rPr>
          <w:spacing w:val="-11"/>
          <w:sz w:val="24"/>
          <w:lang w:val="fr-CM"/>
        </w:rPr>
        <w:t xml:space="preserve"> </w:t>
      </w:r>
      <w:r>
        <w:rPr>
          <w:sz w:val="24"/>
          <w:lang w:val="fr-CM"/>
        </w:rPr>
        <w:t>B.,</w:t>
      </w:r>
      <w:r>
        <w:rPr>
          <w:spacing w:val="-11"/>
          <w:sz w:val="24"/>
          <w:lang w:val="fr-CM"/>
        </w:rPr>
        <w:t xml:space="preserve"> </w:t>
      </w:r>
      <w:r>
        <w:rPr>
          <w:sz w:val="24"/>
          <w:lang w:val="fr-CM"/>
        </w:rPr>
        <w:t>&amp;</w:t>
      </w:r>
      <w:r>
        <w:rPr>
          <w:spacing w:val="-13"/>
          <w:sz w:val="24"/>
          <w:lang w:val="fr-CM"/>
        </w:rPr>
        <w:t xml:space="preserve"> </w:t>
      </w:r>
      <w:r>
        <w:rPr>
          <w:sz w:val="24"/>
          <w:lang w:val="fr-CM"/>
        </w:rPr>
        <w:t>Gervais,</w:t>
      </w:r>
      <w:r>
        <w:rPr>
          <w:spacing w:val="-11"/>
          <w:sz w:val="24"/>
          <w:lang w:val="fr-CM"/>
        </w:rPr>
        <w:t xml:space="preserve"> </w:t>
      </w:r>
      <w:r>
        <w:rPr>
          <w:sz w:val="24"/>
          <w:lang w:val="fr-CM"/>
        </w:rPr>
        <w:t>A.</w:t>
      </w:r>
      <w:r>
        <w:rPr>
          <w:spacing w:val="-13"/>
          <w:sz w:val="24"/>
          <w:lang w:val="fr-CM"/>
        </w:rPr>
        <w:t xml:space="preserve"> </w:t>
      </w:r>
      <w:r>
        <w:rPr>
          <w:sz w:val="24"/>
          <w:lang w:val="fr-CM"/>
        </w:rPr>
        <w:t>(2021).</w:t>
      </w:r>
      <w:r>
        <w:rPr>
          <w:spacing w:val="14"/>
          <w:sz w:val="24"/>
          <w:lang w:val="fr-CM"/>
        </w:rPr>
        <w:t xml:space="preserve"> </w:t>
      </w:r>
      <w:r>
        <w:rPr>
          <w:sz w:val="24"/>
        </w:rPr>
        <w:t>Attacking</w:t>
      </w:r>
      <w:r>
        <w:rPr>
          <w:spacing w:val="-13"/>
          <w:sz w:val="24"/>
        </w:rPr>
        <w:t xml:space="preserve"> </w:t>
      </w:r>
      <w:r>
        <w:rPr>
          <w:sz w:val="24"/>
        </w:rPr>
        <w:t>the</w:t>
      </w:r>
      <w:r>
        <w:rPr>
          <w:spacing w:val="-13"/>
          <w:sz w:val="24"/>
        </w:rPr>
        <w:t xml:space="preserve"> </w:t>
      </w:r>
      <w:r>
        <w:rPr>
          <w:sz w:val="24"/>
        </w:rPr>
        <w:t>DeFi</w:t>
      </w:r>
      <w:r>
        <w:rPr>
          <w:spacing w:val="-13"/>
          <w:sz w:val="24"/>
        </w:rPr>
        <w:t xml:space="preserve"> </w:t>
      </w:r>
      <w:r>
        <w:rPr>
          <w:sz w:val="24"/>
        </w:rPr>
        <w:t>ecosystem</w:t>
      </w:r>
      <w:r>
        <w:rPr>
          <w:spacing w:val="-13"/>
          <w:sz w:val="24"/>
        </w:rPr>
        <w:t xml:space="preserve"> </w:t>
      </w:r>
      <w:r>
        <w:rPr>
          <w:sz w:val="24"/>
        </w:rPr>
        <w:t>with</w:t>
      </w:r>
      <w:r>
        <w:rPr>
          <w:spacing w:val="-13"/>
          <w:sz w:val="24"/>
        </w:rPr>
        <w:t xml:space="preserve"> </w:t>
      </w:r>
      <w:r>
        <w:rPr>
          <w:sz w:val="24"/>
        </w:rPr>
        <w:t>flash loans for fun and profit.</w:t>
      </w:r>
      <w:r>
        <w:rPr>
          <w:spacing w:val="36"/>
          <w:sz w:val="24"/>
        </w:rPr>
        <w:t xml:space="preserve"> </w:t>
      </w:r>
      <w:r>
        <w:rPr>
          <w:sz w:val="24"/>
        </w:rPr>
        <w:t xml:space="preserve">In </w:t>
      </w:r>
      <w:r>
        <w:rPr>
          <w:i/>
          <w:sz w:val="24"/>
        </w:rPr>
        <w:t xml:space="preserve">Financial Cryptography and Data Security </w:t>
      </w:r>
      <w:r>
        <w:rPr>
          <w:sz w:val="24"/>
        </w:rPr>
        <w:t>(pp.</w:t>
      </w:r>
      <w:r>
        <w:rPr>
          <w:spacing w:val="36"/>
          <w:sz w:val="24"/>
        </w:rPr>
        <w:t xml:space="preserve"> </w:t>
      </w:r>
      <w:r>
        <w:rPr>
          <w:sz w:val="24"/>
        </w:rPr>
        <w:t>3–25).</w:t>
      </w:r>
      <w:r>
        <w:rPr>
          <w:spacing w:val="36"/>
          <w:sz w:val="24"/>
        </w:rPr>
        <w:t xml:space="preserve"> </w:t>
      </w:r>
      <w:r>
        <w:rPr>
          <w:sz w:val="24"/>
        </w:rPr>
        <w:t xml:space="preserve">Springer. </w:t>
      </w:r>
      <w:hyperlink r:id="rId37">
        <w:r>
          <w:rPr>
            <w:spacing w:val="-2"/>
            <w:sz w:val="24"/>
          </w:rPr>
          <w:t>doi:10.1007/978-3-662-64322-8_1</w:t>
        </w:r>
      </w:hyperlink>
    </w:p>
    <w:p w14:paraId="00DC242D" w14:textId="77777777" w:rsidR="00350CFB" w:rsidRDefault="00283FFF">
      <w:pPr>
        <w:pStyle w:val="a4"/>
        <w:numPr>
          <w:ilvl w:val="0"/>
          <w:numId w:val="6"/>
        </w:numPr>
        <w:tabs>
          <w:tab w:val="left" w:pos="691"/>
        </w:tabs>
        <w:spacing w:before="86"/>
        <w:ind w:left="691" w:hanging="409"/>
        <w:jc w:val="left"/>
        <w:rPr>
          <w:sz w:val="24"/>
        </w:rPr>
      </w:pPr>
      <w:bookmarkStart w:id="497" w:name="_bookmark135"/>
      <w:bookmarkEnd w:id="497"/>
      <w:r>
        <w:rPr>
          <w:spacing w:val="-2"/>
          <w:sz w:val="24"/>
        </w:rPr>
        <w:t>Angeris,</w:t>
      </w:r>
      <w:r>
        <w:rPr>
          <w:spacing w:val="-7"/>
          <w:sz w:val="24"/>
        </w:rPr>
        <w:t xml:space="preserve"> </w:t>
      </w:r>
      <w:r>
        <w:rPr>
          <w:spacing w:val="-2"/>
          <w:sz w:val="24"/>
        </w:rPr>
        <w:t>G.,</w:t>
      </w:r>
      <w:r>
        <w:rPr>
          <w:spacing w:val="-7"/>
          <w:sz w:val="24"/>
        </w:rPr>
        <w:t xml:space="preserve"> </w:t>
      </w:r>
      <w:r>
        <w:rPr>
          <w:spacing w:val="-2"/>
          <w:sz w:val="24"/>
        </w:rPr>
        <w:t>&amp;</w:t>
      </w:r>
      <w:r>
        <w:rPr>
          <w:spacing w:val="-11"/>
          <w:sz w:val="24"/>
        </w:rPr>
        <w:t xml:space="preserve"> </w:t>
      </w:r>
      <w:r>
        <w:rPr>
          <w:spacing w:val="-2"/>
          <w:sz w:val="24"/>
        </w:rPr>
        <w:t>Chitra,</w:t>
      </w:r>
      <w:r>
        <w:rPr>
          <w:spacing w:val="-7"/>
          <w:sz w:val="24"/>
        </w:rPr>
        <w:t xml:space="preserve"> </w:t>
      </w:r>
      <w:r>
        <w:rPr>
          <w:spacing w:val="-2"/>
          <w:sz w:val="24"/>
        </w:rPr>
        <w:t>T.</w:t>
      </w:r>
      <w:r>
        <w:rPr>
          <w:spacing w:val="-10"/>
          <w:sz w:val="24"/>
        </w:rPr>
        <w:t xml:space="preserve"> </w:t>
      </w:r>
      <w:r>
        <w:rPr>
          <w:spacing w:val="-2"/>
          <w:sz w:val="24"/>
        </w:rPr>
        <w:t>(2020).</w:t>
      </w:r>
      <w:r>
        <w:rPr>
          <w:spacing w:val="21"/>
          <w:sz w:val="24"/>
        </w:rPr>
        <w:t xml:space="preserve"> </w:t>
      </w:r>
      <w:r>
        <w:rPr>
          <w:spacing w:val="-2"/>
          <w:sz w:val="24"/>
        </w:rPr>
        <w:t>Improved</w:t>
      </w:r>
      <w:r>
        <w:rPr>
          <w:spacing w:val="-10"/>
          <w:sz w:val="24"/>
        </w:rPr>
        <w:t xml:space="preserve"> </w:t>
      </w:r>
      <w:r>
        <w:rPr>
          <w:spacing w:val="-2"/>
          <w:sz w:val="24"/>
        </w:rPr>
        <w:t>price</w:t>
      </w:r>
      <w:r>
        <w:rPr>
          <w:spacing w:val="-10"/>
          <w:sz w:val="24"/>
        </w:rPr>
        <w:t xml:space="preserve"> </w:t>
      </w:r>
      <w:r>
        <w:rPr>
          <w:spacing w:val="-2"/>
          <w:sz w:val="24"/>
        </w:rPr>
        <w:t>oracles:</w:t>
      </w:r>
      <w:r>
        <w:rPr>
          <w:spacing w:val="19"/>
          <w:sz w:val="24"/>
        </w:rPr>
        <w:t xml:space="preserve"> </w:t>
      </w:r>
      <w:r>
        <w:rPr>
          <w:spacing w:val="-2"/>
          <w:sz w:val="24"/>
        </w:rPr>
        <w:t>Constant</w:t>
      </w:r>
      <w:r>
        <w:rPr>
          <w:spacing w:val="-10"/>
          <w:sz w:val="24"/>
        </w:rPr>
        <w:t xml:space="preserve"> </w:t>
      </w:r>
      <w:r>
        <w:rPr>
          <w:spacing w:val="-2"/>
          <w:sz w:val="24"/>
        </w:rPr>
        <w:t>function</w:t>
      </w:r>
      <w:r>
        <w:rPr>
          <w:spacing w:val="-10"/>
          <w:sz w:val="24"/>
        </w:rPr>
        <w:t xml:space="preserve"> </w:t>
      </w:r>
      <w:r>
        <w:rPr>
          <w:spacing w:val="-2"/>
          <w:sz w:val="24"/>
        </w:rPr>
        <w:t>market</w:t>
      </w:r>
      <w:r>
        <w:rPr>
          <w:spacing w:val="-11"/>
          <w:sz w:val="24"/>
        </w:rPr>
        <w:t xml:space="preserve"> </w:t>
      </w:r>
      <w:r>
        <w:rPr>
          <w:spacing w:val="-2"/>
          <w:sz w:val="24"/>
        </w:rPr>
        <w:t>makers.</w:t>
      </w:r>
      <w:r>
        <w:rPr>
          <w:spacing w:val="22"/>
          <w:sz w:val="24"/>
        </w:rPr>
        <w:t xml:space="preserve"> </w:t>
      </w:r>
      <w:r>
        <w:rPr>
          <w:spacing w:val="-5"/>
          <w:sz w:val="24"/>
        </w:rPr>
        <w:t>In</w:t>
      </w:r>
    </w:p>
    <w:p w14:paraId="595DFD1C"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Victor, F. (2020). Address clustering heuristics for Ethereum. In </w:t>
      </w:r>
      <w:r>
        <w:rPr>
          <w:i/>
          <w:iCs/>
          <w:sz w:val="24"/>
        </w:rPr>
        <w:t>Financial Cryptography and Data Security. FC 2020</w:t>
      </w:r>
      <w:r>
        <w:rPr>
          <w:sz w:val="24"/>
        </w:rPr>
        <w:t xml:space="preserve"> (pp. 617–633). Springer. doi:10.1007/978-3-030-51280-4_33</w:t>
      </w:r>
    </w:p>
    <w:p w14:paraId="00DC2432" w14:textId="77777777" w:rsidR="00350CFB" w:rsidRDefault="00283FFF">
      <w:pPr>
        <w:pStyle w:val="a4"/>
        <w:numPr>
          <w:ilvl w:val="0"/>
          <w:numId w:val="6"/>
        </w:numPr>
        <w:tabs>
          <w:tab w:val="left" w:pos="684"/>
          <w:tab w:val="left" w:pos="690"/>
        </w:tabs>
        <w:spacing w:before="86" w:line="396" w:lineRule="auto"/>
        <w:ind w:left="684" w:right="524" w:hanging="403"/>
        <w:jc w:val="both"/>
        <w:rPr>
          <w:sz w:val="24"/>
        </w:rPr>
      </w:pPr>
      <w:bookmarkStart w:id="498" w:name="_bookmark138"/>
      <w:bookmarkEnd w:id="498"/>
      <w:r>
        <w:rPr>
          <w:sz w:val="24"/>
        </w:rPr>
        <w:tab/>
        <w:t>Bartoletti, M., Chiang, J. H., &amp; Lluch-Lafuente, A. (2021).</w:t>
      </w:r>
      <w:r>
        <w:rPr>
          <w:spacing w:val="29"/>
          <w:sz w:val="24"/>
        </w:rPr>
        <w:t xml:space="preserve"> </w:t>
      </w:r>
      <w:r>
        <w:rPr>
          <w:sz w:val="24"/>
        </w:rPr>
        <w:t>SoK: Lending pools in decentral-ized</w:t>
      </w:r>
      <w:r>
        <w:rPr>
          <w:spacing w:val="-15"/>
          <w:sz w:val="24"/>
        </w:rPr>
        <w:t xml:space="preserve"> </w:t>
      </w:r>
      <w:r>
        <w:rPr>
          <w:sz w:val="24"/>
        </w:rPr>
        <w:t>finance.</w:t>
      </w:r>
      <w:r>
        <w:rPr>
          <w:spacing w:val="-15"/>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 FC</w:t>
      </w:r>
      <w:r>
        <w:rPr>
          <w:i/>
          <w:spacing w:val="-15"/>
          <w:sz w:val="24"/>
        </w:rPr>
        <w:t xml:space="preserve"> </w:t>
      </w:r>
      <w:r>
        <w:rPr>
          <w:i/>
          <w:sz w:val="24"/>
        </w:rPr>
        <w:t>2021</w:t>
      </w:r>
      <w:r>
        <w:rPr>
          <w:i/>
          <w:spacing w:val="-15"/>
          <w:sz w:val="24"/>
        </w:rPr>
        <w:t xml:space="preserve"> </w:t>
      </w:r>
      <w:r>
        <w:rPr>
          <w:i/>
          <w:sz w:val="24"/>
        </w:rPr>
        <w:t>International</w:t>
      </w:r>
      <w:r>
        <w:rPr>
          <w:i/>
          <w:spacing w:val="-15"/>
          <w:sz w:val="24"/>
        </w:rPr>
        <w:t xml:space="preserve"> </w:t>
      </w:r>
      <w:r>
        <w:rPr>
          <w:i/>
          <w:sz w:val="24"/>
        </w:rPr>
        <w:t xml:space="preserve">Workshops </w:t>
      </w:r>
      <w:r>
        <w:rPr>
          <w:sz w:val="24"/>
        </w:rPr>
        <w:t xml:space="preserve">(pp. 553–578). Springer. </w:t>
      </w:r>
      <w:hyperlink r:id="rId38">
        <w:r>
          <w:rPr>
            <w:sz w:val="24"/>
          </w:rPr>
          <w:t>doi:10.1007/978-3-662-63958-0_40</w:t>
        </w:r>
      </w:hyperlink>
    </w:p>
    <w:p w14:paraId="00DC2448" w14:textId="77777777" w:rsidR="00350CFB" w:rsidRDefault="00283FFF">
      <w:pPr>
        <w:pStyle w:val="a4"/>
        <w:numPr>
          <w:ilvl w:val="0"/>
          <w:numId w:val="6"/>
        </w:numPr>
        <w:tabs>
          <w:tab w:val="left" w:pos="685"/>
          <w:tab w:val="left" w:pos="691"/>
        </w:tabs>
        <w:spacing w:before="87" w:line="396" w:lineRule="auto"/>
        <w:ind w:left="685" w:right="522" w:hanging="523"/>
        <w:jc w:val="both"/>
        <w:rPr>
          <w:sz w:val="24"/>
        </w:rPr>
      </w:pPr>
      <w:bookmarkStart w:id="499" w:name="_bookmark155"/>
      <w:bookmarkEnd w:id="499"/>
      <w:r>
        <w:rPr>
          <w:sz w:val="24"/>
        </w:rPr>
        <w:tab/>
        <w:t>Gervais,</w:t>
      </w:r>
      <w:r>
        <w:rPr>
          <w:spacing w:val="27"/>
          <w:sz w:val="24"/>
        </w:rPr>
        <w:t xml:space="preserve"> </w:t>
      </w:r>
      <w:r>
        <w:rPr>
          <w:sz w:val="24"/>
        </w:rPr>
        <w:t>A.,</w:t>
      </w:r>
      <w:r>
        <w:rPr>
          <w:spacing w:val="27"/>
          <w:sz w:val="24"/>
        </w:rPr>
        <w:t xml:space="preserve"> </w:t>
      </w:r>
      <w:r>
        <w:rPr>
          <w:sz w:val="24"/>
        </w:rPr>
        <w:t>Karame,</w:t>
      </w:r>
      <w:r>
        <w:rPr>
          <w:spacing w:val="28"/>
          <w:sz w:val="24"/>
        </w:rPr>
        <w:t xml:space="preserve"> </w:t>
      </w:r>
      <w:r>
        <w:rPr>
          <w:sz w:val="24"/>
        </w:rPr>
        <w:t>G. O.,</w:t>
      </w:r>
      <w:r>
        <w:rPr>
          <w:spacing w:val="27"/>
          <w:sz w:val="24"/>
        </w:rPr>
        <w:t xml:space="preserve"> </w:t>
      </w:r>
      <w:r>
        <w:rPr>
          <w:sz w:val="24"/>
        </w:rPr>
        <w:t>Wüst,</w:t>
      </w:r>
      <w:r>
        <w:rPr>
          <w:spacing w:val="28"/>
          <w:sz w:val="24"/>
        </w:rPr>
        <w:t xml:space="preserve"> </w:t>
      </w:r>
      <w:r>
        <w:rPr>
          <w:sz w:val="24"/>
        </w:rPr>
        <w:t>K.,</w:t>
      </w:r>
      <w:r>
        <w:rPr>
          <w:spacing w:val="27"/>
          <w:sz w:val="24"/>
        </w:rPr>
        <w:t xml:space="preserve"> </w:t>
      </w:r>
      <w:r>
        <w:rPr>
          <w:sz w:val="24"/>
        </w:rPr>
        <w:t>Glykantzis,</w:t>
      </w:r>
      <w:r>
        <w:rPr>
          <w:spacing w:val="28"/>
          <w:sz w:val="24"/>
        </w:rPr>
        <w:t xml:space="preserve"> </w:t>
      </w:r>
      <w:r>
        <w:rPr>
          <w:sz w:val="24"/>
        </w:rPr>
        <w:t>V.,</w:t>
      </w:r>
      <w:r>
        <w:rPr>
          <w:spacing w:val="27"/>
          <w:sz w:val="24"/>
        </w:rPr>
        <w:t xml:space="preserve"> </w:t>
      </w:r>
      <w:r>
        <w:rPr>
          <w:sz w:val="24"/>
        </w:rPr>
        <w:t>Ritzdorf,</w:t>
      </w:r>
      <w:r>
        <w:rPr>
          <w:spacing w:val="28"/>
          <w:sz w:val="24"/>
        </w:rPr>
        <w:t xml:space="preserve"> </w:t>
      </w:r>
      <w:r>
        <w:rPr>
          <w:sz w:val="24"/>
        </w:rPr>
        <w:t>H.,</w:t>
      </w:r>
      <w:r>
        <w:rPr>
          <w:spacing w:val="27"/>
          <w:sz w:val="24"/>
        </w:rPr>
        <w:t xml:space="preserve"> </w:t>
      </w:r>
      <w:r>
        <w:rPr>
          <w:sz w:val="24"/>
        </w:rPr>
        <w:t>&amp; Capkun,</w:t>
      </w:r>
      <w:r>
        <w:rPr>
          <w:spacing w:val="28"/>
          <w:sz w:val="24"/>
        </w:rPr>
        <w:t xml:space="preserve"> </w:t>
      </w:r>
      <w:r>
        <w:rPr>
          <w:sz w:val="24"/>
        </w:rPr>
        <w:t>S. (2016). On the security and performance of proof of work blockchains.</w:t>
      </w:r>
      <w:r>
        <w:rPr>
          <w:spacing w:val="40"/>
          <w:sz w:val="24"/>
        </w:rPr>
        <w:t xml:space="preserve"> </w:t>
      </w:r>
      <w:r>
        <w:rPr>
          <w:sz w:val="24"/>
        </w:rPr>
        <w:t xml:space="preserve">In </w:t>
      </w:r>
      <w:r>
        <w:rPr>
          <w:i/>
          <w:sz w:val="24"/>
        </w:rPr>
        <w:t xml:space="preserve">Proceedings of the 2016 ACM SIGSAC Conference on Computer and Communications Security </w:t>
      </w:r>
      <w:r>
        <w:rPr>
          <w:sz w:val="24"/>
        </w:rPr>
        <w:t>(pp.</w:t>
      </w:r>
      <w:r>
        <w:rPr>
          <w:spacing w:val="40"/>
          <w:sz w:val="24"/>
        </w:rPr>
        <w:t xml:space="preserve"> </w:t>
      </w:r>
      <w:r>
        <w:rPr>
          <w:sz w:val="24"/>
        </w:rPr>
        <w:t>3–16).</w:t>
      </w:r>
      <w:r>
        <w:rPr>
          <w:spacing w:val="40"/>
          <w:sz w:val="24"/>
        </w:rPr>
        <w:t xml:space="preserve"> </w:t>
      </w:r>
      <w:r>
        <w:rPr>
          <w:sz w:val="24"/>
        </w:rPr>
        <w:t xml:space="preserve">ACM. </w:t>
      </w:r>
      <w:hyperlink r:id="rId39">
        <w:r>
          <w:rPr>
            <w:spacing w:val="-2"/>
            <w:sz w:val="24"/>
          </w:rPr>
          <w:t>doi:10.1145/2976749.2978341</w:t>
        </w:r>
      </w:hyperlink>
    </w:p>
    <w:p w14:paraId="00DC244B" w14:textId="77777777" w:rsidR="00350CFB" w:rsidRDefault="00283FFF">
      <w:pPr>
        <w:pStyle w:val="a4"/>
        <w:numPr>
          <w:ilvl w:val="0"/>
          <w:numId w:val="6"/>
        </w:numPr>
        <w:tabs>
          <w:tab w:val="left" w:pos="692"/>
        </w:tabs>
        <w:spacing w:before="264" w:line="396" w:lineRule="auto"/>
        <w:ind w:right="522" w:hanging="530"/>
        <w:jc w:val="both"/>
        <w:rPr>
          <w:sz w:val="24"/>
        </w:rPr>
      </w:pPr>
      <w:bookmarkStart w:id="500" w:name="_bookmark158"/>
      <w:bookmarkEnd w:id="500"/>
      <w:r>
        <w:rPr>
          <w:sz w:val="24"/>
        </w:rPr>
        <w:t>Gudgeon, L., Moreno-Sanchez, P., Roos, S., McCorry, P., &amp; Gervais, A. (2020).</w:t>
      </w:r>
      <w:r>
        <w:rPr>
          <w:spacing w:val="40"/>
          <w:sz w:val="24"/>
        </w:rPr>
        <w:t xml:space="preserve"> </w:t>
      </w:r>
      <w:r>
        <w:rPr>
          <w:sz w:val="24"/>
        </w:rPr>
        <w:t>SoK: Layer-two</w:t>
      </w:r>
      <w:r>
        <w:rPr>
          <w:spacing w:val="-15"/>
          <w:sz w:val="24"/>
        </w:rPr>
        <w:t xml:space="preserve"> </w:t>
      </w:r>
      <w:r>
        <w:rPr>
          <w:sz w:val="24"/>
        </w:rPr>
        <w:t>blockchain</w:t>
      </w:r>
      <w:r>
        <w:rPr>
          <w:spacing w:val="-15"/>
          <w:sz w:val="24"/>
        </w:rPr>
        <w:t xml:space="preserve"> </w:t>
      </w:r>
      <w:r>
        <w:rPr>
          <w:sz w:val="24"/>
        </w:rPr>
        <w:t>protocols.</w:t>
      </w:r>
      <w:r>
        <w:rPr>
          <w:spacing w:val="-3"/>
          <w:sz w:val="24"/>
        </w:rPr>
        <w:t xml:space="preserve"> </w:t>
      </w:r>
      <w:r>
        <w:rPr>
          <w:sz w:val="24"/>
        </w:rPr>
        <w:t>In</w:t>
      </w:r>
      <w:r>
        <w:rPr>
          <w:spacing w:val="-15"/>
          <w:sz w:val="24"/>
        </w:rPr>
        <w:t xml:space="preserve"> </w:t>
      </w:r>
      <w:r>
        <w:rPr>
          <w:i/>
          <w:sz w:val="24"/>
        </w:rPr>
        <w:t>Financial</w:t>
      </w:r>
      <w:r>
        <w:rPr>
          <w:i/>
          <w:spacing w:val="-15"/>
          <w:sz w:val="24"/>
        </w:rPr>
        <w:t xml:space="preserve"> </w:t>
      </w:r>
      <w:r>
        <w:rPr>
          <w:i/>
          <w:sz w:val="24"/>
        </w:rPr>
        <w:t>Cryptography</w:t>
      </w:r>
      <w:r>
        <w:rPr>
          <w:i/>
          <w:spacing w:val="-15"/>
          <w:sz w:val="24"/>
        </w:rPr>
        <w:t xml:space="preserve"> </w:t>
      </w:r>
      <w:r>
        <w:rPr>
          <w:i/>
          <w:sz w:val="24"/>
        </w:rPr>
        <w:t>and</w:t>
      </w:r>
      <w:r>
        <w:rPr>
          <w:i/>
          <w:spacing w:val="-15"/>
          <w:sz w:val="24"/>
        </w:rPr>
        <w:t xml:space="preserve"> </w:t>
      </w:r>
      <w:r>
        <w:rPr>
          <w:i/>
          <w:sz w:val="24"/>
        </w:rPr>
        <w:t>Data</w:t>
      </w:r>
      <w:r>
        <w:rPr>
          <w:i/>
          <w:spacing w:val="-15"/>
          <w:sz w:val="24"/>
        </w:rPr>
        <w:t xml:space="preserve"> </w:t>
      </w:r>
      <w:r>
        <w:rPr>
          <w:i/>
          <w:sz w:val="24"/>
        </w:rPr>
        <w:t>Security</w:t>
      </w:r>
      <w:r>
        <w:rPr>
          <w:i/>
          <w:spacing w:val="-15"/>
          <w:sz w:val="24"/>
        </w:rPr>
        <w:t xml:space="preserve"> </w:t>
      </w:r>
      <w:r>
        <w:rPr>
          <w:sz w:val="24"/>
        </w:rPr>
        <w:t>(pp.</w:t>
      </w:r>
      <w:r>
        <w:rPr>
          <w:spacing w:val="7"/>
          <w:sz w:val="24"/>
        </w:rPr>
        <w:t xml:space="preserve"> </w:t>
      </w:r>
      <w:r>
        <w:rPr>
          <w:sz w:val="24"/>
        </w:rPr>
        <w:t>201–226).</w:t>
      </w:r>
    </w:p>
    <w:p w14:paraId="05C3FB4F"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Thibault, L. T., Sarry, T., &amp; Hafid, A. S. (2022). Blockchain scaling using rollups: A comprehensive survey. </w:t>
      </w:r>
      <w:r>
        <w:rPr>
          <w:i/>
          <w:iCs/>
          <w:sz w:val="24"/>
        </w:rPr>
        <w:t>IEEE Access</w:t>
      </w:r>
      <w:r>
        <w:rPr>
          <w:sz w:val="24"/>
        </w:rPr>
        <w:t xml:space="preserve">, </w:t>
      </w:r>
      <w:r>
        <w:rPr>
          <w:i/>
          <w:iCs/>
          <w:sz w:val="24"/>
        </w:rPr>
        <w:t>10</w:t>
      </w:r>
      <w:r>
        <w:rPr>
          <w:sz w:val="24"/>
        </w:rPr>
        <w:t>, 93039–93054. doi:10.1109/ACCESS.2022.3200051</w:t>
      </w:r>
    </w:p>
    <w:p w14:paraId="00DC2456" w14:textId="77777777" w:rsidR="00350CFB" w:rsidRDefault="00283FFF">
      <w:pPr>
        <w:pStyle w:val="a4"/>
        <w:numPr>
          <w:ilvl w:val="0"/>
          <w:numId w:val="6"/>
        </w:numPr>
        <w:tabs>
          <w:tab w:val="left" w:pos="692"/>
        </w:tabs>
        <w:spacing w:before="86" w:line="396" w:lineRule="auto"/>
        <w:ind w:right="522" w:hanging="530"/>
        <w:jc w:val="both"/>
        <w:rPr>
          <w:sz w:val="24"/>
        </w:rPr>
      </w:pPr>
      <w:bookmarkStart w:id="501" w:name="_bookmark167"/>
      <w:bookmarkEnd w:id="501"/>
      <w:r>
        <w:rPr>
          <w:sz w:val="24"/>
        </w:rPr>
        <w:t>Kalodner, H., Goldfeder, S., Chen, X., Weinberg, S. M., &amp; Felten, E. W. (2018).</w:t>
      </w:r>
      <w:r>
        <w:rPr>
          <w:spacing w:val="40"/>
          <w:sz w:val="24"/>
        </w:rPr>
        <w:t xml:space="preserve"> </w:t>
      </w:r>
      <w:r>
        <w:rPr>
          <w:sz w:val="24"/>
        </w:rPr>
        <w:t>Arbitrum: Scalable, private smart contracts.</w:t>
      </w:r>
      <w:r>
        <w:rPr>
          <w:spacing w:val="40"/>
          <w:sz w:val="24"/>
        </w:rPr>
        <w:t xml:space="preserve"> </w:t>
      </w:r>
      <w:r>
        <w:rPr>
          <w:sz w:val="24"/>
        </w:rPr>
        <w:t xml:space="preserve">In </w:t>
      </w:r>
      <w:r>
        <w:rPr>
          <w:i/>
          <w:sz w:val="24"/>
        </w:rPr>
        <w:t xml:space="preserve">27th USENIX Security Symposium </w:t>
      </w:r>
      <w:r>
        <w:rPr>
          <w:sz w:val="24"/>
        </w:rPr>
        <w:t>(pp.</w:t>
      </w:r>
      <w:r>
        <w:rPr>
          <w:spacing w:val="40"/>
          <w:sz w:val="24"/>
        </w:rPr>
        <w:t xml:space="preserve"> </w:t>
      </w:r>
      <w:r>
        <w:rPr>
          <w:sz w:val="24"/>
        </w:rPr>
        <w:t>1353–1370). USENIX Association.</w:t>
      </w:r>
    </w:p>
    <w:p w14:paraId="00DC2449" w14:textId="77777777" w:rsidR="00350CFB" w:rsidRDefault="00283FFF">
      <w:pPr>
        <w:pStyle w:val="a4"/>
        <w:numPr>
          <w:ilvl w:val="0"/>
          <w:numId w:val="6"/>
        </w:numPr>
        <w:tabs>
          <w:tab w:val="left" w:pos="691"/>
        </w:tabs>
        <w:spacing w:before="89"/>
        <w:ind w:left="691" w:hanging="529"/>
        <w:jc w:val="both"/>
        <w:rPr>
          <w:sz w:val="24"/>
        </w:rPr>
      </w:pPr>
      <w:bookmarkStart w:id="502" w:name="_bookmark156"/>
      <w:bookmarkEnd w:id="502"/>
      <w:r>
        <w:rPr>
          <w:sz w:val="24"/>
          <w:lang w:val="fr-CM"/>
        </w:rPr>
        <w:t>GMX.</w:t>
      </w:r>
      <w:r>
        <w:rPr>
          <w:spacing w:val="-8"/>
          <w:sz w:val="24"/>
          <w:lang w:val="fr-CM"/>
        </w:rPr>
        <w:t xml:space="preserve"> </w:t>
      </w:r>
      <w:r>
        <w:rPr>
          <w:sz w:val="24"/>
          <w:lang w:val="fr-CM"/>
        </w:rPr>
        <w:t>(n.d.).</w:t>
      </w:r>
      <w:r>
        <w:rPr>
          <w:spacing w:val="11"/>
          <w:sz w:val="24"/>
          <w:lang w:val="fr-CM"/>
        </w:rPr>
        <w:t xml:space="preserve"> </w:t>
      </w:r>
      <w:r>
        <w:rPr>
          <w:i/>
          <w:sz w:val="24"/>
          <w:lang w:val="fr-CM"/>
        </w:rPr>
        <w:t>GMX</w:t>
      </w:r>
      <w:r>
        <w:rPr>
          <w:i/>
          <w:spacing w:val="-7"/>
          <w:sz w:val="24"/>
          <w:lang w:val="fr-CM"/>
        </w:rPr>
        <w:t xml:space="preserve"> </w:t>
      </w:r>
      <w:r>
        <w:rPr>
          <w:i/>
          <w:sz w:val="24"/>
          <w:lang w:val="fr-CM"/>
        </w:rPr>
        <w:t>V2</w:t>
      </w:r>
      <w:r>
        <w:rPr>
          <w:i/>
          <w:spacing w:val="-7"/>
          <w:sz w:val="24"/>
          <w:lang w:val="fr-CM"/>
        </w:rPr>
        <w:t xml:space="preserve"> </w:t>
      </w:r>
      <w:r>
        <w:rPr>
          <w:i/>
          <w:sz w:val="24"/>
          <w:lang w:val="fr-CM"/>
        </w:rPr>
        <w:t>documentation</w:t>
      </w:r>
      <w:r>
        <w:rPr>
          <w:sz w:val="24"/>
          <w:lang w:val="fr-CM"/>
        </w:rPr>
        <w:t>.</w:t>
      </w:r>
      <w:r>
        <w:rPr>
          <w:spacing w:val="11"/>
          <w:sz w:val="24"/>
          <w:lang w:val="fr-CM"/>
        </w:rPr>
        <w:t xml:space="preserve"> </w:t>
      </w:r>
      <w:r>
        <w:fldChar w:fldCharType="begin"/>
      </w:r>
      <w:r>
        <w:rPr>
          <w:lang w:val="fr-CM"/>
          <w:rPrChange w:id="503" w:author="Moulla, Donatien Koulla" w:date="2026-08-27T13:24:00Z">
            <w:rPr/>
          </w:rPrChange>
        </w:rPr>
        <w:instrText xml:space="preserve"> HYPERLINK "https://docs.gmx.io/" \h </w:instrText>
      </w:r>
      <w:r>
        <w:fldChar w:fldCharType="separate"/>
      </w:r>
      <w:r>
        <w:rPr>
          <w:spacing w:val="-2"/>
          <w:sz w:val="24"/>
        </w:rPr>
        <w:t>docs.gmx.io</w:t>
      </w:r>
      <w:r>
        <w:rPr>
          <w:spacing w:val="-2"/>
          <w:sz w:val="24"/>
        </w:rPr>
        <w:fldChar w:fldCharType="end"/>
      </w:r>
    </w:p>
    <w:p w14:paraId="4A8CBAE6"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Ackerer, D., Hugonnier, J., &amp; Jermann, U. (2024). </w:t>
      </w:r>
      <w:r>
        <w:rPr>
          <w:i/>
          <w:iCs/>
          <w:sz w:val="24"/>
        </w:rPr>
        <w:t>Perpetual futures pricing</w:t>
      </w:r>
      <w:r>
        <w:rPr>
          <w:sz w:val="24"/>
        </w:rPr>
        <w:t xml:space="preserve"> (NBER Working Paper No. 32936). National Bureau of Economic Research. doi:10.3386/w32936</w:t>
      </w:r>
    </w:p>
    <w:p w14:paraId="13EAE20C" w14:textId="77777777" w:rsidR="00350CFB" w:rsidRDefault="00283FFF">
      <w:pPr>
        <w:pStyle w:val="a4"/>
        <w:numPr>
          <w:ilvl w:val="0"/>
          <w:numId w:val="6"/>
        </w:numPr>
        <w:tabs>
          <w:tab w:val="left" w:pos="690"/>
          <w:tab w:val="left" w:pos="692"/>
        </w:tabs>
        <w:spacing w:line="396" w:lineRule="auto"/>
        <w:ind w:right="523"/>
        <w:jc w:val="both"/>
        <w:rPr>
          <w:sz w:val="24"/>
        </w:rPr>
      </w:pPr>
      <w:r>
        <w:rPr>
          <w:sz w:val="24"/>
        </w:rPr>
        <w:t xml:space="preserve">Liu, X. F., Jiang, X.-J., Liu, S.-H., &amp; Tse, C. K. (2021). Knowledge discovery in cryptocurrency transactions: A survey. </w:t>
      </w:r>
      <w:r>
        <w:rPr>
          <w:i/>
          <w:iCs/>
          <w:sz w:val="24"/>
        </w:rPr>
        <w:t>IEEE Access</w:t>
      </w:r>
      <w:r>
        <w:rPr>
          <w:sz w:val="24"/>
        </w:rPr>
        <w:t xml:space="preserve">, </w:t>
      </w:r>
      <w:r>
        <w:rPr>
          <w:i/>
          <w:iCs/>
          <w:sz w:val="24"/>
        </w:rPr>
        <w:t>9</w:t>
      </w:r>
      <w:r>
        <w:rPr>
          <w:sz w:val="24"/>
        </w:rPr>
        <w:t>, 37229–37254. doi:10.1109/ACCESS.2021.3062652</w:t>
      </w:r>
    </w:p>
    <w:p w14:paraId="00DC245F" w14:textId="77777777" w:rsidR="00350CFB" w:rsidRDefault="00283FFF">
      <w:pPr>
        <w:pStyle w:val="a4"/>
        <w:numPr>
          <w:ilvl w:val="0"/>
          <w:numId w:val="6"/>
        </w:numPr>
        <w:tabs>
          <w:tab w:val="left" w:pos="692"/>
        </w:tabs>
        <w:spacing w:before="86" w:line="396" w:lineRule="auto"/>
        <w:ind w:right="522" w:hanging="530"/>
        <w:jc w:val="both"/>
        <w:rPr>
          <w:sz w:val="24"/>
        </w:rPr>
      </w:pPr>
      <w:bookmarkStart w:id="504" w:name="_bookmark175"/>
      <w:bookmarkEnd w:id="504"/>
      <w:r>
        <w:rPr>
          <w:sz w:val="24"/>
          <w:lang w:val="fr-CM"/>
        </w:rPr>
        <w:t>Leskovec, J., Rajaraman, A., &amp; Ullman, J. D. (2020).</w:t>
      </w:r>
      <w:r>
        <w:rPr>
          <w:spacing w:val="40"/>
          <w:sz w:val="24"/>
          <w:lang w:val="fr-CM"/>
        </w:rPr>
        <w:t xml:space="preserve"> </w:t>
      </w:r>
      <w:r>
        <w:rPr>
          <w:i/>
          <w:sz w:val="24"/>
        </w:rPr>
        <w:t xml:space="preserve">Mining of massive datasets </w:t>
      </w:r>
      <w:r>
        <w:rPr>
          <w:sz w:val="24"/>
        </w:rPr>
        <w:t>(3rd ed.). Cambridge University Press.</w:t>
      </w:r>
    </w:p>
    <w:p w14:paraId="00DC245A" w14:textId="77777777" w:rsidR="00350CFB" w:rsidRDefault="00283FFF">
      <w:pPr>
        <w:pStyle w:val="a4"/>
        <w:numPr>
          <w:ilvl w:val="0"/>
          <w:numId w:val="6"/>
        </w:numPr>
        <w:tabs>
          <w:tab w:val="left" w:pos="685"/>
          <w:tab w:val="left" w:pos="691"/>
        </w:tabs>
        <w:spacing w:before="87" w:line="396" w:lineRule="auto"/>
        <w:ind w:left="685" w:right="564" w:hanging="523"/>
        <w:jc w:val="both"/>
        <w:rPr>
          <w:sz w:val="24"/>
        </w:rPr>
      </w:pPr>
      <w:bookmarkStart w:id="505" w:name="_bookmark171"/>
      <w:bookmarkEnd w:id="505"/>
      <w:r>
        <w:rPr>
          <w:sz w:val="24"/>
        </w:rPr>
        <w:tab/>
        <w:t>Kleinberg, J. M. (1999).</w:t>
      </w:r>
      <w:r>
        <w:rPr>
          <w:spacing w:val="37"/>
          <w:sz w:val="24"/>
        </w:rPr>
        <w:t xml:space="preserve"> </w:t>
      </w:r>
      <w:r>
        <w:rPr>
          <w:sz w:val="24"/>
        </w:rPr>
        <w:t>Authoritative sources in a hyperlinked environment.</w:t>
      </w:r>
      <w:r>
        <w:rPr>
          <w:spacing w:val="37"/>
          <w:sz w:val="24"/>
        </w:rPr>
        <w:t xml:space="preserve"> </w:t>
      </w:r>
      <w:r>
        <w:rPr>
          <w:i/>
          <w:sz w:val="24"/>
        </w:rPr>
        <w:t>Journal of the ACM</w:t>
      </w:r>
      <w:r>
        <w:rPr>
          <w:sz w:val="24"/>
        </w:rPr>
        <w:t xml:space="preserve">, </w:t>
      </w:r>
      <w:r>
        <w:rPr>
          <w:i/>
          <w:sz w:val="24"/>
        </w:rPr>
        <w:t>46</w:t>
      </w:r>
      <w:r>
        <w:rPr>
          <w:sz w:val="24"/>
        </w:rPr>
        <w:t xml:space="preserve">(5), 604–632. </w:t>
      </w:r>
      <w:hyperlink r:id="rId40">
        <w:r>
          <w:rPr>
            <w:sz w:val="24"/>
          </w:rPr>
          <w:t>doi:10.1145/324133.324140</w:t>
        </w:r>
      </w:hyperlink>
    </w:p>
    <w:p w14:paraId="00DC2460" w14:textId="77777777" w:rsidR="00350CFB" w:rsidRDefault="00283FFF">
      <w:pPr>
        <w:pStyle w:val="a4"/>
        <w:numPr>
          <w:ilvl w:val="0"/>
          <w:numId w:val="6"/>
        </w:numPr>
        <w:tabs>
          <w:tab w:val="left" w:pos="692"/>
        </w:tabs>
        <w:spacing w:before="86" w:line="396" w:lineRule="auto"/>
        <w:ind w:right="565" w:hanging="530"/>
        <w:jc w:val="both"/>
        <w:rPr>
          <w:sz w:val="24"/>
        </w:rPr>
      </w:pPr>
      <w:bookmarkStart w:id="506" w:name="_bookmark176"/>
      <w:bookmarkEnd w:id="506"/>
      <w:r>
        <w:rPr>
          <w:sz w:val="24"/>
          <w:lang w:val="fr-CM"/>
        </w:rPr>
        <w:t>Li, W., Bu, J., Li, X., &amp; Chen, X. (2022).</w:t>
      </w:r>
      <w:r>
        <w:rPr>
          <w:spacing w:val="37"/>
          <w:sz w:val="24"/>
          <w:lang w:val="fr-CM"/>
        </w:rPr>
        <w:t xml:space="preserve"> </w:t>
      </w:r>
      <w:r>
        <w:rPr>
          <w:sz w:val="24"/>
        </w:rPr>
        <w:t xml:space="preserve">Security analysis of DeFi: Vulnerabilities, attacks and advances. In </w:t>
      </w:r>
      <w:r>
        <w:rPr>
          <w:i/>
          <w:sz w:val="24"/>
        </w:rPr>
        <w:t xml:space="preserve">2022 IEEE International Conference on Blockchain </w:t>
      </w:r>
      <w:r>
        <w:rPr>
          <w:sz w:val="24"/>
        </w:rPr>
        <w:t>(pp. 488–493). IEEE.</w:t>
      </w:r>
    </w:p>
    <w:p w14:paraId="00DC2467" w14:textId="77777777" w:rsidR="00350CFB" w:rsidRDefault="00283FFF">
      <w:pPr>
        <w:pStyle w:val="a4"/>
        <w:numPr>
          <w:ilvl w:val="0"/>
          <w:numId w:val="6"/>
        </w:numPr>
        <w:tabs>
          <w:tab w:val="left" w:pos="692"/>
        </w:tabs>
        <w:spacing w:before="86" w:line="396" w:lineRule="auto"/>
        <w:ind w:right="522" w:hanging="530"/>
        <w:jc w:val="both"/>
        <w:rPr>
          <w:sz w:val="24"/>
        </w:rPr>
      </w:pPr>
      <w:bookmarkStart w:id="507" w:name="_bookmark183"/>
      <w:bookmarkEnd w:id="507"/>
      <w:r>
        <w:rPr>
          <w:sz w:val="24"/>
          <w:lang w:val="fr-CM"/>
        </w:rPr>
        <w:t>Perez, D., Werner, S. M., Xu, J., &amp; Livshits, B. (2021).</w:t>
      </w:r>
      <w:r>
        <w:rPr>
          <w:spacing w:val="40"/>
          <w:sz w:val="24"/>
          <w:lang w:val="fr-CM"/>
        </w:rPr>
        <w:t xml:space="preserve"> </w:t>
      </w:r>
      <w:r>
        <w:rPr>
          <w:sz w:val="24"/>
        </w:rPr>
        <w:t>Liquidations:</w:t>
      </w:r>
      <w:r>
        <w:rPr>
          <w:spacing w:val="33"/>
          <w:sz w:val="24"/>
        </w:rPr>
        <w:t xml:space="preserve"> </w:t>
      </w:r>
      <w:r>
        <w:rPr>
          <w:sz w:val="24"/>
        </w:rPr>
        <w:t xml:space="preserve">DeFi on a knife-edge. In </w:t>
      </w:r>
      <w:r>
        <w:rPr>
          <w:i/>
          <w:sz w:val="24"/>
        </w:rPr>
        <w:t xml:space="preserve">Financial Cryptography and Data Security </w:t>
      </w:r>
      <w:r>
        <w:rPr>
          <w:sz w:val="24"/>
        </w:rPr>
        <w:t>(pp. 457–476). Springer.</w:t>
      </w:r>
    </w:p>
    <w:p w14:paraId="00DC2459" w14:textId="77777777" w:rsidR="00350CFB" w:rsidRDefault="00283FFF">
      <w:pPr>
        <w:pStyle w:val="a4"/>
        <w:numPr>
          <w:ilvl w:val="0"/>
          <w:numId w:val="6"/>
        </w:numPr>
        <w:tabs>
          <w:tab w:val="left" w:pos="685"/>
          <w:tab w:val="left" w:pos="691"/>
        </w:tabs>
        <w:spacing w:before="86" w:line="396" w:lineRule="auto"/>
        <w:ind w:left="685" w:right="531" w:hanging="523"/>
        <w:jc w:val="both"/>
        <w:rPr>
          <w:sz w:val="24"/>
        </w:rPr>
      </w:pPr>
      <w:bookmarkStart w:id="508" w:name="_bookmark170"/>
      <w:bookmarkEnd w:id="508"/>
      <w:r>
        <w:rPr>
          <w:sz w:val="24"/>
        </w:rPr>
        <w:tab/>
        <w:t>Klages-Mundt, A., Harz, D., Gudgeon, L., Liu, J.-Y., &amp; Minca, A. (2020).</w:t>
      </w:r>
      <w:r>
        <w:rPr>
          <w:spacing w:val="40"/>
          <w:sz w:val="24"/>
        </w:rPr>
        <w:t xml:space="preserve"> </w:t>
      </w:r>
      <w:r>
        <w:rPr>
          <w:sz w:val="24"/>
        </w:rPr>
        <w:t>Stablecoins 2.0: Economic</w:t>
      </w:r>
      <w:r>
        <w:rPr>
          <w:spacing w:val="-6"/>
          <w:sz w:val="24"/>
        </w:rPr>
        <w:t xml:space="preserve"> </w:t>
      </w:r>
      <w:r>
        <w:rPr>
          <w:sz w:val="24"/>
        </w:rPr>
        <w:t>foundations</w:t>
      </w:r>
      <w:r>
        <w:rPr>
          <w:spacing w:val="-6"/>
          <w:sz w:val="24"/>
        </w:rPr>
        <w:t xml:space="preserve"> </w:t>
      </w:r>
      <w:r>
        <w:rPr>
          <w:sz w:val="24"/>
        </w:rPr>
        <w:t>and</w:t>
      </w:r>
      <w:r>
        <w:rPr>
          <w:spacing w:val="-6"/>
          <w:sz w:val="24"/>
        </w:rPr>
        <w:t xml:space="preserve"> </w:t>
      </w:r>
      <w:r>
        <w:rPr>
          <w:sz w:val="24"/>
        </w:rPr>
        <w:t>risk-based</w:t>
      </w:r>
      <w:r>
        <w:rPr>
          <w:spacing w:val="-6"/>
          <w:sz w:val="24"/>
        </w:rPr>
        <w:t xml:space="preserve"> </w:t>
      </w:r>
      <w:r>
        <w:rPr>
          <w:sz w:val="24"/>
        </w:rPr>
        <w:t>models. In</w:t>
      </w:r>
      <w:r>
        <w:rPr>
          <w:spacing w:val="-6"/>
          <w:sz w:val="24"/>
        </w:rPr>
        <w:t xml:space="preserve"> </w:t>
      </w:r>
      <w:r>
        <w:rPr>
          <w:i/>
          <w:sz w:val="24"/>
        </w:rPr>
        <w:t>Proceedings</w:t>
      </w:r>
      <w:r>
        <w:rPr>
          <w:i/>
          <w:spacing w:val="-6"/>
          <w:sz w:val="24"/>
        </w:rPr>
        <w:t xml:space="preserve"> </w:t>
      </w:r>
      <w:r>
        <w:rPr>
          <w:i/>
          <w:sz w:val="24"/>
        </w:rPr>
        <w:t>of</w:t>
      </w:r>
      <w:r>
        <w:rPr>
          <w:i/>
          <w:spacing w:val="-6"/>
          <w:sz w:val="24"/>
        </w:rPr>
        <w:t xml:space="preserve"> </w:t>
      </w:r>
      <w:r>
        <w:rPr>
          <w:i/>
          <w:sz w:val="24"/>
        </w:rPr>
        <w:t>the</w:t>
      </w:r>
      <w:r>
        <w:rPr>
          <w:i/>
          <w:spacing w:val="-6"/>
          <w:sz w:val="24"/>
        </w:rPr>
        <w:t xml:space="preserve"> </w:t>
      </w:r>
      <w:r>
        <w:rPr>
          <w:i/>
          <w:sz w:val="24"/>
        </w:rPr>
        <w:t>2nd</w:t>
      </w:r>
      <w:r>
        <w:rPr>
          <w:i/>
          <w:spacing w:val="-6"/>
          <w:sz w:val="24"/>
        </w:rPr>
        <w:t xml:space="preserve"> </w:t>
      </w:r>
      <w:r>
        <w:rPr>
          <w:i/>
          <w:sz w:val="24"/>
        </w:rPr>
        <w:t>ACM</w:t>
      </w:r>
      <w:r>
        <w:rPr>
          <w:i/>
          <w:spacing w:val="-6"/>
          <w:sz w:val="24"/>
        </w:rPr>
        <w:t xml:space="preserve"> </w:t>
      </w:r>
      <w:r>
        <w:rPr>
          <w:i/>
          <w:sz w:val="24"/>
        </w:rPr>
        <w:t>Conference</w:t>
      </w:r>
      <w:r>
        <w:rPr>
          <w:i/>
          <w:spacing w:val="-6"/>
          <w:sz w:val="24"/>
        </w:rPr>
        <w:t xml:space="preserve"> </w:t>
      </w:r>
      <w:r>
        <w:rPr>
          <w:i/>
          <w:sz w:val="24"/>
        </w:rPr>
        <w:t xml:space="preserve">on Advances in Financial Technologies </w:t>
      </w:r>
      <w:r>
        <w:rPr>
          <w:sz w:val="24"/>
        </w:rPr>
        <w:t>(pp. 59–79). ACM.</w:t>
      </w:r>
    </w:p>
    <w:p w14:paraId="00DC243A" w14:textId="77777777" w:rsidR="00350CFB" w:rsidRDefault="00283FFF">
      <w:pPr>
        <w:pStyle w:val="a4"/>
        <w:numPr>
          <w:ilvl w:val="0"/>
          <w:numId w:val="6"/>
        </w:numPr>
        <w:tabs>
          <w:tab w:val="left" w:pos="692"/>
        </w:tabs>
        <w:spacing w:before="264" w:line="396" w:lineRule="auto"/>
        <w:ind w:right="564" w:hanging="521"/>
        <w:jc w:val="both"/>
        <w:rPr>
          <w:sz w:val="24"/>
        </w:rPr>
      </w:pPr>
      <w:bookmarkStart w:id="509" w:name="_bookmark144"/>
      <w:bookmarkEnd w:id="509"/>
      <w:r>
        <w:rPr>
          <w:sz w:val="24"/>
        </w:rPr>
        <w:t>Carter,</w:t>
      </w:r>
      <w:r>
        <w:rPr>
          <w:spacing w:val="-5"/>
          <w:sz w:val="24"/>
        </w:rPr>
        <w:t xml:space="preserve"> </w:t>
      </w:r>
      <w:r>
        <w:rPr>
          <w:sz w:val="24"/>
        </w:rPr>
        <w:t>N.,</w:t>
      </w:r>
      <w:r>
        <w:rPr>
          <w:spacing w:val="-5"/>
          <w:sz w:val="24"/>
        </w:rPr>
        <w:t xml:space="preserve"> </w:t>
      </w:r>
      <w:r>
        <w:rPr>
          <w:sz w:val="24"/>
        </w:rPr>
        <w:t>&amp;</w:t>
      </w:r>
      <w:r>
        <w:rPr>
          <w:spacing w:val="-5"/>
          <w:sz w:val="24"/>
        </w:rPr>
        <w:t xml:space="preserve"> </w:t>
      </w:r>
      <w:r>
        <w:rPr>
          <w:sz w:val="24"/>
        </w:rPr>
        <w:t>Jeng,</w:t>
      </w:r>
      <w:r>
        <w:rPr>
          <w:spacing w:val="-5"/>
          <w:sz w:val="24"/>
        </w:rPr>
        <w:t xml:space="preserve"> </w:t>
      </w:r>
      <w:r>
        <w:rPr>
          <w:sz w:val="24"/>
        </w:rPr>
        <w:t>L.</w:t>
      </w:r>
      <w:r>
        <w:rPr>
          <w:spacing w:val="-5"/>
          <w:sz w:val="24"/>
        </w:rPr>
        <w:t xml:space="preserve"> </w:t>
      </w:r>
      <w:r>
        <w:rPr>
          <w:sz w:val="24"/>
        </w:rPr>
        <w:t>(2021). DeFi</w:t>
      </w:r>
      <w:r>
        <w:rPr>
          <w:spacing w:val="-5"/>
          <w:sz w:val="24"/>
        </w:rPr>
        <w:t xml:space="preserve"> </w:t>
      </w:r>
      <w:r>
        <w:rPr>
          <w:sz w:val="24"/>
        </w:rPr>
        <w:t>protocol</w:t>
      </w:r>
      <w:r>
        <w:rPr>
          <w:spacing w:val="-5"/>
          <w:sz w:val="24"/>
        </w:rPr>
        <w:t xml:space="preserve"> </w:t>
      </w:r>
      <w:r>
        <w:rPr>
          <w:sz w:val="24"/>
        </w:rPr>
        <w:t>risks: The</w:t>
      </w:r>
      <w:r>
        <w:rPr>
          <w:spacing w:val="-5"/>
          <w:sz w:val="24"/>
        </w:rPr>
        <w:t xml:space="preserve"> </w:t>
      </w:r>
      <w:r>
        <w:rPr>
          <w:sz w:val="24"/>
        </w:rPr>
        <w:t>paradox</w:t>
      </w:r>
      <w:r>
        <w:rPr>
          <w:spacing w:val="-5"/>
          <w:sz w:val="24"/>
        </w:rPr>
        <w:t xml:space="preserve"> </w:t>
      </w:r>
      <w:r>
        <w:rPr>
          <w:sz w:val="24"/>
        </w:rPr>
        <w:t>of</w:t>
      </w:r>
      <w:r>
        <w:rPr>
          <w:spacing w:val="-5"/>
          <w:sz w:val="24"/>
        </w:rPr>
        <w:t xml:space="preserve"> </w:t>
      </w:r>
      <w:r>
        <w:rPr>
          <w:sz w:val="24"/>
        </w:rPr>
        <w:t>DeFi. In</w:t>
      </w:r>
      <w:r>
        <w:rPr>
          <w:spacing w:val="-6"/>
          <w:sz w:val="24"/>
        </w:rPr>
        <w:t xml:space="preserve"> </w:t>
      </w:r>
      <w:r>
        <w:rPr>
          <w:i/>
          <w:sz w:val="24"/>
        </w:rPr>
        <w:t>Regtech,</w:t>
      </w:r>
      <w:r>
        <w:rPr>
          <w:i/>
          <w:spacing w:val="-5"/>
          <w:sz w:val="24"/>
        </w:rPr>
        <w:t xml:space="preserve"> </w:t>
      </w:r>
      <w:r>
        <w:rPr>
          <w:i/>
          <w:sz w:val="24"/>
        </w:rPr>
        <w:t>Suptech and Beyond: Innovation and Technology in Financial Services</w:t>
      </w:r>
      <w:r>
        <w:rPr>
          <w:sz w:val="24"/>
        </w:rPr>
        <w:t>. Risk Books.</w:t>
      </w:r>
    </w:p>
    <w:p w14:paraId="00DC243E" w14:textId="77777777" w:rsidR="00350CFB" w:rsidRDefault="00283FFF">
      <w:pPr>
        <w:pStyle w:val="a4"/>
        <w:numPr>
          <w:ilvl w:val="0"/>
          <w:numId w:val="6"/>
        </w:numPr>
        <w:tabs>
          <w:tab w:val="left" w:pos="684"/>
          <w:tab w:val="left" w:pos="691"/>
        </w:tabs>
        <w:spacing w:before="86" w:line="396" w:lineRule="auto"/>
        <w:ind w:left="684" w:right="522" w:hanging="522"/>
        <w:jc w:val="both"/>
        <w:rPr>
          <w:sz w:val="24"/>
        </w:rPr>
      </w:pPr>
      <w:bookmarkStart w:id="510" w:name="_bookmark148"/>
      <w:bookmarkEnd w:id="510"/>
      <w:r>
        <w:rPr>
          <w:sz w:val="24"/>
        </w:rPr>
        <w:tab/>
        <w:t>Daian, P., Goldfeder, S., Kell, T., Li, Y., Zhao, X., Bentov, I., Breidenbach, L., &amp; Juels, A. (2020).</w:t>
      </w:r>
      <w:r>
        <w:rPr>
          <w:spacing w:val="40"/>
          <w:sz w:val="24"/>
        </w:rPr>
        <w:t xml:space="preserve"> </w:t>
      </w:r>
      <w:r>
        <w:rPr>
          <w:sz w:val="24"/>
        </w:rPr>
        <w:t>Flash Boys 2.0:</w:t>
      </w:r>
      <w:r>
        <w:rPr>
          <w:spacing w:val="40"/>
          <w:sz w:val="24"/>
        </w:rPr>
        <w:t xml:space="preserve"> </w:t>
      </w:r>
      <w:r>
        <w:rPr>
          <w:sz w:val="24"/>
        </w:rPr>
        <w:t>Frontrunning in decentralized exchanges, miner extractable value, and consensus</w:t>
      </w:r>
      <w:r>
        <w:rPr>
          <w:spacing w:val="1"/>
          <w:sz w:val="24"/>
        </w:rPr>
        <w:t xml:space="preserve"> </w:t>
      </w:r>
      <w:r>
        <w:rPr>
          <w:sz w:val="24"/>
        </w:rPr>
        <w:t>instability.</w:t>
      </w:r>
      <w:r>
        <w:rPr>
          <w:spacing w:val="34"/>
          <w:sz w:val="24"/>
        </w:rPr>
        <w:t xml:space="preserve"> </w:t>
      </w:r>
      <w:r>
        <w:rPr>
          <w:sz w:val="24"/>
        </w:rPr>
        <w:t>In</w:t>
      </w:r>
      <w:r>
        <w:rPr>
          <w:spacing w:val="1"/>
          <w:sz w:val="24"/>
        </w:rPr>
        <w:t xml:space="preserve"> </w:t>
      </w:r>
      <w:r>
        <w:rPr>
          <w:i/>
          <w:sz w:val="24"/>
        </w:rPr>
        <w:t>2020</w:t>
      </w:r>
      <w:r>
        <w:rPr>
          <w:i/>
          <w:spacing w:val="1"/>
          <w:sz w:val="24"/>
        </w:rPr>
        <w:t xml:space="preserve"> </w:t>
      </w:r>
      <w:r>
        <w:rPr>
          <w:i/>
          <w:sz w:val="24"/>
        </w:rPr>
        <w:t>IEEE Symposium</w:t>
      </w:r>
      <w:r>
        <w:rPr>
          <w:i/>
          <w:spacing w:val="1"/>
          <w:sz w:val="24"/>
        </w:rPr>
        <w:t xml:space="preserve"> </w:t>
      </w:r>
      <w:r>
        <w:rPr>
          <w:i/>
          <w:sz w:val="24"/>
        </w:rPr>
        <w:t>on</w:t>
      </w:r>
      <w:r>
        <w:rPr>
          <w:i/>
          <w:spacing w:val="1"/>
          <w:sz w:val="24"/>
        </w:rPr>
        <w:t xml:space="preserve"> </w:t>
      </w:r>
      <w:r>
        <w:rPr>
          <w:i/>
          <w:sz w:val="24"/>
        </w:rPr>
        <w:t>Security</w:t>
      </w:r>
      <w:r>
        <w:rPr>
          <w:i/>
          <w:spacing w:val="1"/>
          <w:sz w:val="24"/>
        </w:rPr>
        <w:t xml:space="preserve"> </w:t>
      </w:r>
      <w:r>
        <w:rPr>
          <w:i/>
          <w:sz w:val="24"/>
        </w:rPr>
        <w:t>and Privacy</w:t>
      </w:r>
      <w:r>
        <w:rPr>
          <w:i/>
          <w:spacing w:val="1"/>
          <w:sz w:val="24"/>
        </w:rPr>
        <w:t xml:space="preserve"> </w:t>
      </w:r>
      <w:r>
        <w:rPr>
          <w:sz w:val="24"/>
        </w:rPr>
        <w:t>(pp.</w:t>
      </w:r>
      <w:r>
        <w:rPr>
          <w:spacing w:val="35"/>
          <w:sz w:val="24"/>
        </w:rPr>
        <w:t xml:space="preserve"> </w:t>
      </w:r>
      <w:r>
        <w:rPr>
          <w:sz w:val="24"/>
        </w:rPr>
        <w:t>910–</w:t>
      </w:r>
      <w:r>
        <w:rPr>
          <w:spacing w:val="-2"/>
          <w:sz w:val="24"/>
        </w:rPr>
        <w:t>927).</w:t>
      </w:r>
    </w:p>
    <w:p w14:paraId="00DC2462" w14:textId="77777777" w:rsidR="00350CFB" w:rsidRDefault="00283FFF">
      <w:pPr>
        <w:pStyle w:val="a4"/>
        <w:numPr>
          <w:ilvl w:val="0"/>
          <w:numId w:val="6"/>
        </w:numPr>
        <w:tabs>
          <w:tab w:val="left" w:pos="692"/>
        </w:tabs>
        <w:spacing w:before="87" w:line="396" w:lineRule="auto"/>
        <w:ind w:right="564" w:hanging="530"/>
        <w:jc w:val="both"/>
        <w:rPr>
          <w:sz w:val="24"/>
        </w:rPr>
      </w:pPr>
      <w:bookmarkStart w:id="511" w:name="_bookmark178"/>
      <w:bookmarkEnd w:id="511"/>
      <w:r>
        <w:rPr>
          <w:sz w:val="24"/>
        </w:rPr>
        <w:t>Makarov, I., &amp;</w:t>
      </w:r>
      <w:r>
        <w:rPr>
          <w:spacing w:val="-1"/>
          <w:sz w:val="24"/>
        </w:rPr>
        <w:t xml:space="preserve"> </w:t>
      </w:r>
      <w:r>
        <w:rPr>
          <w:sz w:val="24"/>
        </w:rPr>
        <w:t>Schoar, A.</w:t>
      </w:r>
      <w:r>
        <w:rPr>
          <w:spacing w:val="-1"/>
          <w:sz w:val="24"/>
        </w:rPr>
        <w:t xml:space="preserve"> </w:t>
      </w:r>
      <w:r>
        <w:rPr>
          <w:sz w:val="24"/>
        </w:rPr>
        <w:t>(2020).</w:t>
      </w:r>
      <w:r>
        <w:rPr>
          <w:spacing w:val="29"/>
          <w:sz w:val="24"/>
        </w:rPr>
        <w:t xml:space="preserve"> </w:t>
      </w:r>
      <w:r>
        <w:rPr>
          <w:sz w:val="24"/>
        </w:rPr>
        <w:t>Trading</w:t>
      </w:r>
      <w:r>
        <w:rPr>
          <w:spacing w:val="-1"/>
          <w:sz w:val="24"/>
        </w:rPr>
        <w:t xml:space="preserve"> </w:t>
      </w:r>
      <w:r>
        <w:rPr>
          <w:sz w:val="24"/>
        </w:rPr>
        <w:t>and</w:t>
      </w:r>
      <w:r>
        <w:rPr>
          <w:spacing w:val="-1"/>
          <w:sz w:val="24"/>
        </w:rPr>
        <w:t xml:space="preserve"> </w:t>
      </w:r>
      <w:r>
        <w:rPr>
          <w:sz w:val="24"/>
        </w:rPr>
        <w:t>arbitrage</w:t>
      </w:r>
      <w:r>
        <w:rPr>
          <w:spacing w:val="-1"/>
          <w:sz w:val="24"/>
        </w:rPr>
        <w:t xml:space="preserve"> </w:t>
      </w:r>
      <w:r>
        <w:rPr>
          <w:sz w:val="24"/>
        </w:rPr>
        <w:t>in</w:t>
      </w:r>
      <w:r>
        <w:rPr>
          <w:spacing w:val="-1"/>
          <w:sz w:val="24"/>
        </w:rPr>
        <w:t xml:space="preserve"> </w:t>
      </w:r>
      <w:r>
        <w:rPr>
          <w:sz w:val="24"/>
        </w:rPr>
        <w:t>cryptocurrency</w:t>
      </w:r>
      <w:r>
        <w:rPr>
          <w:spacing w:val="-1"/>
          <w:sz w:val="24"/>
        </w:rPr>
        <w:t xml:space="preserve"> </w:t>
      </w:r>
      <w:r>
        <w:rPr>
          <w:sz w:val="24"/>
        </w:rPr>
        <w:t>markets.</w:t>
      </w:r>
      <w:r>
        <w:rPr>
          <w:spacing w:val="29"/>
          <w:sz w:val="24"/>
        </w:rPr>
        <w:t xml:space="preserve"> </w:t>
      </w:r>
      <w:r>
        <w:rPr>
          <w:i/>
          <w:sz w:val="24"/>
        </w:rPr>
        <w:t>Journal of Financial Economics</w:t>
      </w:r>
      <w:r>
        <w:rPr>
          <w:sz w:val="24"/>
        </w:rPr>
        <w:t xml:space="preserve">, </w:t>
      </w:r>
      <w:r>
        <w:rPr>
          <w:i/>
          <w:sz w:val="24"/>
        </w:rPr>
        <w:t>135</w:t>
      </w:r>
      <w:r>
        <w:rPr>
          <w:sz w:val="24"/>
        </w:rPr>
        <w:t xml:space="preserve">(2), 293–319. </w:t>
      </w:r>
      <w:hyperlink r:id="rId41">
        <w:r>
          <w:rPr>
            <w:sz w:val="24"/>
          </w:rPr>
          <w:t>doi:10.1016/j.jfineco.2019.07.001</w:t>
        </w:r>
      </w:hyperlink>
    </w:p>
    <w:p w14:paraId="00DC2469" w14:textId="77777777" w:rsidR="00350CFB" w:rsidRDefault="00283FFF">
      <w:pPr>
        <w:pStyle w:val="a4"/>
        <w:numPr>
          <w:ilvl w:val="0"/>
          <w:numId w:val="6"/>
        </w:numPr>
        <w:tabs>
          <w:tab w:val="left" w:pos="692"/>
        </w:tabs>
        <w:spacing w:before="87" w:line="396" w:lineRule="auto"/>
        <w:ind w:right="523" w:hanging="530"/>
        <w:jc w:val="both"/>
        <w:rPr>
          <w:i/>
          <w:sz w:val="24"/>
        </w:rPr>
      </w:pPr>
      <w:bookmarkStart w:id="512" w:name="_bookmark185"/>
      <w:bookmarkEnd w:id="512"/>
      <w:r>
        <w:rPr>
          <w:sz w:val="24"/>
        </w:rPr>
        <w:t>Resnick,</w:t>
      </w:r>
      <w:r>
        <w:rPr>
          <w:spacing w:val="-2"/>
          <w:sz w:val="24"/>
        </w:rPr>
        <w:t xml:space="preserve"> </w:t>
      </w:r>
      <w:r>
        <w:rPr>
          <w:sz w:val="24"/>
        </w:rPr>
        <w:t>P.,</w:t>
      </w:r>
      <w:r>
        <w:rPr>
          <w:spacing w:val="-2"/>
          <w:sz w:val="24"/>
        </w:rPr>
        <w:t xml:space="preserve"> </w:t>
      </w:r>
      <w:r>
        <w:rPr>
          <w:sz w:val="24"/>
        </w:rPr>
        <w:t>&amp;</w:t>
      </w:r>
      <w:r>
        <w:rPr>
          <w:spacing w:val="-3"/>
          <w:sz w:val="24"/>
        </w:rPr>
        <w:t xml:space="preserve"> </w:t>
      </w:r>
      <w:r>
        <w:rPr>
          <w:sz w:val="24"/>
        </w:rPr>
        <w:t>Zeckhauser,</w:t>
      </w:r>
      <w:r>
        <w:rPr>
          <w:spacing w:val="-2"/>
          <w:sz w:val="24"/>
        </w:rPr>
        <w:t xml:space="preserve"> </w:t>
      </w:r>
      <w:r>
        <w:rPr>
          <w:sz w:val="24"/>
        </w:rPr>
        <w:t>R.</w:t>
      </w:r>
      <w:r>
        <w:rPr>
          <w:spacing w:val="-3"/>
          <w:sz w:val="24"/>
        </w:rPr>
        <w:t xml:space="preserve"> </w:t>
      </w:r>
      <w:r>
        <w:rPr>
          <w:sz w:val="24"/>
        </w:rPr>
        <w:t>(2002).</w:t>
      </w:r>
      <w:r>
        <w:rPr>
          <w:spacing w:val="25"/>
          <w:sz w:val="24"/>
        </w:rPr>
        <w:t xml:space="preserve"> </w:t>
      </w:r>
      <w:r>
        <w:rPr>
          <w:sz w:val="24"/>
        </w:rPr>
        <w:t>Trust</w:t>
      </w:r>
      <w:r>
        <w:rPr>
          <w:spacing w:val="-4"/>
          <w:sz w:val="24"/>
        </w:rPr>
        <w:t xml:space="preserve"> </w:t>
      </w:r>
      <w:r>
        <w:rPr>
          <w:sz w:val="24"/>
        </w:rPr>
        <w:t>among</w:t>
      </w:r>
      <w:r>
        <w:rPr>
          <w:spacing w:val="-3"/>
          <w:sz w:val="24"/>
        </w:rPr>
        <w:t xml:space="preserve"> </w:t>
      </w:r>
      <w:r>
        <w:rPr>
          <w:sz w:val="24"/>
        </w:rPr>
        <w:t>strangers</w:t>
      </w:r>
      <w:r>
        <w:rPr>
          <w:spacing w:val="-4"/>
          <w:sz w:val="24"/>
        </w:rPr>
        <w:t xml:space="preserve"> </w:t>
      </w:r>
      <w:r>
        <w:rPr>
          <w:sz w:val="24"/>
        </w:rPr>
        <w:t>in</w:t>
      </w:r>
      <w:r>
        <w:rPr>
          <w:spacing w:val="-3"/>
          <w:sz w:val="24"/>
        </w:rPr>
        <w:t xml:space="preserve"> </w:t>
      </w:r>
      <w:r>
        <w:rPr>
          <w:sz w:val="24"/>
        </w:rPr>
        <w:t>Internet</w:t>
      </w:r>
      <w:r>
        <w:rPr>
          <w:spacing w:val="-3"/>
          <w:sz w:val="24"/>
        </w:rPr>
        <w:t xml:space="preserve"> </w:t>
      </w:r>
      <w:r>
        <w:rPr>
          <w:sz w:val="24"/>
        </w:rPr>
        <w:t>transactions: Empir-ical analysis of eBay’s reputation system.</w:t>
      </w:r>
      <w:r>
        <w:rPr>
          <w:spacing w:val="32"/>
          <w:sz w:val="24"/>
        </w:rPr>
        <w:t xml:space="preserve"> </w:t>
      </w:r>
      <w:r>
        <w:rPr>
          <w:sz w:val="24"/>
        </w:rPr>
        <w:t xml:space="preserve">In </w:t>
      </w:r>
      <w:r>
        <w:rPr>
          <w:i/>
          <w:sz w:val="24"/>
        </w:rPr>
        <w:t>The Economics of the Internet and E-commerce</w:t>
      </w:r>
    </w:p>
    <w:p w14:paraId="00DC2451" w14:textId="77777777" w:rsidR="00350CFB" w:rsidRDefault="00283FFF">
      <w:pPr>
        <w:pStyle w:val="a4"/>
        <w:numPr>
          <w:ilvl w:val="0"/>
          <w:numId w:val="6"/>
        </w:numPr>
        <w:tabs>
          <w:tab w:val="left" w:pos="692"/>
        </w:tabs>
        <w:spacing w:before="87" w:line="396" w:lineRule="auto"/>
        <w:ind w:right="522" w:hanging="530"/>
        <w:jc w:val="both"/>
        <w:rPr>
          <w:sz w:val="24"/>
        </w:rPr>
      </w:pPr>
      <w:bookmarkStart w:id="513" w:name="_bookmark163"/>
      <w:bookmarkEnd w:id="513"/>
      <w:r>
        <w:rPr>
          <w:sz w:val="24"/>
        </w:rPr>
        <w:t>Haveliwala, T. H. (2003).</w:t>
      </w:r>
      <w:r>
        <w:rPr>
          <w:spacing w:val="40"/>
          <w:sz w:val="24"/>
        </w:rPr>
        <w:t xml:space="preserve"> </w:t>
      </w:r>
      <w:r>
        <w:rPr>
          <w:sz w:val="24"/>
        </w:rPr>
        <w:t>Topic-sensitive PageRank: A context-sensitive ranking algorithm for web search.</w:t>
      </w:r>
      <w:r>
        <w:rPr>
          <w:spacing w:val="40"/>
          <w:sz w:val="24"/>
        </w:rPr>
        <w:t xml:space="preserve"> </w:t>
      </w:r>
      <w:r>
        <w:rPr>
          <w:i/>
          <w:sz w:val="24"/>
        </w:rPr>
        <w:t>IEEE Transactions on Knowledge and Data Engineering</w:t>
      </w:r>
      <w:r>
        <w:rPr>
          <w:sz w:val="24"/>
        </w:rPr>
        <w:t xml:space="preserve">, </w:t>
      </w:r>
      <w:r>
        <w:rPr>
          <w:i/>
          <w:sz w:val="24"/>
        </w:rPr>
        <w:t>15</w:t>
      </w:r>
      <w:r>
        <w:rPr>
          <w:sz w:val="24"/>
        </w:rPr>
        <w:t xml:space="preserve">(4), 784–796. </w:t>
      </w:r>
      <w:hyperlink r:id="rId42">
        <w:r>
          <w:rPr>
            <w:spacing w:val="-2"/>
            <w:sz w:val="24"/>
          </w:rPr>
          <w:t>doi:10.1109/TKDE.2003.1208999</w:t>
        </w:r>
      </w:hyperlink>
    </w:p>
    <w:p w14:paraId="00DC2454" w14:textId="77777777" w:rsidR="00350CFB" w:rsidRDefault="00283FFF">
      <w:pPr>
        <w:pStyle w:val="a4"/>
        <w:numPr>
          <w:ilvl w:val="0"/>
          <w:numId w:val="6"/>
        </w:numPr>
        <w:tabs>
          <w:tab w:val="left" w:pos="692"/>
        </w:tabs>
        <w:spacing w:before="87" w:line="396" w:lineRule="auto"/>
        <w:ind w:right="524" w:hanging="530"/>
        <w:jc w:val="both"/>
        <w:rPr>
          <w:sz w:val="24"/>
        </w:rPr>
      </w:pPr>
      <w:bookmarkStart w:id="514" w:name="_bookmark165"/>
      <w:bookmarkEnd w:id="514"/>
      <w:r>
        <w:rPr>
          <w:spacing w:val="-2"/>
          <w:sz w:val="24"/>
        </w:rPr>
        <w:t>Jeh,</w:t>
      </w:r>
      <w:r>
        <w:rPr>
          <w:spacing w:val="-13"/>
          <w:sz w:val="24"/>
        </w:rPr>
        <w:t xml:space="preserve"> </w:t>
      </w:r>
      <w:r>
        <w:rPr>
          <w:spacing w:val="-2"/>
          <w:sz w:val="24"/>
        </w:rPr>
        <w:t>G.,</w:t>
      </w:r>
      <w:r>
        <w:rPr>
          <w:spacing w:val="-13"/>
          <w:sz w:val="24"/>
        </w:rPr>
        <w:t xml:space="preserve"> </w:t>
      </w:r>
      <w:r>
        <w:rPr>
          <w:spacing w:val="-2"/>
          <w:sz w:val="24"/>
        </w:rPr>
        <w:t>&amp;</w:t>
      </w:r>
      <w:r>
        <w:rPr>
          <w:spacing w:val="-13"/>
          <w:sz w:val="24"/>
        </w:rPr>
        <w:t xml:space="preserve"> </w:t>
      </w:r>
      <w:r>
        <w:rPr>
          <w:spacing w:val="-2"/>
          <w:sz w:val="24"/>
        </w:rPr>
        <w:t>Widom,</w:t>
      </w:r>
      <w:r>
        <w:rPr>
          <w:spacing w:val="-13"/>
          <w:sz w:val="24"/>
        </w:rPr>
        <w:t xml:space="preserve"> </w:t>
      </w:r>
      <w:r>
        <w:rPr>
          <w:spacing w:val="-2"/>
          <w:sz w:val="24"/>
        </w:rPr>
        <w:t>J.</w:t>
      </w:r>
      <w:r>
        <w:rPr>
          <w:spacing w:val="-13"/>
          <w:sz w:val="24"/>
        </w:rPr>
        <w:t xml:space="preserve"> </w:t>
      </w:r>
      <w:r>
        <w:rPr>
          <w:spacing w:val="-2"/>
          <w:sz w:val="24"/>
        </w:rPr>
        <w:t>(2003).</w:t>
      </w:r>
      <w:r>
        <w:rPr>
          <w:spacing w:val="9"/>
          <w:sz w:val="24"/>
        </w:rPr>
        <w:t xml:space="preserve"> </w:t>
      </w:r>
      <w:r>
        <w:rPr>
          <w:spacing w:val="-2"/>
          <w:sz w:val="24"/>
        </w:rPr>
        <w:t>Scaling</w:t>
      </w:r>
      <w:r>
        <w:rPr>
          <w:spacing w:val="-13"/>
          <w:sz w:val="24"/>
        </w:rPr>
        <w:t xml:space="preserve"> </w:t>
      </w:r>
      <w:r>
        <w:rPr>
          <w:spacing w:val="-2"/>
          <w:sz w:val="24"/>
        </w:rPr>
        <w:t>personalized</w:t>
      </w:r>
      <w:r>
        <w:rPr>
          <w:spacing w:val="-13"/>
          <w:sz w:val="24"/>
        </w:rPr>
        <w:t xml:space="preserve"> </w:t>
      </w:r>
      <w:r>
        <w:rPr>
          <w:spacing w:val="-2"/>
          <w:sz w:val="24"/>
        </w:rPr>
        <w:t>web</w:t>
      </w:r>
      <w:r>
        <w:rPr>
          <w:spacing w:val="-13"/>
          <w:sz w:val="24"/>
        </w:rPr>
        <w:t xml:space="preserve"> </w:t>
      </w:r>
      <w:r>
        <w:rPr>
          <w:spacing w:val="-2"/>
          <w:sz w:val="24"/>
        </w:rPr>
        <w:t>search.</w:t>
      </w:r>
      <w:r>
        <w:rPr>
          <w:spacing w:val="22"/>
          <w:sz w:val="24"/>
        </w:rPr>
        <w:t xml:space="preserve"> </w:t>
      </w:r>
      <w:r>
        <w:rPr>
          <w:spacing w:val="-2"/>
          <w:sz w:val="24"/>
        </w:rPr>
        <w:t>In</w:t>
      </w:r>
      <w:r>
        <w:rPr>
          <w:spacing w:val="-13"/>
          <w:sz w:val="24"/>
        </w:rPr>
        <w:t xml:space="preserve"> </w:t>
      </w:r>
      <w:r>
        <w:rPr>
          <w:i/>
          <w:spacing w:val="-2"/>
          <w:sz w:val="24"/>
        </w:rPr>
        <w:t>Proceedings</w:t>
      </w:r>
      <w:r>
        <w:rPr>
          <w:i/>
          <w:spacing w:val="-13"/>
          <w:sz w:val="24"/>
        </w:rPr>
        <w:t xml:space="preserve"> </w:t>
      </w:r>
      <w:r>
        <w:rPr>
          <w:i/>
          <w:spacing w:val="-2"/>
          <w:sz w:val="24"/>
        </w:rPr>
        <w:t>of</w:t>
      </w:r>
      <w:r>
        <w:rPr>
          <w:i/>
          <w:spacing w:val="-13"/>
          <w:sz w:val="24"/>
        </w:rPr>
        <w:t xml:space="preserve"> </w:t>
      </w:r>
      <w:r>
        <w:rPr>
          <w:i/>
          <w:spacing w:val="-2"/>
          <w:sz w:val="24"/>
        </w:rPr>
        <w:t>the</w:t>
      </w:r>
      <w:r>
        <w:rPr>
          <w:i/>
          <w:spacing w:val="-13"/>
          <w:sz w:val="24"/>
        </w:rPr>
        <w:t xml:space="preserve"> </w:t>
      </w:r>
      <w:r>
        <w:rPr>
          <w:i/>
          <w:spacing w:val="-2"/>
          <w:sz w:val="24"/>
        </w:rPr>
        <w:t>12th</w:t>
      </w:r>
      <w:r>
        <w:rPr>
          <w:i/>
          <w:spacing w:val="-13"/>
          <w:sz w:val="24"/>
        </w:rPr>
        <w:t xml:space="preserve"> </w:t>
      </w:r>
      <w:r>
        <w:rPr>
          <w:i/>
          <w:spacing w:val="-2"/>
          <w:sz w:val="24"/>
        </w:rPr>
        <w:t>Inter-</w:t>
      </w:r>
      <w:r>
        <w:rPr>
          <w:i/>
          <w:sz w:val="24"/>
        </w:rPr>
        <w:t xml:space="preserve">national Conference on World Wide Web </w:t>
      </w:r>
      <w:r>
        <w:rPr>
          <w:sz w:val="24"/>
        </w:rPr>
        <w:t xml:space="preserve">(pp. 271–279). ACM. </w:t>
      </w:r>
      <w:hyperlink r:id="rId43">
        <w:r>
          <w:rPr>
            <w:sz w:val="24"/>
          </w:rPr>
          <w:t>doi:10.1145/775152.775191</w:t>
        </w:r>
      </w:hyperlink>
    </w:p>
    <w:p w14:paraId="00DC2430" w14:textId="77777777" w:rsidR="00350CFB" w:rsidRDefault="00283FFF">
      <w:pPr>
        <w:pStyle w:val="a4"/>
        <w:numPr>
          <w:ilvl w:val="0"/>
          <w:numId w:val="6"/>
        </w:numPr>
        <w:tabs>
          <w:tab w:val="left" w:pos="690"/>
          <w:tab w:val="left" w:pos="692"/>
        </w:tabs>
        <w:spacing w:before="264" w:line="396" w:lineRule="auto"/>
        <w:ind w:right="564"/>
        <w:jc w:val="both"/>
        <w:rPr>
          <w:sz w:val="24"/>
        </w:rPr>
      </w:pPr>
      <w:bookmarkStart w:id="515" w:name="_bookmark136"/>
      <w:bookmarkEnd w:id="515"/>
      <w:r>
        <w:rPr>
          <w:sz w:val="24"/>
          <w:lang w:val="fr-CM"/>
        </w:rPr>
        <w:t>Antonopoulos,</w:t>
      </w:r>
      <w:r>
        <w:rPr>
          <w:spacing w:val="-15"/>
          <w:sz w:val="24"/>
          <w:lang w:val="fr-CM"/>
        </w:rPr>
        <w:t xml:space="preserve"> </w:t>
      </w:r>
      <w:r>
        <w:rPr>
          <w:sz w:val="24"/>
          <w:lang w:val="fr-CM"/>
        </w:rPr>
        <w:t>A.</w:t>
      </w:r>
      <w:r>
        <w:rPr>
          <w:spacing w:val="-15"/>
          <w:sz w:val="24"/>
          <w:lang w:val="fr-CM"/>
        </w:rPr>
        <w:t xml:space="preserve"> </w:t>
      </w:r>
      <w:r>
        <w:rPr>
          <w:sz w:val="24"/>
          <w:lang w:val="fr-CM"/>
        </w:rPr>
        <w:t>M.,</w:t>
      </w:r>
      <w:r>
        <w:rPr>
          <w:spacing w:val="-15"/>
          <w:sz w:val="24"/>
          <w:lang w:val="fr-CM"/>
        </w:rPr>
        <w:t xml:space="preserve"> </w:t>
      </w:r>
      <w:r>
        <w:rPr>
          <w:sz w:val="24"/>
          <w:lang w:val="fr-CM"/>
        </w:rPr>
        <w:t>&amp;</w:t>
      </w:r>
      <w:r>
        <w:rPr>
          <w:spacing w:val="-15"/>
          <w:sz w:val="24"/>
          <w:lang w:val="fr-CM"/>
        </w:rPr>
        <w:t xml:space="preserve"> </w:t>
      </w:r>
      <w:r>
        <w:rPr>
          <w:sz w:val="24"/>
          <w:lang w:val="fr-CM"/>
        </w:rPr>
        <w:t>Wood,</w:t>
      </w:r>
      <w:r>
        <w:rPr>
          <w:spacing w:val="-15"/>
          <w:sz w:val="24"/>
          <w:lang w:val="fr-CM"/>
        </w:rPr>
        <w:t xml:space="preserve"> </w:t>
      </w:r>
      <w:r>
        <w:rPr>
          <w:sz w:val="24"/>
          <w:lang w:val="fr-CM"/>
        </w:rPr>
        <w:t>G.</w:t>
      </w:r>
      <w:r>
        <w:rPr>
          <w:spacing w:val="-15"/>
          <w:sz w:val="24"/>
          <w:lang w:val="fr-CM"/>
        </w:rPr>
        <w:t xml:space="preserve"> </w:t>
      </w:r>
      <w:r>
        <w:rPr>
          <w:sz w:val="24"/>
          <w:lang w:val="fr-CM"/>
        </w:rPr>
        <w:t>(2018).</w:t>
      </w:r>
      <w:r>
        <w:rPr>
          <w:spacing w:val="-15"/>
          <w:sz w:val="24"/>
          <w:lang w:val="fr-CM"/>
        </w:rPr>
        <w:t xml:space="preserve"> </w:t>
      </w:r>
      <w:r>
        <w:rPr>
          <w:i/>
          <w:sz w:val="24"/>
        </w:rPr>
        <w:t>Mastering</w:t>
      </w:r>
      <w:r>
        <w:rPr>
          <w:i/>
          <w:spacing w:val="-15"/>
          <w:sz w:val="24"/>
        </w:rPr>
        <w:t xml:space="preserve"> </w:t>
      </w:r>
      <w:r>
        <w:rPr>
          <w:i/>
          <w:sz w:val="24"/>
        </w:rPr>
        <w:t>Ethereum:</w:t>
      </w:r>
      <w:r>
        <w:rPr>
          <w:i/>
          <w:spacing w:val="-15"/>
          <w:sz w:val="24"/>
        </w:rPr>
        <w:t xml:space="preserve"> </w:t>
      </w:r>
      <w:r>
        <w:rPr>
          <w:i/>
          <w:sz w:val="24"/>
        </w:rPr>
        <w:t>Building</w:t>
      </w:r>
      <w:r>
        <w:rPr>
          <w:i/>
          <w:spacing w:val="-15"/>
          <w:sz w:val="24"/>
        </w:rPr>
        <w:t xml:space="preserve"> </w:t>
      </w:r>
      <w:r>
        <w:rPr>
          <w:i/>
          <w:sz w:val="24"/>
        </w:rPr>
        <w:t>smart</w:t>
      </w:r>
      <w:r>
        <w:rPr>
          <w:i/>
          <w:spacing w:val="-15"/>
          <w:sz w:val="24"/>
        </w:rPr>
        <w:t xml:space="preserve"> </w:t>
      </w:r>
      <w:r>
        <w:rPr>
          <w:i/>
          <w:sz w:val="24"/>
        </w:rPr>
        <w:t>contracts</w:t>
      </w:r>
      <w:r>
        <w:rPr>
          <w:i/>
          <w:spacing w:val="-15"/>
          <w:sz w:val="24"/>
        </w:rPr>
        <w:t xml:space="preserve"> </w:t>
      </w:r>
      <w:r>
        <w:rPr>
          <w:i/>
          <w:sz w:val="24"/>
        </w:rPr>
        <w:t>and DApps</w:t>
      </w:r>
      <w:r>
        <w:rPr>
          <w:sz w:val="24"/>
        </w:rPr>
        <w:t>. O’Reilly Media.</w:t>
      </w:r>
    </w:p>
    <w:p w14:paraId="00DC2464" w14:textId="77777777" w:rsidR="00350CFB" w:rsidRDefault="00283FFF">
      <w:pPr>
        <w:pStyle w:val="a4"/>
        <w:numPr>
          <w:ilvl w:val="0"/>
          <w:numId w:val="6"/>
        </w:numPr>
        <w:tabs>
          <w:tab w:val="left" w:pos="692"/>
        </w:tabs>
        <w:spacing w:before="264" w:line="396" w:lineRule="auto"/>
        <w:ind w:right="524" w:hanging="530"/>
        <w:jc w:val="both"/>
        <w:rPr>
          <w:sz w:val="24"/>
        </w:rPr>
      </w:pPr>
      <w:bookmarkStart w:id="516" w:name="_bookmark180"/>
      <w:bookmarkEnd w:id="516"/>
      <w:r>
        <w:rPr>
          <w:sz w:val="24"/>
        </w:rPr>
        <w:t>Narayanan, A., Bonneau, J., Felten, E., Miller, A., &amp; Goldfeder, S. (2016).</w:t>
      </w:r>
      <w:r>
        <w:rPr>
          <w:spacing w:val="29"/>
          <w:sz w:val="24"/>
        </w:rPr>
        <w:t xml:space="preserve"> </w:t>
      </w:r>
      <w:r>
        <w:rPr>
          <w:i/>
          <w:sz w:val="24"/>
        </w:rPr>
        <w:t>Bitcoin and cryp-tocurrency technologies</w:t>
      </w:r>
      <w:r>
        <w:rPr>
          <w:sz w:val="24"/>
        </w:rPr>
        <w:t>. Princeton University Press.</w:t>
      </w:r>
    </w:p>
    <w:p w14:paraId="00DC2470" w14:textId="77777777" w:rsidR="00350CFB" w:rsidRDefault="00283FFF">
      <w:pPr>
        <w:pStyle w:val="a4"/>
        <w:numPr>
          <w:ilvl w:val="0"/>
          <w:numId w:val="6"/>
        </w:numPr>
        <w:tabs>
          <w:tab w:val="left" w:pos="684"/>
          <w:tab w:val="left" w:pos="691"/>
        </w:tabs>
        <w:spacing w:before="264" w:line="396" w:lineRule="auto"/>
        <w:ind w:left="684" w:right="556" w:hanging="522"/>
        <w:jc w:val="both"/>
        <w:rPr>
          <w:sz w:val="24"/>
        </w:rPr>
      </w:pPr>
      <w:bookmarkStart w:id="517" w:name="_bookmark189"/>
      <w:bookmarkEnd w:id="517"/>
      <w:r>
        <w:rPr>
          <w:sz w:val="24"/>
        </w:rPr>
        <w:tab/>
        <w:t>Torres,</w:t>
      </w:r>
      <w:r>
        <w:rPr>
          <w:spacing w:val="-15"/>
          <w:sz w:val="24"/>
        </w:rPr>
        <w:t xml:space="preserve"> </w:t>
      </w:r>
      <w:r>
        <w:rPr>
          <w:sz w:val="24"/>
        </w:rPr>
        <w:t>C.</w:t>
      </w:r>
      <w:r>
        <w:rPr>
          <w:spacing w:val="-15"/>
          <w:sz w:val="24"/>
        </w:rPr>
        <w:t xml:space="preserve"> </w:t>
      </w:r>
      <w:r>
        <w:rPr>
          <w:sz w:val="24"/>
        </w:rPr>
        <w:t>F.,</w:t>
      </w:r>
      <w:r>
        <w:rPr>
          <w:spacing w:val="-15"/>
          <w:sz w:val="24"/>
        </w:rPr>
        <w:t xml:space="preserve"> </w:t>
      </w:r>
      <w:r>
        <w:rPr>
          <w:sz w:val="24"/>
        </w:rPr>
        <w:t>Steichen,</w:t>
      </w:r>
      <w:r>
        <w:rPr>
          <w:spacing w:val="-15"/>
          <w:sz w:val="24"/>
        </w:rPr>
        <w:t xml:space="preserve"> </w:t>
      </w:r>
      <w:r>
        <w:rPr>
          <w:sz w:val="24"/>
        </w:rPr>
        <w:t>M.,</w:t>
      </w:r>
      <w:r>
        <w:rPr>
          <w:spacing w:val="-15"/>
          <w:sz w:val="24"/>
        </w:rPr>
        <w:t xml:space="preserve"> </w:t>
      </w:r>
      <w:r>
        <w:rPr>
          <w:sz w:val="24"/>
        </w:rPr>
        <w:t>&amp;</w:t>
      </w:r>
      <w:r>
        <w:rPr>
          <w:spacing w:val="-15"/>
          <w:sz w:val="24"/>
        </w:rPr>
        <w:t xml:space="preserve"> </w:t>
      </w:r>
      <w:r>
        <w:rPr>
          <w:sz w:val="24"/>
        </w:rPr>
        <w:t>State,</w:t>
      </w:r>
      <w:r>
        <w:rPr>
          <w:spacing w:val="-15"/>
          <w:sz w:val="24"/>
        </w:rPr>
        <w:t xml:space="preserve"> </w:t>
      </w:r>
      <w:r>
        <w:rPr>
          <w:sz w:val="24"/>
        </w:rPr>
        <w:t>R.</w:t>
      </w:r>
      <w:r>
        <w:rPr>
          <w:spacing w:val="-15"/>
          <w:sz w:val="24"/>
        </w:rPr>
        <w:t xml:space="preserve"> </w:t>
      </w:r>
      <w:r>
        <w:rPr>
          <w:sz w:val="24"/>
        </w:rPr>
        <w:t>(2019).</w:t>
      </w:r>
      <w:r>
        <w:rPr>
          <w:spacing w:val="-15"/>
          <w:sz w:val="24"/>
        </w:rPr>
        <w:t xml:space="preserve"> </w:t>
      </w:r>
      <w:r>
        <w:rPr>
          <w:sz w:val="24"/>
        </w:rPr>
        <w:t>The</w:t>
      </w:r>
      <w:r>
        <w:rPr>
          <w:spacing w:val="-15"/>
          <w:sz w:val="24"/>
        </w:rPr>
        <w:t xml:space="preserve"> </w:t>
      </w:r>
      <w:r>
        <w:rPr>
          <w:sz w:val="24"/>
        </w:rPr>
        <w:t>art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scam:</w:t>
      </w:r>
      <w:r>
        <w:rPr>
          <w:spacing w:val="-11"/>
          <w:sz w:val="24"/>
        </w:rPr>
        <w:t xml:space="preserve"> </w:t>
      </w:r>
      <w:r>
        <w:rPr>
          <w:sz w:val="24"/>
        </w:rPr>
        <w:t>Demystifying</w:t>
      </w:r>
      <w:r>
        <w:rPr>
          <w:spacing w:val="-15"/>
          <w:sz w:val="24"/>
        </w:rPr>
        <w:t xml:space="preserve"> </w:t>
      </w:r>
      <w:r>
        <w:rPr>
          <w:sz w:val="24"/>
        </w:rPr>
        <w:t>honeypots</w:t>
      </w:r>
      <w:r>
        <w:rPr>
          <w:spacing w:val="-15"/>
          <w:sz w:val="24"/>
        </w:rPr>
        <w:t xml:space="preserve"> </w:t>
      </w:r>
      <w:r>
        <w:rPr>
          <w:sz w:val="24"/>
        </w:rPr>
        <w:t xml:space="preserve">in Ethereum smart contracts. In </w:t>
      </w:r>
      <w:r>
        <w:rPr>
          <w:i/>
          <w:sz w:val="24"/>
        </w:rPr>
        <w:t xml:space="preserve">28th USENIX Security Symposium </w:t>
      </w:r>
      <w:r>
        <w:rPr>
          <w:sz w:val="24"/>
        </w:rPr>
        <w:t xml:space="preserve">(pp. 1591–1607). USENIX </w:t>
      </w:r>
      <w:r>
        <w:rPr>
          <w:spacing w:val="-2"/>
          <w:sz w:val="24"/>
        </w:rPr>
        <w:t>Association.</w:t>
      </w:r>
    </w:p>
    <w:p w14:paraId="00DC2478" w14:textId="77777777" w:rsidR="00350CFB" w:rsidRDefault="00283FFF">
      <w:pPr>
        <w:pStyle w:val="a4"/>
        <w:numPr>
          <w:ilvl w:val="0"/>
          <w:numId w:val="6"/>
        </w:numPr>
        <w:tabs>
          <w:tab w:val="left" w:pos="692"/>
        </w:tabs>
        <w:spacing w:before="264" w:line="396" w:lineRule="auto"/>
        <w:ind w:right="564" w:hanging="530"/>
        <w:jc w:val="both"/>
        <w:rPr>
          <w:sz w:val="24"/>
        </w:rPr>
      </w:pPr>
      <w:bookmarkStart w:id="518" w:name="_bookmark195"/>
      <w:bookmarkEnd w:id="518"/>
      <w:r>
        <w:rPr>
          <w:sz w:val="24"/>
        </w:rPr>
        <w:t>Zetzsche, D. A., Arner, D. W., &amp; Buckley, R. P. (2020).</w:t>
      </w:r>
      <w:r>
        <w:rPr>
          <w:spacing w:val="40"/>
          <w:sz w:val="24"/>
        </w:rPr>
        <w:t xml:space="preserve"> </w:t>
      </w:r>
      <w:r>
        <w:rPr>
          <w:sz w:val="24"/>
        </w:rPr>
        <w:t>Decentralized finance.</w:t>
      </w:r>
      <w:r>
        <w:rPr>
          <w:spacing w:val="40"/>
          <w:sz w:val="24"/>
        </w:rPr>
        <w:t xml:space="preserve"> </w:t>
      </w:r>
      <w:r>
        <w:rPr>
          <w:i/>
          <w:sz w:val="24"/>
        </w:rPr>
        <w:t>Journal of Financial Regulation</w:t>
      </w:r>
      <w:r>
        <w:rPr>
          <w:sz w:val="24"/>
        </w:rPr>
        <w:t xml:space="preserve">, </w:t>
      </w:r>
      <w:r>
        <w:rPr>
          <w:i/>
          <w:sz w:val="24"/>
        </w:rPr>
        <w:t>6</w:t>
      </w:r>
      <w:r>
        <w:rPr>
          <w:sz w:val="24"/>
        </w:rPr>
        <w:t xml:space="preserve">(2), 172–203. </w:t>
      </w:r>
      <w:hyperlink r:id="rId44">
        <w:r>
          <w:rPr>
            <w:sz w:val="24"/>
          </w:rPr>
          <w:t>doi:10.1093/jfr/fjaa010</w:t>
        </w:r>
      </w:hyperlink>
      <w:commentRangeEnd w:id="473"/>
      <w:r>
        <w:rPr>
          <w:rStyle w:val="a5"/>
          <w:sz w:val="24"/>
          <w:szCs w:val="22"/>
        </w:rPr>
        <w:commentReference w:id="473"/>
      </w:r>
    </w:p>
    <w:p w14:paraId="00DC242E" w14:textId="77777777" w:rsidR="00350CFB" w:rsidRDefault="00283FFF">
      <w:pPr>
        <w:spacing w:before="180"/>
        <w:ind w:left="692"/>
        <w:rPr>
          <w:sz w:val="24"/>
        </w:rPr>
      </w:pPr>
      <w:r>
        <w:rPr>
          <w:i/>
          <w:sz w:val="24"/>
        </w:rPr>
        <w:t>Proceedings</w:t>
      </w:r>
      <w:r>
        <w:rPr>
          <w:i/>
          <w:spacing w:val="-15"/>
          <w:sz w:val="24"/>
        </w:rPr>
        <w:t xml:space="preserve"> </w:t>
      </w:r>
      <w:r>
        <w:rPr>
          <w:i/>
          <w:sz w:val="24"/>
        </w:rPr>
        <w:t>of</w:t>
      </w:r>
      <w:r>
        <w:rPr>
          <w:i/>
          <w:spacing w:val="-14"/>
          <w:sz w:val="24"/>
        </w:rPr>
        <w:t xml:space="preserve"> </w:t>
      </w:r>
      <w:r>
        <w:rPr>
          <w:i/>
          <w:sz w:val="24"/>
        </w:rPr>
        <w:t>the</w:t>
      </w:r>
      <w:r>
        <w:rPr>
          <w:i/>
          <w:spacing w:val="-13"/>
          <w:sz w:val="24"/>
        </w:rPr>
        <w:t xml:space="preserve"> </w:t>
      </w:r>
      <w:r>
        <w:rPr>
          <w:i/>
          <w:sz w:val="24"/>
        </w:rPr>
        <w:t>2nd</w:t>
      </w:r>
      <w:r>
        <w:rPr>
          <w:i/>
          <w:spacing w:val="-14"/>
          <w:sz w:val="24"/>
        </w:rPr>
        <w:t xml:space="preserve"> </w:t>
      </w:r>
      <w:r>
        <w:rPr>
          <w:i/>
          <w:sz w:val="24"/>
        </w:rPr>
        <w:t>ACM</w:t>
      </w:r>
      <w:r>
        <w:rPr>
          <w:i/>
          <w:spacing w:val="-13"/>
          <w:sz w:val="24"/>
        </w:rPr>
        <w:t xml:space="preserve"> </w:t>
      </w:r>
      <w:r>
        <w:rPr>
          <w:i/>
          <w:sz w:val="24"/>
        </w:rPr>
        <w:t>Conference</w:t>
      </w:r>
      <w:r>
        <w:rPr>
          <w:i/>
          <w:spacing w:val="-14"/>
          <w:sz w:val="24"/>
        </w:rPr>
        <w:t xml:space="preserve"> </w:t>
      </w:r>
      <w:r>
        <w:rPr>
          <w:i/>
          <w:sz w:val="24"/>
        </w:rPr>
        <w:t>on</w:t>
      </w:r>
      <w:r>
        <w:rPr>
          <w:i/>
          <w:spacing w:val="-15"/>
          <w:sz w:val="24"/>
        </w:rPr>
        <w:t xml:space="preserve"> </w:t>
      </w:r>
      <w:r>
        <w:rPr>
          <w:i/>
          <w:sz w:val="24"/>
        </w:rPr>
        <w:t>Advances</w:t>
      </w:r>
      <w:r>
        <w:rPr>
          <w:i/>
          <w:spacing w:val="-13"/>
          <w:sz w:val="24"/>
        </w:rPr>
        <w:t xml:space="preserve"> </w:t>
      </w:r>
      <w:r>
        <w:rPr>
          <w:i/>
          <w:sz w:val="24"/>
        </w:rPr>
        <w:t>in</w:t>
      </w:r>
      <w:r>
        <w:rPr>
          <w:i/>
          <w:spacing w:val="-14"/>
          <w:sz w:val="24"/>
        </w:rPr>
        <w:t xml:space="preserve"> </w:t>
      </w:r>
      <w:r>
        <w:rPr>
          <w:i/>
          <w:sz w:val="24"/>
        </w:rPr>
        <w:t>Financial</w:t>
      </w:r>
      <w:r>
        <w:rPr>
          <w:i/>
          <w:spacing w:val="-13"/>
          <w:sz w:val="24"/>
        </w:rPr>
        <w:t xml:space="preserve"> </w:t>
      </w:r>
      <w:r>
        <w:rPr>
          <w:i/>
          <w:sz w:val="24"/>
        </w:rPr>
        <w:t>Technologies</w:t>
      </w:r>
      <w:r>
        <w:rPr>
          <w:i/>
          <w:spacing w:val="-14"/>
          <w:sz w:val="24"/>
        </w:rPr>
        <w:t xml:space="preserve"> </w:t>
      </w:r>
      <w:r>
        <w:rPr>
          <w:sz w:val="24"/>
        </w:rPr>
        <w:t>(pp.</w:t>
      </w:r>
      <w:r>
        <w:rPr>
          <w:spacing w:val="3"/>
          <w:sz w:val="24"/>
        </w:rPr>
        <w:t xml:space="preserve"> </w:t>
      </w:r>
      <w:r>
        <w:rPr>
          <w:sz w:val="24"/>
        </w:rPr>
        <w:t>80–</w:t>
      </w:r>
      <w:r>
        <w:rPr>
          <w:spacing w:val="-4"/>
          <w:sz w:val="24"/>
        </w:rPr>
        <w:t>91).</w:t>
      </w:r>
    </w:p>
    <w:p w14:paraId="00DC242F" w14:textId="77777777" w:rsidR="00350CFB" w:rsidRDefault="00283FFF">
      <w:pPr>
        <w:pStyle w:val="a3"/>
        <w:spacing w:before="181"/>
        <w:ind w:left="684"/>
      </w:pPr>
      <w:r>
        <w:t>ACM.</w:t>
      </w:r>
      <w:r>
        <w:rPr>
          <w:spacing w:val="-8"/>
        </w:rPr>
        <w:t xml:space="preserve"> </w:t>
      </w:r>
      <w:hyperlink r:id="rId45">
        <w:r>
          <w:rPr>
            <w:spacing w:val="-2"/>
          </w:rPr>
          <w:t>doi:10.1145/3419614.3423251</w:t>
        </w:r>
      </w:hyperlink>
    </w:p>
    <w:p w14:paraId="00DC2436"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39" w14:textId="77777777" w:rsidR="00350CFB" w:rsidRDefault="00283FFF">
      <w:pPr>
        <w:spacing w:before="181"/>
        <w:ind w:left="692"/>
        <w:jc w:val="both"/>
        <w:rPr>
          <w:sz w:val="24"/>
        </w:rPr>
      </w:pPr>
      <w:r>
        <w:rPr>
          <w:i/>
          <w:sz w:val="24"/>
        </w:rPr>
        <w:t>arXiv</w:t>
      </w:r>
      <w:r>
        <w:rPr>
          <w:i/>
          <w:spacing w:val="-13"/>
          <w:sz w:val="24"/>
        </w:rPr>
        <w:t xml:space="preserve"> </w:t>
      </w:r>
      <w:r>
        <w:rPr>
          <w:i/>
          <w:sz w:val="24"/>
        </w:rPr>
        <w:t>preprint</w:t>
      </w:r>
      <w:r>
        <w:rPr>
          <w:i/>
          <w:spacing w:val="-8"/>
          <w:sz w:val="24"/>
        </w:rPr>
        <w:t xml:space="preserve"> </w:t>
      </w:r>
      <w:r>
        <w:rPr>
          <w:spacing w:val="-2"/>
          <w:sz w:val="24"/>
        </w:rPr>
        <w:t>arXiv:2103.08842.</w:t>
      </w:r>
    </w:p>
    <w:p w14:paraId="00DC243F" w14:textId="77777777" w:rsidR="00350CFB" w:rsidRDefault="00283FFF">
      <w:pPr>
        <w:pStyle w:val="a3"/>
        <w:spacing w:before="3"/>
        <w:ind w:left="692"/>
        <w:jc w:val="both"/>
      </w:pPr>
      <w:r>
        <w:t>IEEE.</w:t>
      </w:r>
      <w:r>
        <w:rPr>
          <w:spacing w:val="-7"/>
        </w:rPr>
        <w:t xml:space="preserve"> </w:t>
      </w:r>
      <w:hyperlink r:id="rId46">
        <w:r>
          <w:rPr>
            <w:spacing w:val="-2"/>
          </w:rPr>
          <w:t>doi:10.1109/SP40000.2020.00040</w:t>
        </w:r>
      </w:hyperlink>
    </w:p>
    <w:p w14:paraId="00DC2445" w14:textId="77777777" w:rsidR="00350CFB" w:rsidRDefault="00350CFB">
      <w:pPr>
        <w:pStyle w:val="a4"/>
        <w:jc w:val="both"/>
        <w:rPr>
          <w:i/>
          <w:sz w:val="24"/>
        </w:rPr>
        <w:sectPr w:rsidR="00350CFB">
          <w:pgSz w:w="11910" w:h="16840"/>
          <w:pgMar w:top="1840" w:right="708" w:bottom="2300" w:left="992" w:header="0" w:footer="2115" w:gutter="0"/>
          <w:cols w:space="720"/>
        </w:sectPr>
      </w:pPr>
    </w:p>
    <w:p w14:paraId="00DC2446" w14:textId="77777777" w:rsidR="00350CFB" w:rsidRDefault="00283FFF">
      <w:pPr>
        <w:pStyle w:val="a3"/>
        <w:spacing w:before="72"/>
        <w:ind w:left="692"/>
      </w:pPr>
      <w:bookmarkStart w:id="519" w:name="_bookmark164"/>
      <w:bookmarkEnd w:id="519"/>
      <w:r>
        <w:rPr>
          <w:i/>
        </w:rPr>
        <w:t>of</w:t>
      </w:r>
      <w:r>
        <w:rPr>
          <w:i/>
          <w:spacing w:val="-15"/>
        </w:rPr>
        <w:t xml:space="preserve"> </w:t>
      </w:r>
      <w:r>
        <w:rPr>
          <w:i/>
        </w:rPr>
        <w:t>Finance</w:t>
      </w:r>
      <w:r>
        <w:t>,</w:t>
      </w:r>
      <w:r>
        <w:rPr>
          <w:spacing w:val="-15"/>
        </w:rPr>
        <w:t xml:space="preserve"> </w:t>
      </w:r>
      <w:r>
        <w:rPr>
          <w:i/>
        </w:rPr>
        <w:t>47</w:t>
      </w:r>
      <w:r>
        <w:t>(2),</w:t>
      </w:r>
      <w:r>
        <w:rPr>
          <w:spacing w:val="-15"/>
        </w:rPr>
        <w:t xml:space="preserve"> </w:t>
      </w:r>
      <w:r>
        <w:t>427–465.</w:t>
      </w:r>
      <w:r>
        <w:rPr>
          <w:spacing w:val="-7"/>
        </w:rPr>
        <w:t xml:space="preserve"> </w:t>
      </w:r>
      <w:hyperlink r:id="rId47">
        <w:r>
          <w:t>doi:10.1111/j.1540-</w:t>
        </w:r>
        <w:r>
          <w:rPr>
            <w:spacing w:val="-2"/>
          </w:rPr>
          <w:t>6261.1992.tb04398.x</w:t>
        </w:r>
      </w:hyperlink>
    </w:p>
    <w:p w14:paraId="00DC244C" w14:textId="77777777" w:rsidR="00350CFB" w:rsidRDefault="00283FFF">
      <w:pPr>
        <w:pStyle w:val="a3"/>
        <w:spacing w:before="2"/>
        <w:ind w:left="692"/>
      </w:pPr>
      <w:r>
        <w:rPr>
          <w:spacing w:val="-2"/>
        </w:rPr>
        <w:t>Springer.</w:t>
      </w:r>
      <w:r>
        <w:rPr>
          <w:spacing w:val="40"/>
        </w:rPr>
        <w:t xml:space="preserve"> </w:t>
      </w:r>
      <w:hyperlink r:id="rId48">
        <w:r>
          <w:rPr>
            <w:spacing w:val="-2"/>
          </w:rPr>
          <w:t>doi:10.1007/978-3-030-51280-</w:t>
        </w:r>
        <w:r>
          <w:rPr>
            <w:spacing w:val="-4"/>
          </w:rPr>
          <w:t>4_12</w:t>
        </w:r>
      </w:hyperlink>
    </w:p>
    <w:p w14:paraId="00DC2452"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5D"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6A" w14:textId="77777777" w:rsidR="00350CFB" w:rsidRDefault="00350CFB">
      <w:pPr>
        <w:pStyle w:val="a4"/>
        <w:spacing w:line="396" w:lineRule="auto"/>
        <w:jc w:val="both"/>
        <w:rPr>
          <w:i/>
          <w:sz w:val="24"/>
        </w:rPr>
        <w:sectPr w:rsidR="00350CFB">
          <w:pgSz w:w="11910" w:h="16840"/>
          <w:pgMar w:top="1840" w:right="708" w:bottom="2300" w:left="992" w:header="0" w:footer="2115" w:gutter="0"/>
          <w:cols w:space="720"/>
        </w:sectPr>
      </w:pPr>
    </w:p>
    <w:p w14:paraId="00DC246B" w14:textId="77777777" w:rsidR="00350CFB" w:rsidRDefault="00283FFF">
      <w:pPr>
        <w:pStyle w:val="a3"/>
        <w:spacing w:before="72"/>
        <w:ind w:left="684"/>
      </w:pPr>
      <w:r>
        <w:t>(pp.</w:t>
      </w:r>
      <w:r>
        <w:rPr>
          <w:spacing w:val="12"/>
        </w:rPr>
        <w:t xml:space="preserve"> </w:t>
      </w:r>
      <w:r>
        <w:t>127–157).</w:t>
      </w:r>
      <w:r>
        <w:rPr>
          <w:spacing w:val="12"/>
        </w:rPr>
        <w:t xml:space="preserve"> </w:t>
      </w:r>
      <w:r>
        <w:rPr>
          <w:spacing w:val="-2"/>
        </w:rPr>
        <w:t>Emerald.</w:t>
      </w:r>
    </w:p>
    <w:p w14:paraId="00DC246F" w14:textId="77777777" w:rsidR="00350CFB" w:rsidRDefault="00283FFF">
      <w:pPr>
        <w:pStyle w:val="a3"/>
        <w:spacing w:before="181"/>
        <w:ind w:left="692"/>
      </w:pPr>
      <w:r>
        <w:rPr>
          <w:i/>
        </w:rPr>
        <w:t>2</w:t>
      </w:r>
      <w:r>
        <w:t>(9).</w:t>
      </w:r>
      <w:r>
        <w:rPr>
          <w:spacing w:val="13"/>
        </w:rPr>
        <w:t xml:space="preserve"> </w:t>
      </w:r>
      <w:hyperlink r:id="rId49">
        <w:r>
          <w:rPr>
            <w:spacing w:val="-2"/>
          </w:rPr>
          <w:t>doi:10.5210/fm.v2i9.548</w:t>
        </w:r>
      </w:hyperlink>
    </w:p>
    <w:p w14:paraId="00DC2476"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77" w14:textId="77777777" w:rsidR="00350CFB" w:rsidRDefault="0071403D">
      <w:pPr>
        <w:pStyle w:val="a3"/>
        <w:spacing w:before="72"/>
        <w:ind w:left="692"/>
      </w:pPr>
      <w:hyperlink r:id="rId50">
        <w:r>
          <w:rPr>
            <w:spacing w:val="-2"/>
          </w:rPr>
          <w:t>doi:10.1145/3570639</w:t>
        </w:r>
      </w:hyperlink>
    </w:p>
    <w:p w14:paraId="00DC247A"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47B" w14:textId="77777777" w:rsidR="00350CFB" w:rsidRDefault="00350CFB">
      <w:pPr>
        <w:pStyle w:val="a3"/>
        <w:rPr>
          <w:sz w:val="34"/>
        </w:rPr>
      </w:pPr>
    </w:p>
    <w:p w14:paraId="00DC247C" w14:textId="77777777" w:rsidR="00350CFB" w:rsidRDefault="00350CFB">
      <w:pPr>
        <w:pStyle w:val="a3"/>
        <w:spacing w:before="197"/>
        <w:rPr>
          <w:sz w:val="34"/>
        </w:rPr>
      </w:pPr>
    </w:p>
    <w:p w14:paraId="00DC247D" w14:textId="77777777" w:rsidR="00350CFB" w:rsidRDefault="00283FFF">
      <w:pPr>
        <w:pStyle w:val="1"/>
        <w:numPr>
          <w:ilvl w:val="0"/>
          <w:numId w:val="26"/>
        </w:numPr>
        <w:tabs>
          <w:tab w:val="left" w:pos="625"/>
        </w:tabs>
        <w:ind w:left="625" w:hanging="343"/>
        <w:jc w:val="both"/>
      </w:pPr>
      <w:bookmarkStart w:id="520" w:name="Appendix"/>
      <w:bookmarkStart w:id="521" w:name="_bookmark197"/>
      <w:bookmarkEnd w:id="520"/>
      <w:bookmarkEnd w:id="521"/>
      <w:r>
        <w:rPr>
          <w:spacing w:val="-2"/>
        </w:rPr>
        <w:t>Appendix</w:t>
      </w:r>
    </w:p>
    <w:p w14:paraId="00DC247E" w14:textId="77777777" w:rsidR="00350CFB" w:rsidRDefault="00350CFB">
      <w:pPr>
        <w:pStyle w:val="a3"/>
        <w:spacing w:before="158"/>
        <w:rPr>
          <w:b/>
          <w:sz w:val="34"/>
        </w:rPr>
      </w:pPr>
    </w:p>
    <w:p w14:paraId="00DC247F" w14:textId="77777777" w:rsidR="00350CFB" w:rsidRDefault="00283FFF">
      <w:pPr>
        <w:pStyle w:val="2"/>
        <w:numPr>
          <w:ilvl w:val="1"/>
          <w:numId w:val="26"/>
        </w:numPr>
        <w:tabs>
          <w:tab w:val="left" w:pos="783"/>
        </w:tabs>
        <w:spacing w:before="1"/>
        <w:ind w:left="783" w:hanging="501"/>
      </w:pPr>
      <w:bookmarkStart w:id="522" w:name="Evaluation_Pipeline_and_Reproducibility"/>
      <w:bookmarkStart w:id="523" w:name="_bookmark198"/>
      <w:bookmarkEnd w:id="522"/>
      <w:bookmarkEnd w:id="523"/>
      <w:r>
        <w:t>Evaluation</w:t>
      </w:r>
      <w:r>
        <w:rPr>
          <w:spacing w:val="15"/>
        </w:rPr>
        <w:t xml:space="preserve"> </w:t>
      </w:r>
      <w:r>
        <w:t>Pipeline</w:t>
      </w:r>
      <w:r>
        <w:rPr>
          <w:spacing w:val="15"/>
        </w:rPr>
        <w:t xml:space="preserve"> </w:t>
      </w:r>
      <w:r>
        <w:t>and</w:t>
      </w:r>
      <w:r>
        <w:rPr>
          <w:spacing w:val="16"/>
        </w:rPr>
        <w:t xml:space="preserve"> </w:t>
      </w:r>
      <w:r>
        <w:rPr>
          <w:spacing w:val="-2"/>
        </w:rPr>
        <w:t>Reproducibility</w:t>
      </w:r>
    </w:p>
    <w:p w14:paraId="00DC2480" w14:textId="77777777" w:rsidR="00350CFB" w:rsidRDefault="00350CFB">
      <w:pPr>
        <w:pStyle w:val="a3"/>
        <w:spacing w:before="23"/>
        <w:rPr>
          <w:b/>
          <w:sz w:val="28"/>
        </w:rPr>
      </w:pPr>
    </w:p>
    <w:p w14:paraId="00DC2481" w14:textId="77777777" w:rsidR="00350CFB" w:rsidRDefault="00283FFF">
      <w:pPr>
        <w:pStyle w:val="a3"/>
        <w:spacing w:before="1" w:line="396" w:lineRule="auto"/>
        <w:ind w:left="282" w:right="563" w:hanging="8"/>
        <w:jc w:val="both"/>
      </w:pPr>
      <w:r>
        <w:t xml:space="preserve">This appendix documents the evaluation pipeline that produced the numerics in Chapter </w:t>
      </w:r>
      <w:hyperlink w:anchor="_bookmark84" w:history="1">
        <w:r>
          <w:t>4</w:t>
        </w:r>
      </w:hyperlink>
      <w:r>
        <w:t>:</w:t>
      </w:r>
      <w:r>
        <w:rPr>
          <w:spacing w:val="40"/>
        </w:rPr>
        <w:t xml:space="preserve"> </w:t>
      </w:r>
      <w:r>
        <w:t>data sources,</w:t>
      </w:r>
      <w:r>
        <w:rPr>
          <w:spacing w:val="-12"/>
        </w:rPr>
        <w:t xml:space="preserve"> </w:t>
      </w:r>
      <w:r>
        <w:t>processing</w:t>
      </w:r>
      <w:r>
        <w:rPr>
          <w:spacing w:val="-12"/>
        </w:rPr>
        <w:t xml:space="preserve"> </w:t>
      </w:r>
      <w:r>
        <w:t>stages,</w:t>
      </w:r>
      <w:r>
        <w:rPr>
          <w:spacing w:val="-12"/>
        </w:rPr>
        <w:t xml:space="preserve"> </w:t>
      </w:r>
      <w:r>
        <w:t>default</w:t>
      </w:r>
      <w:r>
        <w:rPr>
          <w:spacing w:val="-12"/>
        </w:rPr>
        <w:t xml:space="preserve"> </w:t>
      </w:r>
      <w:r>
        <w:t>parameters,</w:t>
      </w:r>
      <w:r>
        <w:rPr>
          <w:spacing w:val="-12"/>
        </w:rPr>
        <w:t xml:space="preserve"> </w:t>
      </w:r>
      <w:r>
        <w:t>proxy</w:t>
      </w:r>
      <w:r>
        <w:rPr>
          <w:spacing w:val="-12"/>
        </w:rPr>
        <w:t xml:space="preserve"> </w:t>
      </w:r>
      <w:r>
        <w:t>formulas,</w:t>
      </w:r>
      <w:r>
        <w:rPr>
          <w:spacing w:val="-12"/>
        </w:rPr>
        <w:t xml:space="preserve"> </w:t>
      </w:r>
      <w:r>
        <w:t>and</w:t>
      </w:r>
      <w:r>
        <w:rPr>
          <w:spacing w:val="-12"/>
        </w:rPr>
        <w:t xml:space="preserve"> </w:t>
      </w:r>
      <w:r>
        <w:t>a</w:t>
      </w:r>
      <w:r>
        <w:rPr>
          <w:spacing w:val="-12"/>
        </w:rPr>
        <w:t xml:space="preserve"> </w:t>
      </w:r>
      <w:r>
        <w:t>glossary.</w:t>
      </w:r>
      <w:r>
        <w:rPr>
          <w:spacing w:val="8"/>
        </w:rPr>
        <w:t xml:space="preserve"> </w:t>
      </w:r>
      <w:r>
        <w:t>All</w:t>
      </w:r>
      <w:r>
        <w:rPr>
          <w:spacing w:val="-12"/>
        </w:rPr>
        <w:t xml:space="preserve"> </w:t>
      </w:r>
      <w:r>
        <w:t>quantities</w:t>
      </w:r>
      <w:r>
        <w:rPr>
          <w:spacing w:val="-12"/>
        </w:rPr>
        <w:t xml:space="preserve"> </w:t>
      </w:r>
      <w:r>
        <w:t xml:space="preserve">cited here also appear in the main-text tables and figures; no external files are required to interpret the </w:t>
      </w:r>
      <w:bookmarkStart w:id="524" w:name="Pipeline_stages"/>
      <w:bookmarkStart w:id="525" w:name="_bookmark199"/>
      <w:bookmarkEnd w:id="524"/>
      <w:bookmarkEnd w:id="525"/>
      <w:r>
        <w:rPr>
          <w:spacing w:val="-2"/>
        </w:rPr>
        <w:t>claims.</w:t>
      </w:r>
    </w:p>
    <w:p w14:paraId="00DC2482" w14:textId="77777777" w:rsidR="00350CFB" w:rsidRDefault="00350CFB">
      <w:pPr>
        <w:pStyle w:val="a3"/>
        <w:spacing w:before="9"/>
      </w:pPr>
    </w:p>
    <w:p w14:paraId="00DC2483" w14:textId="77777777" w:rsidR="00350CFB" w:rsidRDefault="00283FFF">
      <w:pPr>
        <w:pStyle w:val="3"/>
        <w:numPr>
          <w:ilvl w:val="2"/>
          <w:numId w:val="26"/>
        </w:numPr>
        <w:tabs>
          <w:tab w:val="left" w:pos="879"/>
        </w:tabs>
        <w:ind w:left="879" w:hanging="597"/>
      </w:pPr>
      <w:r>
        <w:t>Pipeline</w:t>
      </w:r>
      <w:r>
        <w:rPr>
          <w:spacing w:val="-10"/>
        </w:rPr>
        <w:t xml:space="preserve"> </w:t>
      </w:r>
      <w:r>
        <w:rPr>
          <w:spacing w:val="-2"/>
        </w:rPr>
        <w:t>stages</w:t>
      </w:r>
    </w:p>
    <w:p w14:paraId="00DC2484" w14:textId="77777777" w:rsidR="00350CFB" w:rsidRDefault="00350CFB">
      <w:pPr>
        <w:pStyle w:val="a3"/>
        <w:spacing w:before="47"/>
        <w:rPr>
          <w:b/>
        </w:rPr>
      </w:pPr>
    </w:p>
    <w:p w14:paraId="00DC2485" w14:textId="77777777" w:rsidR="00350CFB" w:rsidRDefault="00283FFF">
      <w:pPr>
        <w:pStyle w:val="a3"/>
        <w:spacing w:line="396" w:lineRule="auto"/>
        <w:ind w:left="282" w:right="558" w:hanging="8"/>
        <w:jc w:val="both"/>
      </w:pPr>
      <w:commentRangeStart w:id="526"/>
      <w:r>
        <w:t>The evaluation proceeds in two stages on Arbitrum One over the observation window 2025-12-01 to 2026-05-31 (UTC, inclusive).</w:t>
      </w:r>
    </w:p>
    <w:p w14:paraId="00DC2486" w14:textId="77777777" w:rsidR="00350CFB" w:rsidRDefault="00283FFF">
      <w:pPr>
        <w:pStyle w:val="a4"/>
        <w:numPr>
          <w:ilvl w:val="0"/>
          <w:numId w:val="5"/>
        </w:numPr>
        <w:tabs>
          <w:tab w:val="left" w:pos="847"/>
          <w:tab w:val="left" w:pos="856"/>
        </w:tabs>
        <w:spacing w:before="121" w:line="388" w:lineRule="auto"/>
        <w:ind w:right="524" w:hanging="311"/>
        <w:jc w:val="both"/>
        <w:rPr>
          <w:sz w:val="24"/>
        </w:rPr>
      </w:pPr>
      <w:r>
        <w:rPr>
          <w:sz w:val="24"/>
        </w:rPr>
        <w:t>Reputation graphs and scores: Extract ERC-20 Approval and Transfer logs in monthly batches (per-query dry-run and a 150 GiB abort cap). The matched cohort is wallets with non-zero approval or transfer connectivity (n = 5,521). Build the latest-allowance endorsement graph and the time-decayed transfer graph, then compute EndorseRank and AWP scores by power iteration (damping d = 0.85, tolerance 10⁻⁸, at most 300 iterations).</w:t>
      </w:r>
    </w:p>
    <w:p w14:paraId="00DC2487" w14:textId="77777777" w:rsidR="00350CFB" w:rsidRDefault="00283FFF">
      <w:pPr>
        <w:pStyle w:val="a4"/>
        <w:numPr>
          <w:ilvl w:val="0"/>
          <w:numId w:val="5"/>
        </w:numPr>
        <w:tabs>
          <w:tab w:val="left" w:pos="847"/>
          <w:tab w:val="left" w:pos="854"/>
        </w:tabs>
        <w:spacing w:before="54" w:line="391" w:lineRule="auto"/>
        <w:ind w:left="847" w:right="523"/>
        <w:jc w:val="both"/>
        <w:rPr>
          <w:sz w:val="24"/>
        </w:rPr>
      </w:pPr>
      <w:r>
        <w:rPr>
          <w:sz w:val="24"/>
        </w:rPr>
        <w:t>Checks, alignment, and benchmarks: Compute transfer and allowance checks defined in Chapter 3, report Spearman ρ and Kendall τ against each score vector with 95% paired-bootstrap intervals (400 wallet resamples, seed 42) and the six pre-specified Δτ contrasts, time PageRank solves on pre-built edge lists under one protocol (one untimed warm-up, five timed repeats, per-session memoisation), and run sensitivity sweeps over damping, top tokens, and sample definition.</w:t>
      </w:r>
    </w:p>
    <w:p w14:paraId="00DC2488" w14:textId="77777777" w:rsidR="00350CFB" w:rsidRDefault="00283FFF">
      <w:pPr>
        <w:pStyle w:val="a3"/>
        <w:spacing w:line="359" w:lineRule="exact"/>
        <w:ind w:left="282"/>
        <w:jc w:val="both"/>
      </w:pPr>
      <w:r>
        <w:t>The tables of Chapter 4 were generated by scripts/run_dissertation_eval.py –real –robustness –benchmark-repeats 5 followed by scripts/export_latex_results.py on 12 September 2026; the machine-readable summary is data/processed/eval_summary.json.</w:t>
      </w:r>
    </w:p>
    <w:p w14:paraId="00DC2489" w14:textId="77777777" w:rsidR="00350CFB" w:rsidRDefault="00350CFB">
      <w:pPr>
        <w:pStyle w:val="a4"/>
        <w:spacing w:line="396" w:lineRule="auto"/>
        <w:jc w:val="both"/>
        <w:rPr>
          <w:sz w:val="24"/>
        </w:rPr>
        <w:sectPr w:rsidR="00350CFB">
          <w:pgSz w:w="11910" w:h="16840"/>
          <w:pgMar w:top="1920" w:right="708" w:bottom="2300" w:left="992" w:header="0" w:footer="2115" w:gutter="0"/>
          <w:cols w:space="720"/>
        </w:sectPr>
      </w:pPr>
    </w:p>
    <w:p w14:paraId="00DC248A" w14:textId="77777777" w:rsidR="00350CFB" w:rsidRDefault="00283FFF">
      <w:pPr>
        <w:pStyle w:val="a3"/>
        <w:spacing w:before="72" w:line="396" w:lineRule="auto"/>
        <w:ind w:left="282" w:right="563"/>
        <w:jc w:val="both"/>
      </w:pPr>
      <w:bookmarkStart w:id="527" w:name="Credit-delegation_extract_(deferred)"/>
      <w:bookmarkStart w:id="528" w:name="_bookmark203"/>
      <w:bookmarkStart w:id="529" w:name="BigQuery_extraction_design"/>
      <w:bookmarkStart w:id="530" w:name="_bookmark200"/>
      <w:r>
        <w:t>Offline synthetic checks use the same scoring and alignment logic on fixture graphs (no cloud access) to validate implementation before real extraction. Real extraction requires Google Cloud credentials and a billing project; scans target only the public Arbitrum One log dataset.</w:t>
      </w:r>
      <w:bookmarkEnd w:id="527"/>
      <w:bookmarkEnd w:id="528"/>
      <w:bookmarkEnd w:id="529"/>
      <w:bookmarkEnd w:id="530"/>
      <w:commentRangeEnd w:id="526"/>
      <w:r>
        <w:rPr>
          <w:rStyle w:val="a5"/>
          <w:sz w:val="24"/>
          <w:szCs w:val="24"/>
        </w:rPr>
        <w:commentReference w:id="526"/>
      </w:r>
    </w:p>
    <w:p w14:paraId="00DC248B" w14:textId="77777777" w:rsidR="00350CFB" w:rsidRDefault="00350CFB">
      <w:pPr>
        <w:pStyle w:val="a3"/>
        <w:spacing w:before="8"/>
      </w:pPr>
    </w:p>
    <w:p w14:paraId="00DC248C" w14:textId="77777777" w:rsidR="00350CFB" w:rsidRDefault="00283FFF">
      <w:pPr>
        <w:pStyle w:val="3"/>
        <w:numPr>
          <w:ilvl w:val="2"/>
          <w:numId w:val="26"/>
        </w:numPr>
        <w:tabs>
          <w:tab w:val="left" w:pos="879"/>
        </w:tabs>
        <w:spacing w:before="1"/>
        <w:ind w:left="879" w:hanging="597"/>
      </w:pPr>
      <w:r>
        <w:rPr>
          <w:spacing w:val="-2"/>
        </w:rPr>
        <w:t>BigQuery</w:t>
      </w:r>
      <w:r>
        <w:rPr>
          <w:spacing w:val="2"/>
        </w:rPr>
        <w:t xml:space="preserve"> </w:t>
      </w:r>
      <w:r>
        <w:rPr>
          <w:spacing w:val="-2"/>
        </w:rPr>
        <w:t>extraction</w:t>
      </w:r>
      <w:r>
        <w:rPr>
          <w:spacing w:val="2"/>
        </w:rPr>
        <w:t xml:space="preserve"> </w:t>
      </w:r>
      <w:r>
        <w:rPr>
          <w:spacing w:val="-2"/>
        </w:rPr>
        <w:t>design</w:t>
      </w:r>
    </w:p>
    <w:p w14:paraId="00DC248D" w14:textId="77777777" w:rsidR="00350CFB" w:rsidRDefault="00350CFB">
      <w:pPr>
        <w:pStyle w:val="a3"/>
        <w:spacing w:before="46"/>
        <w:rPr>
          <w:b/>
        </w:rPr>
      </w:pPr>
    </w:p>
    <w:p w14:paraId="00DC248E" w14:textId="77777777" w:rsidR="00350CFB" w:rsidRDefault="00283FFF">
      <w:pPr>
        <w:pStyle w:val="a3"/>
        <w:spacing w:line="381" w:lineRule="auto"/>
        <w:ind w:left="282" w:right="524"/>
        <w:jc w:val="both"/>
      </w:pPr>
      <w:r>
        <w:rPr>
          <w:spacing w:val="-2"/>
        </w:rPr>
        <w:t>ERC-20</w:t>
      </w:r>
      <w:r>
        <w:rPr>
          <w:spacing w:val="-13"/>
        </w:rPr>
        <w:t xml:space="preserve"> </w:t>
      </w:r>
      <w:r>
        <w:rPr>
          <w:rFonts w:ascii="Courier New" w:hAnsi="Courier New"/>
          <w:spacing w:val="-2"/>
        </w:rPr>
        <w:t>Approval</w:t>
      </w:r>
      <w:r>
        <w:rPr>
          <w:rFonts w:ascii="Courier New" w:hAnsi="Courier New"/>
          <w:spacing w:val="-34"/>
        </w:rPr>
        <w:t xml:space="preserve"> </w:t>
      </w:r>
      <w:r>
        <w:rPr>
          <w:spacing w:val="-2"/>
        </w:rPr>
        <w:t>and</w:t>
      </w:r>
      <w:r>
        <w:rPr>
          <w:spacing w:val="-13"/>
        </w:rPr>
        <w:t xml:space="preserve"> </w:t>
      </w:r>
      <w:r>
        <w:rPr>
          <w:rFonts w:ascii="Courier New" w:hAnsi="Courier New"/>
          <w:spacing w:val="-2"/>
        </w:rPr>
        <w:t>Transfer</w:t>
      </w:r>
      <w:r>
        <w:rPr>
          <w:rFonts w:ascii="Courier New" w:hAnsi="Courier New"/>
          <w:spacing w:val="-35"/>
        </w:rPr>
        <w:t xml:space="preserve"> </w:t>
      </w:r>
      <w:r>
        <w:rPr>
          <w:spacing w:val="-2"/>
        </w:rPr>
        <w:t>events</w:t>
      </w:r>
      <w:r>
        <w:rPr>
          <w:spacing w:val="-13"/>
        </w:rPr>
        <w:t xml:space="preserve"> </w:t>
      </w:r>
      <w:r>
        <w:rPr>
          <w:spacing w:val="-2"/>
        </w:rPr>
        <w:t>are</w:t>
      </w:r>
      <w:r>
        <w:rPr>
          <w:spacing w:val="-13"/>
        </w:rPr>
        <w:t xml:space="preserve"> </w:t>
      </w:r>
      <w:r>
        <w:rPr>
          <w:spacing w:val="-2"/>
        </w:rPr>
        <w:t>identified</w:t>
      </w:r>
      <w:r>
        <w:rPr>
          <w:spacing w:val="-13"/>
        </w:rPr>
        <w:t xml:space="preserve"> </w:t>
      </w:r>
      <w:r>
        <w:rPr>
          <w:spacing w:val="-2"/>
        </w:rPr>
        <w:t>by</w:t>
      </w:r>
      <w:r>
        <w:rPr>
          <w:spacing w:val="-3"/>
        </w:rPr>
        <w:t xml:space="preserve"> </w:t>
      </w:r>
      <w:r>
        <w:rPr>
          <w:spacing w:val="-2"/>
        </w:rPr>
        <w:t>their standard topic-0 hashes and re-</w:t>
      </w:r>
      <w:r>
        <w:t>stricted to logs whose owner/spender or from/to address lies in the evaluation wallet list, so scan cost</w:t>
      </w:r>
      <w:r>
        <w:rPr>
          <w:spacing w:val="-8"/>
        </w:rPr>
        <w:t xml:space="preserve"> </w:t>
      </w:r>
      <w:r>
        <w:t>scales</w:t>
      </w:r>
      <w:r>
        <w:rPr>
          <w:spacing w:val="-8"/>
        </w:rPr>
        <w:t xml:space="preserve"> </w:t>
      </w:r>
      <w:r>
        <w:t>with</w:t>
      </w:r>
      <w:r>
        <w:rPr>
          <w:spacing w:val="-8"/>
        </w:rPr>
        <w:t xml:space="preserve"> </w:t>
      </w:r>
      <w:r>
        <w:t>the</w:t>
      </w:r>
      <w:r>
        <w:rPr>
          <w:spacing w:val="-8"/>
        </w:rPr>
        <w:t xml:space="preserve"> </w:t>
      </w:r>
      <w:r>
        <w:t>cohort</w:t>
      </w:r>
      <w:r>
        <w:rPr>
          <w:spacing w:val="-8"/>
        </w:rPr>
        <w:t xml:space="preserve"> </w:t>
      </w:r>
      <w:r>
        <w:t>rather</w:t>
      </w:r>
      <w:r>
        <w:rPr>
          <w:spacing w:val="-8"/>
        </w:rPr>
        <w:t xml:space="preserve"> </w:t>
      </w:r>
      <w:r>
        <w:t>than</w:t>
      </w:r>
      <w:r>
        <w:rPr>
          <w:spacing w:val="-8"/>
        </w:rPr>
        <w:t xml:space="preserve"> </w:t>
      </w:r>
      <w:r>
        <w:t>the</w:t>
      </w:r>
      <w:r>
        <w:rPr>
          <w:spacing w:val="-8"/>
        </w:rPr>
        <w:t xml:space="preserve"> </w:t>
      </w:r>
      <w:r>
        <w:t>full</w:t>
      </w:r>
      <w:r>
        <w:rPr>
          <w:spacing w:val="-8"/>
        </w:rPr>
        <w:t xml:space="preserve"> </w:t>
      </w:r>
      <w:r>
        <w:t>chain.</w:t>
      </w:r>
      <w:r>
        <w:rPr>
          <w:spacing w:val="15"/>
        </w:rPr>
        <w:t xml:space="preserve"> </w:t>
      </w:r>
      <w:r>
        <w:t>Monthly</w:t>
      </w:r>
      <w:r>
        <w:rPr>
          <w:spacing w:val="-8"/>
        </w:rPr>
        <w:t xml:space="preserve"> </w:t>
      </w:r>
      <w:r>
        <w:t>batching</w:t>
      </w:r>
      <w:r>
        <w:rPr>
          <w:spacing w:val="-8"/>
        </w:rPr>
        <w:t xml:space="preserve"> </w:t>
      </w:r>
      <w:r>
        <w:t>keeps</w:t>
      </w:r>
      <w:r>
        <w:rPr>
          <w:spacing w:val="-8"/>
        </w:rPr>
        <w:t xml:space="preserve"> </w:t>
      </w:r>
      <w:r>
        <w:t>each</w:t>
      </w:r>
      <w:r>
        <w:rPr>
          <w:spacing w:val="-8"/>
        </w:rPr>
        <w:t xml:space="preserve"> </w:t>
      </w:r>
      <w:r>
        <w:t>query</w:t>
      </w:r>
      <w:r>
        <w:rPr>
          <w:spacing w:val="-8"/>
        </w:rPr>
        <w:t xml:space="preserve"> </w:t>
      </w:r>
      <w:r>
        <w:t>under</w:t>
      </w:r>
      <w:r>
        <w:rPr>
          <w:spacing w:val="-8"/>
        </w:rPr>
        <w:t xml:space="preserve"> </w:t>
      </w:r>
      <w:r>
        <w:t xml:space="preserve">the </w:t>
      </w:r>
      <w:r>
        <w:rPr>
          <w:spacing w:val="-6"/>
        </w:rPr>
        <w:t>operational</w:t>
      </w:r>
      <w:r>
        <w:rPr>
          <w:spacing w:val="-9"/>
        </w:rPr>
        <w:t xml:space="preserve"> </w:t>
      </w:r>
      <w:r>
        <w:rPr>
          <w:spacing w:val="-6"/>
        </w:rPr>
        <w:t>byte</w:t>
      </w:r>
      <w:r>
        <w:rPr>
          <w:spacing w:val="-9"/>
        </w:rPr>
        <w:t xml:space="preserve"> </w:t>
      </w:r>
      <w:r>
        <w:rPr>
          <w:spacing w:val="-6"/>
        </w:rPr>
        <w:t>cap.</w:t>
      </w:r>
      <w:r>
        <w:rPr>
          <w:spacing w:val="-9"/>
        </w:rPr>
        <w:t xml:space="preserve"> </w:t>
      </w:r>
      <w:r>
        <w:rPr>
          <w:spacing w:val="-6"/>
        </w:rPr>
        <w:t>GMX</w:t>
      </w:r>
      <w:r>
        <w:rPr>
          <w:spacing w:val="-9"/>
        </w:rPr>
        <w:t xml:space="preserve"> </w:t>
      </w:r>
      <w:r>
        <w:rPr>
          <w:spacing w:val="-6"/>
        </w:rPr>
        <w:t>V2</w:t>
      </w:r>
      <w:r>
        <w:rPr>
          <w:spacing w:val="-9"/>
        </w:rPr>
        <w:t xml:space="preserve"> </w:t>
      </w:r>
      <w:r>
        <w:rPr>
          <w:spacing w:val="-6"/>
        </w:rPr>
        <w:t>events</w:t>
      </w:r>
      <w:r>
        <w:rPr>
          <w:spacing w:val="-9"/>
        </w:rPr>
        <w:t xml:space="preserve"> </w:t>
      </w:r>
      <w:r>
        <w:rPr>
          <w:spacing w:val="-6"/>
        </w:rPr>
        <w:t>are</w:t>
      </w:r>
      <w:r>
        <w:rPr>
          <w:spacing w:val="-9"/>
        </w:rPr>
        <w:t xml:space="preserve"> </w:t>
      </w:r>
      <w:r>
        <w:rPr>
          <w:spacing w:val="-6"/>
        </w:rPr>
        <w:t>read from</w:t>
      </w:r>
      <w:r>
        <w:rPr>
          <w:spacing w:val="-4"/>
        </w:rPr>
        <w:t xml:space="preserve"> </w:t>
      </w:r>
      <w:r>
        <w:rPr>
          <w:spacing w:val="-6"/>
        </w:rPr>
        <w:t xml:space="preserve">the </w:t>
      </w:r>
      <w:r>
        <w:rPr>
          <w:rFonts w:ascii="Courier New" w:hAnsi="Courier New"/>
          <w:spacing w:val="-6"/>
        </w:rPr>
        <w:t>EventEmitter</w:t>
      </w:r>
      <w:r>
        <w:rPr>
          <w:rFonts w:ascii="Courier New" w:hAnsi="Courier New"/>
          <w:spacing w:val="-30"/>
        </w:rPr>
        <w:t xml:space="preserve"> </w:t>
      </w:r>
      <w:r>
        <w:rPr>
          <w:spacing w:val="-6"/>
        </w:rPr>
        <w:t>contract</w:t>
      </w:r>
      <w:r>
        <w:rPr>
          <w:spacing w:val="-4"/>
        </w:rPr>
        <w:t xml:space="preserve"> </w:t>
      </w:r>
      <w:r>
        <w:rPr>
          <w:spacing w:val="-6"/>
        </w:rPr>
        <w:t xml:space="preserve">at </w:t>
      </w:r>
      <w:r>
        <w:rPr>
          <w:rFonts w:ascii="Courier New" w:hAnsi="Courier New"/>
          <w:spacing w:val="-6"/>
        </w:rPr>
        <w:t xml:space="preserve">0xC8ee91A54 </w:t>
      </w:r>
      <w:r>
        <w:rPr>
          <w:rFonts w:ascii="Courier New" w:hAnsi="Courier New"/>
          <w:w w:val="90"/>
        </w:rPr>
        <w:t>287DB53897056e12D9819156D3822Fb</w:t>
      </w:r>
      <w:r>
        <w:rPr>
          <w:rFonts w:ascii="Courier New" w:hAnsi="Courier New"/>
          <w:spacing w:val="-22"/>
          <w:w w:val="90"/>
        </w:rPr>
        <w:t xml:space="preserve"> </w:t>
      </w:r>
      <w:r>
        <w:rPr>
          <w:w w:val="90"/>
        </w:rPr>
        <w:t>and</w:t>
      </w:r>
      <w:r>
        <w:rPr>
          <w:spacing w:val="-9"/>
          <w:w w:val="90"/>
        </w:rPr>
        <w:t xml:space="preserve"> </w:t>
      </w:r>
      <w:r>
        <w:rPr>
          <w:w w:val="90"/>
        </w:rPr>
        <w:t>decoded</w:t>
      </w:r>
      <w:r>
        <w:rPr>
          <w:spacing w:val="-9"/>
          <w:w w:val="90"/>
        </w:rPr>
        <w:t xml:space="preserve"> </w:t>
      </w:r>
      <w:r>
        <w:rPr>
          <w:w w:val="90"/>
        </w:rPr>
        <w:t xml:space="preserve">to key–value fields for </w:t>
      </w:r>
      <w:r>
        <w:rPr>
          <w:rFonts w:ascii="Courier New" w:hAnsi="Courier New"/>
          <w:w w:val="90"/>
        </w:rPr>
        <w:t>account</w:t>
      </w:r>
      <w:r>
        <w:rPr>
          <w:w w:val="90"/>
        </w:rPr>
        <w:t xml:space="preserve">, </w:t>
      </w:r>
      <w:r>
        <w:rPr>
          <w:rFonts w:ascii="Courier New" w:hAnsi="Courier New"/>
          <w:w w:val="90"/>
        </w:rPr>
        <w:t xml:space="preserve">basePnlU </w:t>
      </w:r>
      <w:r>
        <w:rPr>
          <w:rFonts w:ascii="Courier New" w:hAnsi="Courier New"/>
        </w:rPr>
        <w:t>sd</w:t>
      </w:r>
      <w:r>
        <w:t>,</w:t>
      </w:r>
      <w:r>
        <w:rPr>
          <w:spacing w:val="-15"/>
        </w:rPr>
        <w:t xml:space="preserve"> </w:t>
      </w:r>
      <w:r>
        <w:rPr>
          <w:rFonts w:ascii="Courier New" w:hAnsi="Courier New"/>
        </w:rPr>
        <w:t>sizeDeltaUsd</w:t>
      </w:r>
      <w:r>
        <w:t>,</w:t>
      </w:r>
      <w:r>
        <w:rPr>
          <w:spacing w:val="-15"/>
        </w:rPr>
        <w:t xml:space="preserve"> </w:t>
      </w:r>
      <w:r>
        <w:t>and</w:t>
      </w:r>
      <w:r>
        <w:rPr>
          <w:spacing w:val="-15"/>
        </w:rPr>
        <w:t xml:space="preserve"> </w:t>
      </w:r>
      <w:r>
        <w:t>liquidation</w:t>
      </w:r>
      <w:r>
        <w:rPr>
          <w:spacing w:val="-15"/>
        </w:rPr>
        <w:t xml:space="preserve"> </w:t>
      </w:r>
      <w:r>
        <w:t>flags.</w:t>
      </w:r>
      <w:r>
        <w:rPr>
          <w:spacing w:val="-8"/>
        </w:rPr>
        <w:t xml:space="preserve"> </w:t>
      </w:r>
      <w:r>
        <w:t>Representative</w:t>
      </w:r>
      <w:r>
        <w:rPr>
          <w:spacing w:val="-15"/>
        </w:rPr>
        <w:t xml:space="preserve"> </w:t>
      </w:r>
      <w:r>
        <w:t>SQL</w:t>
      </w:r>
      <w:r>
        <w:rPr>
          <w:spacing w:val="-15"/>
        </w:rPr>
        <w:t xml:space="preserve"> </w:t>
      </w:r>
      <w:r>
        <w:t>patterns</w:t>
      </w:r>
      <w:r>
        <w:rPr>
          <w:spacing w:val="-15"/>
        </w:rPr>
        <w:t xml:space="preserve"> </w:t>
      </w:r>
      <w:r>
        <w:t>appear</w:t>
      </w:r>
      <w:r>
        <w:rPr>
          <w:spacing w:val="-15"/>
        </w:rPr>
        <w:t xml:space="preserve"> </w:t>
      </w:r>
      <w:r>
        <w:t>in</w:t>
      </w:r>
      <w:r>
        <w:rPr>
          <w:spacing w:val="-15"/>
        </w:rPr>
        <w:t xml:space="preserve"> </w:t>
      </w:r>
      <w:r>
        <w:t>Appendix</w:t>
      </w:r>
      <w:r>
        <w:rPr>
          <w:spacing w:val="-15"/>
        </w:rPr>
        <w:t xml:space="preserve"> </w:t>
      </w:r>
      <w:hyperlink w:anchor="_bookmark210" w:history="1">
        <w:r>
          <w:t>8.2</w:t>
        </w:r>
      </w:hyperlink>
      <w:r>
        <w:t>.</w:t>
      </w:r>
    </w:p>
    <w:p w14:paraId="00DC248F" w14:textId="75DC9A82" w:rsidR="00350CFB" w:rsidRDefault="00283FFF">
      <w:pPr>
        <w:pStyle w:val="a3"/>
        <w:spacing w:before="39" w:line="396" w:lineRule="auto"/>
        <w:ind w:left="282" w:right="564"/>
        <w:jc w:val="both"/>
      </w:pPr>
      <w:r>
        <w:rPr>
          <w:spacing w:val="-2"/>
        </w:rPr>
        <w:t>Extraction</w:t>
      </w:r>
      <w:r>
        <w:rPr>
          <w:spacing w:val="-5"/>
        </w:rPr>
        <w:t xml:space="preserve"> </w:t>
      </w:r>
      <w:r>
        <w:rPr>
          <w:spacing w:val="-2"/>
        </w:rPr>
        <w:t>records</w:t>
      </w:r>
      <w:r>
        <w:rPr>
          <w:spacing w:val="-5"/>
        </w:rPr>
        <w:t xml:space="preserve"> </w:t>
      </w:r>
      <w:r>
        <w:rPr>
          <w:spacing w:val="-2"/>
        </w:rPr>
        <w:t>(bytes</w:t>
      </w:r>
      <w:r>
        <w:rPr>
          <w:spacing w:val="-5"/>
        </w:rPr>
        <w:t xml:space="preserve"> </w:t>
      </w:r>
      <w:r>
        <w:rPr>
          <w:spacing w:val="-2"/>
        </w:rPr>
        <w:t>processed, row</w:t>
      </w:r>
      <w:r>
        <w:rPr>
          <w:spacing w:val="-5"/>
        </w:rPr>
        <w:t xml:space="preserve"> </w:t>
      </w:r>
      <w:r>
        <w:rPr>
          <w:spacing w:val="-2"/>
        </w:rPr>
        <w:t>counts, timestamps)</w:t>
      </w:r>
      <w:r>
        <w:rPr>
          <w:spacing w:val="-5"/>
        </w:rPr>
        <w:t xml:space="preserve"> </w:t>
      </w:r>
      <w:r>
        <w:rPr>
          <w:spacing w:val="-2"/>
        </w:rPr>
        <w:t>are</w:t>
      </w:r>
      <w:r>
        <w:rPr>
          <w:spacing w:val="-5"/>
        </w:rPr>
        <w:t xml:space="preserve"> </w:t>
      </w:r>
      <w:r>
        <w:rPr>
          <w:spacing w:val="-2"/>
        </w:rPr>
        <w:t>retained</w:t>
      </w:r>
      <w:r>
        <w:rPr>
          <w:spacing w:val="-5"/>
        </w:rPr>
        <w:t xml:space="preserve"> </w:t>
      </w:r>
      <w:r>
        <w:rPr>
          <w:spacing w:val="-2"/>
        </w:rPr>
        <w:t>in</w:t>
      </w:r>
      <w:r>
        <w:rPr>
          <w:spacing w:val="-5"/>
        </w:rPr>
        <w:t xml:space="preserve"> </w:t>
      </w:r>
      <w:r>
        <w:rPr>
          <w:spacing w:val="-2"/>
        </w:rPr>
        <w:t>the</w:t>
      </w:r>
      <w:r>
        <w:rPr>
          <w:spacing w:val="-4"/>
        </w:rPr>
        <w:t xml:space="preserve"> </w:t>
      </w:r>
      <w:r>
        <w:rPr>
          <w:spacing w:val="-2"/>
        </w:rPr>
        <w:t>study’s</w:t>
      </w:r>
      <w:r>
        <w:rPr>
          <w:spacing w:val="-5"/>
        </w:rPr>
        <w:t xml:space="preserve"> </w:t>
      </w:r>
      <w:r>
        <w:rPr>
          <w:spacing w:val="-2"/>
        </w:rPr>
        <w:t xml:space="preserve">acquisition </w:t>
      </w:r>
      <w:r>
        <w:t xml:space="preserve">log for auditability; the </w:t>
      </w:r>
      <w:del w:id="531" w:author="Moulla, Donatien Koulla" w:date="2026-08-27T17:13:00Z">
        <w:r>
          <w:delText>dissertation</w:delText>
        </w:r>
      </w:del>
      <w:ins w:id="532" w:author="Moulla, Donatien Koulla" w:date="2026-08-27T17:13:00Z">
        <w:r>
          <w:t>thesis</w:t>
        </w:r>
      </w:ins>
      <w:r>
        <w:t xml:space="preserve"> reports the resulting cohort sizes and edge counts rather than </w:t>
      </w:r>
      <w:bookmarkStart w:id="533" w:name="Scaling_tables"/>
      <w:bookmarkStart w:id="534" w:name="_bookmark201"/>
      <w:bookmarkEnd w:id="533"/>
      <w:bookmarkEnd w:id="534"/>
      <w:r>
        <w:t>those operational logs.</w:t>
      </w:r>
    </w:p>
    <w:p w14:paraId="00DC2490" w14:textId="77777777" w:rsidR="00350CFB" w:rsidRDefault="00350CFB">
      <w:pPr>
        <w:pStyle w:val="a3"/>
        <w:spacing w:before="9"/>
      </w:pPr>
    </w:p>
    <w:p w14:paraId="00DC2491" w14:textId="77777777" w:rsidR="00350CFB" w:rsidRDefault="00283FFF">
      <w:pPr>
        <w:pStyle w:val="3"/>
        <w:numPr>
          <w:ilvl w:val="2"/>
          <w:numId w:val="26"/>
        </w:numPr>
        <w:tabs>
          <w:tab w:val="left" w:pos="879"/>
        </w:tabs>
        <w:ind w:left="879" w:hanging="597"/>
      </w:pPr>
      <w:r>
        <w:t>Scaling</w:t>
      </w:r>
      <w:r>
        <w:rPr>
          <w:spacing w:val="-9"/>
        </w:rPr>
        <w:t xml:space="preserve"> </w:t>
      </w:r>
      <w:r>
        <w:rPr>
          <w:spacing w:val="-2"/>
        </w:rPr>
        <w:t>tables</w:t>
      </w:r>
    </w:p>
    <w:p w14:paraId="00DC2492" w14:textId="77777777" w:rsidR="00350CFB" w:rsidRDefault="00283FFF">
      <w:pPr>
        <w:pStyle w:val="a3"/>
        <w:spacing w:before="242" w:line="307" w:lineRule="auto"/>
        <w:ind w:left="282" w:right="564" w:hanging="8"/>
        <w:jc w:val="both"/>
      </w:pPr>
      <w:r>
        <w:t xml:space="preserve">Table </w:t>
      </w:r>
      <w:hyperlink w:anchor="_bookmark202" w:history="1">
        <w:r>
          <w:t>8.1</w:t>
        </w:r>
      </w:hyperlink>
      <w:r>
        <w:t xml:space="preserve"> reports in-cohort runtime scaling for </w:t>
      </w:r>
      <w:r>
        <w:rPr>
          <w:i/>
        </w:rPr>
        <w:t xml:space="preserve">n </w:t>
      </w:r>
      <w:r>
        <w:rPr>
          <w:rFonts w:ascii="Arial Unicode MS" w:hAnsi="Arial Unicode MS"/>
        </w:rPr>
        <w:t xml:space="preserve">≤ </w:t>
      </w:r>
      <w:r>
        <w:t>5</w:t>
      </w:r>
      <w:r>
        <w:rPr>
          <w:i/>
        </w:rPr>
        <w:t>,</w:t>
      </w:r>
      <w:r>
        <w:t>521.</w:t>
      </w:r>
      <w:r>
        <w:rPr>
          <w:spacing w:val="27"/>
        </w:rPr>
        <w:t xml:space="preserve"> </w:t>
      </w:r>
      <w:r>
        <w:t xml:space="preserve">Robustness tables in Chapter </w:t>
      </w:r>
      <w:hyperlink w:anchor="_bookmark84" w:history="1">
        <w:r>
          <w:t>4</w:t>
        </w:r>
      </w:hyperlink>
      <w:r>
        <w:t xml:space="preserve"> use the same solver settings and cohort definitions as the primary evaluation.</w:t>
      </w:r>
    </w:p>
    <w:p w14:paraId="00DC2493" w14:textId="77777777" w:rsidR="00350CFB" w:rsidRDefault="00283FFF">
      <w:pPr>
        <w:pStyle w:val="a3"/>
        <w:spacing w:before="144" w:line="206" w:lineRule="auto"/>
        <w:ind w:left="282" w:right="564" w:hanging="8"/>
        <w:jc w:val="both"/>
      </w:pPr>
      <w:bookmarkStart w:id="535" w:name="_bookmark202"/>
      <w:commentRangeStart w:id="536"/>
      <w:r>
        <w:t>Table 8.1: In-cohort runtime scaling (SHA256 seed benchmark-scale-v1; n ≤ 5,521 matched cohort). Runtime = mean of 5 timed solves after one warm-up; the n = 5,521 row is the same measurement as Table 4.2.</w:t>
      </w:r>
      <w:bookmarkEnd w:id="535"/>
      <w:commentRangeEnd w:id="536"/>
      <w:r>
        <w:rPr>
          <w:rStyle w:val="a5"/>
          <w:sz w:val="24"/>
          <w:szCs w:val="24"/>
        </w:rPr>
        <w:commentReference w:id="536"/>
      </w:r>
    </w:p>
    <w:p w14:paraId="00DC2494" w14:textId="77777777" w:rsidR="00350CFB" w:rsidRDefault="00350CFB">
      <w:pPr>
        <w:pStyle w:val="a3"/>
        <w:spacing w:before="19"/>
        <w:rPr>
          <w:sz w:val="20"/>
        </w:rPr>
      </w:pPr>
    </w:p>
    <w:tbl>
      <w:tblPr>
        <w:tblW w:w="0" w:type="auto"/>
        <w:tblInd w:w="2575" w:type="dxa"/>
        <w:tblLayout w:type="fixed"/>
        <w:tblCellMar>
          <w:left w:w="0" w:type="dxa"/>
          <w:right w:w="0" w:type="dxa"/>
        </w:tblCellMar>
        <w:tblLook w:val="01E0" w:firstRow="1" w:lastRow="1" w:firstColumn="1" w:lastColumn="1" w:noHBand="0" w:noVBand="0"/>
      </w:tblPr>
      <w:tblGrid>
        <w:gridCol w:w="576"/>
        <w:gridCol w:w="703"/>
        <w:gridCol w:w="892"/>
        <w:gridCol w:w="891"/>
        <w:gridCol w:w="768"/>
        <w:gridCol w:w="956"/>
      </w:tblGrid>
      <w:tr w:rsidR="00350CFB" w14:paraId="00DC249B" w14:textId="77777777">
        <w:trPr>
          <w:trHeight w:val="381"/>
        </w:trPr>
        <w:tc>
          <w:tcPr>
            <w:tcW w:w="576" w:type="dxa"/>
            <w:tcBorders>
              <w:top w:val="single" w:sz="8" w:space="0" w:color="000000"/>
              <w:bottom w:val="single" w:sz="6" w:space="0" w:color="000000"/>
            </w:tcBorders>
          </w:tcPr>
          <w:p w14:paraId="00DC2495" w14:textId="77777777" w:rsidR="00350CFB" w:rsidRDefault="00283FFF">
            <w:pPr>
              <w:pStyle w:val="TableParagraph"/>
              <w:spacing w:before="53"/>
              <w:ind w:right="67"/>
              <w:jc w:val="right"/>
              <w:rPr>
                <w:i/>
              </w:rPr>
            </w:pPr>
            <w:r>
              <w:rPr>
                <w:i/>
                <w:spacing w:val="-10"/>
                <w:w w:val="120"/>
              </w:rPr>
              <w:t>n</w:t>
            </w:r>
          </w:p>
        </w:tc>
        <w:tc>
          <w:tcPr>
            <w:tcW w:w="703" w:type="dxa"/>
            <w:tcBorders>
              <w:top w:val="single" w:sz="8" w:space="0" w:color="000000"/>
              <w:bottom w:val="single" w:sz="6" w:space="0" w:color="000000"/>
            </w:tcBorders>
          </w:tcPr>
          <w:p w14:paraId="00DC2496" w14:textId="77777777" w:rsidR="00350CFB" w:rsidRDefault="00283FFF">
            <w:pPr>
              <w:pStyle w:val="TableParagraph"/>
              <w:spacing w:before="53"/>
              <w:ind w:left="1" w:right="1"/>
            </w:pPr>
            <w:r>
              <w:t>ER</w:t>
            </w:r>
            <w:r>
              <w:rPr>
                <w:spacing w:val="-4"/>
              </w:rPr>
              <w:t xml:space="preserve"> </w:t>
            </w:r>
            <w:r>
              <w:rPr>
                <w:spacing w:val="-5"/>
              </w:rPr>
              <w:t>(s)</w:t>
            </w:r>
          </w:p>
        </w:tc>
        <w:tc>
          <w:tcPr>
            <w:tcW w:w="892" w:type="dxa"/>
            <w:tcBorders>
              <w:top w:val="single" w:sz="8" w:space="0" w:color="000000"/>
              <w:bottom w:val="single" w:sz="6" w:space="0" w:color="000000"/>
            </w:tcBorders>
          </w:tcPr>
          <w:p w14:paraId="00DC2497" w14:textId="77777777" w:rsidR="00350CFB" w:rsidRDefault="00283FFF">
            <w:pPr>
              <w:pStyle w:val="TableParagraph"/>
              <w:spacing w:before="53"/>
              <w:ind w:right="68"/>
              <w:jc w:val="right"/>
            </w:pPr>
            <w:r>
              <w:rPr>
                <w:spacing w:val="-7"/>
              </w:rPr>
              <w:t>AWP</w:t>
            </w:r>
            <w:r>
              <w:rPr>
                <w:spacing w:val="-4"/>
              </w:rPr>
              <w:t xml:space="preserve"> </w:t>
            </w:r>
            <w:r>
              <w:rPr>
                <w:spacing w:val="-5"/>
              </w:rPr>
              <w:t>(s)</w:t>
            </w:r>
          </w:p>
        </w:tc>
        <w:tc>
          <w:tcPr>
            <w:tcW w:w="891" w:type="dxa"/>
            <w:tcBorders>
              <w:top w:val="single" w:sz="8" w:space="0" w:color="000000"/>
              <w:bottom w:val="single" w:sz="6" w:space="0" w:color="000000"/>
            </w:tcBorders>
          </w:tcPr>
          <w:p w14:paraId="00DC2498" w14:textId="77777777" w:rsidR="00350CFB" w:rsidRDefault="00283FFF">
            <w:pPr>
              <w:pStyle w:val="TableParagraph"/>
              <w:spacing w:before="53"/>
              <w:ind w:right="68"/>
              <w:jc w:val="right"/>
            </w:pPr>
            <w:r>
              <w:rPr>
                <w:spacing w:val="-2"/>
              </w:rPr>
              <w:t>Speedup</w:t>
            </w:r>
          </w:p>
        </w:tc>
        <w:tc>
          <w:tcPr>
            <w:tcW w:w="768" w:type="dxa"/>
            <w:tcBorders>
              <w:top w:val="single" w:sz="8" w:space="0" w:color="000000"/>
              <w:bottom w:val="single" w:sz="6" w:space="0" w:color="000000"/>
            </w:tcBorders>
          </w:tcPr>
          <w:p w14:paraId="00DC2499" w14:textId="77777777" w:rsidR="00350CFB" w:rsidRDefault="00283FFF">
            <w:pPr>
              <w:pStyle w:val="TableParagraph"/>
              <w:spacing w:before="0" w:line="361" w:lineRule="exact"/>
              <w:rPr>
                <w:rFonts w:ascii="Arial Unicode MS"/>
              </w:rPr>
            </w:pPr>
            <w:r>
              <w:t>ER</w:t>
            </w:r>
            <w:r>
              <w:rPr>
                <w:spacing w:val="-4"/>
              </w:rPr>
              <w:t xml:space="preserve"> </w:t>
            </w:r>
            <w:r>
              <w:rPr>
                <w:rFonts w:ascii="Arial Unicode MS"/>
                <w:spacing w:val="-5"/>
              </w:rPr>
              <w:t>|</w:t>
            </w:r>
            <w:r>
              <w:rPr>
                <w:i/>
                <w:spacing w:val="-5"/>
              </w:rPr>
              <w:t>E</w:t>
            </w:r>
            <w:r>
              <w:rPr>
                <w:rFonts w:ascii="Arial Unicode MS"/>
                <w:spacing w:val="-5"/>
              </w:rPr>
              <w:t>|</w:t>
            </w:r>
          </w:p>
        </w:tc>
        <w:tc>
          <w:tcPr>
            <w:tcW w:w="956" w:type="dxa"/>
            <w:tcBorders>
              <w:top w:val="single" w:sz="8" w:space="0" w:color="000000"/>
              <w:bottom w:val="single" w:sz="6" w:space="0" w:color="000000"/>
            </w:tcBorders>
          </w:tcPr>
          <w:p w14:paraId="00DC249A" w14:textId="77777777" w:rsidR="00350CFB" w:rsidRDefault="00283FFF">
            <w:pPr>
              <w:pStyle w:val="TableParagraph"/>
              <w:spacing w:before="0" w:line="361" w:lineRule="exact"/>
              <w:ind w:right="68"/>
              <w:jc w:val="right"/>
              <w:rPr>
                <w:rFonts w:ascii="Arial Unicode MS"/>
              </w:rPr>
            </w:pPr>
            <w:r>
              <w:rPr>
                <w:spacing w:val="-7"/>
              </w:rPr>
              <w:t>AWP</w:t>
            </w:r>
            <w:r>
              <w:rPr>
                <w:spacing w:val="-4"/>
              </w:rPr>
              <w:t xml:space="preserve"> </w:t>
            </w:r>
            <w:r>
              <w:rPr>
                <w:rFonts w:ascii="Arial Unicode MS"/>
                <w:spacing w:val="-5"/>
              </w:rPr>
              <w:t>|</w:t>
            </w:r>
            <w:r>
              <w:rPr>
                <w:i/>
                <w:spacing w:val="-5"/>
              </w:rPr>
              <w:t>E</w:t>
            </w:r>
            <w:r>
              <w:rPr>
                <w:rFonts w:ascii="Arial Unicode MS"/>
                <w:spacing w:val="-5"/>
              </w:rPr>
              <w:t>|</w:t>
            </w:r>
          </w:p>
        </w:tc>
      </w:tr>
      <w:tr w:rsidR="00350CFB" w14:paraId="00DC24A2" w14:textId="77777777">
        <w:trPr>
          <w:trHeight w:val="323"/>
        </w:trPr>
        <w:tc>
          <w:tcPr>
            <w:tcW w:w="576" w:type="dxa"/>
            <w:tcBorders>
              <w:top w:val="single" w:sz="6" w:space="0" w:color="000000"/>
            </w:tcBorders>
          </w:tcPr>
          <w:p w14:paraId="00DC249C" w14:textId="77777777" w:rsidR="00350CFB" w:rsidRDefault="00283FFF">
            <w:pPr>
              <w:pStyle w:val="TableParagraph"/>
              <w:spacing w:before="52" w:line="251" w:lineRule="exact"/>
              <w:ind w:right="67"/>
              <w:jc w:val="right"/>
            </w:pPr>
            <w:r>
              <w:t>1000</w:t>
            </w:r>
          </w:p>
        </w:tc>
        <w:tc>
          <w:tcPr>
            <w:tcW w:w="703" w:type="dxa"/>
            <w:tcBorders>
              <w:top w:val="single" w:sz="6" w:space="0" w:color="000000"/>
            </w:tcBorders>
          </w:tcPr>
          <w:p w14:paraId="00DC249D" w14:textId="77777777" w:rsidR="00350CFB" w:rsidRDefault="00283FFF">
            <w:pPr>
              <w:pStyle w:val="TableParagraph"/>
              <w:spacing w:before="52" w:line="251" w:lineRule="exact"/>
              <w:ind w:left="73" w:right="1"/>
            </w:pPr>
            <w:r>
              <w:t>0.203</w:t>
            </w:r>
          </w:p>
        </w:tc>
        <w:tc>
          <w:tcPr>
            <w:tcW w:w="892" w:type="dxa"/>
            <w:tcBorders>
              <w:top w:val="single" w:sz="6" w:space="0" w:color="000000"/>
            </w:tcBorders>
          </w:tcPr>
          <w:p w14:paraId="00DC249E" w14:textId="77777777" w:rsidR="00350CFB" w:rsidRDefault="00283FFF">
            <w:pPr>
              <w:pStyle w:val="TableParagraph"/>
              <w:spacing w:before="52" w:line="251" w:lineRule="exact"/>
              <w:ind w:right="68"/>
              <w:jc w:val="right"/>
            </w:pPr>
            <w:r>
              <w:t>1.874</w:t>
            </w:r>
          </w:p>
        </w:tc>
        <w:tc>
          <w:tcPr>
            <w:tcW w:w="891" w:type="dxa"/>
            <w:tcBorders>
              <w:top w:val="single" w:sz="6" w:space="0" w:color="000000"/>
            </w:tcBorders>
          </w:tcPr>
          <w:p w14:paraId="00DC249F" w14:textId="77777777" w:rsidR="00350CFB" w:rsidRDefault="00283FFF">
            <w:pPr>
              <w:pStyle w:val="TableParagraph"/>
              <w:spacing w:before="0" w:line="303" w:lineRule="exact"/>
              <w:ind w:right="68"/>
              <w:jc w:val="right"/>
              <w:rPr>
                <w:rFonts w:ascii="Arial Unicode MS" w:hAnsi="Arial Unicode MS"/>
              </w:rPr>
            </w:pPr>
            <w:r>
              <w:t>9.2×</w:t>
            </w:r>
          </w:p>
        </w:tc>
        <w:tc>
          <w:tcPr>
            <w:tcW w:w="768" w:type="dxa"/>
            <w:tcBorders>
              <w:top w:val="single" w:sz="6" w:space="0" w:color="000000"/>
            </w:tcBorders>
          </w:tcPr>
          <w:p w14:paraId="00DC24A0" w14:textId="77777777" w:rsidR="00350CFB" w:rsidRDefault="00283FFF">
            <w:pPr>
              <w:pStyle w:val="TableParagraph"/>
              <w:spacing w:before="52" w:line="251" w:lineRule="exact"/>
              <w:ind w:left="190"/>
            </w:pPr>
            <w:r>
              <w:t>2584</w:t>
            </w:r>
          </w:p>
        </w:tc>
        <w:tc>
          <w:tcPr>
            <w:tcW w:w="956" w:type="dxa"/>
            <w:tcBorders>
              <w:top w:val="single" w:sz="6" w:space="0" w:color="000000"/>
            </w:tcBorders>
          </w:tcPr>
          <w:p w14:paraId="00DC24A1" w14:textId="77777777" w:rsidR="00350CFB" w:rsidRDefault="00283FFF">
            <w:pPr>
              <w:pStyle w:val="TableParagraph"/>
              <w:spacing w:before="52" w:line="251" w:lineRule="exact"/>
              <w:ind w:right="68"/>
              <w:jc w:val="right"/>
            </w:pPr>
            <w:r>
              <w:t>23058</w:t>
            </w:r>
          </w:p>
        </w:tc>
      </w:tr>
      <w:tr w:rsidR="00350CFB" w14:paraId="00DC24A9" w14:textId="77777777">
        <w:trPr>
          <w:trHeight w:val="270"/>
        </w:trPr>
        <w:tc>
          <w:tcPr>
            <w:tcW w:w="576" w:type="dxa"/>
          </w:tcPr>
          <w:p w14:paraId="00DC24A3" w14:textId="77777777" w:rsidR="00350CFB" w:rsidRDefault="00283FFF">
            <w:pPr>
              <w:pStyle w:val="TableParagraph"/>
              <w:spacing w:before="0" w:line="251" w:lineRule="exact"/>
              <w:ind w:right="67"/>
              <w:jc w:val="right"/>
            </w:pPr>
            <w:r>
              <w:t>2000</w:t>
            </w:r>
          </w:p>
        </w:tc>
        <w:tc>
          <w:tcPr>
            <w:tcW w:w="703" w:type="dxa"/>
          </w:tcPr>
          <w:p w14:paraId="00DC24A4" w14:textId="77777777" w:rsidR="00350CFB" w:rsidRDefault="00283FFF">
            <w:pPr>
              <w:pStyle w:val="TableParagraph"/>
              <w:spacing w:before="0" w:line="251" w:lineRule="exact"/>
              <w:ind w:left="73" w:right="1"/>
            </w:pPr>
            <w:r>
              <w:t>0.312</w:t>
            </w:r>
          </w:p>
        </w:tc>
        <w:tc>
          <w:tcPr>
            <w:tcW w:w="892" w:type="dxa"/>
          </w:tcPr>
          <w:p w14:paraId="00DC24A5" w14:textId="77777777" w:rsidR="00350CFB" w:rsidRDefault="00283FFF">
            <w:pPr>
              <w:pStyle w:val="TableParagraph"/>
              <w:spacing w:before="0" w:line="251" w:lineRule="exact"/>
              <w:ind w:right="68"/>
              <w:jc w:val="right"/>
            </w:pPr>
            <w:r>
              <w:t>3.995</w:t>
            </w:r>
          </w:p>
        </w:tc>
        <w:tc>
          <w:tcPr>
            <w:tcW w:w="891" w:type="dxa"/>
          </w:tcPr>
          <w:p w14:paraId="00DC24A6" w14:textId="77777777" w:rsidR="00350CFB" w:rsidRDefault="00283FFF">
            <w:pPr>
              <w:pStyle w:val="TableParagraph"/>
              <w:spacing w:before="0" w:line="251" w:lineRule="exact"/>
              <w:ind w:right="68"/>
              <w:jc w:val="right"/>
              <w:rPr>
                <w:rFonts w:ascii="Arial Unicode MS" w:hAnsi="Arial Unicode MS"/>
              </w:rPr>
            </w:pPr>
            <w:r>
              <w:t>12.8×</w:t>
            </w:r>
          </w:p>
        </w:tc>
        <w:tc>
          <w:tcPr>
            <w:tcW w:w="768" w:type="dxa"/>
          </w:tcPr>
          <w:p w14:paraId="00DC24A7" w14:textId="77777777" w:rsidR="00350CFB" w:rsidRDefault="00283FFF">
            <w:pPr>
              <w:pStyle w:val="TableParagraph"/>
              <w:spacing w:before="0" w:line="251" w:lineRule="exact"/>
              <w:ind w:left="190"/>
            </w:pPr>
            <w:r>
              <w:t>5147</w:t>
            </w:r>
          </w:p>
        </w:tc>
        <w:tc>
          <w:tcPr>
            <w:tcW w:w="956" w:type="dxa"/>
          </w:tcPr>
          <w:p w14:paraId="00DC24A8" w14:textId="77777777" w:rsidR="00350CFB" w:rsidRDefault="00283FFF">
            <w:pPr>
              <w:pStyle w:val="TableParagraph"/>
              <w:spacing w:before="0" w:line="251" w:lineRule="exact"/>
              <w:ind w:right="68"/>
              <w:jc w:val="right"/>
            </w:pPr>
            <w:r>
              <w:t>47031</w:t>
            </w:r>
          </w:p>
        </w:tc>
      </w:tr>
      <w:tr w:rsidR="00350CFB" w14:paraId="00DC24B0" w14:textId="77777777">
        <w:trPr>
          <w:trHeight w:val="270"/>
        </w:trPr>
        <w:tc>
          <w:tcPr>
            <w:tcW w:w="576" w:type="dxa"/>
          </w:tcPr>
          <w:p w14:paraId="00DC24AA" w14:textId="77777777" w:rsidR="00350CFB" w:rsidRDefault="00283FFF">
            <w:pPr>
              <w:pStyle w:val="TableParagraph"/>
              <w:spacing w:before="0" w:line="251" w:lineRule="exact"/>
              <w:ind w:right="67"/>
              <w:jc w:val="right"/>
            </w:pPr>
            <w:r>
              <w:t>4000</w:t>
            </w:r>
          </w:p>
        </w:tc>
        <w:tc>
          <w:tcPr>
            <w:tcW w:w="703" w:type="dxa"/>
          </w:tcPr>
          <w:p w14:paraId="00DC24AB" w14:textId="77777777" w:rsidR="00350CFB" w:rsidRDefault="00283FFF">
            <w:pPr>
              <w:pStyle w:val="TableParagraph"/>
              <w:spacing w:before="0" w:line="251" w:lineRule="exact"/>
              <w:ind w:left="73" w:right="1"/>
            </w:pPr>
            <w:r>
              <w:t>0.802</w:t>
            </w:r>
          </w:p>
        </w:tc>
        <w:tc>
          <w:tcPr>
            <w:tcW w:w="892" w:type="dxa"/>
          </w:tcPr>
          <w:p w14:paraId="00DC24AC" w14:textId="77777777" w:rsidR="00350CFB" w:rsidRDefault="00283FFF">
            <w:pPr>
              <w:pStyle w:val="TableParagraph"/>
              <w:spacing w:before="0" w:line="251" w:lineRule="exact"/>
              <w:ind w:right="68"/>
              <w:jc w:val="right"/>
            </w:pPr>
            <w:r>
              <w:t>6.869</w:t>
            </w:r>
          </w:p>
        </w:tc>
        <w:tc>
          <w:tcPr>
            <w:tcW w:w="891" w:type="dxa"/>
          </w:tcPr>
          <w:p w14:paraId="00DC24AD" w14:textId="77777777" w:rsidR="00350CFB" w:rsidRDefault="00283FFF">
            <w:pPr>
              <w:pStyle w:val="TableParagraph"/>
              <w:spacing w:before="0" w:line="251" w:lineRule="exact"/>
              <w:ind w:right="68"/>
              <w:jc w:val="right"/>
              <w:rPr>
                <w:rFonts w:ascii="Arial Unicode MS" w:hAnsi="Arial Unicode MS"/>
              </w:rPr>
            </w:pPr>
            <w:r>
              <w:t>8.6×</w:t>
            </w:r>
          </w:p>
        </w:tc>
        <w:tc>
          <w:tcPr>
            <w:tcW w:w="768" w:type="dxa"/>
          </w:tcPr>
          <w:p w14:paraId="00DC24AE" w14:textId="77777777" w:rsidR="00350CFB" w:rsidRDefault="00283FFF">
            <w:pPr>
              <w:pStyle w:val="TableParagraph"/>
              <w:spacing w:before="0" w:line="251" w:lineRule="exact"/>
              <w:ind w:left="81"/>
            </w:pPr>
            <w:r>
              <w:t>10557</w:t>
            </w:r>
          </w:p>
        </w:tc>
        <w:tc>
          <w:tcPr>
            <w:tcW w:w="956" w:type="dxa"/>
          </w:tcPr>
          <w:p w14:paraId="00DC24AF" w14:textId="77777777" w:rsidR="00350CFB" w:rsidRDefault="00283FFF">
            <w:pPr>
              <w:pStyle w:val="TableParagraph"/>
              <w:spacing w:before="0" w:line="251" w:lineRule="exact"/>
              <w:ind w:right="68"/>
              <w:jc w:val="right"/>
            </w:pPr>
            <w:r>
              <w:t>97105</w:t>
            </w:r>
          </w:p>
        </w:tc>
      </w:tr>
      <w:tr w:rsidR="00350CFB" w14:paraId="00DC24B7" w14:textId="77777777">
        <w:trPr>
          <w:trHeight w:val="329"/>
        </w:trPr>
        <w:tc>
          <w:tcPr>
            <w:tcW w:w="576" w:type="dxa"/>
            <w:tcBorders>
              <w:bottom w:val="single" w:sz="8" w:space="0" w:color="000000"/>
            </w:tcBorders>
          </w:tcPr>
          <w:p w14:paraId="00DC24B1" w14:textId="77777777" w:rsidR="00350CFB" w:rsidRDefault="00283FFF">
            <w:pPr>
              <w:pStyle w:val="TableParagraph"/>
              <w:spacing w:before="0"/>
              <w:ind w:right="67"/>
              <w:jc w:val="right"/>
            </w:pPr>
            <w:r>
              <w:t>5521</w:t>
            </w:r>
          </w:p>
        </w:tc>
        <w:tc>
          <w:tcPr>
            <w:tcW w:w="703" w:type="dxa"/>
            <w:tcBorders>
              <w:bottom w:val="single" w:sz="8" w:space="0" w:color="000000"/>
            </w:tcBorders>
          </w:tcPr>
          <w:p w14:paraId="00DC24B2" w14:textId="77777777" w:rsidR="00350CFB" w:rsidRDefault="00283FFF">
            <w:pPr>
              <w:pStyle w:val="TableParagraph"/>
              <w:spacing w:before="0"/>
              <w:ind w:left="73" w:right="1"/>
            </w:pPr>
            <w:r>
              <w:t>1.426</w:t>
            </w:r>
          </w:p>
        </w:tc>
        <w:tc>
          <w:tcPr>
            <w:tcW w:w="892" w:type="dxa"/>
            <w:tcBorders>
              <w:bottom w:val="single" w:sz="8" w:space="0" w:color="000000"/>
            </w:tcBorders>
          </w:tcPr>
          <w:p w14:paraId="00DC24B3" w14:textId="77777777" w:rsidR="00350CFB" w:rsidRDefault="00283FFF">
            <w:pPr>
              <w:pStyle w:val="TableParagraph"/>
              <w:spacing w:before="0"/>
              <w:ind w:right="68"/>
              <w:jc w:val="right"/>
            </w:pPr>
            <w:r>
              <w:t>11.253</w:t>
            </w:r>
          </w:p>
        </w:tc>
        <w:tc>
          <w:tcPr>
            <w:tcW w:w="891" w:type="dxa"/>
            <w:tcBorders>
              <w:bottom w:val="single" w:sz="8" w:space="0" w:color="000000"/>
            </w:tcBorders>
          </w:tcPr>
          <w:p w14:paraId="00DC24B4" w14:textId="77777777" w:rsidR="00350CFB" w:rsidRDefault="00283FFF">
            <w:pPr>
              <w:pStyle w:val="TableParagraph"/>
              <w:spacing w:before="0" w:line="309" w:lineRule="exact"/>
              <w:ind w:right="68"/>
              <w:jc w:val="right"/>
              <w:rPr>
                <w:rFonts w:ascii="Arial Unicode MS" w:hAnsi="Arial Unicode MS"/>
              </w:rPr>
            </w:pPr>
            <w:r>
              <w:t>7.9×</w:t>
            </w:r>
          </w:p>
        </w:tc>
        <w:tc>
          <w:tcPr>
            <w:tcW w:w="768" w:type="dxa"/>
            <w:tcBorders>
              <w:bottom w:val="single" w:sz="8" w:space="0" w:color="000000"/>
            </w:tcBorders>
          </w:tcPr>
          <w:p w14:paraId="00DC24B5" w14:textId="77777777" w:rsidR="00350CFB" w:rsidRDefault="00283FFF">
            <w:pPr>
              <w:pStyle w:val="TableParagraph"/>
              <w:spacing w:before="0"/>
              <w:ind w:left="81"/>
            </w:pPr>
            <w:r>
              <w:t>14727</w:t>
            </w:r>
          </w:p>
        </w:tc>
        <w:tc>
          <w:tcPr>
            <w:tcW w:w="956" w:type="dxa"/>
            <w:tcBorders>
              <w:bottom w:val="single" w:sz="8" w:space="0" w:color="000000"/>
            </w:tcBorders>
          </w:tcPr>
          <w:p w14:paraId="00DC24B6" w14:textId="77777777" w:rsidR="00350CFB" w:rsidRDefault="00283FFF">
            <w:pPr>
              <w:pStyle w:val="TableParagraph"/>
              <w:spacing w:before="0"/>
              <w:ind w:right="68"/>
              <w:jc w:val="right"/>
            </w:pPr>
            <w:r>
              <w:t>137087</w:t>
            </w:r>
          </w:p>
        </w:tc>
      </w:tr>
    </w:tbl>
    <w:p w14:paraId="00DC24B8" w14:textId="77777777" w:rsidR="00350CFB" w:rsidRDefault="00350CFB">
      <w:pPr>
        <w:pStyle w:val="TableParagraph"/>
        <w:jc w:val="right"/>
        <w:sectPr w:rsidR="00350CFB">
          <w:pgSz w:w="11910" w:h="16840"/>
          <w:pgMar w:top="1840" w:right="708" w:bottom="2300" w:left="992" w:header="0" w:footer="2115" w:gutter="0"/>
          <w:cols w:space="720"/>
        </w:sectPr>
      </w:pPr>
    </w:p>
    <w:p w14:paraId="00DC24B9" w14:textId="77777777" w:rsidR="00350CFB" w:rsidRDefault="00283FFF">
      <w:pPr>
        <w:pStyle w:val="3"/>
        <w:numPr>
          <w:ilvl w:val="2"/>
          <w:numId w:val="26"/>
        </w:numPr>
        <w:tabs>
          <w:tab w:val="left" w:pos="879"/>
        </w:tabs>
        <w:spacing w:before="73"/>
        <w:ind w:left="879" w:hanging="597"/>
      </w:pPr>
      <w:r>
        <w:rPr>
          <w:spacing w:val="-2"/>
        </w:rPr>
        <w:t>Credit-delegation</w:t>
      </w:r>
      <w:r>
        <w:t xml:space="preserve"> </w:t>
      </w:r>
      <w:r>
        <w:rPr>
          <w:spacing w:val="-2"/>
        </w:rPr>
        <w:t>extract</w:t>
      </w:r>
      <w:r>
        <w:rPr>
          <w:spacing w:val="1"/>
        </w:rPr>
        <w:t xml:space="preserve"> </w:t>
      </w:r>
      <w:r>
        <w:rPr>
          <w:spacing w:val="-2"/>
        </w:rPr>
        <w:t>(deferred)</w:t>
      </w:r>
    </w:p>
    <w:p w14:paraId="00DC24BA" w14:textId="77777777" w:rsidR="00350CFB" w:rsidRDefault="00350CFB">
      <w:pPr>
        <w:pStyle w:val="a3"/>
        <w:spacing w:before="46"/>
        <w:rPr>
          <w:b/>
        </w:rPr>
      </w:pPr>
    </w:p>
    <w:p w14:paraId="00DC24BB" w14:textId="77777777" w:rsidR="00350CFB" w:rsidRDefault="00283FFF">
      <w:pPr>
        <w:pStyle w:val="a3"/>
        <w:spacing w:line="391" w:lineRule="auto"/>
        <w:ind w:left="282" w:right="522" w:hanging="9"/>
        <w:jc w:val="both"/>
      </w:pPr>
      <w:bookmarkStart w:id="537" w:name="Supplementary_alignment_summary_table"/>
      <w:bookmarkStart w:id="538" w:name="_bookmark204"/>
      <w:commentRangeStart w:id="539"/>
      <w:r>
        <w:t>Aave V3 BorrowAllowanceDelegated events were not extracted in this study. Any exploratory ranking that depends on credit-delegation edges is therefore undefined on the present sample and is reported as non-interpretable (τ = —) in the archived Aave-oriented matrix (Appendix 8.4). Extending the study to delegation-based reputation would require a dedicated extract of those events and a fresh alignment evaluation; it is left to future work.</w:t>
      </w:r>
      <w:bookmarkEnd w:id="537"/>
      <w:bookmarkEnd w:id="538"/>
      <w:commentRangeEnd w:id="539"/>
      <w:r>
        <w:rPr>
          <w:rStyle w:val="a5"/>
          <w:sz w:val="24"/>
          <w:szCs w:val="24"/>
        </w:rPr>
        <w:commentReference w:id="539"/>
      </w:r>
    </w:p>
    <w:p w14:paraId="00DC24BC" w14:textId="77777777" w:rsidR="00350CFB" w:rsidRDefault="00350CFB">
      <w:pPr>
        <w:pStyle w:val="a3"/>
        <w:spacing w:before="18"/>
      </w:pPr>
    </w:p>
    <w:p w14:paraId="00DC24BD" w14:textId="77777777" w:rsidR="00350CFB" w:rsidRDefault="00283FFF">
      <w:pPr>
        <w:pStyle w:val="3"/>
        <w:numPr>
          <w:ilvl w:val="2"/>
          <w:numId w:val="26"/>
        </w:numPr>
        <w:tabs>
          <w:tab w:val="left" w:pos="879"/>
        </w:tabs>
        <w:ind w:left="879" w:hanging="597"/>
      </w:pPr>
      <w:r>
        <w:t>Supplementary</w:t>
      </w:r>
      <w:r>
        <w:rPr>
          <w:spacing w:val="-13"/>
        </w:rPr>
        <w:t xml:space="preserve"> </w:t>
      </w:r>
      <w:r>
        <w:t>alignment</w:t>
      </w:r>
      <w:r>
        <w:rPr>
          <w:spacing w:val="-13"/>
        </w:rPr>
        <w:t xml:space="preserve"> </w:t>
      </w:r>
      <w:r>
        <w:t>summary</w:t>
      </w:r>
      <w:r>
        <w:rPr>
          <w:spacing w:val="-13"/>
        </w:rPr>
        <w:t xml:space="preserve"> </w:t>
      </w:r>
      <w:r>
        <w:rPr>
          <w:spacing w:val="-2"/>
        </w:rPr>
        <w:t>table</w:t>
      </w:r>
    </w:p>
    <w:p w14:paraId="00DC24BE" w14:textId="77777777" w:rsidR="00350CFB" w:rsidRDefault="00350CFB">
      <w:pPr>
        <w:pStyle w:val="a3"/>
        <w:spacing w:before="47"/>
        <w:rPr>
          <w:b/>
        </w:rPr>
      </w:pPr>
    </w:p>
    <w:p w14:paraId="00DC24BF" w14:textId="77777777" w:rsidR="00350CFB" w:rsidRDefault="00283FFF">
      <w:pPr>
        <w:pStyle w:val="a3"/>
        <w:spacing w:line="396" w:lineRule="auto"/>
        <w:ind w:left="282" w:right="524" w:hanging="8"/>
        <w:jc w:val="both"/>
      </w:pPr>
      <w:r>
        <w:t>Table 8.2 lists family-mean τ for all six proxy families computed by the pipeline, including the liquidation, inverse-risk and GMX trading-success families that were withdrawn from the main narrative together with the GF-PR reference (Section 2.8). The transfer, allowance and Sybil-stability rows are those of Table 4.7.</w:t>
      </w:r>
    </w:p>
    <w:p w14:paraId="00DC24C0" w14:textId="77777777" w:rsidR="00350CFB" w:rsidRDefault="00283FFF">
      <w:pPr>
        <w:pStyle w:val="a3"/>
        <w:spacing w:before="80"/>
        <w:ind w:left="644"/>
        <w:jc w:val="both"/>
      </w:pPr>
      <w:bookmarkStart w:id="540" w:name="_bookmark205"/>
      <w:commentRangeStart w:id="541"/>
      <w:r>
        <w:t>Table 8.2: Mean Kendall τ by proxy family: EndorseRank and AWP (n = 5,521).</w:t>
      </w:r>
      <w:bookmarkEnd w:id="540"/>
    </w:p>
    <w:tbl>
      <w:tblPr>
        <w:tblW w:w="0" w:type="auto"/>
        <w:tblInd w:w="2186" w:type="dxa"/>
        <w:tblLayout w:type="fixed"/>
        <w:tblCellMar>
          <w:left w:w="0" w:type="dxa"/>
          <w:right w:w="0" w:type="dxa"/>
        </w:tblCellMar>
        <w:tblLook w:val="01E0" w:firstRow="1" w:lastRow="1" w:firstColumn="1" w:lastColumn="1" w:noHBand="0" w:noVBand="0"/>
      </w:tblPr>
      <w:tblGrid>
        <w:gridCol w:w="2250"/>
        <w:gridCol w:w="2250"/>
        <w:gridCol w:w="2250"/>
        <w:gridCol w:w="2250"/>
      </w:tblGrid>
      <w:tr w:rsidR="00350CFB" w14:paraId="277BB42E" w14:textId="77777777">
        <w:trPr>
          <w:trHeight w:val="381"/>
        </w:trPr>
        <w:tc>
          <w:tcPr>
            <w:tcW w:w="2250" w:type="dxa"/>
            <w:tcBorders>
              <w:top w:val="single" w:sz="8" w:space="0" w:color="000000"/>
              <w:bottom w:val="single" w:sz="6" w:space="0" w:color="000000"/>
            </w:tcBorders>
          </w:tcPr>
          <w:p w14:paraId="6943F131" w14:textId="77777777" w:rsidR="00350CFB" w:rsidRDefault="00283FFF">
            <w:pPr>
              <w:pStyle w:val="TableParagraph"/>
              <w:spacing w:before="53"/>
              <w:jc w:val="left"/>
            </w:pPr>
            <w:r>
              <w:rPr>
                <w:b/>
              </w:rPr>
              <w:t>Family</w:t>
            </w:r>
          </w:p>
        </w:tc>
        <w:tc>
          <w:tcPr>
            <w:tcW w:w="2250" w:type="dxa"/>
            <w:tcBorders>
              <w:top w:val="single" w:sz="8" w:space="0" w:color="000000"/>
              <w:bottom w:val="single" w:sz="6" w:space="0" w:color="000000"/>
            </w:tcBorders>
          </w:tcPr>
          <w:p w14:paraId="6E88CA53" w14:textId="77777777" w:rsidR="00350CFB" w:rsidRDefault="00283FFF">
            <w:pPr>
              <w:pStyle w:val="TableParagraph"/>
              <w:spacing w:before="53"/>
              <w:jc w:val="left"/>
            </w:pPr>
            <w:r>
              <w:rPr>
                <w:b/>
              </w:rPr>
              <w:t>EndorseRank</w:t>
            </w:r>
          </w:p>
        </w:tc>
        <w:tc>
          <w:tcPr>
            <w:tcW w:w="2250" w:type="dxa"/>
            <w:tcBorders>
              <w:top w:val="single" w:sz="8" w:space="0" w:color="000000"/>
              <w:bottom w:val="single" w:sz="6" w:space="0" w:color="000000"/>
            </w:tcBorders>
          </w:tcPr>
          <w:p w14:paraId="10C6D714" w14:textId="77777777" w:rsidR="00350CFB" w:rsidRDefault="00283FFF">
            <w:pPr>
              <w:pStyle w:val="TableParagraph"/>
              <w:spacing w:before="53"/>
              <w:jc w:val="left"/>
            </w:pPr>
            <w:r>
              <w:rPr>
                <w:b/>
              </w:rPr>
              <w:t>AWP</w:t>
            </w:r>
          </w:p>
        </w:tc>
        <w:tc>
          <w:tcPr>
            <w:tcW w:w="2250" w:type="dxa"/>
            <w:tcBorders>
              <w:top w:val="single" w:sz="8" w:space="0" w:color="000000"/>
              <w:bottom w:val="single" w:sz="6" w:space="0" w:color="000000"/>
            </w:tcBorders>
          </w:tcPr>
          <w:p w14:paraId="3735D6BC" w14:textId="77777777" w:rsidR="00350CFB" w:rsidRDefault="00283FFF">
            <w:pPr>
              <w:pStyle w:val="TableParagraph"/>
              <w:spacing w:before="53"/>
            </w:pPr>
            <w:r>
              <w:rPr>
                <w:b/>
              </w:rPr>
              <w:t>Higher</w:t>
            </w:r>
          </w:p>
        </w:tc>
      </w:tr>
      <w:tr w:rsidR="00350CFB" w14:paraId="44B17235" w14:textId="77777777">
        <w:trPr>
          <w:trHeight w:val="319"/>
        </w:trPr>
        <w:tc>
          <w:tcPr>
            <w:tcW w:w="2250" w:type="dxa"/>
            <w:tcBorders>
              <w:top w:val="single" w:sz="6" w:space="0" w:color="000000"/>
            </w:tcBorders>
          </w:tcPr>
          <w:p w14:paraId="4FBBFFEF" w14:textId="77777777" w:rsidR="00350CFB" w:rsidRDefault="00283FFF">
            <w:pPr>
              <w:pStyle w:val="TableParagraph"/>
              <w:spacing w:before="52" w:line="247" w:lineRule="exact"/>
              <w:jc w:val="left"/>
            </w:pPr>
            <w:r>
              <w:t>Transfer</w:t>
            </w:r>
          </w:p>
        </w:tc>
        <w:tc>
          <w:tcPr>
            <w:tcW w:w="2250" w:type="dxa"/>
            <w:tcBorders>
              <w:top w:val="single" w:sz="6" w:space="0" w:color="000000"/>
            </w:tcBorders>
          </w:tcPr>
          <w:p w14:paraId="7A5648A4" w14:textId="77777777" w:rsidR="00350CFB" w:rsidRDefault="00283FFF">
            <w:pPr>
              <w:pStyle w:val="TableParagraph"/>
              <w:spacing w:before="52" w:line="247" w:lineRule="exact"/>
              <w:jc w:val="left"/>
            </w:pPr>
            <w:r>
              <w:t>0.333</w:t>
            </w:r>
          </w:p>
        </w:tc>
        <w:tc>
          <w:tcPr>
            <w:tcW w:w="2250" w:type="dxa"/>
            <w:tcBorders>
              <w:top w:val="single" w:sz="6" w:space="0" w:color="000000"/>
            </w:tcBorders>
          </w:tcPr>
          <w:p w14:paraId="5B2DAD18" w14:textId="77777777" w:rsidR="00350CFB" w:rsidRDefault="00283FFF">
            <w:pPr>
              <w:pStyle w:val="TableParagraph"/>
              <w:spacing w:before="52" w:line="247" w:lineRule="exact"/>
              <w:jc w:val="left"/>
            </w:pPr>
            <w:r>
              <w:t>0.534</w:t>
            </w:r>
          </w:p>
        </w:tc>
        <w:tc>
          <w:tcPr>
            <w:tcW w:w="2250" w:type="dxa"/>
            <w:tcBorders>
              <w:top w:val="single" w:sz="6" w:space="0" w:color="000000"/>
            </w:tcBorders>
          </w:tcPr>
          <w:p w14:paraId="025652C1" w14:textId="77777777" w:rsidR="00350CFB" w:rsidRDefault="00283FFF">
            <w:pPr>
              <w:pStyle w:val="TableParagraph"/>
              <w:spacing w:before="52" w:line="247" w:lineRule="exact"/>
            </w:pPr>
            <w:r>
              <w:t>AWP</w:t>
            </w:r>
          </w:p>
        </w:tc>
      </w:tr>
      <w:tr w:rsidR="00350CFB" w14:paraId="553BD649" w14:textId="77777777">
        <w:trPr>
          <w:trHeight w:val="319"/>
        </w:trPr>
        <w:tc>
          <w:tcPr>
            <w:tcW w:w="2250" w:type="dxa"/>
            <w:tcBorders>
              <w:top w:val="single" w:sz="6" w:space="0" w:color="000000"/>
            </w:tcBorders>
          </w:tcPr>
          <w:p w14:paraId="667728A8" w14:textId="77777777" w:rsidR="00350CFB" w:rsidRDefault="00283FFF">
            <w:pPr>
              <w:pStyle w:val="TableParagraph"/>
              <w:spacing w:before="52" w:line="247" w:lineRule="exact"/>
              <w:jc w:val="left"/>
            </w:pPr>
            <w:r>
              <w:t>Allowance</w:t>
            </w:r>
          </w:p>
        </w:tc>
        <w:tc>
          <w:tcPr>
            <w:tcW w:w="2250" w:type="dxa"/>
            <w:tcBorders>
              <w:top w:val="single" w:sz="6" w:space="0" w:color="000000"/>
            </w:tcBorders>
          </w:tcPr>
          <w:p w14:paraId="045F97DE" w14:textId="77777777" w:rsidR="00350CFB" w:rsidRDefault="00283FFF">
            <w:pPr>
              <w:pStyle w:val="TableParagraph"/>
              <w:spacing w:before="52" w:line="247" w:lineRule="exact"/>
              <w:jc w:val="left"/>
            </w:pPr>
            <w:r>
              <w:t>0.355</w:t>
            </w:r>
          </w:p>
        </w:tc>
        <w:tc>
          <w:tcPr>
            <w:tcW w:w="2250" w:type="dxa"/>
            <w:tcBorders>
              <w:top w:val="single" w:sz="6" w:space="0" w:color="000000"/>
            </w:tcBorders>
          </w:tcPr>
          <w:p w14:paraId="6251C32A" w14:textId="77777777" w:rsidR="00350CFB" w:rsidRDefault="00283FFF">
            <w:pPr>
              <w:pStyle w:val="TableParagraph"/>
              <w:spacing w:before="52" w:line="247" w:lineRule="exact"/>
              <w:jc w:val="left"/>
            </w:pPr>
            <w:r>
              <w:t>-0.030</w:t>
            </w:r>
          </w:p>
        </w:tc>
        <w:tc>
          <w:tcPr>
            <w:tcW w:w="2250" w:type="dxa"/>
            <w:tcBorders>
              <w:top w:val="single" w:sz="6" w:space="0" w:color="000000"/>
            </w:tcBorders>
          </w:tcPr>
          <w:p w14:paraId="75B8FFD7" w14:textId="77777777" w:rsidR="00350CFB" w:rsidRDefault="00283FFF">
            <w:pPr>
              <w:pStyle w:val="TableParagraph"/>
              <w:spacing w:before="52" w:line="247" w:lineRule="exact"/>
            </w:pPr>
            <w:r>
              <w:t>EndorseRank</w:t>
            </w:r>
          </w:p>
        </w:tc>
      </w:tr>
      <w:tr w:rsidR="00350CFB" w14:paraId="434F5231" w14:textId="77777777">
        <w:trPr>
          <w:trHeight w:val="319"/>
        </w:trPr>
        <w:tc>
          <w:tcPr>
            <w:tcW w:w="2250" w:type="dxa"/>
            <w:tcBorders>
              <w:top w:val="single" w:sz="6" w:space="0" w:color="000000"/>
            </w:tcBorders>
          </w:tcPr>
          <w:p w14:paraId="7398A008" w14:textId="77777777" w:rsidR="00350CFB" w:rsidRDefault="00283FFF">
            <w:pPr>
              <w:pStyle w:val="TableParagraph"/>
              <w:spacing w:before="52" w:line="247" w:lineRule="exact"/>
              <w:jc w:val="left"/>
            </w:pPr>
            <w:r>
              <w:t>Liq.</w:t>
            </w:r>
          </w:p>
        </w:tc>
        <w:tc>
          <w:tcPr>
            <w:tcW w:w="2250" w:type="dxa"/>
            <w:tcBorders>
              <w:top w:val="single" w:sz="6" w:space="0" w:color="000000"/>
            </w:tcBorders>
          </w:tcPr>
          <w:p w14:paraId="41405A3A" w14:textId="77777777" w:rsidR="00350CFB" w:rsidRDefault="00283FFF">
            <w:pPr>
              <w:pStyle w:val="TableParagraph"/>
              <w:spacing w:before="52" w:line="247" w:lineRule="exact"/>
              <w:jc w:val="left"/>
            </w:pPr>
            <w:r>
              <w:t>0.093</w:t>
            </w:r>
          </w:p>
        </w:tc>
        <w:tc>
          <w:tcPr>
            <w:tcW w:w="2250" w:type="dxa"/>
            <w:tcBorders>
              <w:top w:val="single" w:sz="6" w:space="0" w:color="000000"/>
            </w:tcBorders>
          </w:tcPr>
          <w:p w14:paraId="5CD23EB5" w14:textId="77777777" w:rsidR="00350CFB" w:rsidRDefault="00283FFF">
            <w:pPr>
              <w:pStyle w:val="TableParagraph"/>
              <w:spacing w:before="52" w:line="247" w:lineRule="exact"/>
              <w:jc w:val="left"/>
            </w:pPr>
            <w:r>
              <w:t>0.113</w:t>
            </w:r>
          </w:p>
        </w:tc>
        <w:tc>
          <w:tcPr>
            <w:tcW w:w="2250" w:type="dxa"/>
            <w:tcBorders>
              <w:top w:val="single" w:sz="6" w:space="0" w:color="000000"/>
            </w:tcBorders>
          </w:tcPr>
          <w:p w14:paraId="08BC8537" w14:textId="77777777" w:rsidR="00350CFB" w:rsidRDefault="00283FFF">
            <w:pPr>
              <w:pStyle w:val="TableParagraph"/>
              <w:spacing w:before="52" w:line="247" w:lineRule="exact"/>
            </w:pPr>
            <w:r>
              <w:t>AWP</w:t>
            </w:r>
          </w:p>
        </w:tc>
      </w:tr>
      <w:tr w:rsidR="00350CFB" w14:paraId="26F349AD" w14:textId="77777777">
        <w:trPr>
          <w:trHeight w:val="319"/>
        </w:trPr>
        <w:tc>
          <w:tcPr>
            <w:tcW w:w="2250" w:type="dxa"/>
            <w:tcBorders>
              <w:top w:val="single" w:sz="6" w:space="0" w:color="000000"/>
            </w:tcBorders>
          </w:tcPr>
          <w:p w14:paraId="5510F904" w14:textId="77777777" w:rsidR="00350CFB" w:rsidRDefault="00283FFF">
            <w:pPr>
              <w:pStyle w:val="TableParagraph"/>
              <w:spacing w:before="52" w:line="247" w:lineRule="exact"/>
              <w:jc w:val="left"/>
            </w:pPr>
            <w:r>
              <w:t>Inv.risk</w:t>
            </w:r>
          </w:p>
        </w:tc>
        <w:tc>
          <w:tcPr>
            <w:tcW w:w="2250" w:type="dxa"/>
            <w:tcBorders>
              <w:top w:val="single" w:sz="6" w:space="0" w:color="000000"/>
            </w:tcBorders>
          </w:tcPr>
          <w:p w14:paraId="072DF8C8" w14:textId="77777777" w:rsidR="00350CFB" w:rsidRDefault="00283FFF">
            <w:pPr>
              <w:pStyle w:val="TableParagraph"/>
              <w:spacing w:before="52" w:line="247" w:lineRule="exact"/>
              <w:jc w:val="left"/>
            </w:pPr>
            <w:r>
              <w:t>0.035</w:t>
            </w:r>
          </w:p>
        </w:tc>
        <w:tc>
          <w:tcPr>
            <w:tcW w:w="2250" w:type="dxa"/>
            <w:tcBorders>
              <w:top w:val="single" w:sz="6" w:space="0" w:color="000000"/>
            </w:tcBorders>
          </w:tcPr>
          <w:p w14:paraId="09ADBA78" w14:textId="77777777" w:rsidR="00350CFB" w:rsidRDefault="00283FFF">
            <w:pPr>
              <w:pStyle w:val="TableParagraph"/>
              <w:spacing w:before="52" w:line="247" w:lineRule="exact"/>
              <w:jc w:val="left"/>
            </w:pPr>
            <w:r>
              <w:t>0.107</w:t>
            </w:r>
          </w:p>
        </w:tc>
        <w:tc>
          <w:tcPr>
            <w:tcW w:w="2250" w:type="dxa"/>
            <w:tcBorders>
              <w:top w:val="single" w:sz="6" w:space="0" w:color="000000"/>
            </w:tcBorders>
          </w:tcPr>
          <w:p w14:paraId="68D74EB4" w14:textId="77777777" w:rsidR="00350CFB" w:rsidRDefault="00283FFF">
            <w:pPr>
              <w:pStyle w:val="TableParagraph"/>
              <w:spacing w:before="52" w:line="247" w:lineRule="exact"/>
            </w:pPr>
            <w:r>
              <w:t>AWP</w:t>
            </w:r>
          </w:p>
        </w:tc>
      </w:tr>
      <w:tr w:rsidR="00350CFB" w14:paraId="74D19F1D" w14:textId="77777777">
        <w:trPr>
          <w:trHeight w:val="319"/>
        </w:trPr>
        <w:tc>
          <w:tcPr>
            <w:tcW w:w="2250" w:type="dxa"/>
            <w:tcBorders>
              <w:top w:val="single" w:sz="6" w:space="0" w:color="000000"/>
            </w:tcBorders>
          </w:tcPr>
          <w:p w14:paraId="5E5E361B" w14:textId="77777777" w:rsidR="00350CFB" w:rsidRDefault="00283FFF">
            <w:pPr>
              <w:pStyle w:val="TableParagraph"/>
              <w:spacing w:before="52" w:line="247" w:lineRule="exact"/>
              <w:jc w:val="left"/>
            </w:pPr>
            <w:r>
              <w:t>Sybil</w:t>
            </w:r>
          </w:p>
        </w:tc>
        <w:tc>
          <w:tcPr>
            <w:tcW w:w="2250" w:type="dxa"/>
            <w:tcBorders>
              <w:top w:val="single" w:sz="6" w:space="0" w:color="000000"/>
            </w:tcBorders>
          </w:tcPr>
          <w:p w14:paraId="5F4E95DB" w14:textId="77777777" w:rsidR="00350CFB" w:rsidRDefault="00283FFF">
            <w:pPr>
              <w:pStyle w:val="TableParagraph"/>
              <w:spacing w:before="52" w:line="247" w:lineRule="exact"/>
              <w:jc w:val="left"/>
            </w:pPr>
            <w:r>
              <w:t>0.233</w:t>
            </w:r>
          </w:p>
        </w:tc>
        <w:tc>
          <w:tcPr>
            <w:tcW w:w="2250" w:type="dxa"/>
            <w:tcBorders>
              <w:top w:val="single" w:sz="6" w:space="0" w:color="000000"/>
            </w:tcBorders>
          </w:tcPr>
          <w:p w14:paraId="64D7C98C" w14:textId="77777777" w:rsidR="00350CFB" w:rsidRDefault="00283FFF">
            <w:pPr>
              <w:pStyle w:val="TableParagraph"/>
              <w:spacing w:before="52" w:line="247" w:lineRule="exact"/>
              <w:jc w:val="left"/>
            </w:pPr>
            <w:r>
              <w:t>0.286</w:t>
            </w:r>
          </w:p>
        </w:tc>
        <w:tc>
          <w:tcPr>
            <w:tcW w:w="2250" w:type="dxa"/>
            <w:tcBorders>
              <w:top w:val="single" w:sz="6" w:space="0" w:color="000000"/>
            </w:tcBorders>
          </w:tcPr>
          <w:p w14:paraId="455BFBA4" w14:textId="77777777" w:rsidR="00350CFB" w:rsidRDefault="00283FFF">
            <w:pPr>
              <w:pStyle w:val="TableParagraph"/>
              <w:spacing w:before="52" w:line="247" w:lineRule="exact"/>
            </w:pPr>
            <w:r>
              <w:t>AWP</w:t>
            </w:r>
          </w:p>
        </w:tc>
      </w:tr>
      <w:tr w:rsidR="00350CFB" w14:paraId="4725F2FE" w14:textId="77777777">
        <w:trPr>
          <w:trHeight w:val="319"/>
        </w:trPr>
        <w:tc>
          <w:tcPr>
            <w:tcW w:w="2250" w:type="dxa"/>
            <w:tcBorders>
              <w:top w:val="single" w:sz="6" w:space="0" w:color="000000"/>
            </w:tcBorders>
          </w:tcPr>
          <w:p w14:paraId="28D201E4" w14:textId="77777777" w:rsidR="00350CFB" w:rsidRDefault="00283FFF">
            <w:pPr>
              <w:pStyle w:val="TableParagraph"/>
              <w:spacing w:before="52" w:line="247" w:lineRule="exact"/>
              <w:jc w:val="left"/>
            </w:pPr>
            <w:r>
              <w:t>GMX</w:t>
            </w:r>
          </w:p>
        </w:tc>
        <w:tc>
          <w:tcPr>
            <w:tcW w:w="2250" w:type="dxa"/>
            <w:tcBorders>
              <w:top w:val="single" w:sz="6" w:space="0" w:color="000000"/>
            </w:tcBorders>
          </w:tcPr>
          <w:p w14:paraId="1B9F401A" w14:textId="77777777" w:rsidR="00350CFB" w:rsidRDefault="00283FFF">
            <w:pPr>
              <w:pStyle w:val="TableParagraph"/>
              <w:spacing w:before="52" w:line="247" w:lineRule="exact"/>
              <w:jc w:val="left"/>
            </w:pPr>
            <w:r>
              <w:t>0.096</w:t>
            </w:r>
          </w:p>
        </w:tc>
        <w:tc>
          <w:tcPr>
            <w:tcW w:w="2250" w:type="dxa"/>
            <w:tcBorders>
              <w:top w:val="single" w:sz="6" w:space="0" w:color="000000"/>
            </w:tcBorders>
          </w:tcPr>
          <w:p w14:paraId="476AE8BB" w14:textId="77777777" w:rsidR="00350CFB" w:rsidRDefault="00283FFF">
            <w:pPr>
              <w:pStyle w:val="TableParagraph"/>
              <w:spacing w:before="52" w:line="247" w:lineRule="exact"/>
              <w:jc w:val="left"/>
            </w:pPr>
            <w:r>
              <w:t>0.179</w:t>
            </w:r>
          </w:p>
        </w:tc>
        <w:tc>
          <w:tcPr>
            <w:tcW w:w="2250" w:type="dxa"/>
            <w:tcBorders>
              <w:top w:val="single" w:sz="6" w:space="0" w:color="000000"/>
            </w:tcBorders>
          </w:tcPr>
          <w:p w14:paraId="6B6F2C1E" w14:textId="77777777" w:rsidR="00350CFB" w:rsidRDefault="00283FFF">
            <w:pPr>
              <w:pStyle w:val="TableParagraph"/>
              <w:spacing w:before="52" w:line="247" w:lineRule="exact"/>
            </w:pPr>
            <w:r>
              <w:t>AWP</w:t>
            </w:r>
            <w:commentRangeEnd w:id="541"/>
            <w:r>
              <w:rPr>
                <w:rStyle w:val="a5"/>
                <w:sz w:val="22"/>
                <w:szCs w:val="22"/>
              </w:rPr>
              <w:commentReference w:id="541"/>
            </w:r>
          </w:p>
        </w:tc>
      </w:tr>
    </w:tbl>
    <w:p w14:paraId="00DC24EC" w14:textId="77777777" w:rsidR="00350CFB" w:rsidRDefault="00350CFB">
      <w:pPr>
        <w:pStyle w:val="a3"/>
      </w:pPr>
    </w:p>
    <w:p w14:paraId="00DC24ED" w14:textId="77777777" w:rsidR="00350CFB" w:rsidRDefault="00350CFB">
      <w:pPr>
        <w:pStyle w:val="a3"/>
        <w:spacing w:before="170"/>
      </w:pPr>
    </w:p>
    <w:p w14:paraId="00DC24EE" w14:textId="77777777" w:rsidR="00350CFB" w:rsidRDefault="00283FFF">
      <w:pPr>
        <w:pStyle w:val="3"/>
        <w:numPr>
          <w:ilvl w:val="2"/>
          <w:numId w:val="26"/>
        </w:numPr>
        <w:tabs>
          <w:tab w:val="left" w:pos="879"/>
        </w:tabs>
        <w:ind w:left="879" w:hanging="597"/>
      </w:pPr>
      <w:bookmarkStart w:id="542" w:name="Parameter_summary"/>
      <w:bookmarkStart w:id="543" w:name="_bookmark206"/>
      <w:bookmarkEnd w:id="542"/>
      <w:bookmarkEnd w:id="543"/>
      <w:r>
        <w:t>Parameter</w:t>
      </w:r>
      <w:r>
        <w:rPr>
          <w:spacing w:val="-12"/>
        </w:rPr>
        <w:t xml:space="preserve"> </w:t>
      </w:r>
      <w:r>
        <w:rPr>
          <w:spacing w:val="-2"/>
        </w:rPr>
        <w:t>summary</w:t>
      </w:r>
    </w:p>
    <w:p w14:paraId="00DC24EF" w14:textId="77777777" w:rsidR="00350CFB" w:rsidRDefault="00350CFB">
      <w:pPr>
        <w:pStyle w:val="a3"/>
        <w:spacing w:before="46"/>
        <w:rPr>
          <w:b/>
        </w:rPr>
      </w:pPr>
    </w:p>
    <w:p w14:paraId="00DC24F0" w14:textId="77777777" w:rsidR="00350CFB" w:rsidRDefault="00283FFF">
      <w:pPr>
        <w:pStyle w:val="3"/>
        <w:numPr>
          <w:ilvl w:val="2"/>
          <w:numId w:val="26"/>
        </w:numPr>
        <w:tabs>
          <w:tab w:val="left" w:pos="879"/>
        </w:tabs>
        <w:spacing w:before="1"/>
        <w:ind w:left="879" w:hanging="597"/>
      </w:pPr>
      <w:bookmarkStart w:id="544" w:name="Proxy_operational_definitions_(reference"/>
      <w:bookmarkStart w:id="545" w:name="_bookmark207"/>
      <w:bookmarkEnd w:id="544"/>
      <w:bookmarkEnd w:id="545"/>
      <w:r>
        <w:rPr>
          <w:spacing w:val="-2"/>
        </w:rPr>
        <w:t>Proxy</w:t>
      </w:r>
      <w:r>
        <w:rPr>
          <w:spacing w:val="2"/>
        </w:rPr>
        <w:t xml:space="preserve"> </w:t>
      </w:r>
      <w:r>
        <w:rPr>
          <w:spacing w:val="-2"/>
        </w:rPr>
        <w:t>operational</w:t>
      </w:r>
      <w:r>
        <w:rPr>
          <w:spacing w:val="2"/>
        </w:rPr>
        <w:t xml:space="preserve"> </w:t>
      </w:r>
      <w:r>
        <w:rPr>
          <w:spacing w:val="-2"/>
        </w:rPr>
        <w:t>definitions</w:t>
      </w:r>
      <w:r>
        <w:rPr>
          <w:spacing w:val="3"/>
        </w:rPr>
        <w:t xml:space="preserve"> </w:t>
      </w:r>
      <w:r>
        <w:rPr>
          <w:spacing w:val="-2"/>
        </w:rPr>
        <w:t>(reference)</w:t>
      </w:r>
    </w:p>
    <w:p w14:paraId="00DC24F1" w14:textId="77777777" w:rsidR="00350CFB" w:rsidRDefault="00350CFB">
      <w:pPr>
        <w:pStyle w:val="a3"/>
        <w:spacing w:before="46"/>
        <w:rPr>
          <w:b/>
        </w:rPr>
      </w:pPr>
    </w:p>
    <w:p w14:paraId="00DC24F2" w14:textId="77777777" w:rsidR="00350CFB" w:rsidRDefault="00283FFF">
      <w:pPr>
        <w:pStyle w:val="a3"/>
        <w:ind w:left="274"/>
        <w:jc w:val="both"/>
      </w:pPr>
      <w:r>
        <w:t>The</w:t>
      </w:r>
      <w:r>
        <w:rPr>
          <w:spacing w:val="-10"/>
        </w:rPr>
        <w:t xml:space="preserve"> </w:t>
      </w:r>
      <w:r>
        <w:t>following</w:t>
      </w:r>
      <w:r>
        <w:rPr>
          <w:spacing w:val="-9"/>
        </w:rPr>
        <w:t xml:space="preserve"> </w:t>
      </w:r>
      <w:r>
        <w:t>formulas</w:t>
      </w:r>
      <w:r>
        <w:rPr>
          <w:spacing w:val="-10"/>
        </w:rPr>
        <w:t xml:space="preserve"> </w:t>
      </w:r>
      <w:r>
        <w:t>match</w:t>
      </w:r>
      <w:r>
        <w:rPr>
          <w:spacing w:val="-9"/>
        </w:rPr>
        <w:t xml:space="preserve"> </w:t>
      </w:r>
      <w:r>
        <w:t>Chapter</w:t>
      </w:r>
      <w:r>
        <w:rPr>
          <w:spacing w:val="-10"/>
        </w:rPr>
        <w:t xml:space="preserve"> </w:t>
      </w:r>
      <w:hyperlink w:anchor="_bookmark48" w:history="1">
        <w:r>
          <w:rPr>
            <w:spacing w:val="-5"/>
          </w:rPr>
          <w:t>3</w:t>
        </w:r>
      </w:hyperlink>
      <w:r>
        <w:rPr>
          <w:spacing w:val="-5"/>
        </w:rPr>
        <w:t>.</w:t>
      </w:r>
    </w:p>
    <w:p w14:paraId="00DC24F3" w14:textId="77777777" w:rsidR="00350CFB" w:rsidRDefault="00283FFF">
      <w:pPr>
        <w:pStyle w:val="a4"/>
        <w:numPr>
          <w:ilvl w:val="3"/>
          <w:numId w:val="26"/>
        </w:numPr>
        <w:tabs>
          <w:tab w:val="left" w:pos="799"/>
          <w:tab w:val="left" w:pos="6846"/>
        </w:tabs>
        <w:spacing w:before="219"/>
        <w:ind w:hanging="206"/>
        <w:rPr>
          <w:sz w:val="24"/>
        </w:rPr>
      </w:pPr>
      <w:r>
        <w:rPr>
          <w:noProof/>
          <w:sz w:val="24"/>
        </w:rPr>
        <mc:AlternateContent>
          <mc:Choice Requires="wps">
            <w:drawing>
              <wp:anchor distT="0" distB="0" distL="0" distR="0" simplePos="0" relativeHeight="484065792" behindDoc="1" locked="0" layoutInCell="1" allowOverlap="1" wp14:anchorId="00DC27EE" wp14:editId="00DC27EF">
                <wp:simplePos x="0" y="0"/>
                <wp:positionH relativeFrom="page">
                  <wp:posOffset>4816995</wp:posOffset>
                </wp:positionH>
                <wp:positionV relativeFrom="paragraph">
                  <wp:posOffset>105051</wp:posOffset>
                </wp:positionV>
                <wp:extent cx="160655" cy="56324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9F"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EE" id="Textbox 865" o:spid="_x0000_s1393" type="#_x0000_t202" style="position:absolute;left:0;text-align:left;margin-left:379.3pt;margin-top:8.25pt;width:12.65pt;height:44.35pt;z-index:-1925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" filled="f" stroked="f">
                <v:textbox inset="0,0,0,0">
                  <w:txbxContent>
                    <w:p w14:paraId="00DC289F" w14:textId="77777777" w:rsidR="00350CFB" w:rsidRDefault="00283FFF">
                      <w:pPr>
                        <w:pStyle w:val="a3"/>
                        <w:spacing w:line="231" w:lineRule="exact"/>
                      </w:pPr>
                      <w:r>
                        <w:rPr>
                          <w:spacing w:val="-10"/>
                          <w:w w:val="170"/>
                        </w:rPr>
                        <w:t>L</w:t>
                      </w:r>
                    </w:p>
                  </w:txbxContent>
                </v:textbox>
                <w10:wrap anchorx="page"/>
              </v:shape>
            </w:pict>
          </mc:Fallback>
        </mc:AlternateContent>
      </w:r>
      <w:r>
        <w:rPr>
          <w:w w:val="105"/>
          <w:sz w:val="24"/>
        </w:rPr>
        <w:t>Transfer:</w:t>
      </w:r>
      <w:r>
        <w:rPr>
          <w:spacing w:val="16"/>
          <w:w w:val="105"/>
          <w:sz w:val="24"/>
        </w:rPr>
        <w:t xml:space="preserve"> </w:t>
      </w:r>
      <w:r>
        <w:rPr>
          <w:w w:val="105"/>
          <w:sz w:val="24"/>
        </w:rPr>
        <w:t>in_degree(</w:t>
      </w:r>
      <w:r>
        <w:rPr>
          <w:i/>
          <w:w w:val="105"/>
          <w:sz w:val="24"/>
        </w:rPr>
        <w:t>w</w:t>
      </w:r>
      <w:r>
        <w:rPr>
          <w:w w:val="105"/>
          <w:sz w:val="24"/>
        </w:rPr>
        <w:t>)</w:t>
      </w:r>
      <w:r>
        <w:rPr>
          <w:spacing w:val="4"/>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3"/>
          <w:w w:val="105"/>
          <w:sz w:val="24"/>
        </w:rPr>
        <w:t xml:space="preserve"> </w:t>
      </w:r>
      <w:r>
        <w:rPr>
          <w:w w:val="105"/>
          <w:sz w:val="24"/>
        </w:rPr>
        <w:t>:</w:t>
      </w:r>
      <w:r>
        <w:rPr>
          <w:spacing w:val="4"/>
          <w:w w:val="105"/>
          <w:sz w:val="24"/>
        </w:rPr>
        <w:t xml:space="preserve"> </w:t>
      </w:r>
      <w:r>
        <w:rPr>
          <w:rFonts w:ascii="Arial Unicode MS" w:hAnsi="Arial Unicode MS"/>
          <w:w w:val="105"/>
          <w:sz w:val="24"/>
        </w:rPr>
        <w:t>∃</w:t>
      </w:r>
      <w:r>
        <w:rPr>
          <w:i/>
          <w:w w:val="105"/>
          <w:sz w:val="24"/>
        </w:rPr>
        <w:t>u</w:t>
      </w:r>
      <w:r>
        <w:rPr>
          <w:i/>
          <w:spacing w:val="4"/>
          <w:w w:val="105"/>
          <w:sz w:val="24"/>
        </w:rPr>
        <w:t xml:space="preserve"> </w:t>
      </w:r>
      <w:r>
        <w:rPr>
          <w:rFonts w:ascii="Arial Unicode MS" w:hAnsi="Arial Unicode MS"/>
          <w:w w:val="105"/>
          <w:sz w:val="24"/>
        </w:rPr>
        <w:t>→</w:t>
      </w:r>
      <w:r>
        <w:rPr>
          <w:rFonts w:ascii="Arial Unicode MS" w:hAnsi="Arial Unicode MS"/>
          <w:spacing w:val="-4"/>
          <w:w w:val="105"/>
          <w:sz w:val="24"/>
        </w:rPr>
        <w:t xml:space="preserve"> </w:t>
      </w:r>
      <w:r>
        <w:rPr>
          <w:i/>
          <w:w w:val="105"/>
          <w:sz w:val="24"/>
        </w:rPr>
        <w:t>w</w:t>
      </w:r>
      <w:r>
        <w:rPr>
          <w:rFonts w:ascii="Arial Unicode MS" w:hAnsi="Arial Unicode MS"/>
          <w:w w:val="105"/>
          <w:sz w:val="24"/>
        </w:rPr>
        <w:t>}|</w:t>
      </w:r>
      <w:r>
        <w:rPr>
          <w:w w:val="105"/>
          <w:sz w:val="24"/>
        </w:rPr>
        <w:t>;</w:t>
      </w:r>
      <w:r>
        <w:rPr>
          <w:spacing w:val="-4"/>
          <w:w w:val="105"/>
          <w:sz w:val="24"/>
        </w:rPr>
        <w:t xml:space="preserve"> </w:t>
      </w:r>
      <w:r>
        <w:rPr>
          <w:w w:val="105"/>
          <w:sz w:val="24"/>
        </w:rPr>
        <w:t>in_value(</w:t>
      </w:r>
      <w:r>
        <w:rPr>
          <w:i/>
          <w:w w:val="105"/>
          <w:sz w:val="24"/>
        </w:rPr>
        <w:t>w</w:t>
      </w:r>
      <w:r>
        <w:rPr>
          <w:w w:val="105"/>
          <w:sz w:val="24"/>
        </w:rPr>
        <w:t>)</w:t>
      </w:r>
      <w:r>
        <w:rPr>
          <w:spacing w:val="4"/>
          <w:w w:val="105"/>
          <w:sz w:val="24"/>
        </w:rPr>
        <w:t xml:space="preserve"> </w:t>
      </w:r>
      <w:r>
        <w:rPr>
          <w:spacing w:val="-10"/>
          <w:w w:val="105"/>
          <w:sz w:val="24"/>
        </w:rPr>
        <w:t>=</w:t>
      </w:r>
      <w:r>
        <w:rPr>
          <w:sz w:val="24"/>
        </w:rPr>
        <w:tab/>
      </w:r>
      <w:r>
        <w:rPr>
          <w:rFonts w:ascii="Menlo" w:hAnsi="Menlo"/>
          <w:i/>
          <w:w w:val="110"/>
          <w:position w:val="-6"/>
          <w:sz w:val="16"/>
        </w:rPr>
        <w:t>e</w:t>
      </w:r>
      <w:r>
        <w:rPr>
          <w:w w:val="110"/>
          <w:position w:val="-6"/>
          <w:sz w:val="16"/>
        </w:rPr>
        <w:t>:</w:t>
      </w:r>
      <w:r>
        <w:rPr>
          <w:rFonts w:ascii="Menlo" w:hAnsi="Menlo"/>
          <w:i/>
          <w:w w:val="110"/>
          <w:position w:val="-6"/>
          <w:sz w:val="16"/>
        </w:rPr>
        <w:t>u</w:t>
      </w:r>
      <w:r>
        <w:rPr>
          <w:rFonts w:ascii="Apple Symbols" w:hAnsi="Apple Symbols"/>
          <w:w w:val="110"/>
          <w:position w:val="-6"/>
          <w:sz w:val="16"/>
        </w:rPr>
        <w:t>→</w:t>
      </w:r>
      <w:r>
        <w:rPr>
          <w:rFonts w:ascii="Menlo" w:hAnsi="Menlo"/>
          <w:i/>
          <w:w w:val="110"/>
          <w:position w:val="-6"/>
          <w:sz w:val="16"/>
        </w:rPr>
        <w:t>w</w:t>
      </w:r>
      <w:r>
        <w:rPr>
          <w:rFonts w:ascii="Menlo" w:hAnsi="Menlo"/>
          <w:i/>
          <w:spacing w:val="-34"/>
          <w:w w:val="110"/>
          <w:position w:val="-6"/>
          <w:sz w:val="16"/>
        </w:rPr>
        <w:t xml:space="preserve"> </w:t>
      </w:r>
      <w:r>
        <w:rPr>
          <w:spacing w:val="-2"/>
          <w:w w:val="115"/>
          <w:sz w:val="24"/>
        </w:rPr>
        <w:t>value(</w:t>
      </w:r>
      <w:r>
        <w:rPr>
          <w:i/>
          <w:spacing w:val="-2"/>
          <w:w w:val="115"/>
          <w:sz w:val="24"/>
        </w:rPr>
        <w:t>e</w:t>
      </w:r>
      <w:r>
        <w:rPr>
          <w:spacing w:val="-2"/>
          <w:w w:val="115"/>
          <w:sz w:val="24"/>
        </w:rPr>
        <w:t>).</w:t>
      </w:r>
    </w:p>
    <w:p w14:paraId="00DC24F4" w14:textId="77777777" w:rsidR="00350CFB" w:rsidRDefault="00283FFF">
      <w:pPr>
        <w:pStyle w:val="a4"/>
        <w:numPr>
          <w:ilvl w:val="3"/>
          <w:numId w:val="26"/>
        </w:numPr>
        <w:tabs>
          <w:tab w:val="left" w:pos="798"/>
          <w:tab w:val="left" w:pos="2147"/>
          <w:tab w:val="left" w:pos="4541"/>
          <w:tab w:val="left" w:pos="4929"/>
          <w:tab w:val="left" w:pos="5434"/>
          <w:tab w:val="left" w:pos="5705"/>
          <w:tab w:val="left" w:pos="6156"/>
          <w:tab w:val="left" w:pos="6601"/>
          <w:tab w:val="left" w:pos="9456"/>
        </w:tabs>
        <w:spacing w:before="75" w:line="387" w:lineRule="exact"/>
        <w:ind w:left="798" w:hanging="205"/>
        <w:rPr>
          <w:sz w:val="24"/>
        </w:rPr>
      </w:pPr>
      <w:r>
        <w:rPr>
          <w:spacing w:val="-2"/>
          <w:w w:val="110"/>
          <w:sz w:val="24"/>
        </w:rPr>
        <w:t>Allowance:</w:t>
      </w:r>
      <w:r>
        <w:rPr>
          <w:sz w:val="24"/>
        </w:rPr>
        <w:tab/>
      </w:r>
      <w:r>
        <w:rPr>
          <w:spacing w:val="-2"/>
          <w:w w:val="110"/>
          <w:sz w:val="24"/>
        </w:rPr>
        <w:t>in_approve_degree(</w:t>
      </w:r>
      <w:r>
        <w:rPr>
          <w:i/>
          <w:spacing w:val="-2"/>
          <w:w w:val="110"/>
          <w:sz w:val="24"/>
        </w:rPr>
        <w:t>w</w:t>
      </w:r>
      <w:r>
        <w:rPr>
          <w:spacing w:val="-2"/>
          <w:w w:val="110"/>
          <w:sz w:val="24"/>
        </w:rPr>
        <w:t>)</w:t>
      </w:r>
      <w:r>
        <w:rPr>
          <w:sz w:val="24"/>
        </w:rPr>
        <w:tab/>
      </w:r>
      <w:r>
        <w:rPr>
          <w:spacing w:val="-10"/>
          <w:w w:val="110"/>
          <w:sz w:val="24"/>
        </w:rPr>
        <w:t>=</w:t>
      </w:r>
      <w:r>
        <w:rPr>
          <w:sz w:val="24"/>
        </w:rPr>
        <w:tab/>
      </w:r>
      <w:r>
        <w:rPr>
          <w:rFonts w:ascii="Arial Unicode MS" w:hAnsi="Arial Unicode MS"/>
          <w:spacing w:val="-5"/>
          <w:w w:val="110"/>
          <w:sz w:val="24"/>
        </w:rPr>
        <w:t>|{</w:t>
      </w:r>
      <w:r>
        <w:rPr>
          <w:i/>
          <w:spacing w:val="-5"/>
          <w:w w:val="110"/>
          <w:sz w:val="24"/>
        </w:rPr>
        <w:t>o</w:t>
      </w:r>
      <w:r>
        <w:rPr>
          <w:i/>
          <w:sz w:val="24"/>
        </w:rPr>
        <w:tab/>
      </w:r>
      <w:r>
        <w:rPr>
          <w:spacing w:val="-10"/>
          <w:w w:val="110"/>
          <w:sz w:val="24"/>
        </w:rPr>
        <w:t>:</w:t>
      </w:r>
      <w:r>
        <w:rPr>
          <w:sz w:val="24"/>
        </w:rPr>
        <w:tab/>
      </w:r>
      <w:r>
        <w:rPr>
          <w:rFonts w:ascii="Arial Unicode MS" w:hAnsi="Arial Unicode MS"/>
          <w:spacing w:val="-7"/>
          <w:w w:val="110"/>
          <w:sz w:val="24"/>
        </w:rPr>
        <w:t>∃</w:t>
      </w:r>
      <w:r>
        <w:rPr>
          <w:i/>
          <w:spacing w:val="-7"/>
          <w:w w:val="110"/>
          <w:sz w:val="24"/>
        </w:rPr>
        <w:t>o</w:t>
      </w:r>
      <w:r>
        <w:rPr>
          <w:i/>
          <w:sz w:val="24"/>
        </w:rPr>
        <w:tab/>
      </w:r>
      <w:r>
        <w:rPr>
          <w:rFonts w:ascii="Arial Unicode MS" w:hAnsi="Arial Unicode MS"/>
          <w:spacing w:val="-10"/>
          <w:w w:val="110"/>
          <w:sz w:val="24"/>
        </w:rPr>
        <w:t>→</w:t>
      </w:r>
      <w:r>
        <w:rPr>
          <w:rFonts w:ascii="Arial Unicode MS" w:hAnsi="Arial Unicode MS"/>
          <w:sz w:val="24"/>
        </w:rPr>
        <w:tab/>
      </w:r>
      <w:r>
        <w:rPr>
          <w:i/>
          <w:w w:val="110"/>
          <w:sz w:val="24"/>
        </w:rPr>
        <w:t>w</w:t>
      </w:r>
      <w:r>
        <w:rPr>
          <w:rFonts w:ascii="Arial Unicode MS" w:hAnsi="Arial Unicode MS"/>
          <w:w w:val="110"/>
          <w:sz w:val="24"/>
        </w:rPr>
        <w:t>}|</w:t>
      </w:r>
      <w:r>
        <w:rPr>
          <w:w w:val="110"/>
          <w:sz w:val="24"/>
        </w:rPr>
        <w:t>;</w:t>
      </w:r>
      <w:r>
        <w:rPr>
          <w:spacing w:val="19"/>
          <w:w w:val="110"/>
          <w:sz w:val="24"/>
        </w:rPr>
        <w:t xml:space="preserve">  </w:t>
      </w:r>
      <w:r>
        <w:rPr>
          <w:spacing w:val="-2"/>
          <w:w w:val="110"/>
          <w:sz w:val="24"/>
        </w:rPr>
        <w:t>in_approve_value(</w:t>
      </w:r>
      <w:r>
        <w:rPr>
          <w:i/>
          <w:spacing w:val="-2"/>
          <w:w w:val="110"/>
          <w:sz w:val="24"/>
        </w:rPr>
        <w:t>w</w:t>
      </w:r>
      <w:r>
        <w:rPr>
          <w:spacing w:val="-2"/>
          <w:w w:val="110"/>
          <w:sz w:val="24"/>
        </w:rPr>
        <w:t>)</w:t>
      </w:r>
      <w:r>
        <w:rPr>
          <w:sz w:val="24"/>
        </w:rPr>
        <w:tab/>
      </w:r>
      <w:r>
        <w:rPr>
          <w:spacing w:val="-10"/>
          <w:w w:val="110"/>
          <w:sz w:val="24"/>
        </w:rPr>
        <w:t>=</w:t>
      </w:r>
    </w:p>
    <w:p w14:paraId="00DC24F5" w14:textId="77777777" w:rsidR="00350CFB" w:rsidRDefault="00283FFF">
      <w:pPr>
        <w:ind w:left="808"/>
        <w:rPr>
          <w:sz w:val="24"/>
        </w:rPr>
      </w:pPr>
      <w:r>
        <w:rPr>
          <w:w w:val="105"/>
          <w:position w:val="18"/>
          <w:sz w:val="24"/>
        </w:rPr>
        <w:t>L</w:t>
      </w:r>
      <w:r>
        <w:rPr>
          <w:rFonts w:ascii="Menlo"/>
          <w:i/>
          <w:w w:val="105"/>
          <w:position w:val="-6"/>
          <w:sz w:val="16"/>
        </w:rPr>
        <w:t>o</w:t>
      </w:r>
      <w:r>
        <w:rPr>
          <w:rFonts w:ascii="Menlo"/>
          <w:i/>
          <w:spacing w:val="-47"/>
          <w:w w:val="105"/>
          <w:position w:val="-6"/>
          <w:sz w:val="16"/>
        </w:rPr>
        <w:t xml:space="preserve"> </w:t>
      </w:r>
      <w:r>
        <w:rPr>
          <w:i/>
          <w:w w:val="105"/>
          <w:sz w:val="24"/>
        </w:rPr>
        <w:t>w</w:t>
      </w:r>
      <w:r>
        <w:rPr>
          <w:rFonts w:ascii="Menlo"/>
          <w:i/>
          <w:w w:val="105"/>
          <w:sz w:val="24"/>
          <w:vertAlign w:val="subscript"/>
        </w:rPr>
        <w:t>a</w:t>
      </w:r>
      <w:r>
        <w:rPr>
          <w:w w:val="105"/>
          <w:sz w:val="24"/>
        </w:rPr>
        <w:t>(</w:t>
      </w:r>
      <w:r>
        <w:rPr>
          <w:i/>
          <w:w w:val="105"/>
          <w:sz w:val="24"/>
        </w:rPr>
        <w:t>o,</w:t>
      </w:r>
      <w:r>
        <w:rPr>
          <w:i/>
          <w:spacing w:val="-20"/>
          <w:w w:val="105"/>
          <w:sz w:val="24"/>
        </w:rPr>
        <w:t xml:space="preserve"> </w:t>
      </w:r>
      <w:r>
        <w:rPr>
          <w:i/>
          <w:w w:val="105"/>
          <w:sz w:val="24"/>
        </w:rPr>
        <w:t>w</w:t>
      </w:r>
      <w:r>
        <w:rPr>
          <w:w w:val="105"/>
          <w:sz w:val="24"/>
        </w:rPr>
        <w:t>)</w:t>
      </w:r>
      <w:r>
        <w:rPr>
          <w:spacing w:val="2"/>
          <w:w w:val="105"/>
          <w:sz w:val="24"/>
        </w:rPr>
        <w:t xml:space="preserve"> </w:t>
      </w:r>
      <w:r>
        <w:rPr>
          <w:w w:val="105"/>
          <w:sz w:val="24"/>
        </w:rPr>
        <w:t>with</w:t>
      </w:r>
      <w:r>
        <w:rPr>
          <w:spacing w:val="1"/>
          <w:w w:val="105"/>
          <w:sz w:val="24"/>
        </w:rPr>
        <w:t xml:space="preserve"> </w:t>
      </w:r>
      <w:r>
        <w:rPr>
          <w:i/>
          <w:w w:val="105"/>
          <w:sz w:val="24"/>
        </w:rPr>
        <w:t>w</w:t>
      </w:r>
      <w:r>
        <w:rPr>
          <w:i/>
          <w:spacing w:val="10"/>
          <w:w w:val="105"/>
          <w:sz w:val="24"/>
        </w:rPr>
        <w:t xml:space="preserve"> </w:t>
      </w:r>
      <w:r>
        <w:rPr>
          <w:w w:val="105"/>
          <w:sz w:val="24"/>
        </w:rPr>
        <w:t>as</w:t>
      </w:r>
      <w:r>
        <w:rPr>
          <w:spacing w:val="2"/>
          <w:w w:val="105"/>
          <w:sz w:val="24"/>
        </w:rPr>
        <w:t xml:space="preserve"> </w:t>
      </w:r>
      <w:r>
        <w:rPr>
          <w:spacing w:val="-2"/>
          <w:w w:val="105"/>
          <w:sz w:val="24"/>
        </w:rPr>
        <w:t>spender.</w:t>
      </w:r>
    </w:p>
    <w:p w14:paraId="00DC24F6" w14:textId="77777777" w:rsidR="00350CFB" w:rsidRDefault="00350CFB">
      <w:pPr>
        <w:rPr>
          <w:sz w:val="24"/>
        </w:rPr>
        <w:sectPr w:rsidR="00350CFB">
          <w:pgSz w:w="11910" w:h="16840"/>
          <w:pgMar w:top="1920" w:right="708" w:bottom="2300" w:left="992" w:header="0" w:footer="2115" w:gutter="0"/>
          <w:cols w:space="720"/>
        </w:sectPr>
      </w:pPr>
    </w:p>
    <w:p w14:paraId="00DC24F7" w14:textId="77777777" w:rsidR="00350CFB" w:rsidRDefault="00283FFF">
      <w:pPr>
        <w:pStyle w:val="a3"/>
        <w:spacing w:before="75"/>
        <w:ind w:right="290"/>
        <w:jc w:val="center"/>
      </w:pPr>
      <w:bookmarkStart w:id="546" w:name="_bookmark208"/>
      <w:bookmarkEnd w:id="546"/>
      <w:r>
        <w:t>Table</w:t>
      </w:r>
      <w:r>
        <w:rPr>
          <w:spacing w:val="-10"/>
        </w:rPr>
        <w:t xml:space="preserve"> </w:t>
      </w:r>
      <w:r>
        <w:t>8.3:</w:t>
      </w:r>
      <w:r>
        <w:rPr>
          <w:spacing w:val="8"/>
        </w:rPr>
        <w:t xml:space="preserve"> </w:t>
      </w:r>
      <w:r>
        <w:t>Default</w:t>
      </w:r>
      <w:r>
        <w:rPr>
          <w:spacing w:val="-9"/>
        </w:rPr>
        <w:t xml:space="preserve"> </w:t>
      </w:r>
      <w:r>
        <w:t>parameters</w:t>
      </w:r>
      <w:r>
        <w:rPr>
          <w:spacing w:val="-10"/>
        </w:rPr>
        <w:t xml:space="preserve"> </w:t>
      </w:r>
      <w:r>
        <w:t>used</w:t>
      </w:r>
      <w:r>
        <w:rPr>
          <w:spacing w:val="-9"/>
        </w:rPr>
        <w:t xml:space="preserve"> </w:t>
      </w:r>
      <w:r>
        <w:t>in</w:t>
      </w:r>
      <w:r>
        <w:rPr>
          <w:spacing w:val="-9"/>
        </w:rPr>
        <w:t xml:space="preserve"> </w:t>
      </w:r>
      <w:r>
        <w:t>the</w:t>
      </w:r>
      <w:r>
        <w:rPr>
          <w:spacing w:val="-10"/>
        </w:rPr>
        <w:t xml:space="preserve"> </w:t>
      </w:r>
      <w:r>
        <w:t>primary</w:t>
      </w:r>
      <w:r>
        <w:rPr>
          <w:spacing w:val="-9"/>
        </w:rPr>
        <w:t xml:space="preserve"> </w:t>
      </w:r>
      <w:r>
        <w:rPr>
          <w:spacing w:val="-2"/>
        </w:rPr>
        <w:t>evaluation.</w:t>
      </w:r>
    </w:p>
    <w:p w14:paraId="00DC24F8" w14:textId="77777777" w:rsidR="00350CFB" w:rsidRDefault="00283FFF">
      <w:pPr>
        <w:pStyle w:val="a3"/>
        <w:spacing w:before="1"/>
        <w:rPr>
          <w:sz w:val="19"/>
        </w:rPr>
      </w:pPr>
      <w:r>
        <w:rPr>
          <w:noProof/>
          <w:sz w:val="19"/>
        </w:rPr>
        <mc:AlternateContent>
          <mc:Choice Requires="wps">
            <w:drawing>
              <wp:anchor distT="0" distB="0" distL="0" distR="0" simplePos="0" relativeHeight="487653376" behindDoc="1" locked="0" layoutInCell="1" allowOverlap="1" wp14:anchorId="00DC27F0" wp14:editId="00DC27F1">
                <wp:simplePos x="0" y="0"/>
                <wp:positionH relativeFrom="page">
                  <wp:posOffset>1286535</wp:posOffset>
                </wp:positionH>
                <wp:positionV relativeFrom="paragraph">
                  <wp:posOffset>155043</wp:posOffset>
                </wp:positionV>
                <wp:extent cx="4987290" cy="1270"/>
                <wp:effectExtent l="0" t="0" r="0" b="0"/>
                <wp:wrapTopAndBottom/>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1F99A" id="Graphic 866" o:spid="_x0000_s1026" style="position:absolute;margin-left:101.3pt;margin-top:12.2pt;width:392.7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" path="m,l4986934,e" filled="f" strokeweight=".33739mm">
                <v:path arrowok="t"/>
                <w10:wrap type="topAndBottom" anchorx="page"/>
              </v:shape>
            </w:pict>
          </mc:Fallback>
        </mc:AlternateContent>
      </w:r>
    </w:p>
    <w:p w14:paraId="00DC24F9" w14:textId="77777777" w:rsidR="00350CFB" w:rsidRDefault="00283FFF">
      <w:pPr>
        <w:tabs>
          <w:tab w:val="left" w:pos="3975"/>
          <w:tab w:val="left" w:pos="6369"/>
        </w:tabs>
        <w:spacing w:before="54"/>
        <w:ind w:left="1103"/>
      </w:pPr>
      <w:r>
        <w:rPr>
          <w:spacing w:val="-2"/>
        </w:rPr>
        <w:t>Parameter</w:t>
      </w:r>
      <w:r>
        <w:tab/>
      </w:r>
      <w:r>
        <w:rPr>
          <w:spacing w:val="-2"/>
        </w:rPr>
        <w:t>Value</w:t>
      </w:r>
      <w:r>
        <w:tab/>
      </w:r>
      <w:r>
        <w:rPr>
          <w:spacing w:val="-4"/>
        </w:rPr>
        <w:t>Role</w:t>
      </w:r>
    </w:p>
    <w:p w14:paraId="00DC24FA" w14:textId="77777777" w:rsidR="00350CFB" w:rsidRDefault="00283FFF">
      <w:pPr>
        <w:pStyle w:val="a3"/>
        <w:rPr>
          <w:sz w:val="5"/>
        </w:rPr>
      </w:pPr>
      <w:r>
        <w:rPr>
          <w:noProof/>
          <w:sz w:val="5"/>
        </w:rPr>
        <mc:AlternateContent>
          <mc:Choice Requires="wps">
            <w:drawing>
              <wp:anchor distT="0" distB="0" distL="0" distR="0" simplePos="0" relativeHeight="487653888" behindDoc="1" locked="0" layoutInCell="1" allowOverlap="1" wp14:anchorId="00DC27F2" wp14:editId="00DC27F3">
                <wp:simplePos x="0" y="0"/>
                <wp:positionH relativeFrom="page">
                  <wp:posOffset>1286535</wp:posOffset>
                </wp:positionH>
                <wp:positionV relativeFrom="paragraph">
                  <wp:posOffset>52246</wp:posOffset>
                </wp:positionV>
                <wp:extent cx="4987290" cy="1270"/>
                <wp:effectExtent l="0" t="0" r="0" b="0"/>
                <wp:wrapTopAndBottom/>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F1460A" id="Graphic 867" o:spid="_x0000_s1026" style="position:absolute;margin-left:101.3pt;margin-top:4.1pt;width:392.7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qnFQIAAFsEAAAOAAAAZHJzL2Uyb0RvYy54bWysVMFu2zAMvQ/YPwi6L06yrmm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" path="m,l4986934,e" filled="f" strokeweight=".21089mm">
                <v:path arrowok="t"/>
                <w10:wrap type="topAndBottom" anchorx="page"/>
              </v:shape>
            </w:pict>
          </mc:Fallback>
        </mc:AlternateContent>
      </w:r>
    </w:p>
    <w:p w14:paraId="00DC24FB" w14:textId="77777777" w:rsidR="00350CFB" w:rsidRDefault="00283FFF">
      <w:pPr>
        <w:tabs>
          <w:tab w:val="left" w:pos="3975"/>
          <w:tab w:val="left" w:pos="6369"/>
        </w:tabs>
        <w:spacing w:before="53"/>
        <w:ind w:left="1103"/>
      </w:pPr>
      <w:r>
        <w:t>PageRank</w:t>
      </w:r>
      <w:r>
        <w:rPr>
          <w:spacing w:val="-10"/>
        </w:rPr>
        <w:t xml:space="preserve"> </w:t>
      </w:r>
      <w:r>
        <w:t>damping</w:t>
      </w:r>
      <w:r>
        <w:rPr>
          <w:spacing w:val="-9"/>
        </w:rPr>
        <w:t xml:space="preserve"> </w:t>
      </w:r>
      <w:r>
        <w:rPr>
          <w:i/>
          <w:spacing w:val="-10"/>
        </w:rPr>
        <w:t>d</w:t>
      </w:r>
      <w:r>
        <w:rPr>
          <w:i/>
        </w:rPr>
        <w:tab/>
      </w:r>
      <w:r>
        <w:rPr>
          <w:spacing w:val="-4"/>
        </w:rPr>
        <w:t>0</w:t>
      </w:r>
      <w:r>
        <w:rPr>
          <w:i/>
          <w:spacing w:val="-4"/>
        </w:rPr>
        <w:t>.</w:t>
      </w:r>
      <w:r>
        <w:rPr>
          <w:spacing w:val="-4"/>
        </w:rPr>
        <w:t>85</w:t>
      </w:r>
      <w:r>
        <w:tab/>
        <w:t>Default</w:t>
      </w:r>
      <w:r>
        <w:rPr>
          <w:spacing w:val="-8"/>
        </w:rPr>
        <w:t xml:space="preserve"> </w:t>
      </w:r>
      <w:r>
        <w:t>teleport</w:t>
      </w:r>
      <w:r>
        <w:rPr>
          <w:spacing w:val="-8"/>
        </w:rPr>
        <w:t xml:space="preserve"> </w:t>
      </w:r>
      <w:r>
        <w:rPr>
          <w:spacing w:val="-2"/>
        </w:rPr>
        <w:t>mixture</w:t>
      </w:r>
    </w:p>
    <w:p w14:paraId="00DC24FC" w14:textId="77777777" w:rsidR="00350CFB" w:rsidRDefault="00283FFF">
      <w:pPr>
        <w:tabs>
          <w:tab w:val="left" w:pos="3975"/>
          <w:tab w:val="left" w:pos="6369"/>
        </w:tabs>
        <w:spacing w:before="19"/>
        <w:ind w:left="1103"/>
      </w:pPr>
      <w:r>
        <w:t>Convergence</w:t>
      </w:r>
      <w:r>
        <w:rPr>
          <w:spacing w:val="-13"/>
        </w:rPr>
        <w:t xml:space="preserve"> </w:t>
      </w:r>
      <w:r>
        <w:t>tolerance</w:t>
      </w:r>
      <w:r>
        <w:rPr>
          <w:spacing w:val="-13"/>
        </w:rPr>
        <w:t xml:space="preserve"> </w:t>
      </w:r>
      <w:r>
        <w:rPr>
          <w:i/>
          <w:spacing w:val="-10"/>
        </w:rPr>
        <w:t>ε</w:t>
      </w:r>
      <w:r>
        <w:rPr>
          <w:i/>
        </w:rPr>
        <w:tab/>
      </w:r>
      <w:r>
        <w:rPr>
          <w:spacing w:val="-4"/>
          <w:w w:val="115"/>
        </w:rPr>
        <w:t>10</w:t>
      </w:r>
      <w:r>
        <w:rPr>
          <w:rFonts w:ascii="Apple Symbols" w:hAnsi="Apple Symbols"/>
          <w:spacing w:val="-4"/>
          <w:w w:val="115"/>
          <w:vertAlign w:val="superscript"/>
        </w:rPr>
        <w:t>−</w:t>
      </w:r>
      <w:r>
        <w:rPr>
          <w:spacing w:val="-4"/>
          <w:w w:val="115"/>
          <w:vertAlign w:val="superscript"/>
        </w:rPr>
        <w:t>8</w:t>
      </w:r>
      <w:r>
        <w:tab/>
      </w:r>
      <w:r>
        <w:rPr>
          <w:w w:val="95"/>
        </w:rPr>
        <w:t>Power-iteration</w:t>
      </w:r>
      <w:r>
        <w:rPr>
          <w:spacing w:val="48"/>
        </w:rPr>
        <w:t xml:space="preserve"> </w:t>
      </w:r>
      <w:r>
        <w:rPr>
          <w:spacing w:val="-4"/>
          <w:w w:val="95"/>
        </w:rPr>
        <w:t>stop</w:t>
      </w:r>
    </w:p>
    <w:p w14:paraId="00DC24FD" w14:textId="77777777" w:rsidR="00350CFB" w:rsidRDefault="00283FFF">
      <w:pPr>
        <w:tabs>
          <w:tab w:val="left" w:pos="3975"/>
          <w:tab w:val="left" w:pos="6369"/>
        </w:tabs>
        <w:spacing w:before="10"/>
        <w:ind w:left="1103"/>
      </w:pPr>
      <w:r>
        <w:t>Max</w:t>
      </w:r>
      <w:r>
        <w:rPr>
          <w:spacing w:val="-6"/>
        </w:rPr>
        <w:t xml:space="preserve"> </w:t>
      </w:r>
      <w:r>
        <w:rPr>
          <w:spacing w:val="-2"/>
        </w:rPr>
        <w:t>iterations</w:t>
      </w:r>
      <w:r>
        <w:tab/>
      </w:r>
      <w:r>
        <w:rPr>
          <w:spacing w:val="-5"/>
        </w:rPr>
        <w:t>300</w:t>
      </w:r>
      <w:r>
        <w:tab/>
      </w:r>
      <w:r>
        <w:rPr>
          <w:spacing w:val="-2"/>
        </w:rPr>
        <w:t>Power-iteration</w:t>
      </w:r>
      <w:r>
        <w:rPr>
          <w:spacing w:val="10"/>
        </w:rPr>
        <w:t xml:space="preserve"> </w:t>
      </w:r>
      <w:r>
        <w:rPr>
          <w:spacing w:val="-5"/>
        </w:rPr>
        <w:t>cap</w:t>
      </w:r>
    </w:p>
    <w:p w14:paraId="00DC24FE" w14:textId="77777777" w:rsidR="00350CFB" w:rsidRDefault="00283FFF">
      <w:pPr>
        <w:tabs>
          <w:tab w:val="left" w:pos="3975"/>
          <w:tab w:val="left" w:pos="6369"/>
        </w:tabs>
        <w:spacing w:before="18"/>
        <w:ind w:left="1103"/>
      </w:pPr>
      <w:r>
        <w:t>Logistic</w:t>
      </w:r>
      <w:r>
        <w:rPr>
          <w:spacing w:val="-9"/>
        </w:rPr>
        <w:t xml:space="preserve"> </w:t>
      </w:r>
      <w:r>
        <w:rPr>
          <w:i/>
          <w:spacing w:val="-10"/>
        </w:rPr>
        <w:t>k</w:t>
      </w:r>
      <w:r>
        <w:rPr>
          <w:i/>
        </w:rPr>
        <w:tab/>
      </w:r>
      <w:r>
        <w:rPr>
          <w:spacing w:val="-4"/>
        </w:rPr>
        <w:t>0</w:t>
      </w:r>
      <w:r>
        <w:rPr>
          <w:i/>
          <w:spacing w:val="-4"/>
        </w:rPr>
        <w:t>.</w:t>
      </w:r>
      <w:r>
        <w:rPr>
          <w:spacing w:val="-4"/>
        </w:rPr>
        <w:t>01</w:t>
      </w:r>
      <w:r>
        <w:tab/>
      </w:r>
      <w:r>
        <w:rPr>
          <w:spacing w:val="-2"/>
        </w:rPr>
        <w:t>AWP</w:t>
      </w:r>
      <w:r>
        <w:rPr>
          <w:spacing w:val="-8"/>
        </w:rPr>
        <w:t xml:space="preserve"> </w:t>
      </w:r>
      <w:r>
        <w:rPr>
          <w:spacing w:val="-2"/>
        </w:rPr>
        <w:t>decay</w:t>
      </w:r>
      <w:r>
        <w:rPr>
          <w:spacing w:val="-8"/>
        </w:rPr>
        <w:t xml:space="preserve"> </w:t>
      </w:r>
      <w:r>
        <w:rPr>
          <w:spacing w:val="-2"/>
        </w:rPr>
        <w:t>slope</w:t>
      </w:r>
    </w:p>
    <w:p w14:paraId="00DC24FF" w14:textId="77777777" w:rsidR="00350CFB" w:rsidRDefault="00283FFF">
      <w:pPr>
        <w:tabs>
          <w:tab w:val="left" w:pos="3975"/>
          <w:tab w:val="left" w:pos="6369"/>
        </w:tabs>
        <w:spacing w:before="18"/>
        <w:ind w:left="1103"/>
      </w:pPr>
      <w:r>
        <w:t>Logistic</w:t>
      </w:r>
      <w:r>
        <w:rPr>
          <w:spacing w:val="-9"/>
        </w:rPr>
        <w:t xml:space="preserve"> </w:t>
      </w:r>
      <w:r>
        <w:rPr>
          <w:i/>
          <w:spacing w:val="-5"/>
        </w:rPr>
        <w:t>t</w:t>
      </w:r>
      <w:r>
        <w:rPr>
          <w:spacing w:val="-5"/>
          <w:vertAlign w:val="subscript"/>
        </w:rPr>
        <w:t>0</w:t>
      </w:r>
      <w:r>
        <w:tab/>
        <w:t>180</w:t>
      </w:r>
      <w:r>
        <w:rPr>
          <w:spacing w:val="-5"/>
        </w:rPr>
        <w:t xml:space="preserve"> </w:t>
      </w:r>
      <w:r>
        <w:rPr>
          <w:spacing w:val="-4"/>
        </w:rPr>
        <w:t>days</w:t>
      </w:r>
      <w:r>
        <w:tab/>
      </w:r>
      <w:r>
        <w:rPr>
          <w:spacing w:val="-2"/>
        </w:rPr>
        <w:t>AWP</w:t>
      </w:r>
      <w:r>
        <w:rPr>
          <w:spacing w:val="-8"/>
        </w:rPr>
        <w:t xml:space="preserve"> </w:t>
      </w:r>
      <w:r>
        <w:rPr>
          <w:spacing w:val="-2"/>
        </w:rPr>
        <w:t>decay</w:t>
      </w:r>
      <w:r>
        <w:rPr>
          <w:spacing w:val="-8"/>
        </w:rPr>
        <w:t xml:space="preserve"> </w:t>
      </w:r>
      <w:r>
        <w:rPr>
          <w:spacing w:val="-2"/>
        </w:rPr>
        <w:t>midpoint</w:t>
      </w:r>
    </w:p>
    <w:p w14:paraId="00DC2500" w14:textId="77777777" w:rsidR="00350CFB" w:rsidRDefault="00283FFF">
      <w:pPr>
        <w:tabs>
          <w:tab w:val="left" w:pos="3975"/>
          <w:tab w:val="left" w:pos="6369"/>
        </w:tabs>
        <w:spacing w:before="18" w:line="256" w:lineRule="auto"/>
        <w:ind w:left="1103" w:right="2324"/>
      </w:pPr>
      <w:r>
        <w:t>Min. GMX closes</w:t>
      </w:r>
      <w:r>
        <w:tab/>
      </w:r>
      <w:r>
        <w:rPr>
          <w:spacing w:val="-10"/>
        </w:rPr>
        <w:t>3</w:t>
      </w:r>
      <w:r>
        <w:tab/>
      </w:r>
      <w:r>
        <w:rPr>
          <w:spacing w:val="-2"/>
        </w:rPr>
        <w:t>Cohort</w:t>
      </w:r>
      <w:r>
        <w:rPr>
          <w:spacing w:val="-11"/>
        </w:rPr>
        <w:t xml:space="preserve"> </w:t>
      </w:r>
      <w:r>
        <w:rPr>
          <w:spacing w:val="-2"/>
        </w:rPr>
        <w:t xml:space="preserve">eligibility </w:t>
      </w:r>
      <w:r>
        <w:t>Observation window</w:t>
      </w:r>
      <w:r>
        <w:tab/>
        <w:t>2025-12-01 – 2026-05-31</w:t>
      </w:r>
      <w:r>
        <w:rPr>
          <w:spacing w:val="80"/>
        </w:rPr>
        <w:t xml:space="preserve"> </w:t>
      </w:r>
      <w:r>
        <w:t>UTC inclusive</w:t>
      </w:r>
    </w:p>
    <w:p w14:paraId="00DC2501" w14:textId="77777777" w:rsidR="00350CFB" w:rsidRDefault="00283FFF">
      <w:pPr>
        <w:tabs>
          <w:tab w:val="left" w:pos="3975"/>
          <w:tab w:val="left" w:pos="6369"/>
        </w:tabs>
        <w:spacing w:before="1"/>
        <w:ind w:left="1103"/>
      </w:pPr>
      <w:r>
        <w:t>GF-PR</w:t>
      </w:r>
      <w:r>
        <w:rPr>
          <w:spacing w:val="-8"/>
        </w:rPr>
        <w:t xml:space="preserve"> </w:t>
      </w:r>
      <w:r>
        <w:t>loss</w:t>
      </w:r>
      <w:r>
        <w:rPr>
          <w:spacing w:val="-7"/>
        </w:rPr>
        <w:t xml:space="preserve"> </w:t>
      </w:r>
      <w:r>
        <w:rPr>
          <w:i/>
          <w:spacing w:val="-2"/>
        </w:rPr>
        <w:t>ε</w:t>
      </w:r>
      <w:r>
        <w:rPr>
          <w:spacing w:val="-2"/>
          <w:vertAlign w:val="subscript"/>
        </w:rPr>
        <w:t>loss</w:t>
      </w:r>
      <w:r>
        <w:tab/>
      </w:r>
      <w:r>
        <w:rPr>
          <w:spacing w:val="-5"/>
        </w:rPr>
        <w:t>0</w:t>
      </w:r>
      <w:r>
        <w:rPr>
          <w:i/>
          <w:spacing w:val="-5"/>
        </w:rPr>
        <w:t>.</w:t>
      </w:r>
      <w:r>
        <w:rPr>
          <w:spacing w:val="-5"/>
        </w:rPr>
        <w:t>1</w:t>
      </w:r>
      <w:r>
        <w:tab/>
        <w:t>Ordinary</w:t>
      </w:r>
      <w:r>
        <w:rPr>
          <w:spacing w:val="-8"/>
        </w:rPr>
        <w:t xml:space="preserve"> </w:t>
      </w:r>
      <w:r>
        <w:t>loss</w:t>
      </w:r>
      <w:r>
        <w:rPr>
          <w:spacing w:val="-7"/>
        </w:rPr>
        <w:t xml:space="preserve"> </w:t>
      </w:r>
      <w:r>
        <w:t>edge</w:t>
      </w:r>
      <w:r>
        <w:rPr>
          <w:spacing w:val="-7"/>
        </w:rPr>
        <w:t xml:space="preserve"> </w:t>
      </w:r>
      <w:r>
        <w:rPr>
          <w:spacing w:val="-2"/>
        </w:rPr>
        <w:t>boost</w:t>
      </w:r>
    </w:p>
    <w:p w14:paraId="00DC2502" w14:textId="77777777" w:rsidR="00350CFB" w:rsidRDefault="00283FFF">
      <w:pPr>
        <w:tabs>
          <w:tab w:val="left" w:pos="3975"/>
          <w:tab w:val="left" w:pos="6369"/>
        </w:tabs>
        <w:spacing w:before="18" w:line="256" w:lineRule="auto"/>
        <w:ind w:left="1103" w:right="1385"/>
      </w:pPr>
      <w:r>
        <w:rPr>
          <w:noProof/>
        </w:rPr>
        <mc:AlternateContent>
          <mc:Choice Requires="wps">
            <w:drawing>
              <wp:anchor distT="0" distB="0" distL="0" distR="0" simplePos="0" relativeHeight="487654400" behindDoc="1" locked="0" layoutInCell="1" allowOverlap="1" wp14:anchorId="00DC27F4" wp14:editId="00DC27F5">
                <wp:simplePos x="0" y="0"/>
                <wp:positionH relativeFrom="page">
                  <wp:posOffset>1286535</wp:posOffset>
                </wp:positionH>
                <wp:positionV relativeFrom="paragraph">
                  <wp:posOffset>398795</wp:posOffset>
                </wp:positionV>
                <wp:extent cx="4987290"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290" cy="1270"/>
                        </a:xfrm>
                        <a:custGeom>
                          <a:avLst/>
                          <a:gdLst/>
                          <a:ahLst/>
                          <a:cxnLst/>
                          <a:rect l="l" t="t" r="r" b="b"/>
                          <a:pathLst>
                            <a:path w="498729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22841" id="Graphic 868" o:spid="_x0000_s1026" style="position:absolute;margin-left:101.3pt;margin-top:31.4pt;width:392.7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498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" path="m,l4986934,e" filled="f" strokeweight=".33739mm">
                <v:path arrowok="t"/>
                <w10:wrap type="topAndBottom" anchorx="page"/>
              </v:shape>
            </w:pict>
          </mc:Fallback>
        </mc:AlternateContent>
      </w:r>
      <w:r>
        <w:t xml:space="preserve">GF-PR liquidation </w:t>
      </w:r>
      <w:r>
        <w:rPr>
          <w:i/>
        </w:rPr>
        <w:t>ε</w:t>
      </w:r>
      <w:r>
        <w:rPr>
          <w:vertAlign w:val="subscript"/>
        </w:rPr>
        <w:t>liq</w:t>
      </w:r>
      <w:r>
        <w:tab/>
      </w:r>
      <w:r>
        <w:rPr>
          <w:spacing w:val="-4"/>
        </w:rPr>
        <w:t>1</w:t>
      </w:r>
      <w:r>
        <w:rPr>
          <w:i/>
          <w:spacing w:val="-4"/>
        </w:rPr>
        <w:t>.</w:t>
      </w:r>
      <w:r>
        <w:rPr>
          <w:spacing w:val="-4"/>
        </w:rPr>
        <w:t>0</w:t>
      </w:r>
      <w:r>
        <w:tab/>
        <w:t>Liquidation edge boost Expanded</w:t>
      </w:r>
      <w:r>
        <w:rPr>
          <w:spacing w:val="-9"/>
        </w:rPr>
        <w:t xml:space="preserve"> </w:t>
      </w:r>
      <w:r>
        <w:t>pool</w:t>
      </w:r>
      <w:r>
        <w:rPr>
          <w:spacing w:val="-9"/>
        </w:rPr>
        <w:t xml:space="preserve"> </w:t>
      </w:r>
      <w:r>
        <w:t>subsample</w:t>
      </w:r>
      <w:r>
        <w:rPr>
          <w:spacing w:val="-9"/>
        </w:rPr>
        <w:t xml:space="preserve"> </w:t>
      </w:r>
      <w:r>
        <w:t>seed</w:t>
      </w:r>
      <w:r>
        <w:rPr>
          <w:spacing w:val="64"/>
        </w:rPr>
        <w:t xml:space="preserve"> </w:t>
      </w:r>
      <w:r>
        <w:rPr>
          <w:rFonts w:ascii="Courier New" w:hAnsi="Courier New"/>
        </w:rPr>
        <w:t>benchmark-tier2-v1</w:t>
      </w:r>
      <w:r>
        <w:rPr>
          <w:rFonts w:ascii="Courier New" w:hAnsi="Courier New"/>
        </w:rPr>
        <w:tab/>
      </w:r>
      <w:r>
        <w:t>Deterministic</w:t>
      </w:r>
      <w:r>
        <w:rPr>
          <w:spacing w:val="-14"/>
        </w:rPr>
        <w:t xml:space="preserve"> </w:t>
      </w:r>
      <w:r>
        <w:t>SHA256</w:t>
      </w:r>
      <w:r>
        <w:rPr>
          <w:spacing w:val="-14"/>
        </w:rPr>
        <w:t xml:space="preserve"> </w:t>
      </w:r>
      <w:r>
        <w:t>seed</w:t>
      </w:r>
    </w:p>
    <w:p w14:paraId="00DC2503" w14:textId="77777777" w:rsidR="00350CFB" w:rsidRDefault="00350CFB">
      <w:pPr>
        <w:pStyle w:val="a3"/>
        <w:spacing w:before="80"/>
        <w:rPr>
          <w:sz w:val="22"/>
        </w:rPr>
      </w:pPr>
    </w:p>
    <w:p w14:paraId="00DC2504" w14:textId="77777777" w:rsidR="00350CFB" w:rsidRDefault="00283FFF">
      <w:pPr>
        <w:pStyle w:val="a4"/>
        <w:numPr>
          <w:ilvl w:val="3"/>
          <w:numId w:val="26"/>
        </w:numPr>
        <w:tabs>
          <w:tab w:val="left" w:pos="807"/>
          <w:tab w:val="left" w:pos="4779"/>
        </w:tabs>
        <w:ind w:left="807" w:hanging="214"/>
        <w:rPr>
          <w:sz w:val="24"/>
        </w:rPr>
      </w:pPr>
      <w:r>
        <w:rPr>
          <w:noProof/>
          <w:sz w:val="24"/>
        </w:rPr>
        <mc:AlternateContent>
          <mc:Choice Requires="wps">
            <w:drawing>
              <wp:anchor distT="0" distB="0" distL="0" distR="0" simplePos="0" relativeHeight="484067840" behindDoc="1" locked="0" layoutInCell="1" allowOverlap="1" wp14:anchorId="00DC27F6" wp14:editId="00DC27F7">
                <wp:simplePos x="0" y="0"/>
                <wp:positionH relativeFrom="page">
                  <wp:posOffset>3504793</wp:posOffset>
                </wp:positionH>
                <wp:positionV relativeFrom="paragraph">
                  <wp:posOffset>-34309</wp:posOffset>
                </wp:positionV>
                <wp:extent cx="160655" cy="563245"/>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0"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6" id="Textbox 869" o:spid="_x0000_s1394" type="#_x0000_t202" style="position:absolute;left:0;text-align:left;margin-left:275.95pt;margin-top:-2.7pt;width:12.65pt;height:44.35pt;z-index:-1924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" filled="f" stroked="f">
                <v:textbox inset="0,0,0,0">
                  <w:txbxContent>
                    <w:p w14:paraId="00DC28A0" w14:textId="77777777" w:rsidR="00350CFB" w:rsidRDefault="00283FFF">
                      <w:pPr>
                        <w:pStyle w:val="a3"/>
                        <w:spacing w:line="231" w:lineRule="exact"/>
                      </w:pPr>
                      <w:r>
                        <w:rPr>
                          <w:spacing w:val="-10"/>
                          <w:w w:val="170"/>
                        </w:rPr>
                        <w:t>L</w:t>
                      </w:r>
                    </w:p>
                  </w:txbxContent>
                </v:textbox>
                <w10:wrap anchorx="page"/>
              </v:shape>
            </w:pict>
          </mc:Fallback>
        </mc:AlternateContent>
      </w:r>
      <w:r>
        <w:rPr>
          <w:sz w:val="24"/>
        </w:rPr>
        <w:t>Inverse</w:t>
      </w:r>
      <w:r>
        <w:rPr>
          <w:spacing w:val="-1"/>
          <w:sz w:val="24"/>
        </w:rPr>
        <w:t xml:space="preserve"> </w:t>
      </w:r>
      <w:r>
        <w:rPr>
          <w:sz w:val="24"/>
        </w:rPr>
        <w:t>risk:</w:t>
      </w:r>
      <w:r>
        <w:rPr>
          <w:spacing w:val="30"/>
          <w:sz w:val="24"/>
        </w:rPr>
        <w:t xml:space="preserve"> </w:t>
      </w:r>
      <w:r>
        <w:rPr>
          <w:sz w:val="24"/>
        </w:rPr>
        <w:t>loss_avoidance(</w:t>
      </w:r>
      <w:r>
        <w:rPr>
          <w:i/>
          <w:sz w:val="24"/>
        </w:rPr>
        <w:t>w</w:t>
      </w:r>
      <w:r>
        <w:rPr>
          <w:sz w:val="24"/>
        </w:rPr>
        <w:t>)</w:t>
      </w:r>
      <w:r>
        <w:rPr>
          <w:spacing w:val="20"/>
          <w:sz w:val="24"/>
        </w:rPr>
        <w:t xml:space="preserve"> </w:t>
      </w:r>
      <w:r>
        <w:rPr>
          <w:sz w:val="24"/>
        </w:rPr>
        <w:t>=</w:t>
      </w:r>
      <w:r>
        <w:rPr>
          <w:spacing w:val="19"/>
          <w:sz w:val="24"/>
        </w:rPr>
        <w:t xml:space="preserve"> </w:t>
      </w:r>
      <w:r>
        <w:rPr>
          <w:rFonts w:ascii="Arial Unicode MS" w:hAnsi="Arial Unicode MS"/>
          <w:spacing w:val="-10"/>
          <w:sz w:val="24"/>
        </w:rPr>
        <w:t>−</w:t>
      </w:r>
      <w:r>
        <w:rPr>
          <w:rFonts w:ascii="Arial Unicode MS" w:hAnsi="Arial Unicode MS"/>
          <w:sz w:val="24"/>
        </w:rPr>
        <w:tab/>
      </w:r>
      <w:r>
        <w:rPr>
          <w:rFonts w:ascii="Menlo" w:hAnsi="Menlo"/>
          <w:i/>
          <w:position w:val="-6"/>
          <w:sz w:val="16"/>
        </w:rPr>
        <w:t>c</w:t>
      </w:r>
      <w:r>
        <w:rPr>
          <w:rFonts w:ascii="Menlo" w:hAnsi="Menlo"/>
          <w:i/>
          <w:spacing w:val="-30"/>
          <w:position w:val="-6"/>
          <w:sz w:val="16"/>
        </w:rPr>
        <w:t xml:space="preserve"> </w:t>
      </w:r>
      <w:r>
        <w:rPr>
          <w:sz w:val="24"/>
        </w:rPr>
        <w:t>min(PnL</w:t>
      </w:r>
      <w:r>
        <w:rPr>
          <w:rFonts w:ascii="Menlo" w:hAnsi="Menlo"/>
          <w:i/>
          <w:sz w:val="24"/>
          <w:vertAlign w:val="subscript"/>
        </w:rPr>
        <w:t>c</w:t>
      </w:r>
      <w:r>
        <w:rPr>
          <w:i/>
          <w:sz w:val="24"/>
        </w:rPr>
        <w:t>,</w:t>
      </w:r>
      <w:r>
        <w:rPr>
          <w:i/>
          <w:spacing w:val="-5"/>
          <w:sz w:val="24"/>
        </w:rPr>
        <w:t xml:space="preserve"> </w:t>
      </w:r>
      <w:r>
        <w:rPr>
          <w:sz w:val="24"/>
        </w:rPr>
        <w:t>0);</w:t>
      </w:r>
      <w:r>
        <w:rPr>
          <w:spacing w:val="12"/>
          <w:sz w:val="24"/>
        </w:rPr>
        <w:t xml:space="preserve"> </w:t>
      </w:r>
      <w:r>
        <w:rPr>
          <w:sz w:val="24"/>
        </w:rPr>
        <w:t>non_loss_close_rate(</w:t>
      </w:r>
      <w:r>
        <w:rPr>
          <w:i/>
          <w:sz w:val="24"/>
        </w:rPr>
        <w:t>w</w:t>
      </w:r>
      <w:r>
        <w:rPr>
          <w:sz w:val="24"/>
        </w:rPr>
        <w:t>)</w:t>
      </w:r>
      <w:r>
        <w:rPr>
          <w:spacing w:val="30"/>
          <w:sz w:val="24"/>
        </w:rPr>
        <w:t xml:space="preserve"> </w:t>
      </w:r>
      <w:r>
        <w:rPr>
          <w:sz w:val="24"/>
        </w:rPr>
        <w:t>=</w:t>
      </w:r>
      <w:r>
        <w:rPr>
          <w:spacing w:val="30"/>
          <w:sz w:val="24"/>
        </w:rPr>
        <w:t xml:space="preserve"> </w:t>
      </w:r>
      <w:r>
        <w:rPr>
          <w:sz w:val="24"/>
        </w:rPr>
        <w:t>1</w:t>
      </w:r>
      <w:r>
        <w:rPr>
          <w:spacing w:val="-20"/>
          <w:sz w:val="24"/>
        </w:rPr>
        <w:t xml:space="preserve"> </w:t>
      </w:r>
      <w:r>
        <w:rPr>
          <w:rFonts w:ascii="Arial Unicode MS" w:hAnsi="Arial Unicode MS"/>
          <w:sz w:val="24"/>
        </w:rPr>
        <w:t>−|{</w:t>
      </w:r>
      <w:r>
        <w:rPr>
          <w:i/>
          <w:sz w:val="24"/>
        </w:rPr>
        <w:t>c</w:t>
      </w:r>
      <w:r>
        <w:rPr>
          <w:i/>
          <w:spacing w:val="30"/>
          <w:sz w:val="24"/>
        </w:rPr>
        <w:t xml:space="preserve"> </w:t>
      </w:r>
      <w:r>
        <w:rPr>
          <w:spacing w:val="-10"/>
          <w:sz w:val="24"/>
        </w:rPr>
        <w:t>:</w:t>
      </w:r>
    </w:p>
    <w:p w14:paraId="00DC2505" w14:textId="77777777" w:rsidR="00350CFB" w:rsidRDefault="00283FFF">
      <w:pPr>
        <w:pStyle w:val="a3"/>
        <w:spacing w:before="38"/>
        <w:ind w:left="808"/>
      </w:pPr>
      <w:r>
        <w:t>PnL</w:t>
      </w:r>
      <w:r>
        <w:rPr>
          <w:rFonts w:ascii="Menlo" w:hAnsi="Menlo"/>
          <w:i/>
          <w:vertAlign w:val="subscript"/>
        </w:rPr>
        <w:t>c</w:t>
      </w:r>
      <w:r>
        <w:rPr>
          <w:rFonts w:ascii="Menlo" w:hAnsi="Menlo"/>
          <w:i/>
          <w:spacing w:val="-45"/>
        </w:rPr>
        <w:t xml:space="preserve"> </w:t>
      </w:r>
      <w:r>
        <w:rPr>
          <w:i/>
        </w:rPr>
        <w:t>&lt;</w:t>
      </w:r>
      <w:r>
        <w:rPr>
          <w:i/>
          <w:spacing w:val="28"/>
        </w:rPr>
        <w:t xml:space="preserve"> </w:t>
      </w:r>
      <w:r>
        <w:t>0</w:t>
      </w:r>
      <w:r>
        <w:rPr>
          <w:spacing w:val="10"/>
        </w:rPr>
        <w:t xml:space="preserve"> </w:t>
      </w:r>
      <w:r>
        <w:rPr>
          <w:rFonts w:ascii="Arial Unicode MS" w:hAnsi="Arial Unicode MS"/>
        </w:rPr>
        <w:t>∧</w:t>
      </w:r>
      <w:r>
        <w:rPr>
          <w:rFonts w:ascii="Arial Unicode MS" w:hAnsi="Arial Unicode MS"/>
          <w:spacing w:val="4"/>
        </w:rPr>
        <w:t xml:space="preserve"> </w:t>
      </w:r>
      <w:r>
        <w:rPr>
          <w:rFonts w:ascii="Arial Unicode MS" w:hAnsi="Arial Unicode MS"/>
        </w:rPr>
        <w:t>¬</w:t>
      </w:r>
      <w:r>
        <w:t>liq</w:t>
      </w:r>
      <w:r>
        <w:rPr>
          <w:rFonts w:ascii="Menlo" w:hAnsi="Menlo"/>
          <w:i/>
          <w:position w:val="-5"/>
          <w:sz w:val="16"/>
        </w:rPr>
        <w:t>c</w:t>
      </w:r>
      <w:r>
        <w:rPr>
          <w:rFonts w:ascii="Arial Unicode MS" w:hAnsi="Arial Unicode MS"/>
        </w:rPr>
        <w:t>}|</w:t>
      </w:r>
      <w:r>
        <w:t>/</w:t>
      </w:r>
      <w:r>
        <w:rPr>
          <w:rFonts w:ascii="Arial Unicode MS" w:hAnsi="Arial Unicode MS"/>
        </w:rPr>
        <w:t>|C</w:t>
      </w:r>
      <w:r>
        <w:t>(</w:t>
      </w:r>
      <w:r>
        <w:rPr>
          <w:i/>
        </w:rPr>
        <w:t>w</w:t>
      </w:r>
      <w:r>
        <w:t>)</w:t>
      </w:r>
      <w:r>
        <w:rPr>
          <w:rFonts w:ascii="Arial Unicode MS" w:hAnsi="Arial Unicode MS"/>
        </w:rPr>
        <w:t>|</w:t>
      </w:r>
      <w:r>
        <w:t>;</w:t>
      </w:r>
      <w:r>
        <w:rPr>
          <w:spacing w:val="18"/>
        </w:rPr>
        <w:t xml:space="preserve"> </w:t>
      </w:r>
      <w:r>
        <w:t>worst_close_pnl_score(</w:t>
      </w:r>
      <w:r>
        <w:rPr>
          <w:i/>
        </w:rPr>
        <w:t>w</w:t>
      </w:r>
      <w:r>
        <w:t>)</w:t>
      </w:r>
      <w:r>
        <w:rPr>
          <w:spacing w:val="27"/>
        </w:rPr>
        <w:t xml:space="preserve"> </w:t>
      </w:r>
      <w:r>
        <w:t>=</w:t>
      </w:r>
      <w:r>
        <w:rPr>
          <w:spacing w:val="28"/>
        </w:rPr>
        <w:t xml:space="preserve"> </w:t>
      </w:r>
      <w:r>
        <w:rPr>
          <w:rFonts w:ascii="Arial Unicode MS" w:hAnsi="Arial Unicode MS"/>
        </w:rPr>
        <w:t>−</w:t>
      </w:r>
      <w:r>
        <w:rPr>
          <w:rFonts w:ascii="Arial Unicode MS" w:hAnsi="Arial Unicode MS"/>
          <w:spacing w:val="-14"/>
        </w:rPr>
        <w:t xml:space="preserve"> </w:t>
      </w:r>
      <w:r>
        <w:t>min</w:t>
      </w:r>
      <w:r>
        <w:rPr>
          <w:rFonts w:ascii="Menlo" w:hAnsi="Menlo"/>
          <w:i/>
          <w:vertAlign w:val="subscript"/>
        </w:rPr>
        <w:t>c</w:t>
      </w:r>
      <w:r>
        <w:rPr>
          <w:rFonts w:ascii="Menlo" w:hAnsi="Menlo"/>
          <w:i/>
          <w:spacing w:val="-79"/>
        </w:rPr>
        <w:t xml:space="preserve"> </w:t>
      </w:r>
      <w:r>
        <w:rPr>
          <w:spacing w:val="-2"/>
        </w:rPr>
        <w:t>PnL</w:t>
      </w:r>
      <w:r>
        <w:rPr>
          <w:rFonts w:ascii="Menlo" w:hAnsi="Menlo"/>
          <w:i/>
          <w:spacing w:val="-2"/>
          <w:vertAlign w:val="subscript"/>
        </w:rPr>
        <w:t>c</w:t>
      </w:r>
      <w:r>
        <w:rPr>
          <w:spacing w:val="-2"/>
        </w:rPr>
        <w:t>.</w:t>
      </w:r>
    </w:p>
    <w:p w14:paraId="00DC2506" w14:textId="77777777" w:rsidR="00350CFB" w:rsidRDefault="00283FFF">
      <w:pPr>
        <w:pStyle w:val="a4"/>
        <w:numPr>
          <w:ilvl w:val="3"/>
          <w:numId w:val="26"/>
        </w:numPr>
        <w:tabs>
          <w:tab w:val="left" w:pos="806"/>
          <w:tab w:val="left" w:pos="808"/>
        </w:tabs>
        <w:spacing w:before="75" w:line="307" w:lineRule="auto"/>
        <w:ind w:left="808" w:right="524"/>
        <w:rPr>
          <w:sz w:val="24"/>
        </w:rPr>
      </w:pPr>
      <w:r>
        <w:rPr>
          <w:sz w:val="24"/>
        </w:rPr>
        <w:t>Sybil-adjusted</w:t>
      </w:r>
      <w:r>
        <w:rPr>
          <w:spacing w:val="37"/>
          <w:sz w:val="24"/>
        </w:rPr>
        <w:t xml:space="preserve"> </w:t>
      </w:r>
      <w:r>
        <w:rPr>
          <w:sz w:val="24"/>
        </w:rPr>
        <w:t>stability:</w:t>
      </w:r>
      <w:r>
        <w:rPr>
          <w:spacing w:val="80"/>
          <w:sz w:val="24"/>
        </w:rPr>
        <w:t xml:space="preserve"> </w:t>
      </w:r>
      <w:r>
        <w:rPr>
          <w:sz w:val="24"/>
        </w:rPr>
        <w:t>inbound_counterparty_ratio(</w:t>
      </w:r>
      <w:r>
        <w:rPr>
          <w:i/>
          <w:sz w:val="24"/>
        </w:rPr>
        <w:t>w</w:t>
      </w:r>
      <w:r>
        <w:rPr>
          <w:sz w:val="24"/>
        </w:rPr>
        <w:t>)</w:t>
      </w:r>
      <w:r>
        <w:rPr>
          <w:spacing w:val="63"/>
          <w:sz w:val="24"/>
        </w:rPr>
        <w:t xml:space="preserve"> </w:t>
      </w:r>
      <w:r>
        <w:rPr>
          <w:sz w:val="24"/>
        </w:rPr>
        <w:t>=</w:t>
      </w:r>
      <w:r>
        <w:rPr>
          <w:spacing w:val="63"/>
          <w:sz w:val="24"/>
        </w:rPr>
        <w:t xml:space="preserve"> </w:t>
      </w:r>
      <w:r>
        <w:rPr>
          <w:rFonts w:ascii="Arial Unicode MS" w:hAnsi="Arial Unicode MS"/>
          <w:sz w:val="24"/>
        </w:rPr>
        <w:t>|{</w:t>
      </w:r>
      <w:r>
        <w:rPr>
          <w:i/>
          <w:sz w:val="24"/>
        </w:rPr>
        <w:t>u</w:t>
      </w:r>
      <w:r>
        <w:rPr>
          <w:i/>
          <w:spacing w:val="63"/>
          <w:sz w:val="24"/>
        </w:rPr>
        <w:t xml:space="preserve"> </w:t>
      </w:r>
      <w:r>
        <w:rPr>
          <w:sz w:val="24"/>
        </w:rPr>
        <w:t>:</w:t>
      </w:r>
      <w:r>
        <w:rPr>
          <w:spacing w:val="63"/>
          <w:sz w:val="24"/>
        </w:rPr>
        <w:t xml:space="preserve"> </w:t>
      </w:r>
      <w:r>
        <w:rPr>
          <w:i/>
          <w:sz w:val="24"/>
        </w:rPr>
        <w:t>u</w:t>
      </w:r>
      <w:r>
        <w:rPr>
          <w:i/>
          <w:spacing w:val="63"/>
          <w:sz w:val="24"/>
        </w:rPr>
        <w:t xml:space="preserve"> </w:t>
      </w:r>
      <w:r>
        <w:rPr>
          <w:rFonts w:ascii="Arial Unicode MS" w:hAnsi="Arial Unicode MS"/>
          <w:sz w:val="24"/>
        </w:rPr>
        <w:t>→</w:t>
      </w:r>
      <w:r>
        <w:rPr>
          <w:rFonts w:ascii="Arial Unicode MS" w:hAnsi="Arial Unicode MS"/>
          <w:spacing w:val="40"/>
          <w:sz w:val="24"/>
        </w:rPr>
        <w:t xml:space="preserve"> </w:t>
      </w:r>
      <w:r>
        <w:rPr>
          <w:i/>
          <w:sz w:val="24"/>
        </w:rPr>
        <w:t>w</w:t>
      </w:r>
      <w:r>
        <w:rPr>
          <w:rFonts w:ascii="Arial Unicode MS" w:hAnsi="Arial Unicode MS"/>
          <w:sz w:val="24"/>
        </w:rPr>
        <w:t>}|</w:t>
      </w:r>
      <w:r>
        <w:rPr>
          <w:sz w:val="24"/>
        </w:rPr>
        <w:t>/</w:t>
      </w:r>
      <w:r>
        <w:rPr>
          <w:rFonts w:ascii="Arial Unicode MS" w:hAnsi="Arial Unicode MS"/>
          <w:sz w:val="24"/>
        </w:rPr>
        <w:t>|</w:t>
      </w:r>
      <w:r>
        <w:rPr>
          <w:i/>
          <w:sz w:val="24"/>
        </w:rPr>
        <w:t>T</w:t>
      </w:r>
      <w:r>
        <w:rPr>
          <w:i/>
          <w:spacing w:val="-15"/>
          <w:sz w:val="24"/>
        </w:rPr>
        <w:t xml:space="preserve"> </w:t>
      </w:r>
      <w:r>
        <w:rPr>
          <w:sz w:val="24"/>
          <w:vertAlign w:val="superscript"/>
        </w:rPr>
        <w:t>in</w:t>
      </w:r>
      <w:r>
        <w:rPr>
          <w:sz w:val="24"/>
        </w:rPr>
        <w:t>(</w:t>
      </w:r>
      <w:r>
        <w:rPr>
          <w:i/>
          <w:sz w:val="24"/>
        </w:rPr>
        <w:t>w</w:t>
      </w:r>
      <w:r>
        <w:rPr>
          <w:sz w:val="24"/>
        </w:rPr>
        <w:t>)</w:t>
      </w:r>
      <w:r>
        <w:rPr>
          <w:rFonts w:ascii="Arial Unicode MS" w:hAnsi="Arial Unicode MS"/>
          <w:sz w:val="24"/>
        </w:rPr>
        <w:t>|</w:t>
      </w:r>
      <w:r>
        <w:rPr>
          <w:rFonts w:ascii="Arial Unicode MS" w:hAnsi="Arial Unicode MS"/>
          <w:spacing w:val="31"/>
          <w:sz w:val="24"/>
        </w:rPr>
        <w:t xml:space="preserve"> </w:t>
      </w:r>
      <w:r>
        <w:rPr>
          <w:sz w:val="24"/>
        </w:rPr>
        <w:t>(self-transfers excluded); tenure in days; active months.</w:t>
      </w:r>
    </w:p>
    <w:p w14:paraId="00DC2507" w14:textId="77777777" w:rsidR="00350CFB" w:rsidRDefault="00283FFF">
      <w:pPr>
        <w:pStyle w:val="a4"/>
        <w:numPr>
          <w:ilvl w:val="3"/>
          <w:numId w:val="26"/>
        </w:numPr>
        <w:tabs>
          <w:tab w:val="left" w:pos="799"/>
        </w:tabs>
        <w:spacing w:before="61" w:line="387" w:lineRule="exact"/>
        <w:ind w:hanging="206"/>
        <w:rPr>
          <w:sz w:val="24"/>
        </w:rPr>
      </w:pPr>
      <w:r>
        <w:rPr>
          <w:sz w:val="24"/>
        </w:rPr>
        <w:t>Trading</w:t>
      </w:r>
      <w:r>
        <w:rPr>
          <w:spacing w:val="-14"/>
          <w:sz w:val="24"/>
        </w:rPr>
        <w:t xml:space="preserve"> </w:t>
      </w:r>
      <w:r>
        <w:rPr>
          <w:sz w:val="24"/>
        </w:rPr>
        <w:t>success:</w:t>
      </w:r>
      <w:r>
        <w:rPr>
          <w:spacing w:val="22"/>
          <w:sz w:val="24"/>
        </w:rPr>
        <w:t xml:space="preserve"> </w:t>
      </w:r>
      <w:r>
        <w:rPr>
          <w:sz w:val="24"/>
        </w:rPr>
        <w:t>close_success_count(</w:t>
      </w:r>
      <w:r>
        <w:rPr>
          <w:i/>
          <w:sz w:val="24"/>
        </w:rPr>
        <w:t>w</w:t>
      </w:r>
      <w:r>
        <w:rPr>
          <w:sz w:val="24"/>
        </w:rPr>
        <w:t>)</w:t>
      </w:r>
      <w:r>
        <w:rPr>
          <w:spacing w:val="19"/>
          <w:sz w:val="24"/>
        </w:rPr>
        <w:t xml:space="preserve"> </w:t>
      </w:r>
      <w:r>
        <w:rPr>
          <w:sz w:val="24"/>
        </w:rPr>
        <w:t>=</w:t>
      </w:r>
      <w:r>
        <w:rPr>
          <w:spacing w:val="19"/>
          <w:sz w:val="24"/>
        </w:rPr>
        <w:t xml:space="preserve"> </w:t>
      </w:r>
      <w:r>
        <w:rPr>
          <w:rFonts w:ascii="Arial Unicode MS" w:hAnsi="Arial Unicode MS"/>
          <w:sz w:val="24"/>
        </w:rPr>
        <w:t>|{</w:t>
      </w:r>
      <w:r>
        <w:rPr>
          <w:i/>
          <w:sz w:val="24"/>
        </w:rPr>
        <w:t>c</w:t>
      </w:r>
      <w:r>
        <w:rPr>
          <w:i/>
          <w:spacing w:val="18"/>
          <w:sz w:val="24"/>
        </w:rPr>
        <w:t xml:space="preserve"> </w:t>
      </w:r>
      <w:r>
        <w:rPr>
          <w:sz w:val="24"/>
        </w:rPr>
        <w:t>:</w:t>
      </w:r>
      <w:r>
        <w:rPr>
          <w:spacing w:val="19"/>
          <w:sz w:val="24"/>
        </w:rPr>
        <w:t xml:space="preserve"> </w:t>
      </w:r>
      <w:r>
        <w:rPr>
          <w:sz w:val="24"/>
        </w:rPr>
        <w:t>PnL</w:t>
      </w:r>
      <w:r>
        <w:rPr>
          <w:rFonts w:ascii="Menlo" w:hAnsi="Menlo"/>
          <w:i/>
          <w:sz w:val="24"/>
          <w:vertAlign w:val="subscript"/>
        </w:rPr>
        <w:t>c</w:t>
      </w:r>
      <w:r>
        <w:rPr>
          <w:rFonts w:ascii="Menlo" w:hAnsi="Menlo"/>
          <w:i/>
          <w:spacing w:val="-54"/>
          <w:sz w:val="24"/>
        </w:rPr>
        <w:t xml:space="preserve"> </w:t>
      </w:r>
      <w:r>
        <w:rPr>
          <w:i/>
          <w:sz w:val="24"/>
        </w:rPr>
        <w:t>&gt;</w:t>
      </w:r>
      <w:r>
        <w:rPr>
          <w:i/>
          <w:spacing w:val="18"/>
          <w:sz w:val="24"/>
        </w:rPr>
        <w:t xml:space="preserve"> </w:t>
      </w:r>
      <w:r>
        <w:rPr>
          <w:sz w:val="24"/>
        </w:rPr>
        <w:t>0</w:t>
      </w:r>
      <w:r>
        <w:rPr>
          <w:rFonts w:ascii="Arial Unicode MS" w:hAnsi="Arial Unicode MS"/>
          <w:sz w:val="24"/>
        </w:rPr>
        <w:t>∧¬</w:t>
      </w:r>
      <w:r>
        <w:rPr>
          <w:sz w:val="24"/>
        </w:rPr>
        <w:t>liq</w:t>
      </w:r>
      <w:r>
        <w:rPr>
          <w:rFonts w:ascii="Menlo" w:hAnsi="Menlo"/>
          <w:i/>
          <w:position w:val="-5"/>
          <w:sz w:val="16"/>
        </w:rPr>
        <w:t>c</w:t>
      </w:r>
      <w:r>
        <w:rPr>
          <w:rFonts w:ascii="Arial Unicode MS" w:hAnsi="Arial Unicode MS"/>
          <w:sz w:val="24"/>
        </w:rPr>
        <w:t>}|</w:t>
      </w:r>
      <w:r>
        <w:rPr>
          <w:sz w:val="24"/>
        </w:rPr>
        <w:t>;</w:t>
      </w:r>
      <w:r>
        <w:rPr>
          <w:spacing w:val="-5"/>
          <w:sz w:val="24"/>
        </w:rPr>
        <w:t xml:space="preserve"> </w:t>
      </w:r>
      <w:r>
        <w:rPr>
          <w:sz w:val="24"/>
        </w:rPr>
        <w:t>realized_gain_proxy(</w:t>
      </w:r>
      <w:r>
        <w:rPr>
          <w:i/>
          <w:sz w:val="24"/>
        </w:rPr>
        <w:t>w</w:t>
      </w:r>
      <w:r>
        <w:rPr>
          <w:sz w:val="24"/>
        </w:rPr>
        <w:t>)</w:t>
      </w:r>
      <w:r>
        <w:rPr>
          <w:spacing w:val="19"/>
          <w:sz w:val="24"/>
        </w:rPr>
        <w:t xml:space="preserve"> </w:t>
      </w:r>
      <w:r>
        <w:rPr>
          <w:spacing w:val="-10"/>
          <w:sz w:val="24"/>
        </w:rPr>
        <w:t>=</w:t>
      </w:r>
    </w:p>
    <w:p w14:paraId="00DC2508" w14:textId="77777777" w:rsidR="00350CFB" w:rsidRDefault="00283FFF">
      <w:pPr>
        <w:pStyle w:val="a3"/>
        <w:spacing w:line="487" w:lineRule="exact"/>
        <w:ind w:left="808"/>
      </w:pPr>
      <w:bookmarkStart w:id="547" w:name="Glossary"/>
      <w:bookmarkStart w:id="548" w:name="_bookmark209"/>
      <w:bookmarkEnd w:id="547"/>
      <w:bookmarkEnd w:id="548"/>
      <w:r>
        <w:rPr>
          <w:position w:val="18"/>
        </w:rPr>
        <w:t>L</w:t>
      </w:r>
      <w:r>
        <w:rPr>
          <w:rFonts w:ascii="Menlo" w:hAnsi="Menlo"/>
          <w:i/>
          <w:position w:val="-6"/>
          <w:sz w:val="16"/>
        </w:rPr>
        <w:t>c</w:t>
      </w:r>
      <w:r>
        <w:rPr>
          <w:rFonts w:ascii="Menlo" w:hAnsi="Menlo"/>
          <w:i/>
          <w:spacing w:val="-24"/>
          <w:position w:val="-6"/>
          <w:sz w:val="16"/>
        </w:rPr>
        <w:t xml:space="preserve"> </w:t>
      </w:r>
      <w:r>
        <w:t>max(PnL</w:t>
      </w:r>
      <w:r>
        <w:rPr>
          <w:rFonts w:ascii="Menlo" w:hAnsi="Menlo"/>
          <w:i/>
          <w:vertAlign w:val="subscript"/>
        </w:rPr>
        <w:t>c</w:t>
      </w:r>
      <w:r>
        <w:rPr>
          <w:i/>
        </w:rPr>
        <w:t>,</w:t>
      </w:r>
      <w:r>
        <w:rPr>
          <w:i/>
          <w:spacing w:val="-1"/>
        </w:rPr>
        <w:t xml:space="preserve"> </w:t>
      </w:r>
      <w:r>
        <w:t>0);</w:t>
      </w:r>
      <w:r>
        <w:rPr>
          <w:spacing w:val="27"/>
        </w:rPr>
        <w:t xml:space="preserve"> </w:t>
      </w:r>
      <w:r>
        <w:t>close_success_rate(</w:t>
      </w:r>
      <w:r>
        <w:rPr>
          <w:i/>
        </w:rPr>
        <w:t>w</w:t>
      </w:r>
      <w:r>
        <w:t>)</w:t>
      </w:r>
      <w:r>
        <w:rPr>
          <w:spacing w:val="38"/>
        </w:rPr>
        <w:t xml:space="preserve"> </w:t>
      </w:r>
      <w:r>
        <w:t>=</w:t>
      </w:r>
      <w:r>
        <w:rPr>
          <w:spacing w:val="37"/>
        </w:rPr>
        <w:t xml:space="preserve"> </w:t>
      </w:r>
      <w:r>
        <w:rPr>
          <w:spacing w:val="-2"/>
        </w:rPr>
        <w:t>close_success_count(</w:t>
      </w:r>
      <w:r>
        <w:rPr>
          <w:i/>
          <w:spacing w:val="-2"/>
        </w:rPr>
        <w:t>w</w:t>
      </w:r>
      <w:r>
        <w:rPr>
          <w:spacing w:val="-2"/>
        </w:rPr>
        <w:t>)/</w:t>
      </w:r>
      <w:r>
        <w:rPr>
          <w:rFonts w:ascii="Arial Unicode MS" w:hAnsi="Arial Unicode MS"/>
          <w:spacing w:val="-2"/>
        </w:rPr>
        <w:t>|C</w:t>
      </w:r>
      <w:r>
        <w:rPr>
          <w:spacing w:val="-2"/>
        </w:rPr>
        <w:t>(</w:t>
      </w:r>
      <w:r>
        <w:rPr>
          <w:i/>
          <w:spacing w:val="-2"/>
        </w:rPr>
        <w:t>w</w:t>
      </w:r>
      <w:r>
        <w:rPr>
          <w:spacing w:val="-2"/>
        </w:rPr>
        <w:t>)</w:t>
      </w:r>
      <w:r>
        <w:rPr>
          <w:rFonts w:ascii="Arial Unicode MS" w:hAnsi="Arial Unicode MS"/>
          <w:spacing w:val="-2"/>
        </w:rPr>
        <w:t>|</w:t>
      </w:r>
      <w:r>
        <w:rPr>
          <w:spacing w:val="-2"/>
        </w:rPr>
        <w:t>.</w:t>
      </w:r>
    </w:p>
    <w:p w14:paraId="00DC2509" w14:textId="77777777" w:rsidR="00350CFB" w:rsidRDefault="00350CFB">
      <w:pPr>
        <w:pStyle w:val="a3"/>
        <w:spacing w:before="124"/>
      </w:pPr>
    </w:p>
    <w:p w14:paraId="00DC250A" w14:textId="77777777" w:rsidR="00350CFB" w:rsidRDefault="00283FFF">
      <w:pPr>
        <w:pStyle w:val="3"/>
        <w:numPr>
          <w:ilvl w:val="2"/>
          <w:numId w:val="26"/>
        </w:numPr>
        <w:tabs>
          <w:tab w:val="left" w:pos="879"/>
        </w:tabs>
        <w:ind w:left="879" w:hanging="597"/>
      </w:pPr>
      <w:r>
        <w:rPr>
          <w:spacing w:val="-2"/>
        </w:rPr>
        <w:t>Glossary</w:t>
      </w:r>
    </w:p>
    <w:p w14:paraId="00DC250B" w14:textId="77777777" w:rsidR="00350CFB" w:rsidRDefault="00350CFB">
      <w:pPr>
        <w:pStyle w:val="a3"/>
        <w:spacing w:before="47"/>
        <w:rPr>
          <w:b/>
        </w:rPr>
      </w:pPr>
    </w:p>
    <w:p w14:paraId="00DC250C" w14:textId="77777777" w:rsidR="00350CFB" w:rsidRDefault="00283FFF">
      <w:pPr>
        <w:pStyle w:val="a3"/>
        <w:ind w:left="282"/>
      </w:pPr>
      <w:r>
        <w:t>Allowance</w:t>
      </w:r>
      <w:r>
        <w:rPr>
          <w:spacing w:val="48"/>
        </w:rPr>
        <w:t xml:space="preserve"> </w:t>
      </w:r>
      <w:r>
        <w:t>ERC-20</w:t>
      </w:r>
      <w:r>
        <w:rPr>
          <w:spacing w:val="-7"/>
        </w:rPr>
        <w:t xml:space="preserve"> </w:t>
      </w:r>
      <w:r>
        <w:t>authorization</w:t>
      </w:r>
      <w:r>
        <w:rPr>
          <w:spacing w:val="-6"/>
        </w:rPr>
        <w:t xml:space="preserve"> </w:t>
      </w:r>
      <w:r>
        <w:t>for</w:t>
      </w:r>
      <w:r>
        <w:rPr>
          <w:spacing w:val="-7"/>
        </w:rPr>
        <w:t xml:space="preserve"> </w:t>
      </w:r>
      <w:r>
        <w:t>a</w:t>
      </w:r>
      <w:r>
        <w:rPr>
          <w:spacing w:val="-6"/>
        </w:rPr>
        <w:t xml:space="preserve"> </w:t>
      </w:r>
      <w:r>
        <w:t>spender</w:t>
      </w:r>
      <w:r>
        <w:rPr>
          <w:spacing w:val="-6"/>
        </w:rPr>
        <w:t xml:space="preserve"> </w:t>
      </w:r>
      <w:r>
        <w:t>to</w:t>
      </w:r>
      <w:r>
        <w:rPr>
          <w:spacing w:val="-7"/>
        </w:rPr>
        <w:t xml:space="preserve"> </w:t>
      </w:r>
      <w:r>
        <w:t>transfer</w:t>
      </w:r>
      <w:r>
        <w:rPr>
          <w:spacing w:val="-6"/>
        </w:rPr>
        <w:t xml:space="preserve"> </w:t>
      </w:r>
      <w:r>
        <w:t>tokens</w:t>
      </w:r>
      <w:r>
        <w:rPr>
          <w:spacing w:val="-7"/>
        </w:rPr>
        <w:t xml:space="preserve"> </w:t>
      </w:r>
      <w:r>
        <w:t>on</w:t>
      </w:r>
      <w:r>
        <w:rPr>
          <w:spacing w:val="-6"/>
        </w:rPr>
        <w:t xml:space="preserve"> </w:t>
      </w:r>
      <w:r>
        <w:t>behalf</w:t>
      </w:r>
      <w:r>
        <w:rPr>
          <w:spacing w:val="-6"/>
        </w:rPr>
        <w:t xml:space="preserve"> </w:t>
      </w:r>
      <w:r>
        <w:t>of</w:t>
      </w:r>
      <w:r>
        <w:rPr>
          <w:spacing w:val="-7"/>
        </w:rPr>
        <w:t xml:space="preserve"> </w:t>
      </w:r>
      <w:r>
        <w:t>an</w:t>
      </w:r>
      <w:r>
        <w:rPr>
          <w:spacing w:val="-6"/>
        </w:rPr>
        <w:t xml:space="preserve"> </w:t>
      </w:r>
      <w:r>
        <w:rPr>
          <w:spacing w:val="-2"/>
        </w:rPr>
        <w:t>owner.</w:t>
      </w:r>
    </w:p>
    <w:p w14:paraId="00DC250D" w14:textId="77777777" w:rsidR="00350CFB" w:rsidRDefault="00350CFB">
      <w:pPr>
        <w:pStyle w:val="a3"/>
        <w:spacing w:before="103"/>
      </w:pPr>
    </w:p>
    <w:p w14:paraId="00DC250E" w14:textId="77777777" w:rsidR="00350CFB" w:rsidRDefault="00283FFF">
      <w:pPr>
        <w:pStyle w:val="a3"/>
        <w:spacing w:before="1"/>
        <w:ind w:left="282"/>
      </w:pPr>
      <w:r>
        <w:t>Alignment</w:t>
      </w:r>
      <w:r>
        <w:rPr>
          <w:spacing w:val="47"/>
        </w:rPr>
        <w:t xml:space="preserve"> </w:t>
      </w:r>
      <w:r>
        <w:t>Rank</w:t>
      </w:r>
      <w:r>
        <w:rPr>
          <w:spacing w:val="-5"/>
        </w:rPr>
        <w:t xml:space="preserve"> </w:t>
      </w:r>
      <w:r>
        <w:t>agreement</w:t>
      </w:r>
      <w:r>
        <w:rPr>
          <w:spacing w:val="-6"/>
        </w:rPr>
        <w:t xml:space="preserve"> </w:t>
      </w:r>
      <w:r>
        <w:t>between</w:t>
      </w:r>
      <w:r>
        <w:rPr>
          <w:spacing w:val="-5"/>
        </w:rPr>
        <w:t xml:space="preserve"> </w:t>
      </w:r>
      <w:r>
        <w:t>reputation</w:t>
      </w:r>
      <w:r>
        <w:rPr>
          <w:spacing w:val="-6"/>
        </w:rPr>
        <w:t xml:space="preserve"> </w:t>
      </w:r>
      <w:r>
        <w:t>scores</w:t>
      </w:r>
      <w:r>
        <w:rPr>
          <w:spacing w:val="-5"/>
        </w:rPr>
        <w:t xml:space="preserve"> </w:t>
      </w:r>
      <w:r>
        <w:t>and</w:t>
      </w:r>
      <w:r>
        <w:rPr>
          <w:spacing w:val="-6"/>
        </w:rPr>
        <w:t xml:space="preserve"> </w:t>
      </w:r>
      <w:r>
        <w:t>a</w:t>
      </w:r>
      <w:r>
        <w:rPr>
          <w:spacing w:val="-5"/>
        </w:rPr>
        <w:t xml:space="preserve"> </w:t>
      </w:r>
      <w:r>
        <w:t>validation</w:t>
      </w:r>
      <w:r>
        <w:rPr>
          <w:spacing w:val="-6"/>
        </w:rPr>
        <w:t xml:space="preserve"> </w:t>
      </w:r>
      <w:r>
        <w:t>proxy</w:t>
      </w:r>
      <w:r>
        <w:rPr>
          <w:spacing w:val="-6"/>
        </w:rPr>
        <w:t xml:space="preserve"> </w:t>
      </w:r>
      <w:r>
        <w:t>(</w:t>
      </w:r>
      <w:r>
        <w:rPr>
          <w:i/>
        </w:rPr>
        <w:t>ρ</w:t>
      </w:r>
      <w:r>
        <w:t>,</w:t>
      </w:r>
      <w:r>
        <w:rPr>
          <w:spacing w:val="-5"/>
        </w:rPr>
        <w:t xml:space="preserve"> </w:t>
      </w:r>
      <w:r>
        <w:rPr>
          <w:i/>
        </w:rPr>
        <w:t>τ</w:t>
      </w:r>
      <w:r>
        <w:rPr>
          <w:i/>
          <w:spacing w:val="-34"/>
        </w:rPr>
        <w:t xml:space="preserve"> </w:t>
      </w:r>
      <w:r>
        <w:rPr>
          <w:spacing w:val="-5"/>
        </w:rPr>
        <w:t>).</w:t>
      </w:r>
    </w:p>
    <w:p w14:paraId="00DC250F" w14:textId="77777777" w:rsidR="00350CFB" w:rsidRDefault="00350CFB">
      <w:pPr>
        <w:pStyle w:val="a3"/>
        <w:spacing w:before="103"/>
      </w:pPr>
    </w:p>
    <w:p w14:paraId="00DC2510" w14:textId="77777777" w:rsidR="00350CFB" w:rsidRDefault="00283FFF">
      <w:pPr>
        <w:pStyle w:val="a3"/>
        <w:ind w:left="282"/>
      </w:pPr>
      <w:r>
        <w:rPr>
          <w:spacing w:val="-2"/>
        </w:rPr>
        <w:t>Construct</w:t>
      </w:r>
      <w:r>
        <w:rPr>
          <w:spacing w:val="2"/>
        </w:rPr>
        <w:t xml:space="preserve"> </w:t>
      </w:r>
      <w:r>
        <w:rPr>
          <w:spacing w:val="-2"/>
        </w:rPr>
        <w:t>overlap</w:t>
      </w:r>
      <w:r>
        <w:rPr>
          <w:spacing w:val="68"/>
        </w:rPr>
        <w:t xml:space="preserve"> </w:t>
      </w:r>
      <w:r>
        <w:rPr>
          <w:spacing w:val="-2"/>
        </w:rPr>
        <w:t>Shared</w:t>
      </w:r>
      <w:r>
        <w:rPr>
          <w:spacing w:val="-12"/>
        </w:rPr>
        <w:t xml:space="preserve"> </w:t>
      </w:r>
      <w:r>
        <w:rPr>
          <w:spacing w:val="-2"/>
        </w:rPr>
        <w:t>data</w:t>
      </w:r>
      <w:r>
        <w:rPr>
          <w:spacing w:val="-11"/>
        </w:rPr>
        <w:t xml:space="preserve"> </w:t>
      </w:r>
      <w:r>
        <w:rPr>
          <w:spacing w:val="-2"/>
        </w:rPr>
        <w:t>source</w:t>
      </w:r>
      <w:r>
        <w:rPr>
          <w:spacing w:val="-11"/>
        </w:rPr>
        <w:t xml:space="preserve"> </w:t>
      </w:r>
      <w:r>
        <w:rPr>
          <w:spacing w:val="-2"/>
        </w:rPr>
        <w:t>between</w:t>
      </w:r>
      <w:r>
        <w:rPr>
          <w:spacing w:val="-11"/>
        </w:rPr>
        <w:t xml:space="preserve"> </w:t>
      </w:r>
      <w:r>
        <w:rPr>
          <w:spacing w:val="-2"/>
        </w:rPr>
        <w:t>a</w:t>
      </w:r>
      <w:r>
        <w:rPr>
          <w:spacing w:val="-11"/>
        </w:rPr>
        <w:t xml:space="preserve"> </w:t>
      </w:r>
      <w:r>
        <w:rPr>
          <w:spacing w:val="-2"/>
        </w:rPr>
        <w:t>ranking</w:t>
      </w:r>
      <w:r>
        <w:rPr>
          <w:spacing w:val="-11"/>
        </w:rPr>
        <w:t xml:space="preserve"> </w:t>
      </w:r>
      <w:r>
        <w:rPr>
          <w:spacing w:val="-2"/>
        </w:rPr>
        <w:t>method</w:t>
      </w:r>
      <w:r>
        <w:rPr>
          <w:spacing w:val="-11"/>
        </w:rPr>
        <w:t xml:space="preserve"> </w:t>
      </w:r>
      <w:r>
        <w:rPr>
          <w:spacing w:val="-2"/>
        </w:rPr>
        <w:t>and</w:t>
      </w:r>
      <w:r>
        <w:rPr>
          <w:spacing w:val="-11"/>
        </w:rPr>
        <w:t xml:space="preserve"> </w:t>
      </w:r>
      <w:r>
        <w:rPr>
          <w:spacing w:val="-2"/>
        </w:rPr>
        <w:t>a</w:t>
      </w:r>
      <w:r>
        <w:rPr>
          <w:spacing w:val="-11"/>
        </w:rPr>
        <w:t xml:space="preserve"> </w:t>
      </w:r>
      <w:r>
        <w:rPr>
          <w:spacing w:val="-2"/>
        </w:rPr>
        <w:t>proxy,</w:t>
      </w:r>
      <w:r>
        <w:rPr>
          <w:spacing w:val="-9"/>
        </w:rPr>
        <w:t xml:space="preserve"> </w:t>
      </w:r>
      <w:r>
        <w:rPr>
          <w:spacing w:val="-2"/>
        </w:rPr>
        <w:t>inflating</w:t>
      </w:r>
      <w:r>
        <w:rPr>
          <w:spacing w:val="-11"/>
        </w:rPr>
        <w:t xml:space="preserve"> </w:t>
      </w:r>
      <w:r>
        <w:rPr>
          <w:spacing w:val="-2"/>
        </w:rPr>
        <w:t>alignment.</w:t>
      </w:r>
    </w:p>
    <w:p w14:paraId="00DC2511" w14:textId="77777777" w:rsidR="00350CFB" w:rsidRDefault="00350CFB">
      <w:pPr>
        <w:pStyle w:val="a3"/>
        <w:spacing w:before="104"/>
      </w:pPr>
    </w:p>
    <w:p w14:paraId="00DC2512" w14:textId="77777777" w:rsidR="00350CFB" w:rsidRDefault="00283FFF">
      <w:pPr>
        <w:spacing w:line="571" w:lineRule="auto"/>
        <w:ind w:left="282" w:right="2220"/>
        <w:jc w:val="both"/>
        <w:rPr>
          <w:sz w:val="24"/>
        </w:rPr>
      </w:pPr>
      <w:r>
        <w:rPr>
          <w:b/>
          <w:sz w:val="24"/>
        </w:rPr>
        <w:t>Endorsement</w:t>
      </w:r>
      <w:r>
        <w:rPr>
          <w:b/>
          <w:spacing w:val="-2"/>
          <w:sz w:val="24"/>
        </w:rPr>
        <w:t xml:space="preserve"> </w:t>
      </w:r>
      <w:r>
        <w:rPr>
          <w:b/>
          <w:sz w:val="24"/>
        </w:rPr>
        <w:t>graph</w:t>
      </w:r>
      <w:r>
        <w:rPr>
          <w:b/>
          <w:spacing w:val="40"/>
          <w:sz w:val="24"/>
        </w:rPr>
        <w:t xml:space="preserve"> </w:t>
      </w:r>
      <w:r>
        <w:rPr>
          <w:sz w:val="24"/>
        </w:rPr>
        <w:t>Directed</w:t>
      </w:r>
      <w:r>
        <w:rPr>
          <w:spacing w:val="-2"/>
          <w:sz w:val="24"/>
        </w:rPr>
        <w:t xml:space="preserve"> </w:t>
      </w:r>
      <w:r>
        <w:rPr>
          <w:sz w:val="24"/>
        </w:rPr>
        <w:t>graph</w:t>
      </w:r>
      <w:r>
        <w:rPr>
          <w:spacing w:val="-2"/>
          <w:sz w:val="24"/>
        </w:rPr>
        <w:t xml:space="preserve"> </w:t>
      </w:r>
      <w:r>
        <w:rPr>
          <w:sz w:val="24"/>
        </w:rPr>
        <w:t>of</w:t>
      </w:r>
      <w:r>
        <w:rPr>
          <w:spacing w:val="-2"/>
          <w:sz w:val="24"/>
        </w:rPr>
        <w:t xml:space="preserve"> </w:t>
      </w:r>
      <w:r>
        <w:rPr>
          <w:sz w:val="24"/>
        </w:rPr>
        <w:t>latest</w:t>
      </w:r>
      <w:r>
        <w:rPr>
          <w:spacing w:val="-2"/>
          <w:sz w:val="24"/>
        </w:rPr>
        <w:t xml:space="preserve"> </w:t>
      </w:r>
      <w:r>
        <w:rPr>
          <w:sz w:val="24"/>
        </w:rPr>
        <w:t>allowances</w:t>
      </w:r>
      <w:r>
        <w:rPr>
          <w:spacing w:val="-2"/>
          <w:sz w:val="24"/>
        </w:rPr>
        <w:t xml:space="preserve"> </w:t>
      </w:r>
      <w:r>
        <w:rPr>
          <w:sz w:val="24"/>
        </w:rPr>
        <w:t>(EndorseRank</w:t>
      </w:r>
      <w:r>
        <w:rPr>
          <w:spacing w:val="-2"/>
          <w:sz w:val="24"/>
        </w:rPr>
        <w:t xml:space="preserve"> </w:t>
      </w:r>
      <w:r>
        <w:rPr>
          <w:sz w:val="24"/>
        </w:rPr>
        <w:t xml:space="preserve">input). </w:t>
      </w:r>
      <w:r>
        <w:rPr>
          <w:b/>
          <w:sz w:val="24"/>
        </w:rPr>
        <w:t>Matched</w:t>
      </w:r>
      <w:r>
        <w:rPr>
          <w:b/>
          <w:spacing w:val="-1"/>
          <w:sz w:val="24"/>
        </w:rPr>
        <w:t xml:space="preserve"> </w:t>
      </w:r>
      <w:r>
        <w:rPr>
          <w:b/>
          <w:sz w:val="24"/>
        </w:rPr>
        <w:t>cohort</w:t>
      </w:r>
      <w:r>
        <w:rPr>
          <w:b/>
          <w:spacing w:val="40"/>
          <w:sz w:val="24"/>
        </w:rPr>
        <w:t xml:space="preserve"> </w:t>
      </w:r>
      <w:r>
        <w:rPr>
          <w:sz w:val="24"/>
        </w:rPr>
        <w:t>Primary</w:t>
      </w:r>
      <w:r>
        <w:rPr>
          <w:spacing w:val="-1"/>
          <w:sz w:val="24"/>
        </w:rPr>
        <w:t xml:space="preserve"> </w:t>
      </w:r>
      <w:r>
        <w:rPr>
          <w:sz w:val="24"/>
        </w:rPr>
        <w:t>sample</w:t>
      </w:r>
      <w:r>
        <w:rPr>
          <w:spacing w:val="-1"/>
          <w:sz w:val="24"/>
        </w:rPr>
        <w:t xml:space="preserve"> </w:t>
      </w:r>
      <w:r>
        <w:rPr>
          <w:sz w:val="24"/>
        </w:rPr>
        <w:t>of</w:t>
      </w:r>
      <w:r>
        <w:rPr>
          <w:spacing w:val="-1"/>
          <w:sz w:val="24"/>
        </w:rPr>
        <w:t xml:space="preserve"> </w:t>
      </w:r>
      <w:r>
        <w:rPr>
          <w:i/>
          <w:sz w:val="24"/>
        </w:rPr>
        <w:t xml:space="preserve">n </w:t>
      </w:r>
      <w:r>
        <w:rPr>
          <w:sz w:val="24"/>
        </w:rPr>
        <w:t>= 5</w:t>
      </w:r>
      <w:r>
        <w:rPr>
          <w:i/>
          <w:sz w:val="24"/>
        </w:rPr>
        <w:t>,</w:t>
      </w:r>
      <w:r>
        <w:rPr>
          <w:sz w:val="24"/>
        </w:rPr>
        <w:t>521 wallets</w:t>
      </w:r>
      <w:r>
        <w:rPr>
          <w:spacing w:val="-1"/>
          <w:sz w:val="24"/>
        </w:rPr>
        <w:t xml:space="preserve"> </w:t>
      </w:r>
      <w:r>
        <w:rPr>
          <w:sz w:val="24"/>
        </w:rPr>
        <w:t>meeting</w:t>
      </w:r>
      <w:r>
        <w:rPr>
          <w:spacing w:val="-1"/>
          <w:sz w:val="24"/>
        </w:rPr>
        <w:t xml:space="preserve"> </w:t>
      </w:r>
      <w:r>
        <w:rPr>
          <w:sz w:val="24"/>
        </w:rPr>
        <w:t>eligibility</w:t>
      </w:r>
      <w:r>
        <w:rPr>
          <w:spacing w:val="-1"/>
          <w:sz w:val="24"/>
        </w:rPr>
        <w:t xml:space="preserve"> </w:t>
      </w:r>
      <w:r>
        <w:rPr>
          <w:sz w:val="24"/>
        </w:rPr>
        <w:t xml:space="preserve">rules. </w:t>
      </w:r>
      <w:r>
        <w:rPr>
          <w:b/>
          <w:w w:val="105"/>
          <w:sz w:val="24"/>
        </w:rPr>
        <w:t>Expanded</w:t>
      </w:r>
      <w:r>
        <w:rPr>
          <w:b/>
          <w:spacing w:val="-16"/>
          <w:w w:val="105"/>
          <w:sz w:val="24"/>
        </w:rPr>
        <w:t xml:space="preserve"> </w:t>
      </w:r>
      <w:r>
        <w:rPr>
          <w:b/>
          <w:w w:val="105"/>
          <w:sz w:val="24"/>
        </w:rPr>
        <w:t>wallet</w:t>
      </w:r>
      <w:r>
        <w:rPr>
          <w:b/>
          <w:spacing w:val="-16"/>
          <w:w w:val="105"/>
          <w:sz w:val="24"/>
        </w:rPr>
        <w:t xml:space="preserve"> </w:t>
      </w:r>
      <w:r>
        <w:rPr>
          <w:b/>
          <w:w w:val="105"/>
          <w:sz w:val="24"/>
        </w:rPr>
        <w:t>pool</w:t>
      </w:r>
      <w:r>
        <w:rPr>
          <w:b/>
          <w:spacing w:val="33"/>
          <w:w w:val="105"/>
          <w:sz w:val="24"/>
        </w:rPr>
        <w:t xml:space="preserve"> </w:t>
      </w:r>
      <w:r>
        <w:rPr>
          <w:w w:val="105"/>
          <w:sz w:val="24"/>
        </w:rPr>
        <w:t>Larger</w:t>
      </w:r>
      <w:r>
        <w:rPr>
          <w:spacing w:val="-16"/>
          <w:w w:val="105"/>
          <w:sz w:val="24"/>
        </w:rPr>
        <w:t xml:space="preserve"> </w:t>
      </w:r>
      <w:r>
        <w:rPr>
          <w:w w:val="105"/>
          <w:sz w:val="24"/>
        </w:rPr>
        <w:t>address</w:t>
      </w:r>
      <w:r>
        <w:rPr>
          <w:spacing w:val="-16"/>
          <w:w w:val="105"/>
          <w:sz w:val="24"/>
        </w:rPr>
        <w:t xml:space="preserve"> </w:t>
      </w:r>
      <w:r>
        <w:rPr>
          <w:w w:val="105"/>
          <w:sz w:val="24"/>
        </w:rPr>
        <w:t>set</w:t>
      </w:r>
      <w:r>
        <w:rPr>
          <w:spacing w:val="-15"/>
          <w:w w:val="105"/>
          <w:sz w:val="24"/>
        </w:rPr>
        <w:t xml:space="preserve"> </w:t>
      </w:r>
      <w:r>
        <w:rPr>
          <w:w w:val="105"/>
          <w:sz w:val="24"/>
        </w:rPr>
        <w:t>(</w:t>
      </w:r>
      <w:r>
        <w:rPr>
          <w:i/>
          <w:w w:val="105"/>
          <w:sz w:val="24"/>
        </w:rPr>
        <w:t>N</w:t>
      </w:r>
      <w:r>
        <w:rPr>
          <w:i/>
          <w:spacing w:val="10"/>
          <w:w w:val="105"/>
          <w:sz w:val="24"/>
        </w:rPr>
        <w:t xml:space="preserve"> </w:t>
      </w:r>
      <w:r>
        <w:rPr>
          <w:w w:val="105"/>
          <w:sz w:val="24"/>
        </w:rPr>
        <w:t>=</w:t>
      </w:r>
      <w:r>
        <w:rPr>
          <w:spacing w:val="-10"/>
          <w:w w:val="105"/>
          <w:sz w:val="24"/>
        </w:rPr>
        <w:t xml:space="preserve"> </w:t>
      </w:r>
      <w:r>
        <w:rPr>
          <w:w w:val="105"/>
          <w:sz w:val="24"/>
        </w:rPr>
        <w:t>99,080)</w:t>
      </w:r>
      <w:r>
        <w:rPr>
          <w:spacing w:val="-16"/>
          <w:w w:val="105"/>
          <w:sz w:val="24"/>
        </w:rPr>
        <w:t xml:space="preserve"> </w:t>
      </w:r>
      <w:r>
        <w:rPr>
          <w:w w:val="105"/>
          <w:sz w:val="24"/>
        </w:rPr>
        <w:t>for</w:t>
      </w:r>
      <w:r>
        <w:rPr>
          <w:spacing w:val="-16"/>
          <w:w w:val="105"/>
          <w:sz w:val="24"/>
        </w:rPr>
        <w:t xml:space="preserve"> </w:t>
      </w:r>
      <w:r>
        <w:rPr>
          <w:w w:val="105"/>
          <w:sz w:val="24"/>
        </w:rPr>
        <w:t>runtime</w:t>
      </w:r>
      <w:r>
        <w:rPr>
          <w:spacing w:val="-15"/>
          <w:w w:val="105"/>
          <w:sz w:val="24"/>
        </w:rPr>
        <w:t xml:space="preserve"> </w:t>
      </w:r>
      <w:r>
        <w:rPr>
          <w:w w:val="105"/>
          <w:sz w:val="24"/>
        </w:rPr>
        <w:t>scaling.</w:t>
      </w:r>
    </w:p>
    <w:p w14:paraId="00DC2513" w14:textId="77777777" w:rsidR="00350CFB" w:rsidRDefault="00283FFF">
      <w:pPr>
        <w:pStyle w:val="a3"/>
        <w:spacing w:line="273" w:lineRule="exact"/>
        <w:ind w:left="282"/>
        <w:jc w:val="both"/>
      </w:pPr>
      <w:r>
        <w:t>PageRank</w:t>
      </w:r>
      <w:r>
        <w:rPr>
          <w:spacing w:val="45"/>
        </w:rPr>
        <w:t xml:space="preserve"> </w:t>
      </w:r>
      <w:r>
        <w:t>Spectral</w:t>
      </w:r>
      <w:r>
        <w:rPr>
          <w:spacing w:val="-8"/>
        </w:rPr>
        <w:t xml:space="preserve"> </w:t>
      </w:r>
      <w:r>
        <w:t>ranking</w:t>
      </w:r>
      <w:r>
        <w:rPr>
          <w:spacing w:val="-7"/>
        </w:rPr>
        <w:t xml:space="preserve"> </w:t>
      </w:r>
      <w:r>
        <w:t>by</w:t>
      </w:r>
      <w:r>
        <w:rPr>
          <w:spacing w:val="-8"/>
        </w:rPr>
        <w:t xml:space="preserve"> </w:t>
      </w:r>
      <w:r>
        <w:t>stationary</w:t>
      </w:r>
      <w:r>
        <w:rPr>
          <w:spacing w:val="-8"/>
        </w:rPr>
        <w:t xml:space="preserve"> </w:t>
      </w:r>
      <w:r>
        <w:t>distribution</w:t>
      </w:r>
      <w:r>
        <w:rPr>
          <w:spacing w:val="-7"/>
        </w:rPr>
        <w:t xml:space="preserve"> </w:t>
      </w:r>
      <w:r>
        <w:t>of</w:t>
      </w:r>
      <w:r>
        <w:rPr>
          <w:spacing w:val="-8"/>
        </w:rPr>
        <w:t xml:space="preserve"> </w:t>
      </w:r>
      <w:r>
        <w:t>a</w:t>
      </w:r>
      <w:r>
        <w:rPr>
          <w:spacing w:val="-8"/>
        </w:rPr>
        <w:t xml:space="preserve"> </w:t>
      </w:r>
      <w:r>
        <w:t>damped</w:t>
      </w:r>
      <w:r>
        <w:rPr>
          <w:spacing w:val="-7"/>
        </w:rPr>
        <w:t xml:space="preserve"> </w:t>
      </w:r>
      <w:r>
        <w:t>random</w:t>
      </w:r>
      <w:r>
        <w:rPr>
          <w:spacing w:val="-8"/>
        </w:rPr>
        <w:t xml:space="preserve"> </w:t>
      </w:r>
      <w:r>
        <w:rPr>
          <w:spacing w:val="-2"/>
        </w:rPr>
        <w:t>walk.</w:t>
      </w:r>
    </w:p>
    <w:p w14:paraId="00DC2514" w14:textId="77777777" w:rsidR="00350CFB" w:rsidRDefault="00350CFB">
      <w:pPr>
        <w:pStyle w:val="a3"/>
        <w:spacing w:line="273" w:lineRule="exact"/>
        <w:jc w:val="both"/>
        <w:sectPr w:rsidR="00350CFB">
          <w:pgSz w:w="11910" w:h="16840"/>
          <w:pgMar w:top="1800" w:right="708" w:bottom="2300" w:left="992" w:header="0" w:footer="2115" w:gutter="0"/>
          <w:cols w:space="720"/>
        </w:sectPr>
      </w:pPr>
    </w:p>
    <w:p w14:paraId="00DC2515" w14:textId="77777777" w:rsidR="00350CFB" w:rsidRDefault="00283FFF">
      <w:pPr>
        <w:pStyle w:val="a3"/>
        <w:spacing w:before="72"/>
        <w:ind w:left="282"/>
      </w:pPr>
      <w:r>
        <w:t>Proxy</w:t>
      </w:r>
      <w:r>
        <w:rPr>
          <w:spacing w:val="44"/>
        </w:rPr>
        <w:t xml:space="preserve"> </w:t>
      </w:r>
      <w:r>
        <w:t>Observable</w:t>
      </w:r>
      <w:r>
        <w:rPr>
          <w:spacing w:val="-8"/>
        </w:rPr>
        <w:t xml:space="preserve"> </w:t>
      </w:r>
      <w:r>
        <w:t>wallet</w:t>
      </w:r>
      <w:r>
        <w:rPr>
          <w:spacing w:val="-8"/>
        </w:rPr>
        <w:t xml:space="preserve"> </w:t>
      </w:r>
      <w:r>
        <w:t>metric</w:t>
      </w:r>
      <w:r>
        <w:rPr>
          <w:spacing w:val="-8"/>
        </w:rPr>
        <w:t xml:space="preserve"> </w:t>
      </w:r>
      <w:r>
        <w:t>used</w:t>
      </w:r>
      <w:r>
        <w:rPr>
          <w:spacing w:val="-9"/>
        </w:rPr>
        <w:t xml:space="preserve"> </w:t>
      </w:r>
      <w:r>
        <w:t>for</w:t>
      </w:r>
      <w:r>
        <w:rPr>
          <w:spacing w:val="-8"/>
        </w:rPr>
        <w:t xml:space="preserve"> </w:t>
      </w:r>
      <w:r>
        <w:t>domain-intuition</w:t>
      </w:r>
      <w:r>
        <w:rPr>
          <w:spacing w:val="-8"/>
        </w:rPr>
        <w:t xml:space="preserve"> </w:t>
      </w:r>
      <w:r>
        <w:rPr>
          <w:spacing w:val="-2"/>
        </w:rPr>
        <w:t>validation.</w:t>
      </w:r>
    </w:p>
    <w:p w14:paraId="00DC2516" w14:textId="77777777" w:rsidR="00350CFB" w:rsidRDefault="00350CFB">
      <w:pPr>
        <w:pStyle w:val="a3"/>
        <w:spacing w:before="23"/>
      </w:pPr>
    </w:p>
    <w:p w14:paraId="00DC2517" w14:textId="77777777" w:rsidR="00350CFB" w:rsidRDefault="00283FFF">
      <w:pPr>
        <w:pStyle w:val="a3"/>
        <w:spacing w:before="1"/>
        <w:ind w:left="282"/>
      </w:pPr>
      <w:r>
        <w:t>Teleport</w:t>
      </w:r>
      <w:r>
        <w:rPr>
          <w:spacing w:val="53"/>
        </w:rPr>
        <w:t xml:space="preserve"> </w:t>
      </w:r>
      <w:r>
        <w:t>Uniform</w:t>
      </w:r>
      <w:r>
        <w:rPr>
          <w:spacing w:val="-4"/>
        </w:rPr>
        <w:t xml:space="preserve"> </w:t>
      </w:r>
      <w:r>
        <w:t>jump</w:t>
      </w:r>
      <w:r>
        <w:rPr>
          <w:spacing w:val="-4"/>
        </w:rPr>
        <w:t xml:space="preserve"> </w:t>
      </w:r>
      <w:r>
        <w:t>in</w:t>
      </w:r>
      <w:r>
        <w:rPr>
          <w:spacing w:val="-4"/>
        </w:rPr>
        <w:t xml:space="preserve"> </w:t>
      </w:r>
      <w:r>
        <w:t>PageRank</w:t>
      </w:r>
      <w:r>
        <w:rPr>
          <w:spacing w:val="-4"/>
        </w:rPr>
        <w:t xml:space="preserve"> </w:t>
      </w:r>
      <w:r>
        <w:t>with</w:t>
      </w:r>
      <w:r>
        <w:rPr>
          <w:spacing w:val="-4"/>
        </w:rPr>
        <w:t xml:space="preserve"> </w:t>
      </w:r>
      <w:r>
        <w:t>probability</w:t>
      </w:r>
      <w:r>
        <w:rPr>
          <w:spacing w:val="-4"/>
        </w:rPr>
        <w:t xml:space="preserve"> </w:t>
      </w:r>
      <w:r>
        <w:t>1</w:t>
      </w:r>
      <w:r>
        <w:rPr>
          <w:spacing w:val="-10"/>
        </w:rPr>
        <w:t xml:space="preserve"> </w:t>
      </w:r>
      <w:r>
        <w:rPr>
          <w:rFonts w:ascii="Arial Unicode MS" w:hAnsi="Arial Unicode MS"/>
        </w:rPr>
        <w:t>−</w:t>
      </w:r>
      <w:r>
        <w:rPr>
          <w:rFonts w:ascii="Arial Unicode MS" w:hAnsi="Arial Unicode MS"/>
          <w:spacing w:val="-17"/>
        </w:rPr>
        <w:t xml:space="preserve"> </w:t>
      </w:r>
      <w:r>
        <w:rPr>
          <w:i/>
          <w:spacing w:val="-5"/>
        </w:rPr>
        <w:t>d</w:t>
      </w:r>
      <w:r>
        <w:rPr>
          <w:spacing w:val="-5"/>
        </w:rPr>
        <w:t>.</w:t>
      </w:r>
    </w:p>
    <w:p w14:paraId="00DC2518" w14:textId="77777777" w:rsidR="00350CFB" w:rsidRDefault="00350CFB">
      <w:pPr>
        <w:pStyle w:val="a3"/>
      </w:pPr>
    </w:p>
    <w:p w14:paraId="00DC2519" w14:textId="77777777" w:rsidR="00350CFB" w:rsidRDefault="00350CFB">
      <w:pPr>
        <w:pStyle w:val="a3"/>
      </w:pPr>
    </w:p>
    <w:p w14:paraId="00DC251A" w14:textId="77777777" w:rsidR="00350CFB" w:rsidRDefault="00283FFF">
      <w:pPr>
        <w:pStyle w:val="2"/>
        <w:numPr>
          <w:ilvl w:val="1"/>
          <w:numId w:val="26"/>
        </w:numPr>
        <w:tabs>
          <w:tab w:val="left" w:pos="783"/>
        </w:tabs>
        <w:ind w:left="783" w:hanging="501"/>
      </w:pPr>
      <w:bookmarkStart w:id="549" w:name="SQL_Templates,_Configuration,_and_Extend"/>
      <w:bookmarkStart w:id="550" w:name="_bookmark210"/>
      <w:bookmarkEnd w:id="549"/>
      <w:bookmarkEnd w:id="550"/>
      <w:r>
        <w:t>SQL</w:t>
      </w:r>
      <w:r>
        <w:rPr>
          <w:spacing w:val="14"/>
        </w:rPr>
        <w:t xml:space="preserve"> </w:t>
      </w:r>
      <w:r>
        <w:t>Templates,</w:t>
      </w:r>
      <w:r>
        <w:rPr>
          <w:spacing w:val="15"/>
        </w:rPr>
        <w:t xml:space="preserve"> </w:t>
      </w:r>
      <w:r>
        <w:t>Configuration,</w:t>
      </w:r>
      <w:r>
        <w:rPr>
          <w:spacing w:val="15"/>
        </w:rPr>
        <w:t xml:space="preserve"> </w:t>
      </w:r>
      <w:r>
        <w:t>and</w:t>
      </w:r>
      <w:r>
        <w:rPr>
          <w:spacing w:val="14"/>
        </w:rPr>
        <w:t xml:space="preserve"> </w:t>
      </w:r>
      <w:r>
        <w:t>Extended</w:t>
      </w:r>
      <w:r>
        <w:rPr>
          <w:spacing w:val="15"/>
        </w:rPr>
        <w:t xml:space="preserve"> </w:t>
      </w:r>
      <w:r>
        <w:rPr>
          <w:spacing w:val="-2"/>
        </w:rPr>
        <w:t>Notes</w:t>
      </w:r>
    </w:p>
    <w:p w14:paraId="00DC251B" w14:textId="77777777" w:rsidR="00350CFB" w:rsidRDefault="00350CFB">
      <w:pPr>
        <w:pStyle w:val="a3"/>
        <w:spacing w:before="24"/>
        <w:rPr>
          <w:b/>
          <w:sz w:val="28"/>
        </w:rPr>
      </w:pPr>
    </w:p>
    <w:p w14:paraId="00DC251C" w14:textId="77777777" w:rsidR="00350CFB" w:rsidRDefault="00283FFF">
      <w:pPr>
        <w:pStyle w:val="a3"/>
        <w:spacing w:line="396" w:lineRule="auto"/>
        <w:ind w:left="282" w:right="521" w:hanging="8"/>
      </w:pPr>
      <w:r>
        <w:t>This</w:t>
      </w:r>
      <w:r>
        <w:rPr>
          <w:spacing w:val="-13"/>
        </w:rPr>
        <w:t xml:space="preserve"> </w:t>
      </w:r>
      <w:r>
        <w:t>appendix</w:t>
      </w:r>
      <w:r>
        <w:rPr>
          <w:spacing w:val="-13"/>
        </w:rPr>
        <w:t xml:space="preserve"> </w:t>
      </w:r>
      <w:r>
        <w:t>collects</w:t>
      </w:r>
      <w:r>
        <w:rPr>
          <w:spacing w:val="-13"/>
        </w:rPr>
        <w:t xml:space="preserve"> </w:t>
      </w:r>
      <w:r>
        <w:t>representative</w:t>
      </w:r>
      <w:r>
        <w:rPr>
          <w:spacing w:val="-13"/>
        </w:rPr>
        <w:t xml:space="preserve"> </w:t>
      </w:r>
      <w:r>
        <w:t>SQL</w:t>
      </w:r>
      <w:r>
        <w:rPr>
          <w:spacing w:val="-13"/>
        </w:rPr>
        <w:t xml:space="preserve"> </w:t>
      </w:r>
      <w:r>
        <w:t>patterns,</w:t>
      </w:r>
      <w:r>
        <w:rPr>
          <w:spacing w:val="-12"/>
        </w:rPr>
        <w:t xml:space="preserve"> </w:t>
      </w:r>
      <w:r>
        <w:t>configuration</w:t>
      </w:r>
      <w:r>
        <w:rPr>
          <w:spacing w:val="-13"/>
        </w:rPr>
        <w:t xml:space="preserve"> </w:t>
      </w:r>
      <w:r>
        <w:t>keys,</w:t>
      </w:r>
      <w:r>
        <w:rPr>
          <w:spacing w:val="-12"/>
        </w:rPr>
        <w:t xml:space="preserve"> </w:t>
      </w:r>
      <w:r>
        <w:t>and</w:t>
      </w:r>
      <w:r>
        <w:rPr>
          <w:spacing w:val="-13"/>
        </w:rPr>
        <w:t xml:space="preserve"> </w:t>
      </w:r>
      <w:r>
        <w:t>extended</w:t>
      </w:r>
      <w:r>
        <w:rPr>
          <w:spacing w:val="-13"/>
        </w:rPr>
        <w:t xml:space="preserve"> </w:t>
      </w:r>
      <w:r>
        <w:t>methodolog-</w:t>
      </w:r>
      <w:bookmarkStart w:id="551" w:name="Approval_log_extraction_pattern"/>
      <w:bookmarkStart w:id="552" w:name="_bookmark211"/>
      <w:bookmarkEnd w:id="551"/>
      <w:bookmarkEnd w:id="552"/>
      <w:r>
        <w:t>ical notes that support reproduction without cluttering the main chapters.</w:t>
      </w:r>
    </w:p>
    <w:p w14:paraId="00DC251D" w14:textId="77777777" w:rsidR="00350CFB" w:rsidRDefault="00350CFB">
      <w:pPr>
        <w:pStyle w:val="a3"/>
        <w:spacing w:before="8"/>
      </w:pPr>
    </w:p>
    <w:p w14:paraId="00DC251E" w14:textId="77777777" w:rsidR="00350CFB" w:rsidRDefault="00283FFF">
      <w:pPr>
        <w:pStyle w:val="3"/>
        <w:numPr>
          <w:ilvl w:val="2"/>
          <w:numId w:val="26"/>
        </w:numPr>
        <w:tabs>
          <w:tab w:val="left" w:pos="879"/>
        </w:tabs>
        <w:ind w:left="879" w:hanging="597"/>
      </w:pPr>
      <w:r>
        <w:t>Approval</w:t>
      </w:r>
      <w:r>
        <w:rPr>
          <w:spacing w:val="-14"/>
        </w:rPr>
        <w:t xml:space="preserve"> </w:t>
      </w:r>
      <w:r>
        <w:t>log</w:t>
      </w:r>
      <w:r>
        <w:rPr>
          <w:spacing w:val="-13"/>
        </w:rPr>
        <w:t xml:space="preserve"> </w:t>
      </w:r>
      <w:r>
        <w:t>extraction</w:t>
      </w:r>
      <w:r>
        <w:rPr>
          <w:spacing w:val="-14"/>
        </w:rPr>
        <w:t xml:space="preserve"> </w:t>
      </w:r>
      <w:r>
        <w:rPr>
          <w:spacing w:val="-2"/>
        </w:rPr>
        <w:t>pattern</w:t>
      </w:r>
    </w:p>
    <w:p w14:paraId="00DC251F" w14:textId="77777777" w:rsidR="00350CFB" w:rsidRDefault="00350CFB">
      <w:pPr>
        <w:pStyle w:val="a3"/>
        <w:spacing w:before="46"/>
        <w:rPr>
          <w:b/>
        </w:rPr>
      </w:pPr>
    </w:p>
    <w:p w14:paraId="00DC2520" w14:textId="77777777" w:rsidR="00350CFB" w:rsidRDefault="00283FFF">
      <w:pPr>
        <w:pStyle w:val="a3"/>
        <w:spacing w:line="369" w:lineRule="auto"/>
        <w:ind w:left="282"/>
      </w:pPr>
      <w:r>
        <w:rPr>
          <w:spacing w:val="-6"/>
        </w:rPr>
        <w:t xml:space="preserve">ERC-20 </w:t>
      </w:r>
      <w:r>
        <w:rPr>
          <w:rFonts w:ascii="Courier New"/>
          <w:spacing w:val="-6"/>
        </w:rPr>
        <w:t>Approval</w:t>
      </w:r>
      <w:r>
        <w:rPr>
          <w:rFonts w:ascii="Courier New"/>
          <w:spacing w:val="-87"/>
        </w:rPr>
        <w:t xml:space="preserve"> </w:t>
      </w:r>
      <w:r>
        <w:rPr>
          <w:spacing w:val="-6"/>
        </w:rPr>
        <w:t xml:space="preserve">events are identified by topic 0 equal to the keccak256 hash of </w:t>
      </w:r>
      <w:r>
        <w:rPr>
          <w:rFonts w:ascii="Courier New"/>
          <w:spacing w:val="-6"/>
        </w:rPr>
        <w:t xml:space="preserve">Approval(add </w:t>
      </w:r>
      <w:r>
        <w:rPr>
          <w:rFonts w:ascii="Courier New"/>
          <w:spacing w:val="-4"/>
        </w:rPr>
        <w:t>ress,address,uint256)</w:t>
      </w:r>
      <w:r>
        <w:rPr>
          <w:spacing w:val="-4"/>
        </w:rPr>
        <w:t>. A</w:t>
      </w:r>
      <w:r>
        <w:rPr>
          <w:spacing w:val="-11"/>
        </w:rPr>
        <w:t xml:space="preserve"> </w:t>
      </w:r>
      <w:r>
        <w:rPr>
          <w:spacing w:val="-4"/>
        </w:rPr>
        <w:t>simplified</w:t>
      </w:r>
      <w:r>
        <w:rPr>
          <w:spacing w:val="-11"/>
        </w:rPr>
        <w:t xml:space="preserve"> </w:t>
      </w:r>
      <w:r>
        <w:rPr>
          <w:spacing w:val="-4"/>
        </w:rPr>
        <w:t>monthly</w:t>
      </w:r>
      <w:r>
        <w:rPr>
          <w:spacing w:val="-11"/>
        </w:rPr>
        <w:t xml:space="preserve"> </w:t>
      </w:r>
      <w:r>
        <w:rPr>
          <w:spacing w:val="-4"/>
        </w:rPr>
        <w:t>query</w:t>
      </w:r>
      <w:r>
        <w:rPr>
          <w:spacing w:val="-11"/>
        </w:rPr>
        <w:t xml:space="preserve"> </w:t>
      </w:r>
      <w:r>
        <w:rPr>
          <w:spacing w:val="-4"/>
        </w:rPr>
        <w:t>pattern</w:t>
      </w:r>
      <w:r>
        <w:rPr>
          <w:spacing w:val="-11"/>
        </w:rPr>
        <w:t xml:space="preserve"> </w:t>
      </w:r>
      <w:r>
        <w:rPr>
          <w:spacing w:val="-4"/>
        </w:rPr>
        <w:t>is:</w:t>
      </w:r>
    </w:p>
    <w:p w14:paraId="00DC2521" w14:textId="77777777" w:rsidR="00350CFB" w:rsidRDefault="00350CFB">
      <w:pPr>
        <w:pStyle w:val="a3"/>
        <w:spacing w:before="32"/>
      </w:pPr>
    </w:p>
    <w:p w14:paraId="00DC2522" w14:textId="77777777" w:rsidR="00350CFB" w:rsidRDefault="00283FFF">
      <w:pPr>
        <w:ind w:left="282"/>
        <w:rPr>
          <w:rFonts w:ascii="Courier New"/>
        </w:rPr>
      </w:pPr>
      <w:r>
        <w:rPr>
          <w:rFonts w:ascii="Courier New"/>
          <w:spacing w:val="-2"/>
          <w:w w:val="95"/>
        </w:rPr>
        <w:t>SELECT</w:t>
      </w:r>
    </w:p>
    <w:p w14:paraId="00DC2523"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24" w14:textId="77777777" w:rsidR="00350CFB" w:rsidRDefault="00283FFF">
      <w:pPr>
        <w:spacing w:line="408" w:lineRule="auto"/>
        <w:ind w:left="511" w:right="4948"/>
        <w:rPr>
          <w:rFonts w:ascii="Courier New"/>
        </w:rPr>
      </w:pPr>
      <w:r>
        <w:rPr>
          <w:rFonts w:ascii="Courier New"/>
          <w:w w:val="90"/>
        </w:rPr>
        <w:t>topics[SAFE_OFFSET(1)]</w:t>
      </w:r>
      <w:r>
        <w:rPr>
          <w:rFonts w:ascii="Courier New"/>
          <w:spacing w:val="-2"/>
          <w:w w:val="90"/>
        </w:rPr>
        <w:t xml:space="preserve"> </w:t>
      </w:r>
      <w:r>
        <w:rPr>
          <w:rFonts w:ascii="Courier New"/>
          <w:w w:val="90"/>
        </w:rPr>
        <w:t>AS</w:t>
      </w:r>
      <w:r>
        <w:rPr>
          <w:rFonts w:ascii="Courier New"/>
          <w:spacing w:val="-2"/>
          <w:w w:val="90"/>
        </w:rPr>
        <w:t xml:space="preserve"> </w:t>
      </w:r>
      <w:r>
        <w:rPr>
          <w:rFonts w:ascii="Courier New"/>
          <w:w w:val="90"/>
        </w:rPr>
        <w:t xml:space="preserve">owner_topic, </w:t>
      </w:r>
      <w:r>
        <w:rPr>
          <w:rFonts w:ascii="Courier New"/>
          <w:w w:val="85"/>
        </w:rPr>
        <w:t xml:space="preserve">topics[SAFE_OFFSET(2)] AS spender_topic,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25"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26"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27"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'0x8c5be1e5ebec7d5bd14f71427d1e84f3dd0314c0f7b2291e5b200ac8c7c3b925'</w:t>
      </w:r>
    </w:p>
    <w:p w14:paraId="00DC2528"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29"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2A"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B" w14:textId="77777777" w:rsidR="00350CFB" w:rsidRDefault="00350CFB">
      <w:pPr>
        <w:rPr>
          <w:rFonts w:ascii="Courier New" w:hAnsi="Courier New"/>
        </w:rPr>
        <w:sectPr w:rsidR="00350CFB">
          <w:pgSz w:w="11910" w:h="16840"/>
          <w:pgMar w:top="1840" w:right="708" w:bottom="2300" w:left="992" w:header="0" w:footer="2115" w:gutter="0"/>
          <w:cols w:space="720"/>
        </w:sectPr>
      </w:pPr>
    </w:p>
    <w:p w14:paraId="00DC252C" w14:textId="77777777" w:rsidR="00350CFB" w:rsidRDefault="00283FFF">
      <w:pPr>
        <w:spacing w:before="11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2D"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2E" w14:textId="77777777" w:rsidR="00350CFB" w:rsidRDefault="00283FFF">
      <w:pPr>
        <w:spacing w:before="174"/>
        <w:ind w:left="511"/>
        <w:rPr>
          <w:rFonts w:ascii="Courier New"/>
        </w:rPr>
      </w:pPr>
      <w:r>
        <w:rPr>
          <w:rFonts w:ascii="Courier New"/>
          <w:spacing w:val="-5"/>
          <w:w w:val="95"/>
        </w:rPr>
        <w:t>);</w:t>
      </w:r>
    </w:p>
    <w:p w14:paraId="00DC252F" w14:textId="77777777" w:rsidR="00350CFB" w:rsidRDefault="00350CFB">
      <w:pPr>
        <w:pStyle w:val="a3"/>
        <w:spacing w:before="68"/>
        <w:rPr>
          <w:rFonts w:ascii="Courier New"/>
        </w:rPr>
      </w:pPr>
    </w:p>
    <w:p w14:paraId="00DC2530" w14:textId="77777777" w:rsidR="00350CFB" w:rsidRDefault="00283FFF">
      <w:pPr>
        <w:pStyle w:val="a3"/>
        <w:spacing w:line="369" w:lineRule="auto"/>
        <w:ind w:left="282" w:hanging="12"/>
      </w:pPr>
      <w:r>
        <w:rPr>
          <w:spacing w:val="-4"/>
        </w:rPr>
        <w:t>Wallet</w:t>
      </w:r>
      <w:r>
        <w:rPr>
          <w:spacing w:val="-6"/>
        </w:rPr>
        <w:t xml:space="preserve"> </w:t>
      </w:r>
      <w:r>
        <w:rPr>
          <w:spacing w:val="-4"/>
        </w:rPr>
        <w:t>filtering</w:t>
      </w:r>
      <w:r>
        <w:rPr>
          <w:spacing w:val="-6"/>
        </w:rPr>
        <w:t xml:space="preserve"> </w:t>
      </w:r>
      <w:r>
        <w:rPr>
          <w:spacing w:val="-4"/>
        </w:rPr>
        <w:t>via</w:t>
      </w:r>
      <w:r>
        <w:rPr>
          <w:spacing w:val="-6"/>
        </w:rPr>
        <w:t xml:space="preserve"> </w:t>
      </w:r>
      <w:r>
        <w:rPr>
          <w:rFonts w:ascii="Courier New" w:hAnsi="Courier New"/>
          <w:spacing w:val="-4"/>
        </w:rPr>
        <w:t>@wallet_list</w:t>
      </w:r>
      <w:r>
        <w:rPr>
          <w:rFonts w:ascii="Courier New" w:hAnsi="Courier New"/>
          <w:spacing w:val="-90"/>
        </w:rPr>
        <w:t xml:space="preserve"> </w:t>
      </w:r>
      <w:r>
        <w:rPr>
          <w:spacing w:val="-4"/>
        </w:rPr>
        <w:t>keeps</w:t>
      </w:r>
      <w:r>
        <w:rPr>
          <w:spacing w:val="-6"/>
        </w:rPr>
        <w:t xml:space="preserve"> </w:t>
      </w:r>
      <w:r>
        <w:rPr>
          <w:spacing w:val="-4"/>
        </w:rPr>
        <w:t>scans</w:t>
      </w:r>
      <w:r>
        <w:rPr>
          <w:spacing w:val="-6"/>
        </w:rPr>
        <w:t xml:space="preserve"> </w:t>
      </w:r>
      <w:r>
        <w:rPr>
          <w:spacing w:val="-4"/>
        </w:rPr>
        <w:t>proportional</w:t>
      </w:r>
      <w:r>
        <w:rPr>
          <w:spacing w:val="-6"/>
        </w:rPr>
        <w:t xml:space="preserve"> </w:t>
      </w:r>
      <w:r>
        <w:rPr>
          <w:spacing w:val="-4"/>
        </w:rPr>
        <w:t>to</w:t>
      </w:r>
      <w:r>
        <w:rPr>
          <w:spacing w:val="-6"/>
        </w:rPr>
        <w:t xml:space="preserve"> </w:t>
      </w:r>
      <w:r>
        <w:rPr>
          <w:spacing w:val="-4"/>
        </w:rPr>
        <w:t>the</w:t>
      </w:r>
      <w:r>
        <w:rPr>
          <w:spacing w:val="-6"/>
        </w:rPr>
        <w:t xml:space="preserve"> </w:t>
      </w:r>
      <w:r>
        <w:rPr>
          <w:spacing w:val="-4"/>
        </w:rPr>
        <w:t>cohort</w:t>
      </w:r>
      <w:r>
        <w:rPr>
          <w:spacing w:val="-6"/>
        </w:rPr>
        <w:t xml:space="preserve"> </w:t>
      </w:r>
      <w:r>
        <w:rPr>
          <w:spacing w:val="-4"/>
        </w:rPr>
        <w:t>rather</w:t>
      </w:r>
      <w:r>
        <w:rPr>
          <w:spacing w:val="-6"/>
        </w:rPr>
        <w:t xml:space="preserve"> </w:t>
      </w:r>
      <w:r>
        <w:rPr>
          <w:spacing w:val="-4"/>
        </w:rPr>
        <w:t>than</w:t>
      </w:r>
      <w:r>
        <w:rPr>
          <w:spacing w:val="-6"/>
        </w:rPr>
        <w:t xml:space="preserve"> </w:t>
      </w:r>
      <w:r>
        <w:rPr>
          <w:spacing w:val="-4"/>
        </w:rPr>
        <w:t>the</w:t>
      </w:r>
      <w:r>
        <w:rPr>
          <w:spacing w:val="-6"/>
        </w:rPr>
        <w:t xml:space="preserve"> </w:t>
      </w:r>
      <w:r>
        <w:rPr>
          <w:spacing w:val="-4"/>
        </w:rPr>
        <w:t>full</w:t>
      </w:r>
      <w:r>
        <w:rPr>
          <w:spacing w:val="-6"/>
        </w:rPr>
        <w:t xml:space="preserve"> </w:t>
      </w:r>
      <w:r>
        <w:rPr>
          <w:spacing w:val="-4"/>
        </w:rPr>
        <w:t xml:space="preserve">chain. </w:t>
      </w:r>
      <w:bookmarkStart w:id="553" w:name="Transfer_log_extraction_pattern"/>
      <w:bookmarkStart w:id="554" w:name="_bookmark212"/>
      <w:bookmarkEnd w:id="553"/>
      <w:bookmarkEnd w:id="554"/>
      <w:r>
        <w:t>Monthly batching respects per-query byte caps documented in the study’s acquisition record.</w:t>
      </w:r>
    </w:p>
    <w:p w14:paraId="00DC2531" w14:textId="77777777" w:rsidR="00350CFB" w:rsidRDefault="00350CFB">
      <w:pPr>
        <w:pStyle w:val="a3"/>
        <w:spacing w:before="35"/>
      </w:pPr>
    </w:p>
    <w:p w14:paraId="00DC2532" w14:textId="77777777" w:rsidR="00350CFB" w:rsidRDefault="00283FFF">
      <w:pPr>
        <w:pStyle w:val="3"/>
        <w:numPr>
          <w:ilvl w:val="2"/>
          <w:numId w:val="26"/>
        </w:numPr>
        <w:tabs>
          <w:tab w:val="left" w:pos="879"/>
        </w:tabs>
        <w:ind w:left="879" w:hanging="597"/>
      </w:pPr>
      <w:r>
        <w:rPr>
          <w:spacing w:val="-2"/>
        </w:rPr>
        <w:t>Transfer</w:t>
      </w:r>
      <w:r>
        <w:rPr>
          <w:spacing w:val="-4"/>
        </w:rPr>
        <w:t xml:space="preserve"> </w:t>
      </w:r>
      <w:r>
        <w:rPr>
          <w:spacing w:val="-2"/>
        </w:rPr>
        <w:t>log</w:t>
      </w:r>
      <w:r>
        <w:rPr>
          <w:spacing w:val="-4"/>
        </w:rPr>
        <w:t xml:space="preserve"> </w:t>
      </w:r>
      <w:r>
        <w:rPr>
          <w:spacing w:val="-2"/>
        </w:rPr>
        <w:t>extraction</w:t>
      </w:r>
      <w:r>
        <w:rPr>
          <w:spacing w:val="-3"/>
        </w:rPr>
        <w:t xml:space="preserve"> </w:t>
      </w:r>
      <w:r>
        <w:rPr>
          <w:spacing w:val="-2"/>
        </w:rPr>
        <w:t>pattern</w:t>
      </w:r>
    </w:p>
    <w:p w14:paraId="00DC2533" w14:textId="77777777" w:rsidR="00350CFB" w:rsidRDefault="00350CFB">
      <w:pPr>
        <w:pStyle w:val="a3"/>
        <w:spacing w:before="46"/>
        <w:rPr>
          <w:b/>
        </w:rPr>
      </w:pPr>
    </w:p>
    <w:p w14:paraId="00DC2534" w14:textId="77777777" w:rsidR="00350CFB" w:rsidRDefault="00283FFF">
      <w:pPr>
        <w:pStyle w:val="a3"/>
        <w:ind w:left="276"/>
      </w:pPr>
      <w:r>
        <w:rPr>
          <w:rFonts w:ascii="Courier New"/>
          <w:w w:val="95"/>
        </w:rPr>
        <w:t>Transfer</w:t>
      </w:r>
      <w:r>
        <w:rPr>
          <w:rFonts w:ascii="Courier New"/>
          <w:spacing w:val="-78"/>
          <w:w w:val="95"/>
        </w:rPr>
        <w:t xml:space="preserve"> </w:t>
      </w:r>
      <w:r>
        <w:rPr>
          <w:w w:val="95"/>
        </w:rPr>
        <w:t>events</w:t>
      </w:r>
      <w:r>
        <w:rPr>
          <w:spacing w:val="-12"/>
          <w:w w:val="95"/>
        </w:rPr>
        <w:t xml:space="preserve"> </w:t>
      </w:r>
      <w:r>
        <w:rPr>
          <w:w w:val="95"/>
        </w:rPr>
        <w:t>use</w:t>
      </w:r>
      <w:r>
        <w:rPr>
          <w:spacing w:val="-9"/>
          <w:w w:val="95"/>
        </w:rPr>
        <w:t xml:space="preserve"> </w:t>
      </w:r>
      <w:r>
        <w:rPr>
          <w:w w:val="95"/>
        </w:rPr>
        <w:t>topic</w:t>
      </w:r>
      <w:r>
        <w:rPr>
          <w:spacing w:val="-7"/>
          <w:w w:val="95"/>
        </w:rPr>
        <w:t xml:space="preserve"> </w:t>
      </w:r>
      <w:r>
        <w:rPr>
          <w:w w:val="95"/>
        </w:rPr>
        <w:t>0</w:t>
      </w:r>
      <w:r>
        <w:rPr>
          <w:spacing w:val="-6"/>
          <w:w w:val="95"/>
        </w:rPr>
        <w:t xml:space="preserve"> </w:t>
      </w:r>
      <w:r>
        <w:rPr>
          <w:w w:val="95"/>
        </w:rPr>
        <w:t>for</w:t>
      </w:r>
      <w:r>
        <w:rPr>
          <w:spacing w:val="-6"/>
          <w:w w:val="95"/>
        </w:rPr>
        <w:t xml:space="preserve"> </w:t>
      </w:r>
      <w:r>
        <w:rPr>
          <w:rFonts w:ascii="Courier New"/>
          <w:spacing w:val="-2"/>
          <w:w w:val="90"/>
        </w:rPr>
        <w:t>Transfer(address,address,uint256)</w:t>
      </w:r>
      <w:r>
        <w:rPr>
          <w:spacing w:val="-2"/>
          <w:w w:val="90"/>
        </w:rPr>
        <w:t>:</w:t>
      </w:r>
    </w:p>
    <w:p w14:paraId="00DC2535" w14:textId="77777777" w:rsidR="00350CFB" w:rsidRDefault="00350CFB">
      <w:pPr>
        <w:pStyle w:val="a3"/>
        <w:spacing w:before="71"/>
      </w:pPr>
    </w:p>
    <w:p w14:paraId="00DC2536" w14:textId="77777777" w:rsidR="00350CFB" w:rsidRDefault="00283FFF">
      <w:pPr>
        <w:ind w:left="282"/>
        <w:rPr>
          <w:rFonts w:ascii="Courier New"/>
        </w:rPr>
      </w:pPr>
      <w:r>
        <w:rPr>
          <w:rFonts w:ascii="Courier New"/>
          <w:spacing w:val="-2"/>
          <w:w w:val="95"/>
        </w:rPr>
        <w:t>SELECT</w:t>
      </w:r>
    </w:p>
    <w:p w14:paraId="00DC2537" w14:textId="77777777" w:rsidR="00350CFB" w:rsidRDefault="00283FFF">
      <w:pPr>
        <w:spacing w:before="169" w:line="408" w:lineRule="auto"/>
        <w:ind w:left="511" w:right="7699"/>
        <w:rPr>
          <w:rFonts w:ascii="Courier New"/>
        </w:rPr>
      </w:pPr>
      <w:r>
        <w:rPr>
          <w:rFonts w:ascii="Courier New"/>
          <w:spacing w:val="-2"/>
          <w:w w:val="90"/>
        </w:rPr>
        <w:t xml:space="preserve">block_timestamp, </w:t>
      </w:r>
      <w:r>
        <w:rPr>
          <w:rFonts w:ascii="Courier New"/>
          <w:spacing w:val="-2"/>
          <w:w w:val="95"/>
        </w:rPr>
        <w:t xml:space="preserve">block_number, </w:t>
      </w:r>
      <w:r>
        <w:rPr>
          <w:rFonts w:ascii="Courier New"/>
          <w:spacing w:val="-2"/>
          <w:w w:val="85"/>
        </w:rPr>
        <w:t xml:space="preserve">transaction_hash, </w:t>
      </w:r>
      <w:r>
        <w:rPr>
          <w:rFonts w:ascii="Courier New"/>
          <w:spacing w:val="-2"/>
          <w:w w:val="95"/>
        </w:rPr>
        <w:t xml:space="preserve">log_index, </w:t>
      </w:r>
      <w:r>
        <w:rPr>
          <w:rFonts w:ascii="Courier New"/>
          <w:w w:val="85"/>
        </w:rPr>
        <w:t>address AS token,</w:t>
      </w:r>
    </w:p>
    <w:p w14:paraId="00DC2538" w14:textId="77777777" w:rsidR="00350CFB" w:rsidRDefault="00283FFF">
      <w:pPr>
        <w:spacing w:line="408" w:lineRule="auto"/>
        <w:ind w:left="511" w:right="5058"/>
        <w:rPr>
          <w:rFonts w:ascii="Courier New"/>
        </w:rPr>
      </w:pPr>
      <w:r>
        <w:rPr>
          <w:rFonts w:ascii="Courier New"/>
          <w:w w:val="85"/>
        </w:rPr>
        <w:t xml:space="preserve">topics[SAFE_OFFSET(1)] AS from_topic, </w:t>
      </w:r>
      <w:r>
        <w:rPr>
          <w:rFonts w:ascii="Courier New"/>
          <w:w w:val="90"/>
        </w:rPr>
        <w:t xml:space="preserve">topics[SAFE_OFFSET(2)] AS to_topic, </w:t>
      </w:r>
      <w:r>
        <w:rPr>
          <w:rFonts w:ascii="Courier New"/>
          <w:w w:val="95"/>
        </w:rPr>
        <w:t>data</w:t>
      </w:r>
      <w:r>
        <w:rPr>
          <w:rFonts w:ascii="Courier New"/>
          <w:spacing w:val="-19"/>
          <w:w w:val="95"/>
        </w:rPr>
        <w:t xml:space="preserve"> </w:t>
      </w:r>
      <w:r>
        <w:rPr>
          <w:rFonts w:ascii="Courier New"/>
          <w:w w:val="95"/>
        </w:rPr>
        <w:t>AS</w:t>
      </w:r>
      <w:r>
        <w:rPr>
          <w:rFonts w:ascii="Courier New"/>
          <w:spacing w:val="-19"/>
          <w:w w:val="95"/>
        </w:rPr>
        <w:t xml:space="preserve"> </w:t>
      </w:r>
      <w:r>
        <w:rPr>
          <w:rFonts w:ascii="Courier New"/>
          <w:w w:val="95"/>
        </w:rPr>
        <w:t>value_data</w:t>
      </w:r>
    </w:p>
    <w:p w14:paraId="00DC2539" w14:textId="77777777" w:rsidR="00350CFB" w:rsidRDefault="00283FFF">
      <w:pPr>
        <w:spacing w:line="408" w:lineRule="auto"/>
        <w:ind w:left="282" w:right="2512"/>
        <w:rPr>
          <w:rFonts w:ascii="Courier New"/>
        </w:rPr>
      </w:pPr>
      <w:r>
        <w:rPr>
          <w:rFonts w:ascii="Courier New"/>
          <w:w w:val="85"/>
        </w:rPr>
        <w:t xml:space="preserve">FROM `bigquery-public-data.goog_blockchain_arbitrum_one_us.logs` </w:t>
      </w:r>
      <w:r>
        <w:rPr>
          <w:rFonts w:ascii="Courier New"/>
          <w:w w:val="90"/>
        </w:rPr>
        <w:t>WHERE</w:t>
      </w:r>
      <w:r>
        <w:rPr>
          <w:rFonts w:ascii="Courier New"/>
          <w:spacing w:val="-16"/>
          <w:w w:val="90"/>
        </w:rPr>
        <w:t xml:space="preserve"> </w:t>
      </w:r>
      <w:r>
        <w:rPr>
          <w:rFonts w:ascii="Courier New"/>
          <w:w w:val="90"/>
        </w:rPr>
        <w:t>block_timestamp</w:t>
      </w:r>
      <w:r>
        <w:rPr>
          <w:rFonts w:ascii="Courier New"/>
          <w:spacing w:val="-16"/>
          <w:w w:val="90"/>
        </w:rPr>
        <w:t xml:space="preserve"> </w:t>
      </w:r>
      <w:r>
        <w:rPr>
          <w:rFonts w:ascii="Courier New"/>
          <w:w w:val="90"/>
        </w:rPr>
        <w:t>&gt;=</w:t>
      </w:r>
      <w:r>
        <w:rPr>
          <w:rFonts w:ascii="Courier New"/>
          <w:spacing w:val="-16"/>
          <w:w w:val="90"/>
        </w:rPr>
        <w:t xml:space="preserve"> </w:t>
      </w:r>
      <w:r>
        <w:rPr>
          <w:rFonts w:ascii="Courier New"/>
          <w:w w:val="90"/>
        </w:rPr>
        <w:t>TIMESTAMP('2025-12-01')</w:t>
      </w:r>
    </w:p>
    <w:p w14:paraId="00DC253A" w14:textId="77777777" w:rsidR="00350CFB" w:rsidRDefault="00283FFF">
      <w:pPr>
        <w:spacing w:line="408" w:lineRule="auto"/>
        <w:ind w:left="511" w:right="4212"/>
        <w:rPr>
          <w:rFonts w:ascii="Courier New"/>
        </w:rPr>
      </w:pPr>
      <w:r>
        <w:rPr>
          <w:rFonts w:ascii="Courier New"/>
          <w:w w:val="85"/>
        </w:rPr>
        <w:t>AND block_timestamp &lt;</w:t>
      </w:r>
      <w:r>
        <w:rPr>
          <w:rFonts w:ascii="Courier New"/>
          <w:spacing w:val="80"/>
        </w:rPr>
        <w:t xml:space="preserve"> </w:t>
      </w:r>
      <w:r>
        <w:rPr>
          <w:rFonts w:ascii="Courier New"/>
          <w:w w:val="85"/>
        </w:rPr>
        <w:t xml:space="preserve">TIMESTAMP('2026-01-01') </w:t>
      </w:r>
      <w:r>
        <w:rPr>
          <w:rFonts w:ascii="Courier New"/>
          <w:w w:val="90"/>
        </w:rPr>
        <w:t>AND topics[SAFE_OFFSET(0)] =</w:t>
      </w:r>
    </w:p>
    <w:p w14:paraId="00DC253B" w14:textId="77777777" w:rsidR="00350CFB" w:rsidRDefault="00283FFF">
      <w:pPr>
        <w:tabs>
          <w:tab w:val="left" w:pos="969"/>
        </w:tabs>
        <w:spacing w:line="249" w:lineRule="exact"/>
        <w:ind w:left="574"/>
        <w:rPr>
          <w:rFonts w:ascii="Courier New" w:hAnsi="Courier New"/>
        </w:rPr>
      </w:pPr>
      <w:r>
        <w:rPr>
          <w:i/>
          <w:spacing w:val="-5"/>
          <w:w w:val="120"/>
          <w:sz w:val="12"/>
        </w:rPr>
        <w:t>'→</w:t>
      </w:r>
      <w:r>
        <w:rPr>
          <w:i/>
          <w:sz w:val="12"/>
        </w:rPr>
        <w:tab/>
      </w:r>
      <w:r>
        <w:rPr>
          <w:rFonts w:ascii="Courier New" w:hAnsi="Courier New"/>
          <w:spacing w:val="-2"/>
          <w:w w:val="85"/>
        </w:rPr>
        <w:t>'0xddf252ad1be2c89b69c2b068fc378daa952ba7f163c4a11628f55a4df523b3ef'</w:t>
      </w:r>
    </w:p>
    <w:p w14:paraId="00DC253C" w14:textId="77777777" w:rsidR="00350CFB" w:rsidRDefault="00283FFF">
      <w:pPr>
        <w:spacing w:before="174"/>
        <w:ind w:left="511"/>
        <w:rPr>
          <w:rFonts w:ascii="Courier New"/>
        </w:rPr>
      </w:pPr>
      <w:r>
        <w:rPr>
          <w:rFonts w:ascii="Courier New"/>
          <w:w w:val="85"/>
        </w:rPr>
        <w:t>AND</w:t>
      </w:r>
      <w:r>
        <w:rPr>
          <w:rFonts w:ascii="Courier New"/>
          <w:spacing w:val="-8"/>
          <w:w w:val="95"/>
        </w:rPr>
        <w:t xml:space="preserve"> </w:t>
      </w:r>
      <w:r>
        <w:rPr>
          <w:rFonts w:ascii="Courier New"/>
          <w:spacing w:val="-10"/>
          <w:w w:val="95"/>
        </w:rPr>
        <w:t>(</w:t>
      </w:r>
    </w:p>
    <w:p w14:paraId="00DC253D" w14:textId="77777777" w:rsidR="00350CFB" w:rsidRDefault="00283FFF">
      <w:pPr>
        <w:spacing w:before="174"/>
        <w:ind w:left="740"/>
        <w:rPr>
          <w:rFonts w:ascii="Courier New"/>
        </w:rPr>
      </w:pPr>
      <w:r>
        <w:rPr>
          <w:rFonts w:ascii="Courier New"/>
          <w:w w:val="85"/>
        </w:rPr>
        <w:t>LOWER(CONCAT('0x',</w:t>
      </w:r>
      <w:r>
        <w:rPr>
          <w:rFonts w:ascii="Courier New"/>
          <w:spacing w:val="5"/>
        </w:rPr>
        <w:t xml:space="preserve"> </w:t>
      </w:r>
      <w:r>
        <w:rPr>
          <w:rFonts w:ascii="Courier New"/>
          <w:w w:val="85"/>
        </w:rPr>
        <w:t>SUBSTR(topics[SAFE_OFFSET(1)],</w:t>
      </w:r>
      <w:r>
        <w:rPr>
          <w:rFonts w:ascii="Courier New"/>
          <w:spacing w:val="5"/>
        </w:rPr>
        <w:t xml:space="preserve"> </w:t>
      </w:r>
      <w:r>
        <w:rPr>
          <w:rFonts w:ascii="Courier New"/>
          <w:w w:val="85"/>
        </w:rPr>
        <w:t>27)))</w:t>
      </w:r>
      <w:r>
        <w:rPr>
          <w:rFonts w:ascii="Courier New"/>
          <w:spacing w:val="5"/>
        </w:rPr>
        <w:t xml:space="preserve"> </w:t>
      </w:r>
      <w:r>
        <w:rPr>
          <w:rFonts w:ascii="Courier New"/>
          <w:spacing w:val="-5"/>
          <w:w w:val="85"/>
        </w:rPr>
        <w:t>IN</w:t>
      </w:r>
    </w:p>
    <w:p w14:paraId="00DC253E" w14:textId="77777777" w:rsidR="00350CFB" w:rsidRDefault="00283FFF">
      <w:pPr>
        <w:tabs>
          <w:tab w:val="left" w:pos="1198"/>
        </w:tabs>
        <w:spacing w:before="179"/>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3F" w14:textId="77777777" w:rsidR="00350CFB" w:rsidRDefault="00283FFF">
      <w:pPr>
        <w:spacing w:before="174"/>
        <w:ind w:left="740"/>
        <w:rPr>
          <w:rFonts w:ascii="Courier New"/>
        </w:rPr>
      </w:pPr>
      <w:r>
        <w:rPr>
          <w:rFonts w:ascii="Courier New"/>
          <w:w w:val="85"/>
        </w:rPr>
        <w:t>OR</w:t>
      </w:r>
      <w:r>
        <w:rPr>
          <w:rFonts w:ascii="Courier New"/>
        </w:rPr>
        <w:t xml:space="preserve"> </w:t>
      </w:r>
      <w:r>
        <w:rPr>
          <w:rFonts w:ascii="Courier New"/>
          <w:w w:val="85"/>
        </w:rPr>
        <w:t>LOWER(CONCAT('0x',</w:t>
      </w:r>
      <w:r>
        <w:rPr>
          <w:rFonts w:ascii="Courier New"/>
        </w:rPr>
        <w:t xml:space="preserve"> </w:t>
      </w:r>
      <w:r>
        <w:rPr>
          <w:rFonts w:ascii="Courier New"/>
          <w:w w:val="85"/>
        </w:rPr>
        <w:t>SUBSTR(topics[SAFE_OFFSET(2)],</w:t>
      </w:r>
      <w:r>
        <w:rPr>
          <w:rFonts w:ascii="Courier New"/>
        </w:rPr>
        <w:t xml:space="preserve"> </w:t>
      </w:r>
      <w:r>
        <w:rPr>
          <w:rFonts w:ascii="Courier New"/>
          <w:w w:val="85"/>
        </w:rPr>
        <w:t>27)))</w:t>
      </w:r>
      <w:r>
        <w:rPr>
          <w:rFonts w:ascii="Courier New"/>
        </w:rPr>
        <w:t xml:space="preserve"> </w:t>
      </w:r>
      <w:r>
        <w:rPr>
          <w:rFonts w:ascii="Courier New"/>
          <w:spacing w:val="-5"/>
          <w:w w:val="85"/>
        </w:rPr>
        <w:t>IN</w:t>
      </w:r>
    </w:p>
    <w:p w14:paraId="00DC2540" w14:textId="77777777" w:rsidR="00350CFB" w:rsidRDefault="00283FFF">
      <w:pPr>
        <w:tabs>
          <w:tab w:val="left" w:pos="1198"/>
        </w:tabs>
        <w:spacing w:before="178"/>
        <w:ind w:left="803"/>
        <w:rPr>
          <w:rFonts w:ascii="Courier New" w:hAnsi="Courier New"/>
        </w:rPr>
      </w:pPr>
      <w:r>
        <w:rPr>
          <w:i/>
          <w:spacing w:val="-5"/>
          <w:w w:val="120"/>
          <w:sz w:val="12"/>
        </w:rPr>
        <w:t>'→</w:t>
      </w:r>
      <w:r>
        <w:rPr>
          <w:i/>
          <w:sz w:val="12"/>
        </w:rPr>
        <w:tab/>
      </w:r>
      <w:r>
        <w:rPr>
          <w:rFonts w:ascii="Courier New" w:hAnsi="Courier New"/>
          <w:spacing w:val="-2"/>
          <w:w w:val="90"/>
        </w:rPr>
        <w:t>UNNEST(@wallet_list)</w:t>
      </w:r>
    </w:p>
    <w:p w14:paraId="00DC2541" w14:textId="77777777" w:rsidR="00350CFB" w:rsidRDefault="00283FFF">
      <w:pPr>
        <w:spacing w:before="174"/>
        <w:ind w:left="511"/>
        <w:rPr>
          <w:rFonts w:ascii="Courier New"/>
        </w:rPr>
      </w:pPr>
      <w:r>
        <w:rPr>
          <w:rFonts w:ascii="Courier New"/>
          <w:spacing w:val="-5"/>
          <w:w w:val="95"/>
        </w:rPr>
        <w:t>);</w:t>
      </w:r>
    </w:p>
    <w:p w14:paraId="00DC2542" w14:textId="77777777" w:rsidR="00350CFB" w:rsidRDefault="00350CFB">
      <w:pPr>
        <w:rPr>
          <w:rFonts w:ascii="Courier New"/>
        </w:rPr>
        <w:sectPr w:rsidR="00350CFB">
          <w:pgSz w:w="11910" w:h="16840"/>
          <w:pgMar w:top="1900" w:right="708" w:bottom="2300" w:left="992" w:header="0" w:footer="2115" w:gutter="0"/>
          <w:cols w:space="720"/>
        </w:sectPr>
      </w:pPr>
    </w:p>
    <w:p w14:paraId="00DC2543" w14:textId="77777777" w:rsidR="00350CFB" w:rsidRDefault="00283FFF">
      <w:pPr>
        <w:pStyle w:val="a3"/>
        <w:spacing w:before="72" w:line="396" w:lineRule="auto"/>
        <w:ind w:left="282" w:right="565"/>
        <w:jc w:val="both"/>
      </w:pPr>
      <w:r>
        <w:t xml:space="preserve">Post-processing applies token decimals, builds time-decayed edge weights, and restricts nodes to </w:t>
      </w:r>
      <w:bookmarkStart w:id="555" w:name="GMX_PositionDecrease_extraction_pattern"/>
      <w:bookmarkStart w:id="556" w:name="_bookmark213"/>
      <w:bookmarkEnd w:id="555"/>
      <w:bookmarkEnd w:id="556"/>
      <w:r>
        <w:t>the evaluation sample before PageRank.</w:t>
      </w:r>
    </w:p>
    <w:p w14:paraId="00DC2544" w14:textId="77777777" w:rsidR="00350CFB" w:rsidRDefault="00350CFB">
      <w:pPr>
        <w:pStyle w:val="a3"/>
        <w:spacing w:before="7"/>
      </w:pPr>
    </w:p>
    <w:p w14:paraId="00DC2545" w14:textId="77777777" w:rsidR="00350CFB" w:rsidRDefault="00283FFF">
      <w:pPr>
        <w:pStyle w:val="3"/>
        <w:numPr>
          <w:ilvl w:val="2"/>
          <w:numId w:val="26"/>
        </w:numPr>
        <w:tabs>
          <w:tab w:val="left" w:pos="879"/>
        </w:tabs>
        <w:ind w:left="879" w:hanging="597"/>
      </w:pPr>
      <w:r>
        <w:rPr>
          <w:spacing w:val="-2"/>
        </w:rPr>
        <w:t>GMX</w:t>
      </w:r>
      <w:r>
        <w:rPr>
          <w:spacing w:val="1"/>
        </w:rPr>
        <w:t xml:space="preserve"> </w:t>
      </w:r>
      <w:r>
        <w:rPr>
          <w:spacing w:val="-2"/>
        </w:rPr>
        <w:t>PositionDecrease</w:t>
      </w:r>
      <w:r>
        <w:rPr>
          <w:spacing w:val="2"/>
        </w:rPr>
        <w:t xml:space="preserve"> </w:t>
      </w:r>
      <w:r>
        <w:rPr>
          <w:spacing w:val="-2"/>
        </w:rPr>
        <w:t>extraction</w:t>
      </w:r>
      <w:r>
        <w:rPr>
          <w:spacing w:val="2"/>
        </w:rPr>
        <w:t xml:space="preserve"> </w:t>
      </w:r>
      <w:r>
        <w:rPr>
          <w:spacing w:val="-2"/>
        </w:rPr>
        <w:t>pattern</w:t>
      </w:r>
    </w:p>
    <w:p w14:paraId="00DC2546" w14:textId="77777777" w:rsidR="00350CFB" w:rsidRDefault="00350CFB">
      <w:pPr>
        <w:pStyle w:val="a3"/>
        <w:spacing w:before="47"/>
        <w:rPr>
          <w:b/>
        </w:rPr>
      </w:pPr>
    </w:p>
    <w:p w14:paraId="00DC2547" w14:textId="77777777" w:rsidR="00350CFB" w:rsidRDefault="00283FFF">
      <w:pPr>
        <w:pStyle w:val="a3"/>
        <w:spacing w:line="376" w:lineRule="auto"/>
        <w:ind w:left="282" w:right="560"/>
        <w:jc w:val="both"/>
      </w:pPr>
      <w:r>
        <w:t>GMX</w:t>
      </w:r>
      <w:r>
        <w:rPr>
          <w:spacing w:val="-15"/>
        </w:rPr>
        <w:t xml:space="preserve"> </w:t>
      </w:r>
      <w:r>
        <w:t>V2</w:t>
      </w:r>
      <w:r>
        <w:rPr>
          <w:spacing w:val="-15"/>
        </w:rPr>
        <w:t xml:space="preserve"> </w:t>
      </w:r>
      <w:r>
        <w:t>events</w:t>
      </w:r>
      <w:r>
        <w:rPr>
          <w:spacing w:val="-10"/>
        </w:rPr>
        <w:t xml:space="preserve"> </w:t>
      </w:r>
      <w:r>
        <w:t xml:space="preserve">are read from the </w:t>
      </w:r>
      <w:r>
        <w:rPr>
          <w:rFonts w:ascii="Courier New" w:hAnsi="Courier New"/>
        </w:rPr>
        <w:t>EventEmitter</w:t>
      </w:r>
      <w:r>
        <w:rPr>
          <w:rFonts w:ascii="Courier New" w:hAnsi="Courier New"/>
          <w:spacing w:val="-36"/>
        </w:rPr>
        <w:t xml:space="preserve"> </w:t>
      </w:r>
      <w:r>
        <w:t>contract.</w:t>
      </w:r>
      <w:r>
        <w:rPr>
          <w:spacing w:val="40"/>
        </w:rPr>
        <w:t xml:space="preserve"> </w:t>
      </w:r>
      <w:r>
        <w:t xml:space="preserve">The pipeline filters on the emitter </w:t>
      </w:r>
      <w:r>
        <w:rPr>
          <w:w w:val="90"/>
        </w:rPr>
        <w:t>address</w:t>
      </w:r>
      <w:r>
        <w:t xml:space="preserve"> </w:t>
      </w:r>
      <w:r>
        <w:rPr>
          <w:rFonts w:ascii="Courier New" w:hAnsi="Courier New"/>
          <w:w w:val="90"/>
        </w:rPr>
        <w:t>0xC8ee91A54287DB53897056e12D9819156D3822Fb</w:t>
      </w:r>
      <w:r>
        <w:rPr>
          <w:rFonts w:ascii="Courier New" w:hAnsi="Courier New"/>
          <w:spacing w:val="-15"/>
          <w:w w:val="90"/>
        </w:rPr>
        <w:t xml:space="preserve"> </w:t>
      </w:r>
      <w:r>
        <w:rPr>
          <w:w w:val="90"/>
        </w:rPr>
        <w:t>and</w:t>
      </w:r>
      <w:r>
        <w:t xml:space="preserve"> </w:t>
      </w:r>
      <w:r>
        <w:rPr>
          <w:w w:val="90"/>
        </w:rPr>
        <w:t>decodes</w:t>
      </w:r>
      <w:r>
        <w:t xml:space="preserve"> </w:t>
      </w:r>
      <w:r>
        <w:rPr>
          <w:w w:val="90"/>
        </w:rPr>
        <w:t>key–value</w:t>
      </w:r>
      <w:r>
        <w:t xml:space="preserve"> </w:t>
      </w:r>
      <w:r>
        <w:rPr>
          <w:w w:val="90"/>
        </w:rPr>
        <w:t>fields</w:t>
      </w:r>
      <w:r>
        <w:t xml:space="preserve"> </w:t>
      </w:r>
      <w:r>
        <w:rPr>
          <w:w w:val="90"/>
        </w:rPr>
        <w:t xml:space="preserve">to recover </w:t>
      </w:r>
      <w:r>
        <w:rPr>
          <w:rFonts w:ascii="Courier New" w:hAnsi="Courier New"/>
          <w:w w:val="90"/>
        </w:rPr>
        <w:t>account</w:t>
      </w:r>
      <w:r>
        <w:rPr>
          <w:w w:val="90"/>
        </w:rPr>
        <w:t xml:space="preserve">, </w:t>
      </w:r>
      <w:r>
        <w:rPr>
          <w:rFonts w:ascii="Courier New" w:hAnsi="Courier New"/>
          <w:w w:val="90"/>
        </w:rPr>
        <w:t>basePnlUsd</w:t>
      </w:r>
      <w:r>
        <w:rPr>
          <w:w w:val="90"/>
        </w:rPr>
        <w:t xml:space="preserve">, </w:t>
      </w:r>
      <w:r>
        <w:rPr>
          <w:rFonts w:ascii="Courier New" w:hAnsi="Courier New"/>
          <w:w w:val="90"/>
        </w:rPr>
        <w:t>sizeDeltaUsd</w:t>
      </w:r>
      <w:r>
        <w:rPr>
          <w:w w:val="90"/>
        </w:rPr>
        <w:t>, and liquidation flags.</w:t>
      </w:r>
      <w:r>
        <w:t xml:space="preserve"> </w:t>
      </w:r>
      <w:r>
        <w:rPr>
          <w:w w:val="90"/>
        </w:rPr>
        <w:t xml:space="preserve">Only </w:t>
      </w:r>
      <w:r>
        <w:rPr>
          <w:rFonts w:ascii="Courier New" w:hAnsi="Courier New"/>
          <w:w w:val="90"/>
        </w:rPr>
        <w:t xml:space="preserve">PositionDecrease </w:t>
      </w:r>
      <w:r>
        <w:t>rows</w:t>
      </w:r>
      <w:r>
        <w:rPr>
          <w:spacing w:val="-15"/>
        </w:rPr>
        <w:t xml:space="preserve"> </w:t>
      </w:r>
      <w:r>
        <w:t>enter</w:t>
      </w:r>
      <w:r>
        <w:rPr>
          <w:spacing w:val="-15"/>
        </w:rPr>
        <w:t xml:space="preserve"> </w:t>
      </w:r>
      <w:r>
        <w:t>proxy</w:t>
      </w:r>
      <w:r>
        <w:rPr>
          <w:spacing w:val="-15"/>
        </w:rPr>
        <w:t xml:space="preserve"> </w:t>
      </w:r>
      <w:r>
        <w:t>computation.</w:t>
      </w:r>
      <w:r>
        <w:rPr>
          <w:spacing w:val="-1"/>
        </w:rPr>
        <w:t xml:space="preserve"> </w:t>
      </w:r>
      <w:r>
        <w:t>Wallets</w:t>
      </w:r>
      <w:r>
        <w:rPr>
          <w:spacing w:val="-15"/>
        </w:rPr>
        <w:t xml:space="preserve"> </w:t>
      </w:r>
      <w:r>
        <w:t>with</w:t>
      </w:r>
      <w:r>
        <w:rPr>
          <w:spacing w:val="-15"/>
        </w:rPr>
        <w:t xml:space="preserve"> </w:t>
      </w:r>
      <w:r>
        <w:t>fewer</w:t>
      </w:r>
      <w:r>
        <w:rPr>
          <w:spacing w:val="-15"/>
        </w:rPr>
        <w:t xml:space="preserve"> </w:t>
      </w:r>
      <w:r>
        <w:t>than</w:t>
      </w:r>
      <w:r>
        <w:rPr>
          <w:spacing w:val="-15"/>
        </w:rPr>
        <w:t xml:space="preserve"> </w:t>
      </w:r>
      <w:r>
        <w:t>three</w:t>
      </w:r>
      <w:r>
        <w:rPr>
          <w:spacing w:val="-15"/>
        </w:rPr>
        <w:t xml:space="preserve"> </w:t>
      </w:r>
      <w:r>
        <w:t>closes</w:t>
      </w:r>
      <w:r>
        <w:rPr>
          <w:spacing w:val="-15"/>
        </w:rPr>
        <w:t xml:space="preserve"> </w:t>
      </w:r>
      <w:r>
        <w:t>are</w:t>
      </w:r>
      <w:r>
        <w:rPr>
          <w:spacing w:val="-15"/>
        </w:rPr>
        <w:t xml:space="preserve"> </w:t>
      </w:r>
      <w:r>
        <w:t>excluded</w:t>
      </w:r>
      <w:r>
        <w:rPr>
          <w:spacing w:val="-15"/>
        </w:rPr>
        <w:t xml:space="preserve"> </w:t>
      </w:r>
      <w:r>
        <w:t>from</w:t>
      </w:r>
      <w:r>
        <w:rPr>
          <w:spacing w:val="-15"/>
        </w:rPr>
        <w:t xml:space="preserve"> </w:t>
      </w:r>
      <w:r>
        <w:t>the</w:t>
      </w:r>
      <w:r>
        <w:rPr>
          <w:spacing w:val="-15"/>
        </w:rPr>
        <w:t xml:space="preserve"> </w:t>
      </w:r>
      <w:r>
        <w:t xml:space="preserve">matched </w:t>
      </w:r>
      <w:bookmarkStart w:id="557" w:name="Configuration_keys"/>
      <w:bookmarkStart w:id="558" w:name="_bookmark214"/>
      <w:bookmarkEnd w:id="557"/>
      <w:bookmarkEnd w:id="558"/>
      <w:r>
        <w:rPr>
          <w:spacing w:val="-2"/>
        </w:rPr>
        <w:t>cohort.</w:t>
      </w:r>
    </w:p>
    <w:p w14:paraId="00DC2548" w14:textId="77777777" w:rsidR="00350CFB" w:rsidRDefault="00350CFB">
      <w:pPr>
        <w:pStyle w:val="a3"/>
        <w:spacing w:before="60"/>
      </w:pPr>
    </w:p>
    <w:p w14:paraId="00DC2549" w14:textId="77777777" w:rsidR="00350CFB" w:rsidRDefault="00283FFF">
      <w:pPr>
        <w:pStyle w:val="3"/>
        <w:numPr>
          <w:ilvl w:val="2"/>
          <w:numId w:val="26"/>
        </w:numPr>
        <w:tabs>
          <w:tab w:val="left" w:pos="879"/>
        </w:tabs>
        <w:spacing w:before="1"/>
        <w:ind w:left="879" w:hanging="597"/>
      </w:pPr>
      <w:r>
        <w:rPr>
          <w:spacing w:val="-2"/>
        </w:rPr>
        <w:t xml:space="preserve">Configuration </w:t>
      </w:r>
      <w:r>
        <w:rPr>
          <w:spacing w:val="-4"/>
        </w:rPr>
        <w:t>keys</w:t>
      </w:r>
    </w:p>
    <w:p w14:paraId="00DC254A" w14:textId="77777777" w:rsidR="00350CFB" w:rsidRDefault="00350CFB">
      <w:pPr>
        <w:pStyle w:val="a3"/>
        <w:spacing w:before="46"/>
        <w:rPr>
          <w:b/>
        </w:rPr>
      </w:pPr>
    </w:p>
    <w:p w14:paraId="00DC254B" w14:textId="77777777" w:rsidR="00350CFB" w:rsidRDefault="00283FFF">
      <w:pPr>
        <w:pStyle w:val="a3"/>
        <w:spacing w:line="396" w:lineRule="auto"/>
        <w:ind w:left="282" w:right="524" w:hanging="8"/>
        <w:jc w:val="both"/>
      </w:pPr>
      <w:r>
        <w:t>The pipeline’s parameters are collected in a single versioned configuration file.</w:t>
      </w:r>
      <w:r>
        <w:rPr>
          <w:spacing w:val="40"/>
        </w:rPr>
        <w:t xml:space="preserve"> </w:t>
      </w:r>
      <w:r>
        <w:t>Salient keys in-</w:t>
      </w:r>
      <w:r>
        <w:rPr>
          <w:spacing w:val="-2"/>
        </w:rPr>
        <w:t>clude:</w:t>
      </w:r>
    </w:p>
    <w:p w14:paraId="00DC254C" w14:textId="77777777" w:rsidR="00350CFB" w:rsidRDefault="00283FFF">
      <w:pPr>
        <w:pStyle w:val="a4"/>
        <w:numPr>
          <w:ilvl w:val="3"/>
          <w:numId w:val="26"/>
        </w:numPr>
        <w:tabs>
          <w:tab w:val="left" w:pos="807"/>
        </w:tabs>
        <w:spacing w:before="122"/>
        <w:ind w:left="807" w:hanging="214"/>
        <w:rPr>
          <w:sz w:val="24"/>
        </w:rPr>
      </w:pPr>
      <w:r>
        <w:rPr>
          <w:sz w:val="24"/>
        </w:rPr>
        <w:t>observation</w:t>
      </w:r>
      <w:r>
        <w:rPr>
          <w:spacing w:val="-8"/>
          <w:sz w:val="24"/>
        </w:rPr>
        <w:t xml:space="preserve"> </w:t>
      </w:r>
      <w:r>
        <w:rPr>
          <w:sz w:val="24"/>
        </w:rPr>
        <w:t>window</w:t>
      </w:r>
      <w:r>
        <w:rPr>
          <w:spacing w:val="-8"/>
          <w:sz w:val="24"/>
        </w:rPr>
        <w:t xml:space="preserve"> </w:t>
      </w:r>
      <w:r>
        <w:rPr>
          <w:sz w:val="24"/>
        </w:rPr>
        <w:t>start</w:t>
      </w:r>
      <w:r>
        <w:rPr>
          <w:spacing w:val="-8"/>
          <w:sz w:val="24"/>
        </w:rPr>
        <w:t xml:space="preserve"> </w:t>
      </w:r>
      <w:r>
        <w:rPr>
          <w:sz w:val="24"/>
        </w:rPr>
        <w:t>and</w:t>
      </w:r>
      <w:r>
        <w:rPr>
          <w:spacing w:val="-8"/>
          <w:sz w:val="24"/>
        </w:rPr>
        <w:t xml:space="preserve"> </w:t>
      </w:r>
      <w:r>
        <w:rPr>
          <w:sz w:val="24"/>
        </w:rPr>
        <w:t>end</w:t>
      </w:r>
      <w:r>
        <w:rPr>
          <w:spacing w:val="-8"/>
          <w:sz w:val="24"/>
        </w:rPr>
        <w:t xml:space="preserve"> </w:t>
      </w:r>
      <w:r>
        <w:rPr>
          <w:spacing w:val="-2"/>
          <w:sz w:val="24"/>
        </w:rPr>
        <w:t>timestamps;</w:t>
      </w:r>
    </w:p>
    <w:p w14:paraId="00DC254D" w14:textId="77777777" w:rsidR="00350CFB" w:rsidRDefault="00283FFF">
      <w:pPr>
        <w:pStyle w:val="a4"/>
        <w:numPr>
          <w:ilvl w:val="3"/>
          <w:numId w:val="26"/>
        </w:numPr>
        <w:tabs>
          <w:tab w:val="left" w:pos="807"/>
        </w:tabs>
        <w:spacing w:before="217"/>
        <w:ind w:left="807" w:hanging="214"/>
        <w:rPr>
          <w:sz w:val="24"/>
        </w:rPr>
      </w:pPr>
      <w:r>
        <w:rPr>
          <w:sz w:val="24"/>
        </w:rPr>
        <w:t>PageRank</w:t>
      </w:r>
      <w:r>
        <w:rPr>
          <w:spacing w:val="-10"/>
          <w:sz w:val="24"/>
        </w:rPr>
        <w:t xml:space="preserve"> </w:t>
      </w:r>
      <w:r>
        <w:rPr>
          <w:sz w:val="24"/>
        </w:rPr>
        <w:t>damping,</w:t>
      </w:r>
      <w:r>
        <w:rPr>
          <w:spacing w:val="-9"/>
          <w:sz w:val="24"/>
        </w:rPr>
        <w:t xml:space="preserve"> </w:t>
      </w:r>
      <w:r>
        <w:rPr>
          <w:sz w:val="24"/>
        </w:rPr>
        <w:t>tolerance,</w:t>
      </w:r>
      <w:r>
        <w:rPr>
          <w:spacing w:val="-9"/>
          <w:sz w:val="24"/>
        </w:rPr>
        <w:t xml:space="preserve"> </w:t>
      </w:r>
      <w:r>
        <w:rPr>
          <w:sz w:val="24"/>
        </w:rPr>
        <w:t>and</w:t>
      </w:r>
      <w:r>
        <w:rPr>
          <w:spacing w:val="-10"/>
          <w:sz w:val="24"/>
        </w:rPr>
        <w:t xml:space="preserve"> </w:t>
      </w:r>
      <w:r>
        <w:rPr>
          <w:sz w:val="24"/>
        </w:rPr>
        <w:t>maximum</w:t>
      </w:r>
      <w:r>
        <w:rPr>
          <w:spacing w:val="-9"/>
          <w:sz w:val="24"/>
        </w:rPr>
        <w:t xml:space="preserve"> </w:t>
      </w:r>
      <w:r>
        <w:rPr>
          <w:spacing w:val="-2"/>
          <w:sz w:val="24"/>
        </w:rPr>
        <w:t>iterations;</w:t>
      </w:r>
    </w:p>
    <w:p w14:paraId="00DC254E" w14:textId="77777777" w:rsidR="00350CFB" w:rsidRDefault="00283FFF">
      <w:pPr>
        <w:pStyle w:val="a4"/>
        <w:numPr>
          <w:ilvl w:val="3"/>
          <w:numId w:val="26"/>
        </w:numPr>
        <w:tabs>
          <w:tab w:val="left" w:pos="807"/>
        </w:tabs>
        <w:spacing w:before="217"/>
        <w:ind w:left="807" w:hanging="214"/>
        <w:rPr>
          <w:sz w:val="24"/>
        </w:rPr>
      </w:pPr>
      <w:r>
        <w:rPr>
          <w:sz w:val="24"/>
        </w:rPr>
        <w:t>logistic</w:t>
      </w:r>
      <w:r>
        <w:rPr>
          <w:spacing w:val="-2"/>
          <w:sz w:val="24"/>
        </w:rPr>
        <w:t xml:space="preserve"> </w:t>
      </w:r>
      <w:r>
        <w:rPr>
          <w:sz w:val="24"/>
        </w:rPr>
        <w:t>decay</w:t>
      </w:r>
      <w:r>
        <w:rPr>
          <w:spacing w:val="-1"/>
          <w:sz w:val="24"/>
        </w:rPr>
        <w:t xml:space="preserve"> </w:t>
      </w:r>
      <w:r>
        <w:rPr>
          <w:i/>
          <w:sz w:val="24"/>
        </w:rPr>
        <w:t>k</w:t>
      </w:r>
      <w:r>
        <w:rPr>
          <w:i/>
          <w:spacing w:val="7"/>
          <w:sz w:val="24"/>
        </w:rPr>
        <w:t xml:space="preserve"> </w:t>
      </w:r>
      <w:r>
        <w:rPr>
          <w:sz w:val="24"/>
        </w:rPr>
        <w:t>and</w:t>
      </w:r>
      <w:r>
        <w:rPr>
          <w:spacing w:val="-2"/>
          <w:sz w:val="24"/>
        </w:rPr>
        <w:t xml:space="preserve"> </w:t>
      </w:r>
      <w:r>
        <w:rPr>
          <w:i/>
          <w:spacing w:val="-5"/>
          <w:sz w:val="24"/>
        </w:rPr>
        <w:t>t</w:t>
      </w:r>
      <w:r>
        <w:rPr>
          <w:spacing w:val="-5"/>
          <w:sz w:val="24"/>
          <w:vertAlign w:val="subscript"/>
        </w:rPr>
        <w:t>0</w:t>
      </w:r>
      <w:r>
        <w:rPr>
          <w:spacing w:val="-5"/>
          <w:sz w:val="24"/>
        </w:rPr>
        <w:t>;</w:t>
      </w:r>
    </w:p>
    <w:p w14:paraId="00DC254F" w14:textId="77777777" w:rsidR="00350CFB" w:rsidRDefault="00283FFF">
      <w:pPr>
        <w:pStyle w:val="a4"/>
        <w:numPr>
          <w:ilvl w:val="3"/>
          <w:numId w:val="26"/>
        </w:numPr>
        <w:tabs>
          <w:tab w:val="left" w:pos="807"/>
        </w:tabs>
        <w:spacing w:before="217"/>
        <w:ind w:left="807" w:hanging="214"/>
        <w:rPr>
          <w:sz w:val="24"/>
        </w:rPr>
      </w:pPr>
      <w:r>
        <w:rPr>
          <w:sz w:val="24"/>
        </w:rPr>
        <w:t>GMX</w:t>
      </w:r>
      <w:r>
        <w:rPr>
          <w:spacing w:val="-9"/>
          <w:sz w:val="24"/>
        </w:rPr>
        <w:t xml:space="preserve"> </w:t>
      </w:r>
      <w:r>
        <w:rPr>
          <w:sz w:val="24"/>
        </w:rPr>
        <w:t>emitter</w:t>
      </w:r>
      <w:r>
        <w:rPr>
          <w:spacing w:val="-8"/>
          <w:sz w:val="24"/>
        </w:rPr>
        <w:t xml:space="preserve"> </w:t>
      </w:r>
      <w:r>
        <w:rPr>
          <w:sz w:val="24"/>
        </w:rPr>
        <w:t>address</w:t>
      </w:r>
      <w:r>
        <w:rPr>
          <w:spacing w:val="-8"/>
          <w:sz w:val="24"/>
        </w:rPr>
        <w:t xml:space="preserve"> </w:t>
      </w:r>
      <w:r>
        <w:rPr>
          <w:sz w:val="24"/>
        </w:rPr>
        <w:t>and</w:t>
      </w:r>
      <w:r>
        <w:rPr>
          <w:spacing w:val="-8"/>
          <w:sz w:val="24"/>
        </w:rPr>
        <w:t xml:space="preserve"> </w:t>
      </w:r>
      <w:r>
        <w:rPr>
          <w:sz w:val="24"/>
        </w:rPr>
        <w:t>topic</w:t>
      </w:r>
      <w:r>
        <w:rPr>
          <w:spacing w:val="-8"/>
          <w:sz w:val="24"/>
        </w:rPr>
        <w:t xml:space="preserve"> </w:t>
      </w:r>
      <w:r>
        <w:rPr>
          <w:spacing w:val="-2"/>
          <w:sz w:val="24"/>
        </w:rPr>
        <w:t>filters;</w:t>
      </w:r>
    </w:p>
    <w:p w14:paraId="00DC2550" w14:textId="77777777" w:rsidR="00350CFB" w:rsidRDefault="00283FFF">
      <w:pPr>
        <w:pStyle w:val="a4"/>
        <w:numPr>
          <w:ilvl w:val="3"/>
          <w:numId w:val="26"/>
        </w:numPr>
        <w:tabs>
          <w:tab w:val="left" w:pos="807"/>
        </w:tabs>
        <w:spacing w:before="217"/>
        <w:ind w:left="807" w:hanging="214"/>
        <w:rPr>
          <w:sz w:val="24"/>
        </w:rPr>
      </w:pPr>
      <w:r>
        <w:rPr>
          <w:sz w:val="24"/>
        </w:rPr>
        <w:t>minimum</w:t>
      </w:r>
      <w:r>
        <w:rPr>
          <w:spacing w:val="4"/>
          <w:sz w:val="24"/>
        </w:rPr>
        <w:t xml:space="preserve"> </w:t>
      </w:r>
      <w:r>
        <w:rPr>
          <w:sz w:val="24"/>
        </w:rPr>
        <w:t>closes</w:t>
      </w:r>
      <w:r>
        <w:rPr>
          <w:spacing w:val="4"/>
          <w:sz w:val="24"/>
        </w:rPr>
        <w:t xml:space="preserve"> </w:t>
      </w:r>
      <w:r>
        <w:rPr>
          <w:sz w:val="24"/>
        </w:rPr>
        <w:t>for</w:t>
      </w:r>
      <w:r>
        <w:rPr>
          <w:spacing w:val="4"/>
          <w:sz w:val="24"/>
        </w:rPr>
        <w:t xml:space="preserve"> </w:t>
      </w:r>
      <w:r>
        <w:rPr>
          <w:sz w:val="24"/>
        </w:rPr>
        <w:t>cohort</w:t>
      </w:r>
      <w:r>
        <w:rPr>
          <w:spacing w:val="4"/>
          <w:sz w:val="24"/>
        </w:rPr>
        <w:t xml:space="preserve"> </w:t>
      </w:r>
      <w:r>
        <w:rPr>
          <w:sz w:val="24"/>
        </w:rPr>
        <w:t>eligibility</w:t>
      </w:r>
      <w:r>
        <w:rPr>
          <w:spacing w:val="4"/>
          <w:sz w:val="24"/>
        </w:rPr>
        <w:t xml:space="preserve"> </w:t>
      </w:r>
      <w:r>
        <w:rPr>
          <w:sz w:val="24"/>
        </w:rPr>
        <w:t>(</w:t>
      </w:r>
      <w:r>
        <w:rPr>
          <w:i/>
          <w:sz w:val="24"/>
        </w:rPr>
        <w:t>m</w:t>
      </w:r>
      <w:r>
        <w:rPr>
          <w:i/>
          <w:spacing w:val="12"/>
          <w:sz w:val="24"/>
        </w:rPr>
        <w:t xml:space="preserve"> </w:t>
      </w:r>
      <w:r>
        <w:rPr>
          <w:sz w:val="24"/>
        </w:rPr>
        <w:t>=</w:t>
      </w:r>
      <w:r>
        <w:rPr>
          <w:spacing w:val="11"/>
          <w:sz w:val="24"/>
        </w:rPr>
        <w:t xml:space="preserve"> </w:t>
      </w:r>
      <w:r>
        <w:rPr>
          <w:spacing w:val="-5"/>
          <w:sz w:val="24"/>
        </w:rPr>
        <w:t>3);</w:t>
      </w:r>
    </w:p>
    <w:p w14:paraId="00DC2551" w14:textId="77777777" w:rsidR="00350CFB" w:rsidRDefault="00283FFF">
      <w:pPr>
        <w:pStyle w:val="a4"/>
        <w:numPr>
          <w:ilvl w:val="3"/>
          <w:numId w:val="26"/>
        </w:numPr>
        <w:tabs>
          <w:tab w:val="left" w:pos="807"/>
        </w:tabs>
        <w:spacing w:before="217"/>
        <w:ind w:left="807" w:hanging="214"/>
        <w:rPr>
          <w:sz w:val="24"/>
        </w:rPr>
      </w:pPr>
      <w:r>
        <w:rPr>
          <w:sz w:val="24"/>
        </w:rPr>
        <w:t>benchmark</w:t>
      </w:r>
      <w:r>
        <w:rPr>
          <w:spacing w:val="-9"/>
          <w:sz w:val="24"/>
        </w:rPr>
        <w:t xml:space="preserve"> </w:t>
      </w:r>
      <w:r>
        <w:rPr>
          <w:sz w:val="24"/>
        </w:rPr>
        <w:t>repetition</w:t>
      </w:r>
      <w:r>
        <w:rPr>
          <w:spacing w:val="-9"/>
          <w:sz w:val="24"/>
        </w:rPr>
        <w:t xml:space="preserve"> </w:t>
      </w:r>
      <w:r>
        <w:rPr>
          <w:sz w:val="24"/>
        </w:rPr>
        <w:t>count</w:t>
      </w:r>
      <w:r>
        <w:rPr>
          <w:spacing w:val="-9"/>
          <w:sz w:val="24"/>
        </w:rPr>
        <w:t xml:space="preserve"> </w:t>
      </w:r>
      <w:r>
        <w:rPr>
          <w:sz w:val="24"/>
        </w:rPr>
        <w:t>and</w:t>
      </w:r>
      <w:r>
        <w:rPr>
          <w:spacing w:val="-9"/>
          <w:sz w:val="24"/>
        </w:rPr>
        <w:t xml:space="preserve"> </w:t>
      </w:r>
      <w:r>
        <w:rPr>
          <w:sz w:val="24"/>
        </w:rPr>
        <w:t>subsample</w:t>
      </w:r>
      <w:r>
        <w:rPr>
          <w:spacing w:val="-8"/>
          <w:sz w:val="24"/>
        </w:rPr>
        <w:t xml:space="preserve"> </w:t>
      </w:r>
      <w:r>
        <w:rPr>
          <w:spacing w:val="-2"/>
          <w:sz w:val="24"/>
        </w:rPr>
        <w:t>seeds;</w:t>
      </w:r>
    </w:p>
    <w:p w14:paraId="00DC2552" w14:textId="77777777" w:rsidR="00350CFB" w:rsidRDefault="00283FFF">
      <w:pPr>
        <w:pStyle w:val="a4"/>
        <w:numPr>
          <w:ilvl w:val="3"/>
          <w:numId w:val="26"/>
        </w:numPr>
        <w:tabs>
          <w:tab w:val="left" w:pos="807"/>
        </w:tabs>
        <w:spacing w:before="217"/>
        <w:ind w:left="807" w:hanging="214"/>
        <w:rPr>
          <w:sz w:val="24"/>
        </w:rPr>
      </w:pPr>
      <w:r>
        <w:rPr>
          <w:sz w:val="24"/>
        </w:rPr>
        <w:t>output</w:t>
      </w:r>
      <w:r>
        <w:rPr>
          <w:spacing w:val="-13"/>
          <w:sz w:val="24"/>
        </w:rPr>
        <w:t xml:space="preserve"> </w:t>
      </w:r>
      <w:r>
        <w:rPr>
          <w:sz w:val="24"/>
        </w:rPr>
        <w:t>locations</w:t>
      </w:r>
      <w:r>
        <w:rPr>
          <w:spacing w:val="-13"/>
          <w:sz w:val="24"/>
        </w:rPr>
        <w:t xml:space="preserve"> </w:t>
      </w:r>
      <w:r>
        <w:rPr>
          <w:sz w:val="24"/>
        </w:rPr>
        <w:t>for</w:t>
      </w:r>
      <w:r>
        <w:rPr>
          <w:spacing w:val="-12"/>
          <w:sz w:val="24"/>
        </w:rPr>
        <w:t xml:space="preserve"> </w:t>
      </w:r>
      <w:r>
        <w:rPr>
          <w:sz w:val="24"/>
        </w:rPr>
        <w:t>intermediate</w:t>
      </w:r>
      <w:r>
        <w:rPr>
          <w:spacing w:val="-13"/>
          <w:sz w:val="24"/>
        </w:rPr>
        <w:t xml:space="preserve"> </w:t>
      </w:r>
      <w:r>
        <w:rPr>
          <w:sz w:val="24"/>
        </w:rPr>
        <w:t>artifacts</w:t>
      </w:r>
      <w:r>
        <w:rPr>
          <w:spacing w:val="-13"/>
          <w:sz w:val="24"/>
        </w:rPr>
        <w:t xml:space="preserve"> </w:t>
      </w:r>
      <w:r>
        <w:rPr>
          <w:sz w:val="24"/>
        </w:rPr>
        <w:t>and</w:t>
      </w:r>
      <w:r>
        <w:rPr>
          <w:spacing w:val="-12"/>
          <w:sz w:val="24"/>
        </w:rPr>
        <w:t xml:space="preserve"> </w:t>
      </w:r>
      <w:r>
        <w:rPr>
          <w:sz w:val="24"/>
        </w:rPr>
        <w:t>LaTeX</w:t>
      </w:r>
      <w:r>
        <w:rPr>
          <w:spacing w:val="-13"/>
          <w:sz w:val="24"/>
        </w:rPr>
        <w:t xml:space="preserve"> </w:t>
      </w:r>
      <w:r>
        <w:rPr>
          <w:spacing w:val="-2"/>
          <w:sz w:val="24"/>
        </w:rPr>
        <w:t>fragments.</w:t>
      </w:r>
    </w:p>
    <w:p w14:paraId="00DC2553" w14:textId="77777777" w:rsidR="00350CFB" w:rsidRDefault="00350CFB">
      <w:pPr>
        <w:pStyle w:val="a3"/>
        <w:spacing w:before="23"/>
      </w:pPr>
    </w:p>
    <w:p w14:paraId="00DC2554" w14:textId="77777777" w:rsidR="00350CFB" w:rsidRDefault="00283FFF">
      <w:pPr>
        <w:pStyle w:val="a3"/>
        <w:spacing w:line="396" w:lineRule="auto"/>
        <w:ind w:left="282" w:right="525"/>
        <w:jc w:val="both"/>
      </w:pPr>
      <w:r>
        <w:t>Changing</w:t>
      </w:r>
      <w:r>
        <w:rPr>
          <w:spacing w:val="-7"/>
        </w:rPr>
        <w:t xml:space="preserve"> </w:t>
      </w:r>
      <w:r>
        <w:t>damping</w:t>
      </w:r>
      <w:r>
        <w:rPr>
          <w:spacing w:val="-7"/>
        </w:rPr>
        <w:t xml:space="preserve"> </w:t>
      </w:r>
      <w:r>
        <w:t>or</w:t>
      </w:r>
      <w:r>
        <w:rPr>
          <w:spacing w:val="-7"/>
        </w:rPr>
        <w:t xml:space="preserve"> </w:t>
      </w:r>
      <w:r>
        <w:t>decay</w:t>
      </w:r>
      <w:r>
        <w:rPr>
          <w:spacing w:val="-7"/>
        </w:rPr>
        <w:t xml:space="preserve"> </w:t>
      </w:r>
      <w:r>
        <w:t>parameters</w:t>
      </w:r>
      <w:r>
        <w:rPr>
          <w:spacing w:val="-7"/>
        </w:rPr>
        <w:t xml:space="preserve"> </w:t>
      </w:r>
      <w:r>
        <w:t>requires</w:t>
      </w:r>
      <w:r>
        <w:rPr>
          <w:spacing w:val="-7"/>
        </w:rPr>
        <w:t xml:space="preserve"> </w:t>
      </w:r>
      <w:r>
        <w:t>re-running</w:t>
      </w:r>
      <w:r>
        <w:rPr>
          <w:spacing w:val="-7"/>
        </w:rPr>
        <w:t xml:space="preserve"> </w:t>
      </w:r>
      <w:r>
        <w:t>the</w:t>
      </w:r>
      <w:r>
        <w:rPr>
          <w:spacing w:val="-7"/>
        </w:rPr>
        <w:t xml:space="preserve"> </w:t>
      </w:r>
      <w:r>
        <w:t>full</w:t>
      </w:r>
      <w:r>
        <w:rPr>
          <w:spacing w:val="-7"/>
        </w:rPr>
        <w:t xml:space="preserve"> </w:t>
      </w:r>
      <w:r>
        <w:t>evaluation—including</w:t>
      </w:r>
      <w:r>
        <w:rPr>
          <w:spacing w:val="-7"/>
        </w:rPr>
        <w:t xml:space="preserve"> </w:t>
      </w:r>
      <w:r>
        <w:t xml:space="preserve">robust-ness sweeps and table export—and regenerating figures from the same artifacts, so that reported </w:t>
      </w:r>
      <w:bookmarkStart w:id="559" w:name="Complexity_notes"/>
      <w:bookmarkStart w:id="560" w:name="_bookmark215"/>
      <w:bookmarkEnd w:id="559"/>
      <w:bookmarkEnd w:id="560"/>
      <w:r>
        <w:t>numerics remain consistent with the pipeline’s machine-readable summary.</w:t>
      </w:r>
    </w:p>
    <w:p w14:paraId="00DC2555"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556" w14:textId="77777777" w:rsidR="00350CFB" w:rsidRDefault="00283FFF">
      <w:pPr>
        <w:pStyle w:val="3"/>
        <w:numPr>
          <w:ilvl w:val="2"/>
          <w:numId w:val="26"/>
        </w:numPr>
        <w:tabs>
          <w:tab w:val="left" w:pos="879"/>
        </w:tabs>
        <w:spacing w:before="73"/>
        <w:ind w:left="879" w:hanging="597"/>
        <w:jc w:val="both"/>
      </w:pPr>
      <w:r>
        <w:t>Complexity</w:t>
      </w:r>
      <w:r>
        <w:rPr>
          <w:spacing w:val="-13"/>
        </w:rPr>
        <w:t xml:space="preserve"> </w:t>
      </w:r>
      <w:r>
        <w:rPr>
          <w:spacing w:val="-2"/>
        </w:rPr>
        <w:t>notes</w:t>
      </w:r>
    </w:p>
    <w:p w14:paraId="00DC2557" w14:textId="77777777" w:rsidR="00350CFB" w:rsidRDefault="00283FFF">
      <w:pPr>
        <w:pStyle w:val="a3"/>
        <w:spacing w:before="181" w:line="456" w:lineRule="exact"/>
        <w:ind w:left="282" w:right="522"/>
        <w:jc w:val="both"/>
      </w:pPr>
      <w:commentRangeStart w:id="561"/>
      <w:r>
        <w:t>Let n be the number of nodes and m = |E| the number of edges. Building latest-allowance edges is O(R_alog R_a) if R_a approval rows are sorted by timestamp, or O(R_a) expected time with a hash map keyed by (token, owner, spender). Building transfer edges is O(R_t) over transfer rows. PageRank is O(m + mI) for I iterations, the first term being the assembly of the sparse operator. Iteration counts and edge counts for both methods are given in Table 4.2; EndorseRank needs roughly a third of AWP’s iterations and m_approve≪ m_transfer, so both factors favour EndorseRank.</w:t>
      </w:r>
    </w:p>
    <w:p w14:paraId="00DC2558" w14:textId="77777777" w:rsidR="00350CFB" w:rsidRDefault="00283FFF">
      <w:pPr>
        <w:pStyle w:val="a3"/>
        <w:spacing w:before="157"/>
        <w:ind w:left="282"/>
        <w:jc w:val="both"/>
      </w:pPr>
      <w:r>
        <w:t>Memory is dominated by edge lists and score vectors. The peak-memory ratio in Table 4.2 is of the same order as the edge-count ratio.</w:t>
      </w:r>
    </w:p>
    <w:p w14:paraId="00DC2559" w14:textId="77777777" w:rsidR="00350CFB" w:rsidRDefault="00283FFF">
      <w:pPr>
        <w:pStyle w:val="a3"/>
        <w:spacing w:before="181"/>
        <w:ind w:left="276"/>
        <w:jc w:val="both"/>
      </w:pPr>
      <w:bookmarkStart w:id="562" w:name="Interpretation_checklist_for_readers"/>
      <w:bookmarkStart w:id="563" w:name="_bookmark216"/>
      <w:bookmarkEnd w:id="562"/>
      <w:bookmarkEnd w:id="563"/>
      <w:commentRangeEnd w:id="561"/>
      <w:r>
        <w:rPr>
          <w:rStyle w:val="a5"/>
          <w:sz w:val="24"/>
          <w:szCs w:val="24"/>
        </w:rPr>
        <w:commentReference w:id="561"/>
      </w:r>
    </w:p>
    <w:p w14:paraId="00DC255A" w14:textId="77777777" w:rsidR="00350CFB" w:rsidRDefault="00350CFB">
      <w:pPr>
        <w:pStyle w:val="a3"/>
        <w:spacing w:before="185"/>
      </w:pPr>
    </w:p>
    <w:p w14:paraId="00DC255B" w14:textId="77777777" w:rsidR="00350CFB" w:rsidRDefault="00283FFF">
      <w:pPr>
        <w:pStyle w:val="3"/>
        <w:numPr>
          <w:ilvl w:val="2"/>
          <w:numId w:val="26"/>
        </w:numPr>
        <w:tabs>
          <w:tab w:val="left" w:pos="879"/>
        </w:tabs>
        <w:ind w:left="879" w:hanging="597"/>
        <w:jc w:val="both"/>
      </w:pPr>
      <w:r>
        <w:t>Interpretation</w:t>
      </w:r>
      <w:r>
        <w:rPr>
          <w:spacing w:val="-14"/>
        </w:rPr>
        <w:t xml:space="preserve"> </w:t>
      </w:r>
      <w:r>
        <w:t>checklist</w:t>
      </w:r>
      <w:r>
        <w:rPr>
          <w:spacing w:val="-14"/>
        </w:rPr>
        <w:t xml:space="preserve"> </w:t>
      </w:r>
      <w:r>
        <w:t>for</w:t>
      </w:r>
      <w:r>
        <w:rPr>
          <w:spacing w:val="-13"/>
        </w:rPr>
        <w:t xml:space="preserve"> </w:t>
      </w:r>
      <w:r>
        <w:rPr>
          <w:spacing w:val="-2"/>
        </w:rPr>
        <w:t>readers</w:t>
      </w:r>
    </w:p>
    <w:p w14:paraId="00DC255C" w14:textId="77777777" w:rsidR="00350CFB" w:rsidRDefault="00350CFB">
      <w:pPr>
        <w:pStyle w:val="a3"/>
        <w:spacing w:before="47"/>
        <w:rPr>
          <w:b/>
        </w:rPr>
      </w:pPr>
    </w:p>
    <w:p w14:paraId="00DC255D" w14:textId="77777777" w:rsidR="00350CFB" w:rsidRDefault="00283FFF">
      <w:pPr>
        <w:pStyle w:val="a3"/>
        <w:ind w:left="271"/>
        <w:jc w:val="both"/>
      </w:pPr>
      <w:commentRangeStart w:id="564"/>
      <w:r>
        <w:t>When reading Chapter 4 tables, the following checklist reduces common misreadings:</w:t>
      </w:r>
    </w:p>
    <w:p w14:paraId="00DC255E" w14:textId="77777777" w:rsidR="00350CFB" w:rsidRDefault="00350CFB">
      <w:pPr>
        <w:pStyle w:val="a3"/>
        <w:spacing w:before="23"/>
      </w:pPr>
    </w:p>
    <w:p w14:paraId="00DC255F" w14:textId="77777777" w:rsidR="00350CFB" w:rsidRDefault="00283FFF">
      <w:pPr>
        <w:pStyle w:val="a4"/>
        <w:numPr>
          <w:ilvl w:val="0"/>
          <w:numId w:val="4"/>
        </w:numPr>
        <w:tabs>
          <w:tab w:val="left" w:pos="856"/>
        </w:tabs>
        <w:spacing w:before="1" w:line="396" w:lineRule="auto"/>
        <w:ind w:right="564"/>
        <w:rPr>
          <w:sz w:val="24"/>
        </w:rPr>
      </w:pPr>
      <w:r>
        <w:rPr>
          <w:sz w:val="24"/>
        </w:rPr>
        <w:t>Identify whether a row is a social method (EndorseRank or AWP).</w:t>
      </w:r>
    </w:p>
    <w:p w14:paraId="00DC2560" w14:textId="77777777" w:rsidR="00350CFB" w:rsidRDefault="00283FFF">
      <w:pPr>
        <w:pStyle w:val="a4"/>
        <w:numPr>
          <w:ilvl w:val="0"/>
          <w:numId w:val="4"/>
        </w:numPr>
        <w:tabs>
          <w:tab w:val="left" w:pos="855"/>
        </w:tabs>
        <w:spacing w:before="38"/>
        <w:ind w:left="855" w:hanging="310"/>
        <w:rPr>
          <w:sz w:val="24"/>
        </w:rPr>
      </w:pPr>
      <w:r>
        <w:rPr>
          <w:sz w:val="24"/>
        </w:rPr>
        <w:t>Match each family to its intended construct (allowance vs. transfer).</w:t>
      </w:r>
    </w:p>
    <w:p w14:paraId="00DC2561" w14:textId="77777777" w:rsidR="00350CFB" w:rsidRDefault="00283FFF">
      <w:pPr>
        <w:pStyle w:val="a4"/>
        <w:numPr>
          <w:ilvl w:val="0"/>
          <w:numId w:val="4"/>
        </w:numPr>
        <w:tabs>
          <w:tab w:val="left" w:pos="855"/>
        </w:tabs>
        <w:spacing w:before="217"/>
        <w:ind w:left="855" w:hanging="310"/>
        <w:rPr>
          <w:sz w:val="24"/>
        </w:rPr>
      </w:pPr>
      <w:r>
        <w:rPr>
          <w:sz w:val="24"/>
        </w:rPr>
        <w:t>Prefer relative comparisons on the same cohort over absolute τ thresholds.</w:t>
      </w:r>
    </w:p>
    <w:p w14:paraId="00DC2562" w14:textId="77777777" w:rsidR="00350CFB" w:rsidRDefault="00283FFF">
      <w:pPr>
        <w:pStyle w:val="a4"/>
        <w:numPr>
          <w:ilvl w:val="0"/>
          <w:numId w:val="4"/>
        </w:numPr>
        <w:tabs>
          <w:tab w:val="left" w:pos="848"/>
        </w:tabs>
        <w:spacing w:before="217" w:line="396" w:lineRule="auto"/>
        <w:ind w:left="848" w:right="565" w:hanging="303"/>
        <w:rPr>
          <w:sz w:val="24"/>
        </w:rPr>
      </w:pPr>
      <w:r>
        <w:rPr>
          <w:sz w:val="24"/>
        </w:rPr>
        <w:t>Read runtime tables as PageRank solve time on pre-built edge lists, not end-to-end ETL time, and expect identical numbers wherever the same graph is tabulated under the same settings (Section 3.11).</w:t>
      </w:r>
    </w:p>
    <w:p w14:paraId="00DC2563" w14:textId="77777777" w:rsidR="00350CFB" w:rsidRDefault="00283FFF">
      <w:pPr>
        <w:pStyle w:val="a4"/>
        <w:numPr>
          <w:ilvl w:val="0"/>
          <w:numId w:val="4"/>
        </w:numPr>
        <w:tabs>
          <w:tab w:val="left" w:pos="855"/>
        </w:tabs>
        <w:spacing w:before="39"/>
        <w:ind w:left="855" w:hanging="310"/>
        <w:rPr>
          <w:sz w:val="24"/>
        </w:rPr>
      </w:pPr>
      <w:r>
        <w:rPr>
          <w:sz w:val="24"/>
        </w:rPr>
        <w:t>Read every τ with its interval, and read differences between coefficients from Table 4.14 rather than by subtracting point estimates.</w:t>
      </w:r>
    </w:p>
    <w:p w14:paraId="00DC2564" w14:textId="77777777" w:rsidR="00350CFB" w:rsidRDefault="00283FFF">
      <w:pPr>
        <w:pStyle w:val="a4"/>
        <w:numPr>
          <w:ilvl w:val="0"/>
          <w:numId w:val="4"/>
        </w:numPr>
        <w:tabs>
          <w:tab w:val="left" w:pos="855"/>
        </w:tabs>
        <w:spacing w:before="217"/>
        <w:ind w:left="855" w:hanging="310"/>
        <w:rPr>
          <w:sz w:val="24"/>
        </w:rPr>
      </w:pPr>
      <w:r>
        <w:rPr>
          <w:sz w:val="24"/>
        </w:rPr>
        <w:t>Treat the sample-definition sweep (Table 4.6) as a sensitivity analysis whose absolute values are not comparable with the matched-cohort tables.</w:t>
      </w:r>
      <w:commentRangeEnd w:id="564"/>
      <w:r>
        <w:rPr>
          <w:rStyle w:val="a5"/>
          <w:sz w:val="24"/>
          <w:szCs w:val="22"/>
        </w:rPr>
        <w:commentReference w:id="564"/>
      </w:r>
    </w:p>
    <w:p w14:paraId="00DC2565" w14:textId="77777777" w:rsidR="00350CFB" w:rsidRDefault="00350CFB">
      <w:pPr>
        <w:pStyle w:val="a3"/>
        <w:spacing w:before="186"/>
      </w:pPr>
    </w:p>
    <w:p w14:paraId="00DC2566" w14:textId="77777777" w:rsidR="00350CFB" w:rsidRDefault="00283FFF">
      <w:pPr>
        <w:pStyle w:val="3"/>
        <w:numPr>
          <w:ilvl w:val="2"/>
          <w:numId w:val="26"/>
        </w:numPr>
        <w:tabs>
          <w:tab w:val="left" w:pos="879"/>
        </w:tabs>
        <w:ind w:left="879" w:hanging="597"/>
        <w:jc w:val="both"/>
      </w:pPr>
      <w:bookmarkStart w:id="565" w:name="_bookmark217"/>
      <w:bookmarkEnd w:id="565"/>
      <w:r>
        <w:rPr>
          <w:spacing w:val="-2"/>
        </w:rPr>
        <w:t>Archived</w:t>
      </w:r>
      <w:r>
        <w:rPr>
          <w:spacing w:val="-3"/>
        </w:rPr>
        <w:t xml:space="preserve"> </w:t>
      </w:r>
      <w:r>
        <w:rPr>
          <w:spacing w:val="-2"/>
        </w:rPr>
        <w:t>extended</w:t>
      </w:r>
      <w:r>
        <w:rPr>
          <w:spacing w:val="-3"/>
        </w:rPr>
        <w:t xml:space="preserve"> </w:t>
      </w:r>
      <w:r>
        <w:rPr>
          <w:spacing w:val="-2"/>
        </w:rPr>
        <w:t>baselines</w:t>
      </w:r>
    </w:p>
    <w:p w14:paraId="00DC2567" w14:textId="77777777" w:rsidR="00350CFB" w:rsidRDefault="00350CFB">
      <w:pPr>
        <w:pStyle w:val="a3"/>
        <w:spacing w:before="46"/>
        <w:rPr>
          <w:b/>
        </w:rPr>
      </w:pPr>
    </w:p>
    <w:p w14:paraId="00DC2568" w14:textId="77777777" w:rsidR="00350CFB" w:rsidRDefault="00283FFF">
      <w:pPr>
        <w:pStyle w:val="a3"/>
        <w:spacing w:line="396" w:lineRule="auto"/>
        <w:ind w:left="273" w:right="533" w:firstLine="8"/>
        <w:jc w:val="both"/>
      </w:pPr>
      <w:bookmarkStart w:id="566" w:name="Limitations_reprise"/>
      <w:bookmarkStart w:id="567" w:name="_bookmark218"/>
      <w:commentRangeStart w:id="568"/>
      <w:r>
        <w:t>Three-method (with the withdrawn GF-PR reference), seven-method and six-Aave alignment matrices are archived alongside the evaluation pipeline, together with corresponding CSV matrices for spreadsheet inspection. They are excluded from the main narrative because several variants require additional event types (e.g., credit delegation) or introduce constructs outside the primary EndorseRank–AWP question. Researchers extending this work may re-enable exports via a dedicated export utility with documented presets.</w:t>
      </w:r>
      <w:bookmarkEnd w:id="566"/>
      <w:bookmarkEnd w:id="567"/>
      <w:commentRangeEnd w:id="568"/>
      <w:r>
        <w:rPr>
          <w:rStyle w:val="a5"/>
          <w:sz w:val="24"/>
          <w:szCs w:val="24"/>
        </w:rPr>
        <w:commentReference w:id="568"/>
      </w:r>
    </w:p>
    <w:p w14:paraId="00DC2569"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6A" w14:textId="77777777" w:rsidR="00350CFB" w:rsidRDefault="00283FFF">
      <w:pPr>
        <w:pStyle w:val="3"/>
        <w:numPr>
          <w:ilvl w:val="2"/>
          <w:numId w:val="26"/>
        </w:numPr>
        <w:tabs>
          <w:tab w:val="left" w:pos="879"/>
        </w:tabs>
        <w:spacing w:before="73"/>
        <w:ind w:left="879" w:hanging="597"/>
      </w:pPr>
      <w:r>
        <w:rPr>
          <w:spacing w:val="-2"/>
        </w:rPr>
        <w:t>Limitations</w:t>
      </w:r>
      <w:r>
        <w:rPr>
          <w:spacing w:val="-1"/>
        </w:rPr>
        <w:t xml:space="preserve"> </w:t>
      </w:r>
      <w:r>
        <w:rPr>
          <w:spacing w:val="-2"/>
        </w:rPr>
        <w:t>reprise</w:t>
      </w:r>
    </w:p>
    <w:p w14:paraId="00DC256B" w14:textId="77777777" w:rsidR="00350CFB" w:rsidRDefault="00350CFB">
      <w:pPr>
        <w:pStyle w:val="a3"/>
        <w:spacing w:before="46"/>
        <w:rPr>
          <w:b/>
        </w:rPr>
      </w:pPr>
    </w:p>
    <w:p w14:paraId="00DC256C" w14:textId="2E278D6F" w:rsidR="00350CFB" w:rsidRDefault="00283FFF">
      <w:pPr>
        <w:pStyle w:val="a3"/>
        <w:spacing w:line="396" w:lineRule="auto"/>
        <w:ind w:left="274" w:right="557" w:hanging="1"/>
        <w:jc w:val="both"/>
      </w:pPr>
      <w:bookmarkStart w:id="569" w:name="Elementary_Properties_of_PageRank_and_Ra"/>
      <w:bookmarkStart w:id="570" w:name="_bookmark219"/>
      <w:commentRangeStart w:id="571"/>
      <w:r>
        <w:t>Appendix material does not expand the empirical claims beyond Chapter 4. In particular, SQL templates do not imply that other chains were queried, and archived baselines do not constitute peer comparisons in this research. The authoritative numerics remain those in the pipeline’s machine-readable summary artifact for the matched cohort (n = 5,521) and expanded wallet pool (N = 99,080).</w:t>
      </w:r>
      <w:bookmarkEnd w:id="569"/>
      <w:bookmarkEnd w:id="570"/>
      <w:commentRangeEnd w:id="571"/>
      <w:r>
        <w:rPr>
          <w:rStyle w:val="a5"/>
          <w:sz w:val="24"/>
          <w:szCs w:val="24"/>
        </w:rPr>
        <w:commentReference w:id="571"/>
      </w:r>
    </w:p>
    <w:p w14:paraId="00DC256D" w14:textId="77777777" w:rsidR="00350CFB" w:rsidRDefault="00350CFB">
      <w:pPr>
        <w:pStyle w:val="a3"/>
        <w:spacing w:before="164"/>
      </w:pPr>
    </w:p>
    <w:p w14:paraId="00DC256E" w14:textId="77777777" w:rsidR="00350CFB" w:rsidRDefault="00283FFF">
      <w:pPr>
        <w:pStyle w:val="2"/>
        <w:numPr>
          <w:ilvl w:val="1"/>
          <w:numId w:val="26"/>
        </w:numPr>
        <w:tabs>
          <w:tab w:val="left" w:pos="783"/>
        </w:tabs>
        <w:ind w:left="783" w:hanging="501"/>
      </w:pPr>
      <w:r>
        <w:t>Elementary</w:t>
      </w:r>
      <w:r>
        <w:rPr>
          <w:spacing w:val="14"/>
        </w:rPr>
        <w:t xml:space="preserve"> </w:t>
      </w:r>
      <w:r>
        <w:t>Properties</w:t>
      </w:r>
      <w:r>
        <w:rPr>
          <w:spacing w:val="14"/>
        </w:rPr>
        <w:t xml:space="preserve"> </w:t>
      </w:r>
      <w:r>
        <w:t>of</w:t>
      </w:r>
      <w:r>
        <w:rPr>
          <w:spacing w:val="14"/>
        </w:rPr>
        <w:t xml:space="preserve"> </w:t>
      </w:r>
      <w:r>
        <w:t>PageRank</w:t>
      </w:r>
      <w:r>
        <w:rPr>
          <w:spacing w:val="14"/>
        </w:rPr>
        <w:t xml:space="preserve"> </w:t>
      </w:r>
      <w:r>
        <w:t>and</w:t>
      </w:r>
      <w:r>
        <w:rPr>
          <w:spacing w:val="15"/>
        </w:rPr>
        <w:t xml:space="preserve"> </w:t>
      </w:r>
      <w:r>
        <w:t>Rank</w:t>
      </w:r>
      <w:r>
        <w:rPr>
          <w:spacing w:val="14"/>
        </w:rPr>
        <w:t xml:space="preserve"> </w:t>
      </w:r>
      <w:r>
        <w:rPr>
          <w:spacing w:val="-2"/>
        </w:rPr>
        <w:t>Correlation</w:t>
      </w:r>
    </w:p>
    <w:p w14:paraId="00DC256F" w14:textId="77777777" w:rsidR="00350CFB" w:rsidRDefault="00350CFB">
      <w:pPr>
        <w:pStyle w:val="a3"/>
        <w:spacing w:before="24"/>
        <w:rPr>
          <w:b/>
          <w:sz w:val="28"/>
        </w:rPr>
      </w:pPr>
    </w:p>
    <w:p w14:paraId="00DC2570" w14:textId="77777777" w:rsidR="00350CFB" w:rsidRDefault="00283FFF">
      <w:pPr>
        <w:pStyle w:val="a3"/>
        <w:spacing w:line="396" w:lineRule="auto"/>
        <w:ind w:left="282" w:right="524" w:hanging="8"/>
        <w:jc w:val="both"/>
      </w:pPr>
      <w:r>
        <w:t>This</w:t>
      </w:r>
      <w:r>
        <w:rPr>
          <w:spacing w:val="-7"/>
        </w:rPr>
        <w:t xml:space="preserve"> </w:t>
      </w:r>
      <w:r>
        <w:t>appendix</w:t>
      </w:r>
      <w:r>
        <w:rPr>
          <w:spacing w:val="-7"/>
        </w:rPr>
        <w:t xml:space="preserve"> </w:t>
      </w:r>
      <w:r>
        <w:t>records</w:t>
      </w:r>
      <w:r>
        <w:rPr>
          <w:spacing w:val="-7"/>
        </w:rPr>
        <w:t xml:space="preserve"> </w:t>
      </w:r>
      <w:r>
        <w:t>elementary</w:t>
      </w:r>
      <w:r>
        <w:rPr>
          <w:spacing w:val="-7"/>
        </w:rPr>
        <w:t xml:space="preserve"> </w:t>
      </w:r>
      <w:r>
        <w:t>properties</w:t>
      </w:r>
      <w:r>
        <w:rPr>
          <w:spacing w:val="-7"/>
        </w:rPr>
        <w:t xml:space="preserve"> </w:t>
      </w:r>
      <w:r>
        <w:t>used</w:t>
      </w:r>
      <w:r>
        <w:rPr>
          <w:spacing w:val="-7"/>
        </w:rPr>
        <w:t xml:space="preserve"> </w:t>
      </w:r>
      <w:r>
        <w:t>implicitly</w:t>
      </w:r>
      <w:r>
        <w:rPr>
          <w:spacing w:val="-7"/>
        </w:rPr>
        <w:t xml:space="preserve"> </w:t>
      </w:r>
      <w:r>
        <w:t>in</w:t>
      </w:r>
      <w:r>
        <w:rPr>
          <w:spacing w:val="-7"/>
        </w:rPr>
        <w:t xml:space="preserve"> </w:t>
      </w:r>
      <w:r>
        <w:t>Chapters</w:t>
      </w:r>
      <w:r>
        <w:rPr>
          <w:spacing w:val="-6"/>
        </w:rPr>
        <w:t xml:space="preserve"> </w:t>
      </w:r>
      <w:hyperlink w:anchor="_bookmark17" w:history="1">
        <w:r>
          <w:t>2</w:t>
        </w:r>
      </w:hyperlink>
      <w:r>
        <w:t>–</w:t>
      </w:r>
      <w:hyperlink w:anchor="_bookmark84" w:history="1">
        <w:r>
          <w:t>4</w:t>
        </w:r>
      </w:hyperlink>
      <w:r>
        <w:t>. The</w:t>
      </w:r>
      <w:r>
        <w:rPr>
          <w:spacing w:val="-7"/>
        </w:rPr>
        <w:t xml:space="preserve"> </w:t>
      </w:r>
      <w:r>
        <w:t>material</w:t>
      </w:r>
      <w:r>
        <w:rPr>
          <w:spacing w:val="-7"/>
        </w:rPr>
        <w:t xml:space="preserve"> </w:t>
      </w:r>
      <w:r>
        <w:t>is</w:t>
      </w:r>
      <w:r>
        <w:rPr>
          <w:spacing w:val="-7"/>
        </w:rPr>
        <w:t xml:space="preserve"> </w:t>
      </w:r>
      <w:r>
        <w:t>stan-</w:t>
      </w:r>
      <w:bookmarkStart w:id="572" w:name="Existence_and_uniqueness_of_PageRank"/>
      <w:bookmarkStart w:id="573" w:name="_bookmark220"/>
      <w:bookmarkEnd w:id="572"/>
      <w:bookmarkEnd w:id="573"/>
      <w:r>
        <w:t xml:space="preserve">dard </w:t>
      </w:r>
      <w:hyperlink w:anchor="_bookmark169" w:history="1">
        <w:r>
          <w:rPr>
            <w:vertAlign w:val="superscript"/>
          </w:rPr>
          <w:t>[21]</w:t>
        </w:r>
      </w:hyperlink>
      <w:r>
        <w:rPr>
          <w:vertAlign w:val="superscript"/>
        </w:rPr>
        <w:t>,</w:t>
      </w:r>
      <w:hyperlink w:anchor="_bookmark173" w:history="1">
        <w:r>
          <w:rPr>
            <w:vertAlign w:val="superscript"/>
          </w:rPr>
          <w:t>[23]</w:t>
        </w:r>
      </w:hyperlink>
      <w:r>
        <w:rPr>
          <w:vertAlign w:val="superscript"/>
        </w:rPr>
        <w:t>,</w:t>
      </w:r>
      <w:hyperlink w:anchor="_bookmark182" w:history="1">
        <w:r>
          <w:rPr>
            <w:vertAlign w:val="superscript"/>
          </w:rPr>
          <w:t>[15]</w:t>
        </w:r>
      </w:hyperlink>
      <w:r>
        <w:rPr>
          <w:vertAlign w:val="superscript"/>
        </w:rPr>
        <w:t>,</w:t>
      </w:r>
      <w:hyperlink w:anchor="_bookmark187" w:history="1">
        <w:r>
          <w:rPr>
            <w:vertAlign w:val="superscript"/>
          </w:rPr>
          <w:t>[20]</w:t>
        </w:r>
      </w:hyperlink>
      <w:r>
        <w:t xml:space="preserve"> and is included for self-contained reading.</w:t>
      </w:r>
    </w:p>
    <w:p w14:paraId="00DC2571" w14:textId="77777777" w:rsidR="00350CFB" w:rsidRDefault="00350CFB">
      <w:pPr>
        <w:pStyle w:val="a3"/>
        <w:spacing w:before="7"/>
      </w:pPr>
    </w:p>
    <w:p w14:paraId="00DC2572" w14:textId="77777777" w:rsidR="00350CFB" w:rsidRDefault="00283FFF">
      <w:pPr>
        <w:pStyle w:val="3"/>
        <w:numPr>
          <w:ilvl w:val="2"/>
          <w:numId w:val="26"/>
        </w:numPr>
        <w:tabs>
          <w:tab w:val="left" w:pos="879"/>
        </w:tabs>
        <w:ind w:left="879" w:hanging="597"/>
      </w:pPr>
      <w:r>
        <w:t>Existence</w:t>
      </w:r>
      <w:r>
        <w:rPr>
          <w:spacing w:val="-11"/>
        </w:rPr>
        <w:t xml:space="preserve"> </w:t>
      </w:r>
      <w:r>
        <w:t>and</w:t>
      </w:r>
      <w:r>
        <w:rPr>
          <w:spacing w:val="-10"/>
        </w:rPr>
        <w:t xml:space="preserve"> </w:t>
      </w:r>
      <w:r>
        <w:t>uniqueness</w:t>
      </w:r>
      <w:r>
        <w:rPr>
          <w:spacing w:val="-11"/>
        </w:rPr>
        <w:t xml:space="preserve"> </w:t>
      </w:r>
      <w:r>
        <w:t>of</w:t>
      </w:r>
      <w:r>
        <w:rPr>
          <w:spacing w:val="-10"/>
        </w:rPr>
        <w:t xml:space="preserve"> </w:t>
      </w:r>
      <w:r>
        <w:rPr>
          <w:spacing w:val="-2"/>
        </w:rPr>
        <w:t>PageRank</w:t>
      </w:r>
    </w:p>
    <w:p w14:paraId="00DC2573" w14:textId="77777777" w:rsidR="00350CFB" w:rsidRDefault="00350CFB">
      <w:pPr>
        <w:pStyle w:val="a3"/>
        <w:spacing w:before="47"/>
        <w:rPr>
          <w:b/>
        </w:rPr>
      </w:pPr>
    </w:p>
    <w:p w14:paraId="00DC2574" w14:textId="77777777" w:rsidR="00350CFB" w:rsidRDefault="00283FFF">
      <w:pPr>
        <w:pStyle w:val="a3"/>
        <w:spacing w:line="326" w:lineRule="auto"/>
        <w:ind w:left="282" w:right="524"/>
        <w:jc w:val="both"/>
      </w:pPr>
      <w:r>
        <w:t>Let</w:t>
      </w:r>
      <w:r>
        <w:rPr>
          <w:spacing w:val="31"/>
        </w:rPr>
        <w:t xml:space="preserve"> </w:t>
      </w:r>
      <w:r>
        <w:rPr>
          <w:i/>
        </w:rPr>
        <w:t>P</w:t>
      </w:r>
      <w:r>
        <w:rPr>
          <w:i/>
          <w:spacing w:val="40"/>
        </w:rPr>
        <w:t xml:space="preserve"> </w:t>
      </w:r>
      <w:r>
        <w:t>be</w:t>
      </w:r>
      <w:r>
        <w:rPr>
          <w:spacing w:val="32"/>
        </w:rPr>
        <w:t xml:space="preserve"> </w:t>
      </w:r>
      <w:r>
        <w:t>a</w:t>
      </w:r>
      <w:r>
        <w:rPr>
          <w:spacing w:val="32"/>
        </w:rPr>
        <w:t xml:space="preserve"> </w:t>
      </w:r>
      <w:r>
        <w:t>row-stochastic</w:t>
      </w:r>
      <w:r>
        <w:rPr>
          <w:spacing w:val="32"/>
        </w:rPr>
        <w:t xml:space="preserve"> </w:t>
      </w:r>
      <w:r>
        <w:t>matrix</w:t>
      </w:r>
      <w:r>
        <w:rPr>
          <w:spacing w:val="31"/>
        </w:rPr>
        <w:t xml:space="preserve"> </w:t>
      </w:r>
      <w:r>
        <w:t>on</w:t>
      </w:r>
      <w:r>
        <w:rPr>
          <w:spacing w:val="31"/>
        </w:rPr>
        <w:t xml:space="preserve"> </w:t>
      </w:r>
      <w:r>
        <w:rPr>
          <w:i/>
        </w:rPr>
        <w:t>n</w:t>
      </w:r>
      <w:r>
        <w:rPr>
          <w:i/>
          <w:spacing w:val="32"/>
        </w:rPr>
        <w:t xml:space="preserve"> </w:t>
      </w:r>
      <w:r>
        <w:t>nodes,</w:t>
      </w:r>
      <w:r>
        <w:rPr>
          <w:spacing w:val="39"/>
        </w:rPr>
        <w:t xml:space="preserve"> </w:t>
      </w:r>
      <w:r>
        <w:t>possibly</w:t>
      </w:r>
      <w:r>
        <w:rPr>
          <w:spacing w:val="31"/>
        </w:rPr>
        <w:t xml:space="preserve"> </w:t>
      </w:r>
      <w:r>
        <w:t>after</w:t>
      </w:r>
      <w:r>
        <w:rPr>
          <w:spacing w:val="31"/>
        </w:rPr>
        <w:t xml:space="preserve"> </w:t>
      </w:r>
      <w:r>
        <w:t>dangling-node</w:t>
      </w:r>
      <w:r>
        <w:rPr>
          <w:spacing w:val="32"/>
        </w:rPr>
        <w:t xml:space="preserve"> </w:t>
      </w:r>
      <w:r>
        <w:t>repair</w:t>
      </w:r>
      <w:r>
        <w:rPr>
          <w:spacing w:val="31"/>
        </w:rPr>
        <w:t xml:space="preserve"> </w:t>
      </w:r>
      <w:r>
        <w:t>as</w:t>
      </w:r>
      <w:r>
        <w:rPr>
          <w:spacing w:val="31"/>
        </w:rPr>
        <w:t xml:space="preserve"> </w:t>
      </w:r>
      <w:r>
        <w:t>in</w:t>
      </w:r>
      <w:r>
        <w:rPr>
          <w:spacing w:val="31"/>
        </w:rPr>
        <w:t xml:space="preserve"> </w:t>
      </w:r>
      <w:r>
        <w:t>Equa-tion (</w:t>
      </w:r>
      <w:hyperlink w:anchor="_bookmark24" w:history="1">
        <w:r>
          <w:t>2.1</w:t>
        </w:r>
      </w:hyperlink>
      <w:r>
        <w:t xml:space="preserve">). For </w:t>
      </w:r>
      <w:r>
        <w:rPr>
          <w:i/>
        </w:rPr>
        <w:t xml:space="preserve">d </w:t>
      </w:r>
      <w:r>
        <w:rPr>
          <w:rFonts w:ascii="Arial Unicode MS" w:hAnsi="Arial Unicode MS"/>
        </w:rPr>
        <w:t xml:space="preserve">∈ </w:t>
      </w:r>
      <w:r>
        <w:t>(0</w:t>
      </w:r>
      <w:r>
        <w:rPr>
          <w:i/>
        </w:rPr>
        <w:t>,</w:t>
      </w:r>
      <w:r>
        <w:rPr>
          <w:i/>
          <w:spacing w:val="-6"/>
        </w:rPr>
        <w:t xml:space="preserve"> </w:t>
      </w:r>
      <w:r>
        <w:t>1), the Google matrix</w:t>
      </w:r>
    </w:p>
    <w:p w14:paraId="00DC2575" w14:textId="77777777" w:rsidR="00350CFB" w:rsidRDefault="00283FFF">
      <w:pPr>
        <w:spacing w:before="106" w:line="464" w:lineRule="exact"/>
        <w:ind w:left="-1" w:right="292"/>
        <w:jc w:val="center"/>
        <w:rPr>
          <w:rFonts w:ascii="Apple Symbols" w:hAnsi="Apple Symbols"/>
          <w:sz w:val="24"/>
        </w:rPr>
      </w:pPr>
      <w:r>
        <w:rPr>
          <w:rFonts w:ascii="Apple Symbols" w:hAnsi="Apple Symbols"/>
          <w:noProof/>
          <w:sz w:val="24"/>
        </w:rPr>
        <mc:AlternateContent>
          <mc:Choice Requires="wps">
            <w:drawing>
              <wp:anchor distT="0" distB="0" distL="0" distR="0" simplePos="0" relativeHeight="484068352" behindDoc="1" locked="0" layoutInCell="1" allowOverlap="1" wp14:anchorId="00DC27F8" wp14:editId="00DC27F9">
                <wp:simplePos x="0" y="0"/>
                <wp:positionH relativeFrom="page">
                  <wp:posOffset>3947617</wp:posOffset>
                </wp:positionH>
                <wp:positionV relativeFrom="paragraph">
                  <wp:posOffset>324617</wp:posOffset>
                </wp:positionV>
                <wp:extent cx="337185" cy="1270"/>
                <wp:effectExtent l="0" t="0" r="0" b="0"/>
                <wp:wrapNone/>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270"/>
                        </a:xfrm>
                        <a:custGeom>
                          <a:avLst/>
                          <a:gdLst/>
                          <a:ahLst/>
                          <a:cxnLst/>
                          <a:rect l="l" t="t" r="r" b="b"/>
                          <a:pathLst>
                            <a:path w="337185">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68CF2" id="Graphic 870" o:spid="_x0000_s1026" style="position:absolute;margin-left:310.85pt;margin-top:25.55pt;width:26.55pt;height:.1pt;z-index:-19248128;visibility:visible;mso-wrap-style:square;mso-wrap-distance-left:0;mso-wrap-distance-top:0;mso-wrap-distance-right:0;mso-wrap-distance-bottom:0;mso-position-horizontal:absolute;mso-position-horizontal-relative:page;mso-position-vertical:absolute;mso-position-vertical-relative:text;v-text-anchor:top" coordsize="33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" path="m,l337146,e" filled="f" strokeweight=".16869mm">
                <v:path arrowok="t"/>
                <w10:wrap anchorx="page"/>
              </v:shape>
            </w:pict>
          </mc:Fallback>
        </mc:AlternateContent>
      </w:r>
      <w:r>
        <w:rPr>
          <w:i/>
          <w:w w:val="115"/>
          <w:sz w:val="24"/>
        </w:rPr>
        <w:t>G</w:t>
      </w:r>
      <w:r>
        <w:rPr>
          <w:w w:val="115"/>
          <w:sz w:val="24"/>
          <w:vertAlign w:val="subscript"/>
        </w:rPr>
        <w:t>PR</w:t>
      </w:r>
      <w:r>
        <w:rPr>
          <w:spacing w:val="-8"/>
          <w:w w:val="115"/>
          <w:sz w:val="24"/>
        </w:rPr>
        <w:t xml:space="preserve"> </w:t>
      </w:r>
      <w:r>
        <w:rPr>
          <w:w w:val="115"/>
          <w:sz w:val="24"/>
        </w:rPr>
        <w:t>=</w:t>
      </w:r>
      <w:r>
        <w:rPr>
          <w:spacing w:val="-6"/>
          <w:w w:val="115"/>
          <w:sz w:val="24"/>
        </w:rPr>
        <w:t xml:space="preserve"> </w:t>
      </w:r>
      <w:r>
        <w:rPr>
          <w:i/>
          <w:w w:val="115"/>
          <w:sz w:val="24"/>
        </w:rPr>
        <w:t>dP</w:t>
      </w:r>
      <w:r>
        <w:rPr>
          <w:i/>
          <w:spacing w:val="-37"/>
          <w:w w:val="115"/>
          <w:sz w:val="24"/>
        </w:rPr>
        <w:t xml:space="preserve"> </w:t>
      </w:r>
      <w:r>
        <w:rPr>
          <w:rFonts w:ascii="Apple Symbols" w:hAnsi="Apple Symbols"/>
          <w:w w:val="145"/>
          <w:sz w:val="24"/>
          <w:vertAlign w:val="superscript"/>
        </w:rPr>
        <w:t>⊤</w:t>
      </w:r>
      <w:r>
        <w:rPr>
          <w:rFonts w:ascii="Apple Symbols" w:hAnsi="Apple Symbols"/>
          <w:spacing w:val="-53"/>
          <w:w w:val="145"/>
          <w:sz w:val="24"/>
        </w:rPr>
        <w:t xml:space="preserve"> </w:t>
      </w:r>
      <w:r>
        <w:rPr>
          <w:w w:val="115"/>
          <w:sz w:val="24"/>
        </w:rPr>
        <w:t>+</w:t>
      </w:r>
      <w:r>
        <w:rPr>
          <w:spacing w:val="4"/>
          <w:w w:val="115"/>
          <w:sz w:val="24"/>
        </w:rPr>
        <w:t xml:space="preserve"> </w:t>
      </w:r>
      <w:r>
        <w:rPr>
          <w:w w:val="115"/>
          <w:position w:val="16"/>
          <w:sz w:val="24"/>
        </w:rPr>
        <w:t>1</w:t>
      </w:r>
      <w:r>
        <w:rPr>
          <w:spacing w:val="-17"/>
          <w:w w:val="115"/>
          <w:position w:val="16"/>
          <w:sz w:val="24"/>
        </w:rPr>
        <w:t xml:space="preserve"> </w:t>
      </w:r>
      <w:r>
        <w:rPr>
          <w:rFonts w:ascii="Arial Unicode MS" w:hAnsi="Arial Unicode MS"/>
          <w:w w:val="115"/>
          <w:position w:val="16"/>
          <w:sz w:val="24"/>
        </w:rPr>
        <w:t>−</w:t>
      </w:r>
      <w:r>
        <w:rPr>
          <w:rFonts w:ascii="Arial Unicode MS" w:hAnsi="Arial Unicode MS"/>
          <w:spacing w:val="-24"/>
          <w:w w:val="115"/>
          <w:position w:val="16"/>
          <w:sz w:val="24"/>
        </w:rPr>
        <w:t xml:space="preserve"> </w:t>
      </w:r>
      <w:r>
        <w:rPr>
          <w:i/>
          <w:w w:val="115"/>
          <w:position w:val="16"/>
          <w:sz w:val="24"/>
        </w:rPr>
        <w:t>d</w:t>
      </w:r>
      <w:r>
        <w:rPr>
          <w:i/>
          <w:spacing w:val="-45"/>
          <w:w w:val="115"/>
          <w:position w:val="16"/>
          <w:sz w:val="24"/>
        </w:rPr>
        <w:t xml:space="preserve"> </w:t>
      </w:r>
      <w:r>
        <w:rPr>
          <w:b/>
          <w:spacing w:val="-5"/>
          <w:w w:val="115"/>
          <w:sz w:val="24"/>
        </w:rPr>
        <w:t>11</w:t>
      </w:r>
      <w:r>
        <w:rPr>
          <w:rFonts w:ascii="Apple Symbols" w:hAnsi="Apple Symbols"/>
          <w:spacing w:val="-5"/>
          <w:w w:val="115"/>
          <w:sz w:val="24"/>
          <w:vertAlign w:val="superscript"/>
        </w:rPr>
        <w:t>⊤</w:t>
      </w:r>
    </w:p>
    <w:p w14:paraId="00DC2576" w14:textId="77777777" w:rsidR="00350CFB" w:rsidRDefault="00283FFF">
      <w:pPr>
        <w:spacing w:line="216" w:lineRule="exact"/>
        <w:ind w:left="774"/>
        <w:jc w:val="center"/>
        <w:rPr>
          <w:i/>
          <w:sz w:val="24"/>
        </w:rPr>
      </w:pPr>
      <w:r>
        <w:rPr>
          <w:i/>
          <w:spacing w:val="-10"/>
          <w:w w:val="115"/>
          <w:sz w:val="24"/>
        </w:rPr>
        <w:t>n</w:t>
      </w:r>
    </w:p>
    <w:p w14:paraId="00DC2577" w14:textId="77777777" w:rsidR="00350CFB" w:rsidRDefault="00283FFF">
      <w:pPr>
        <w:pStyle w:val="a3"/>
        <w:spacing w:before="254" w:line="456" w:lineRule="exact"/>
        <w:ind w:left="282" w:right="540"/>
        <w:jc w:val="both"/>
      </w:pPr>
      <w:r>
        <w:rPr>
          <w:noProof/>
        </w:rPr>
        <mc:AlternateContent>
          <mc:Choice Requires="wps">
            <w:drawing>
              <wp:anchor distT="0" distB="0" distL="0" distR="0" simplePos="0" relativeHeight="484068864" behindDoc="1" locked="0" layoutInCell="1" allowOverlap="1" wp14:anchorId="00DC27FA" wp14:editId="00DC27FB">
                <wp:simplePos x="0" y="0"/>
                <wp:positionH relativeFrom="page">
                  <wp:posOffset>3349739</wp:posOffset>
                </wp:positionH>
                <wp:positionV relativeFrom="paragraph">
                  <wp:posOffset>745062</wp:posOffset>
                </wp:positionV>
                <wp:extent cx="160655" cy="56324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00DC28A1" w14:textId="77777777" w:rsidR="00350CFB" w:rsidRDefault="00283FFF">
                            <w:pPr>
                              <w:pStyle w:val="a3"/>
                              <w:spacing w:line="231" w:lineRule="exact"/>
                            </w:pPr>
                            <w:r>
                              <w:rPr>
                                <w:spacing w:val="-10"/>
                                <w:w w:val="170"/>
                              </w:rPr>
                              <w:t>L</w:t>
                            </w:r>
                          </w:p>
                        </w:txbxContent>
                      </wps:txbx>
                      <wps:bodyPr wrap="square" lIns="0" tIns="0" rIns="0" bIns="0" rtlCol="0">
                        <a:noAutofit/>
                      </wps:bodyPr>
                    </wps:wsp>
                  </a:graphicData>
                </a:graphic>
              </wp:anchor>
            </w:drawing>
          </mc:Choice>
          <mc:Fallback>
            <w:pict>
              <v:shape w14:anchorId="00DC27FA" id="Textbox 871" o:spid="_x0000_s1395" type="#_x0000_t202" style="position:absolute;left:0;text-align:left;margin-left:263.75pt;margin-top:58.65pt;width:12.65pt;height:44.35pt;z-index:-1924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" filled="f" stroked="f">
                <v:textbox inset="0,0,0,0">
                  <w:txbxContent>
                    <w:p w14:paraId="00DC28A1" w14:textId="77777777" w:rsidR="00350CFB" w:rsidRDefault="00283FFF">
                      <w:pPr>
                        <w:pStyle w:val="a3"/>
                        <w:spacing w:line="231" w:lineRule="exact"/>
                      </w:pPr>
                      <w:r>
                        <w:rPr>
                          <w:spacing w:val="-10"/>
                          <w:w w:val="170"/>
                        </w:rPr>
                        <w:t>L</w:t>
                      </w:r>
                    </w:p>
                  </w:txbxContent>
                </v:textbox>
                <w10:wrap anchorx="page"/>
              </v:shape>
            </w:pict>
          </mc:Fallback>
        </mc:AlternateContent>
      </w:r>
      <w:r>
        <w:rPr>
          <w:spacing w:val="-2"/>
        </w:rPr>
        <w:t>is</w:t>
      </w:r>
      <w:r>
        <w:rPr>
          <w:spacing w:val="-10"/>
        </w:rPr>
        <w:t xml:space="preserve"> </w:t>
      </w:r>
      <w:r>
        <w:rPr>
          <w:spacing w:val="-2"/>
        </w:rPr>
        <w:t>positive</w:t>
      </w:r>
      <w:r>
        <w:rPr>
          <w:spacing w:val="-10"/>
        </w:rPr>
        <w:t xml:space="preserve"> </w:t>
      </w:r>
      <w:r>
        <w:rPr>
          <w:spacing w:val="-2"/>
        </w:rPr>
        <w:t>and</w:t>
      </w:r>
      <w:r>
        <w:rPr>
          <w:spacing w:val="-10"/>
        </w:rPr>
        <w:t xml:space="preserve"> </w:t>
      </w:r>
      <w:r>
        <w:rPr>
          <w:spacing w:val="-2"/>
        </w:rPr>
        <w:t>column-stochastic</w:t>
      </w:r>
      <w:r>
        <w:rPr>
          <w:spacing w:val="-10"/>
        </w:rPr>
        <w:t xml:space="preserve"> </w:t>
      </w:r>
      <w:r>
        <w:rPr>
          <w:spacing w:val="-2"/>
        </w:rPr>
        <w:t>(up</w:t>
      </w:r>
      <w:r>
        <w:rPr>
          <w:spacing w:val="-10"/>
        </w:rPr>
        <w:t xml:space="preserve"> </w:t>
      </w:r>
      <w:r>
        <w:rPr>
          <w:spacing w:val="-2"/>
        </w:rPr>
        <w:t>to</w:t>
      </w:r>
      <w:r>
        <w:rPr>
          <w:spacing w:val="-10"/>
        </w:rPr>
        <w:t xml:space="preserve"> </w:t>
      </w:r>
      <w:r>
        <w:rPr>
          <w:spacing w:val="-2"/>
        </w:rPr>
        <w:t>the</w:t>
      </w:r>
      <w:r>
        <w:rPr>
          <w:spacing w:val="-10"/>
        </w:rPr>
        <w:t xml:space="preserve"> </w:t>
      </w:r>
      <w:r>
        <w:rPr>
          <w:spacing w:val="-2"/>
        </w:rPr>
        <w:t>transpose</w:t>
      </w:r>
      <w:r>
        <w:rPr>
          <w:spacing w:val="-10"/>
        </w:rPr>
        <w:t xml:space="preserve"> </w:t>
      </w:r>
      <w:r>
        <w:rPr>
          <w:spacing w:val="-2"/>
        </w:rPr>
        <w:t>convention</w:t>
      </w:r>
      <w:r>
        <w:rPr>
          <w:spacing w:val="-10"/>
        </w:rPr>
        <w:t xml:space="preserve"> </w:t>
      </w:r>
      <w:r>
        <w:rPr>
          <w:spacing w:val="-2"/>
        </w:rPr>
        <w:t>in</w:t>
      </w:r>
      <w:r>
        <w:rPr>
          <w:spacing w:val="-10"/>
        </w:rPr>
        <w:t xml:space="preserve"> </w:t>
      </w:r>
      <w:r>
        <w:rPr>
          <w:spacing w:val="-2"/>
        </w:rPr>
        <w:t>Equation</w:t>
      </w:r>
      <w:r>
        <w:rPr>
          <w:spacing w:val="-10"/>
        </w:rPr>
        <w:t xml:space="preserve"> </w:t>
      </w:r>
      <w:r>
        <w:rPr>
          <w:spacing w:val="-2"/>
        </w:rPr>
        <w:t>(</w:t>
      </w:r>
      <w:hyperlink w:anchor="_bookmark25" w:history="1">
        <w:r>
          <w:rPr>
            <w:spacing w:val="-2"/>
          </w:rPr>
          <w:t>2.2</w:t>
        </w:r>
      </w:hyperlink>
      <w:r>
        <w:rPr>
          <w:spacing w:val="-2"/>
        </w:rPr>
        <w:t>)).</w:t>
      </w:r>
      <w:r>
        <w:rPr>
          <w:spacing w:val="27"/>
        </w:rPr>
        <w:t xml:space="preserve"> </w:t>
      </w:r>
      <w:r>
        <w:rPr>
          <w:spacing w:val="-2"/>
        </w:rPr>
        <w:t>By</w:t>
      </w:r>
      <w:r>
        <w:rPr>
          <w:spacing w:val="-10"/>
        </w:rPr>
        <w:t xml:space="preserve"> </w:t>
      </w:r>
      <w:r>
        <w:rPr>
          <w:spacing w:val="-2"/>
        </w:rPr>
        <w:t>the</w:t>
      </w:r>
      <w:r>
        <w:rPr>
          <w:spacing w:val="-10"/>
        </w:rPr>
        <w:t xml:space="preserve"> </w:t>
      </w:r>
      <w:r>
        <w:rPr>
          <w:spacing w:val="-2"/>
        </w:rPr>
        <w:t>Perron–Frobenius</w:t>
      </w:r>
      <w:r>
        <w:rPr>
          <w:spacing w:val="-8"/>
        </w:rPr>
        <w:t xml:space="preserve"> </w:t>
      </w:r>
      <w:r>
        <w:rPr>
          <w:spacing w:val="-2"/>
        </w:rPr>
        <w:t>theorem</w:t>
      </w:r>
      <w:r>
        <w:rPr>
          <w:spacing w:val="-9"/>
        </w:rPr>
        <w:t xml:space="preserve"> </w:t>
      </w:r>
      <w:r>
        <w:rPr>
          <w:spacing w:val="-2"/>
        </w:rPr>
        <w:t>for</w:t>
      </w:r>
      <w:r>
        <w:rPr>
          <w:spacing w:val="-8"/>
        </w:rPr>
        <w:t xml:space="preserve"> </w:t>
      </w:r>
      <w:r>
        <w:rPr>
          <w:spacing w:val="-2"/>
        </w:rPr>
        <w:t>positive</w:t>
      </w:r>
      <w:r>
        <w:rPr>
          <w:spacing w:val="-9"/>
        </w:rPr>
        <w:t xml:space="preserve"> </w:t>
      </w:r>
      <w:r>
        <w:rPr>
          <w:spacing w:val="-2"/>
        </w:rPr>
        <w:t>matrices,</w:t>
      </w:r>
      <w:r>
        <w:rPr>
          <w:spacing w:val="-5"/>
        </w:rPr>
        <w:t xml:space="preserve"> </w:t>
      </w:r>
      <w:r>
        <w:rPr>
          <w:i/>
          <w:spacing w:val="-2"/>
        </w:rPr>
        <w:t>G</w:t>
      </w:r>
      <w:r>
        <w:rPr>
          <w:spacing w:val="-2"/>
          <w:vertAlign w:val="subscript"/>
        </w:rPr>
        <w:t>PR</w:t>
      </w:r>
      <w:r>
        <w:rPr>
          <w:spacing w:val="-2"/>
        </w:rPr>
        <w:t xml:space="preserve"> has</w:t>
      </w:r>
      <w:r>
        <w:rPr>
          <w:spacing w:val="-8"/>
        </w:rPr>
        <w:t xml:space="preserve"> </w:t>
      </w:r>
      <w:r>
        <w:rPr>
          <w:spacing w:val="-2"/>
        </w:rPr>
        <w:t>a</w:t>
      </w:r>
      <w:r>
        <w:rPr>
          <w:spacing w:val="-9"/>
        </w:rPr>
        <w:t xml:space="preserve"> </w:t>
      </w:r>
      <w:r>
        <w:rPr>
          <w:spacing w:val="-2"/>
        </w:rPr>
        <w:t>unique</w:t>
      </w:r>
      <w:r>
        <w:rPr>
          <w:spacing w:val="-8"/>
        </w:rPr>
        <w:t xml:space="preserve"> </w:t>
      </w:r>
      <w:r>
        <w:rPr>
          <w:spacing w:val="-2"/>
        </w:rPr>
        <w:t>eigenvalue</w:t>
      </w:r>
      <w:r>
        <w:rPr>
          <w:spacing w:val="-9"/>
        </w:rPr>
        <w:t xml:space="preserve"> </w:t>
      </w:r>
      <w:r>
        <w:rPr>
          <w:spacing w:val="-2"/>
        </w:rPr>
        <w:t>of</w:t>
      </w:r>
      <w:r>
        <w:rPr>
          <w:spacing w:val="-8"/>
        </w:rPr>
        <w:t xml:space="preserve"> </w:t>
      </w:r>
      <w:r>
        <w:rPr>
          <w:spacing w:val="-2"/>
        </w:rPr>
        <w:t>modulus</w:t>
      </w:r>
      <w:r>
        <w:rPr>
          <w:spacing w:val="-9"/>
        </w:rPr>
        <w:t xml:space="preserve"> </w:t>
      </w:r>
      <w:r>
        <w:rPr>
          <w:spacing w:val="-2"/>
        </w:rPr>
        <w:t>one</w:t>
      </w:r>
      <w:r>
        <w:rPr>
          <w:spacing w:val="-8"/>
        </w:rPr>
        <w:t xml:space="preserve"> </w:t>
      </w:r>
      <w:r>
        <w:rPr>
          <w:spacing w:val="-2"/>
        </w:rPr>
        <w:t>with</w:t>
      </w:r>
      <w:r>
        <w:rPr>
          <w:spacing w:val="-9"/>
        </w:rPr>
        <w:t xml:space="preserve"> </w:t>
      </w:r>
      <w:r>
        <w:rPr>
          <w:spacing w:val="-2"/>
        </w:rPr>
        <w:t>a</w:t>
      </w:r>
      <w:r>
        <w:rPr>
          <w:spacing w:val="-8"/>
        </w:rPr>
        <w:t xml:space="preserve"> </w:t>
      </w:r>
      <w:r>
        <w:rPr>
          <w:spacing w:val="-2"/>
        </w:rPr>
        <w:t xml:space="preserve">strictly </w:t>
      </w:r>
      <w:r>
        <w:t>positive</w:t>
      </w:r>
      <w:r>
        <w:rPr>
          <w:spacing w:val="-15"/>
        </w:rPr>
        <w:t xml:space="preserve"> </w:t>
      </w:r>
      <w:r>
        <w:t>eigenvector</w:t>
      </w:r>
      <w:r>
        <w:rPr>
          <w:spacing w:val="-15"/>
        </w:rPr>
        <w:t xml:space="preserve"> </w:t>
      </w:r>
      <w:r>
        <w:rPr>
          <w:i/>
        </w:rPr>
        <w:t>π</w:t>
      </w:r>
      <w:r>
        <w:rPr>
          <w:i/>
          <w:spacing w:val="-15"/>
        </w:rPr>
        <w:t xml:space="preserve"> </w:t>
      </w:r>
      <w:r>
        <w:t>normalized</w:t>
      </w:r>
      <w:r>
        <w:rPr>
          <w:spacing w:val="-15"/>
        </w:rPr>
        <w:t xml:space="preserve"> </w:t>
      </w:r>
      <w:r>
        <w:t>so</w:t>
      </w:r>
      <w:r>
        <w:rPr>
          <w:spacing w:val="-15"/>
        </w:rPr>
        <w:t xml:space="preserve"> </w:t>
      </w:r>
      <w:r>
        <w:t>that</w:t>
      </w:r>
      <w:r>
        <w:rPr>
          <w:spacing w:val="76"/>
        </w:rPr>
        <w:t xml:space="preserve">  </w:t>
      </w:r>
      <w:r>
        <w:rPr>
          <w:rFonts w:ascii="Menlo" w:hAnsi="Menlo"/>
          <w:i/>
          <w:position w:val="-6"/>
          <w:sz w:val="16"/>
        </w:rPr>
        <w:t>i</w:t>
      </w:r>
      <w:r>
        <w:rPr>
          <w:rFonts w:ascii="Menlo" w:hAnsi="Menlo"/>
          <w:i/>
          <w:spacing w:val="-25"/>
          <w:position w:val="-6"/>
          <w:sz w:val="16"/>
        </w:rPr>
        <w:t xml:space="preserve"> </w:t>
      </w:r>
      <w:r>
        <w:rPr>
          <w:i/>
        </w:rPr>
        <w:t>π</w:t>
      </w:r>
      <w:r>
        <w:rPr>
          <w:rFonts w:ascii="Menlo" w:hAnsi="Menlo"/>
          <w:i/>
          <w:vertAlign w:val="subscript"/>
        </w:rPr>
        <w:t>i</w:t>
      </w:r>
      <w:r>
        <w:rPr>
          <w:rFonts w:ascii="Menlo" w:hAnsi="Menlo"/>
          <w:i/>
          <w:spacing w:val="-36"/>
        </w:rPr>
        <w:t xml:space="preserve"> </w:t>
      </w:r>
      <w:r>
        <w:t>= 1. Hence</w:t>
      </w:r>
      <w:r>
        <w:rPr>
          <w:spacing w:val="-11"/>
        </w:rPr>
        <w:t xml:space="preserve"> </w:t>
      </w:r>
      <w:r>
        <w:t>PageRank</w:t>
      </w:r>
      <w:r>
        <w:rPr>
          <w:spacing w:val="-11"/>
        </w:rPr>
        <w:t xml:space="preserve"> </w:t>
      </w:r>
      <w:r>
        <w:t>scores</w:t>
      </w:r>
      <w:r>
        <w:rPr>
          <w:spacing w:val="-11"/>
        </w:rPr>
        <w:t xml:space="preserve"> </w:t>
      </w:r>
      <w:r>
        <w:t>exist</w:t>
      </w:r>
      <w:r>
        <w:rPr>
          <w:spacing w:val="-11"/>
        </w:rPr>
        <w:t xml:space="preserve"> </w:t>
      </w:r>
      <w:r>
        <w:t>and</w:t>
      </w:r>
      <w:r>
        <w:rPr>
          <w:spacing w:val="-11"/>
        </w:rPr>
        <w:t xml:space="preserve"> </w:t>
      </w:r>
      <w:r>
        <w:t>are</w:t>
      </w:r>
      <w:r>
        <w:rPr>
          <w:spacing w:val="-11"/>
        </w:rPr>
        <w:t xml:space="preserve"> </w:t>
      </w:r>
      <w:r>
        <w:t xml:space="preserve">unique for any directed graph once damping and dangling-node rules are fixed </w:t>
      </w:r>
      <w:hyperlink w:anchor="_bookmark173" w:history="1">
        <w:r>
          <w:rPr>
            <w:vertAlign w:val="superscript"/>
          </w:rPr>
          <w:t>[23]</w:t>
        </w:r>
      </w:hyperlink>
      <w:r>
        <w:t>.</w:t>
      </w:r>
    </w:p>
    <w:p w14:paraId="00DC2578" w14:textId="77777777" w:rsidR="00350CFB" w:rsidRDefault="00283FFF">
      <w:pPr>
        <w:pStyle w:val="a3"/>
        <w:spacing w:before="156" w:line="396" w:lineRule="auto"/>
        <w:ind w:left="282" w:right="535" w:hanging="8"/>
        <w:jc w:val="both"/>
      </w:pPr>
      <w:r>
        <w:t>This</w:t>
      </w:r>
      <w:r>
        <w:rPr>
          <w:spacing w:val="-8"/>
        </w:rPr>
        <w:t xml:space="preserve"> </w:t>
      </w:r>
      <w:r>
        <w:t>uniqueness</w:t>
      </w:r>
      <w:r>
        <w:rPr>
          <w:spacing w:val="-8"/>
        </w:rPr>
        <w:t xml:space="preserve"> </w:t>
      </w:r>
      <w:r>
        <w:t>underpins</w:t>
      </w:r>
      <w:r>
        <w:rPr>
          <w:spacing w:val="-8"/>
        </w:rPr>
        <w:t xml:space="preserve"> </w:t>
      </w:r>
      <w:r>
        <w:t>comparisons</w:t>
      </w:r>
      <w:r>
        <w:rPr>
          <w:spacing w:val="-8"/>
        </w:rPr>
        <w:t xml:space="preserve"> </w:t>
      </w:r>
      <w:r>
        <w:t>between</w:t>
      </w:r>
      <w:r>
        <w:rPr>
          <w:spacing w:val="-8"/>
        </w:rPr>
        <w:t xml:space="preserve"> </w:t>
      </w:r>
      <w:r>
        <w:t>EndorseRank</w:t>
      </w:r>
      <w:r>
        <w:rPr>
          <w:spacing w:val="-8"/>
        </w:rPr>
        <w:t xml:space="preserve"> </w:t>
      </w:r>
      <w:r>
        <w:t>and</w:t>
      </w:r>
      <w:r>
        <w:rPr>
          <w:spacing w:val="-8"/>
        </w:rPr>
        <w:t xml:space="preserve"> </w:t>
      </w:r>
      <w:r>
        <w:t>AWP:</w:t>
      </w:r>
      <w:r>
        <w:rPr>
          <w:spacing w:val="-8"/>
        </w:rPr>
        <w:t xml:space="preserve"> </w:t>
      </w:r>
      <w:r>
        <w:t>given</w:t>
      </w:r>
      <w:r>
        <w:rPr>
          <w:spacing w:val="-8"/>
        </w:rPr>
        <w:t xml:space="preserve"> </w:t>
      </w:r>
      <w:r>
        <w:t>fixed</w:t>
      </w:r>
      <w:r>
        <w:rPr>
          <w:spacing w:val="-8"/>
        </w:rPr>
        <w:t xml:space="preserve"> </w:t>
      </w:r>
      <w:r>
        <w:t>parameters, each method induces a single score vector on a given edge set.</w:t>
      </w:r>
      <w:r>
        <w:rPr>
          <w:spacing w:val="25"/>
        </w:rPr>
        <w:t xml:space="preserve"> </w:t>
      </w:r>
      <w:r>
        <w:t>Differences</w:t>
      </w:r>
      <w:r>
        <w:rPr>
          <w:spacing w:val="-1"/>
        </w:rPr>
        <w:t xml:space="preserve"> </w:t>
      </w:r>
      <w:r>
        <w:t>between s</w:t>
      </w:r>
      <w:r>
        <w:rPr>
          <w:vertAlign w:val="subscript"/>
        </w:rPr>
        <w:t>ER</w:t>
      </w:r>
      <w:r>
        <w:t xml:space="preserve"> and s</w:t>
      </w:r>
      <w:r>
        <w:rPr>
          <w:vertAlign w:val="subscript"/>
        </w:rPr>
        <w:t>AWP</w:t>
      </w:r>
      <w:r>
        <w:t xml:space="preserve"> </w:t>
      </w:r>
      <w:bookmarkStart w:id="574" w:name="Continuity_in_edge_weights"/>
      <w:bookmarkStart w:id="575" w:name="_bookmark221"/>
      <w:bookmarkEnd w:id="574"/>
      <w:bookmarkEnd w:id="575"/>
      <w:r>
        <w:t>are therefore attributable to edge semantics and weights, not to solver multiplicity.</w:t>
      </w:r>
    </w:p>
    <w:p w14:paraId="00DC2579"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7A" w14:textId="77777777" w:rsidR="00350CFB" w:rsidRDefault="00283FFF">
      <w:pPr>
        <w:pStyle w:val="3"/>
        <w:numPr>
          <w:ilvl w:val="2"/>
          <w:numId w:val="26"/>
        </w:numPr>
        <w:tabs>
          <w:tab w:val="left" w:pos="879"/>
        </w:tabs>
        <w:spacing w:before="73"/>
        <w:ind w:left="879" w:hanging="597"/>
        <w:jc w:val="both"/>
      </w:pPr>
      <w:r>
        <w:t>Continuity</w:t>
      </w:r>
      <w:r>
        <w:rPr>
          <w:spacing w:val="-8"/>
        </w:rPr>
        <w:t xml:space="preserve"> </w:t>
      </w:r>
      <w:r>
        <w:t>in</w:t>
      </w:r>
      <w:r>
        <w:rPr>
          <w:spacing w:val="-7"/>
        </w:rPr>
        <w:t xml:space="preserve"> </w:t>
      </w:r>
      <w:r>
        <w:t>edge</w:t>
      </w:r>
      <w:r>
        <w:rPr>
          <w:spacing w:val="-7"/>
        </w:rPr>
        <w:t xml:space="preserve"> </w:t>
      </w:r>
      <w:r>
        <w:rPr>
          <w:spacing w:val="-2"/>
        </w:rPr>
        <w:t>weights</w:t>
      </w:r>
    </w:p>
    <w:p w14:paraId="00DC257B" w14:textId="77777777" w:rsidR="00350CFB" w:rsidRDefault="00283FFF">
      <w:pPr>
        <w:pStyle w:val="a3"/>
        <w:spacing w:before="181" w:line="456" w:lineRule="exact"/>
        <w:ind w:left="273" w:right="534" w:firstLine="8"/>
        <w:jc w:val="both"/>
      </w:pPr>
      <w:r>
        <w:rPr>
          <w:w w:val="105"/>
        </w:rPr>
        <w:t>PageRank</w:t>
      </w:r>
      <w:r>
        <w:rPr>
          <w:spacing w:val="-16"/>
          <w:w w:val="105"/>
        </w:rPr>
        <w:t xml:space="preserve"> </w:t>
      </w:r>
      <w:r>
        <w:rPr>
          <w:w w:val="105"/>
        </w:rPr>
        <w:t>is</w:t>
      </w:r>
      <w:r>
        <w:rPr>
          <w:spacing w:val="-16"/>
          <w:w w:val="105"/>
        </w:rPr>
        <w:t xml:space="preserve"> </w:t>
      </w:r>
      <w:r>
        <w:rPr>
          <w:w w:val="105"/>
        </w:rPr>
        <w:t>a</w:t>
      </w:r>
      <w:r>
        <w:rPr>
          <w:spacing w:val="-9"/>
          <w:w w:val="105"/>
        </w:rPr>
        <w:t xml:space="preserve"> </w:t>
      </w:r>
      <w:r>
        <w:rPr>
          <w:w w:val="105"/>
        </w:rPr>
        <w:t>continuous</w:t>
      </w:r>
      <w:r>
        <w:rPr>
          <w:spacing w:val="-8"/>
          <w:w w:val="105"/>
        </w:rPr>
        <w:t xml:space="preserve"> </w:t>
      </w:r>
      <w:r>
        <w:rPr>
          <w:w w:val="105"/>
        </w:rPr>
        <w:t>function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entries</w:t>
      </w:r>
      <w:r>
        <w:rPr>
          <w:spacing w:val="-8"/>
          <w:w w:val="105"/>
        </w:rPr>
        <w:t xml:space="preserve"> </w:t>
      </w:r>
      <w:r>
        <w:rPr>
          <w:w w:val="105"/>
        </w:rPr>
        <w:t>of</w:t>
      </w:r>
      <w:r>
        <w:rPr>
          <w:spacing w:val="-7"/>
          <w:w w:val="105"/>
        </w:rPr>
        <w:t xml:space="preserve"> </w:t>
      </w:r>
      <w:r>
        <w:rPr>
          <w:i/>
          <w:w w:val="105"/>
        </w:rPr>
        <w:t>P</w:t>
      </w:r>
      <w:r>
        <w:rPr>
          <w:i/>
          <w:spacing w:val="16"/>
          <w:w w:val="105"/>
        </w:rPr>
        <w:t xml:space="preserve"> </w:t>
      </w:r>
      <w:r>
        <w:rPr>
          <w:w w:val="105"/>
        </w:rPr>
        <w:t>for</w:t>
      </w:r>
      <w:r>
        <w:rPr>
          <w:spacing w:val="-8"/>
          <w:w w:val="105"/>
        </w:rPr>
        <w:t xml:space="preserve"> </w:t>
      </w:r>
      <w:r>
        <w:rPr>
          <w:w w:val="105"/>
        </w:rPr>
        <w:t>fixed</w:t>
      </w:r>
      <w:r>
        <w:rPr>
          <w:spacing w:val="-8"/>
          <w:w w:val="105"/>
        </w:rPr>
        <w:t xml:space="preserve"> </w:t>
      </w:r>
      <w:r>
        <w:rPr>
          <w:i/>
          <w:w w:val="105"/>
        </w:rPr>
        <w:t xml:space="preserve">d </w:t>
      </w:r>
      <w:r>
        <w:rPr>
          <w:rFonts w:ascii="Arial Unicode MS" w:hAnsi="Arial Unicode MS"/>
          <w:w w:val="105"/>
        </w:rPr>
        <w:t xml:space="preserve">∈ </w:t>
      </w:r>
      <w:r>
        <w:rPr>
          <w:w w:val="105"/>
        </w:rPr>
        <w:t>(0</w:t>
      </w:r>
      <w:r>
        <w:rPr>
          <w:i/>
          <w:w w:val="105"/>
        </w:rPr>
        <w:t>,</w:t>
      </w:r>
      <w:r>
        <w:rPr>
          <w:i/>
          <w:spacing w:val="-16"/>
          <w:w w:val="105"/>
        </w:rPr>
        <w:t xml:space="preserve"> </w:t>
      </w:r>
      <w:r>
        <w:rPr>
          <w:w w:val="105"/>
        </w:rPr>
        <w:t>1).</w:t>
      </w:r>
      <w:r>
        <w:rPr>
          <w:spacing w:val="30"/>
          <w:w w:val="105"/>
        </w:rPr>
        <w:t xml:space="preserve"> </w:t>
      </w:r>
      <w:r>
        <w:rPr>
          <w:w w:val="105"/>
        </w:rPr>
        <w:t>Small</w:t>
      </w:r>
      <w:r>
        <w:rPr>
          <w:spacing w:val="-8"/>
          <w:w w:val="105"/>
        </w:rPr>
        <w:t xml:space="preserve"> </w:t>
      </w:r>
      <w:r>
        <w:rPr>
          <w:w w:val="105"/>
        </w:rPr>
        <w:t xml:space="preserve">perturbations </w:t>
      </w:r>
      <w:r>
        <w:t xml:space="preserve">of allowance or transfer weights therefore induce small perturbations of scores in the </w:t>
      </w:r>
      <w:r>
        <w:rPr>
          <w:rFonts w:ascii="Arial Unicode MS" w:hAnsi="Arial Unicode MS"/>
        </w:rPr>
        <w:t>∥</w:t>
      </w:r>
      <w:r>
        <w:rPr>
          <w:rFonts w:ascii="Arial Unicode MS" w:hAnsi="Arial Unicode MS"/>
          <w:spacing w:val="-11"/>
        </w:rPr>
        <w:t xml:space="preserve"> </w:t>
      </w:r>
      <w:r>
        <w:rPr>
          <w:rFonts w:ascii="Arial Unicode MS" w:hAnsi="Arial Unicode MS"/>
        </w:rPr>
        <w:t>·</w:t>
      </w:r>
      <w:r>
        <w:rPr>
          <w:rFonts w:ascii="Arial Unicode MS" w:hAnsi="Arial Unicode MS"/>
          <w:spacing w:val="-10"/>
        </w:rPr>
        <w:t xml:space="preserve"> </w:t>
      </w:r>
      <w:r>
        <w:rPr>
          <w:rFonts w:ascii="Arial Unicode MS" w:hAnsi="Arial Unicode MS"/>
        </w:rPr>
        <w:t>∥</w:t>
      </w:r>
      <w:r>
        <w:rPr>
          <w:vertAlign w:val="subscript"/>
        </w:rPr>
        <w:t>1</w:t>
      </w:r>
      <w:r>
        <w:t xml:space="preserve"> norm, </w:t>
      </w:r>
      <w:r>
        <w:rPr>
          <w:w w:val="105"/>
        </w:rPr>
        <w:t>with</w:t>
      </w:r>
      <w:r>
        <w:rPr>
          <w:spacing w:val="-8"/>
          <w:w w:val="105"/>
        </w:rPr>
        <w:t xml:space="preserve"> </w:t>
      </w:r>
      <w:r>
        <w:rPr>
          <w:w w:val="105"/>
        </w:rPr>
        <w:t>Lipschitz</w:t>
      </w:r>
      <w:r>
        <w:rPr>
          <w:spacing w:val="-8"/>
          <w:w w:val="105"/>
        </w:rPr>
        <w:t xml:space="preserve"> </w:t>
      </w:r>
      <w:r>
        <w:rPr>
          <w:w w:val="105"/>
        </w:rPr>
        <w:t>constants</w:t>
      </w:r>
      <w:r>
        <w:rPr>
          <w:spacing w:val="-8"/>
          <w:w w:val="105"/>
        </w:rPr>
        <w:t xml:space="preserve"> </w:t>
      </w:r>
      <w:r>
        <w:rPr>
          <w:w w:val="105"/>
        </w:rPr>
        <w:t>depending</w:t>
      </w:r>
      <w:r>
        <w:rPr>
          <w:spacing w:val="-8"/>
          <w:w w:val="105"/>
        </w:rPr>
        <w:t xml:space="preserve"> </w:t>
      </w:r>
      <w:r>
        <w:rPr>
          <w:w w:val="105"/>
        </w:rPr>
        <w:t>on</w:t>
      </w:r>
      <w:r>
        <w:rPr>
          <w:spacing w:val="-8"/>
          <w:w w:val="105"/>
        </w:rPr>
        <w:t xml:space="preserve"> </w:t>
      </w:r>
      <w:r>
        <w:rPr>
          <w:i/>
          <w:w w:val="105"/>
        </w:rPr>
        <w:t>d</w:t>
      </w:r>
      <w:r>
        <w:rPr>
          <w:i/>
          <w:spacing w:val="-8"/>
          <w:w w:val="105"/>
        </w:rPr>
        <w:t xml:space="preserve"> </w:t>
      </w:r>
      <w:r>
        <w:rPr>
          <w:w w:val="105"/>
        </w:rPr>
        <w:t>and</w:t>
      </w:r>
      <w:r>
        <w:rPr>
          <w:spacing w:val="-8"/>
          <w:w w:val="105"/>
        </w:rPr>
        <w:t xml:space="preserve"> </w:t>
      </w:r>
      <w:r>
        <w:rPr>
          <w:i/>
          <w:w w:val="105"/>
        </w:rPr>
        <w:t>n</w:t>
      </w:r>
      <w:r>
        <w:rPr>
          <w:i/>
          <w:spacing w:val="-8"/>
          <w:w w:val="105"/>
        </w:rPr>
        <w:t xml:space="preserve"> </w:t>
      </w:r>
      <w:hyperlink w:anchor="_bookmark173" w:history="1">
        <w:r>
          <w:rPr>
            <w:w w:val="105"/>
            <w:vertAlign w:val="superscript"/>
          </w:rPr>
          <w:t>[23]</w:t>
        </w:r>
      </w:hyperlink>
      <w:r>
        <w:rPr>
          <w:w w:val="105"/>
        </w:rPr>
        <w:t>.</w:t>
      </w:r>
      <w:r>
        <w:rPr>
          <w:spacing w:val="40"/>
          <w:w w:val="105"/>
        </w:rPr>
        <w:t xml:space="preserve"> </w:t>
      </w:r>
      <w:r>
        <w:rPr>
          <w:w w:val="105"/>
        </w:rPr>
        <w:t>Continuity</w:t>
      </w:r>
      <w:r>
        <w:rPr>
          <w:spacing w:val="-8"/>
          <w:w w:val="105"/>
        </w:rPr>
        <w:t xml:space="preserve"> </w:t>
      </w:r>
      <w:r>
        <w:rPr>
          <w:w w:val="105"/>
        </w:rPr>
        <w:t>justifies</w:t>
      </w:r>
      <w:r>
        <w:rPr>
          <w:spacing w:val="-8"/>
          <w:w w:val="105"/>
        </w:rPr>
        <w:t xml:space="preserve"> </w:t>
      </w:r>
      <w:r>
        <w:rPr>
          <w:w w:val="105"/>
        </w:rPr>
        <w:t>robustness</w:t>
      </w:r>
      <w:r>
        <w:rPr>
          <w:spacing w:val="-8"/>
          <w:w w:val="105"/>
        </w:rPr>
        <w:t xml:space="preserve"> </w:t>
      </w:r>
      <w:r>
        <w:rPr>
          <w:w w:val="105"/>
        </w:rPr>
        <w:t>checks</w:t>
      </w:r>
      <w:r>
        <w:rPr>
          <w:spacing w:val="-8"/>
          <w:w w:val="105"/>
        </w:rPr>
        <w:t xml:space="preserve"> </w:t>
      </w:r>
      <w:r>
        <w:rPr>
          <w:w w:val="105"/>
        </w:rPr>
        <w:t xml:space="preserve">that </w:t>
      </w:r>
      <w:r>
        <w:t>vary</w:t>
      </w:r>
      <w:r>
        <w:rPr>
          <w:spacing w:val="-6"/>
        </w:rPr>
        <w:t xml:space="preserve"> </w:t>
      </w:r>
      <w:r>
        <w:t>damping</w:t>
      </w:r>
      <w:r>
        <w:rPr>
          <w:spacing w:val="-6"/>
        </w:rPr>
        <w:t xml:space="preserve"> </w:t>
      </w:r>
      <w:r>
        <w:t>or</w:t>
      </w:r>
      <w:r>
        <w:rPr>
          <w:spacing w:val="-6"/>
        </w:rPr>
        <w:t xml:space="preserve"> </w:t>
      </w:r>
      <w:r>
        <w:t>restrict</w:t>
      </w:r>
      <w:r>
        <w:rPr>
          <w:spacing w:val="-6"/>
        </w:rPr>
        <w:t xml:space="preserve"> </w:t>
      </w:r>
      <w:r>
        <w:t>to</w:t>
      </w:r>
      <w:r>
        <w:rPr>
          <w:spacing w:val="-6"/>
        </w:rPr>
        <w:t xml:space="preserve"> </w:t>
      </w:r>
      <w:r>
        <w:t>top</w:t>
      </w:r>
      <w:r>
        <w:rPr>
          <w:spacing w:val="-6"/>
        </w:rPr>
        <w:t xml:space="preserve"> </w:t>
      </w:r>
      <w:r>
        <w:t>tokens: if</w:t>
      </w:r>
      <w:r>
        <w:rPr>
          <w:spacing w:val="-6"/>
        </w:rPr>
        <w:t xml:space="preserve"> </w:t>
      </w:r>
      <w:r>
        <w:t>alignment</w:t>
      </w:r>
      <w:r>
        <w:rPr>
          <w:spacing w:val="-6"/>
        </w:rPr>
        <w:t xml:space="preserve"> </w:t>
      </w:r>
      <w:r>
        <w:t>were</w:t>
      </w:r>
      <w:r>
        <w:rPr>
          <w:spacing w:val="-6"/>
        </w:rPr>
        <w:t xml:space="preserve"> </w:t>
      </w:r>
      <w:r>
        <w:t>knife-edge</w:t>
      </w:r>
      <w:r>
        <w:rPr>
          <w:spacing w:val="-6"/>
        </w:rPr>
        <w:t xml:space="preserve"> </w:t>
      </w:r>
      <w:r>
        <w:t>fragile,</w:t>
      </w:r>
      <w:r>
        <w:rPr>
          <w:spacing w:val="-5"/>
        </w:rPr>
        <w:t xml:space="preserve"> </w:t>
      </w:r>
      <w:r>
        <w:t>small</w:t>
      </w:r>
      <w:r>
        <w:rPr>
          <w:spacing w:val="-6"/>
        </w:rPr>
        <w:t xml:space="preserve"> </w:t>
      </w:r>
      <w:r>
        <w:t>hyperparameter changes</w:t>
      </w:r>
      <w:r>
        <w:rPr>
          <w:spacing w:val="-13"/>
        </w:rPr>
        <w:t xml:space="preserve"> </w:t>
      </w:r>
      <w:r>
        <w:t xml:space="preserve">would scramble family-level </w:t>
      </w:r>
      <w:r>
        <w:rPr>
          <w:i/>
        </w:rPr>
        <w:t>τ</w:t>
      </w:r>
      <w:r>
        <w:rPr>
          <w:i/>
          <w:spacing w:val="-15"/>
        </w:rPr>
        <w:t xml:space="preserve"> </w:t>
      </w:r>
      <w:r>
        <w:t>.</w:t>
      </w:r>
      <w:r>
        <w:rPr>
          <w:spacing w:val="34"/>
        </w:rPr>
        <w:t xml:space="preserve"> </w:t>
      </w:r>
      <w:r>
        <w:t xml:space="preserve">Empirically, EndorseRank allowance </w:t>
      </w:r>
      <w:r>
        <w:rPr>
          <w:i/>
        </w:rPr>
        <w:t>τ</w:t>
      </w:r>
      <w:r>
        <w:rPr>
          <w:i/>
          <w:spacing w:val="33"/>
        </w:rPr>
        <w:t xml:space="preserve"> </w:t>
      </w:r>
      <w:r>
        <w:t xml:space="preserve">remains </w:t>
      </w:r>
      <w:r>
        <w:rPr>
          <w:rFonts w:ascii="Arial Unicode MS" w:hAnsi="Arial Unicode MS"/>
        </w:rPr>
        <w:t xml:space="preserve">≈ </w:t>
      </w:r>
      <w:r>
        <w:t>0</w:t>
      </w:r>
      <w:r>
        <w:rPr>
          <w:i/>
        </w:rPr>
        <w:t>.</w:t>
      </w:r>
      <w:r>
        <w:t xml:space="preserve">355 </w:t>
      </w:r>
      <w:r>
        <w:rPr>
          <w:w w:val="105"/>
        </w:rPr>
        <w:t>across</w:t>
      </w:r>
      <w:r>
        <w:rPr>
          <w:spacing w:val="-16"/>
          <w:w w:val="105"/>
        </w:rPr>
        <w:t xml:space="preserve"> </w:t>
      </w:r>
      <w:bookmarkStart w:id="576" w:name="Sparsity_and_per-iteration_cost"/>
      <w:bookmarkStart w:id="577" w:name="_bookmark222"/>
      <w:bookmarkEnd w:id="576"/>
      <w:bookmarkEnd w:id="577"/>
      <w:r>
        <w:rPr>
          <w:i/>
          <w:w w:val="105"/>
        </w:rPr>
        <w:t>d</w:t>
      </w:r>
      <w:r>
        <w:rPr>
          <w:i/>
          <w:spacing w:val="-16"/>
          <w:w w:val="105"/>
        </w:rPr>
        <w:t xml:space="preserve"> </w:t>
      </w:r>
      <w:r>
        <w:rPr>
          <w:rFonts w:ascii="Arial Unicode MS" w:hAnsi="Arial Unicode MS"/>
          <w:w w:val="105"/>
        </w:rPr>
        <w:t>∈</w:t>
      </w:r>
      <w:r>
        <w:rPr>
          <w:rFonts w:ascii="Arial Unicode MS" w:hAnsi="Arial Unicode MS"/>
          <w:spacing w:val="-17"/>
          <w:w w:val="105"/>
        </w:rPr>
        <w:t xml:space="preserve"> </w:t>
      </w:r>
      <w:r>
        <w:rPr>
          <w:rFonts w:ascii="Arial Unicode MS" w:hAnsi="Arial Unicode MS"/>
          <w:w w:val="105"/>
        </w:rPr>
        <w:t>{</w:t>
      </w:r>
      <w:r>
        <w:rPr>
          <w:w w:val="105"/>
        </w:rPr>
        <w:t>0</w:t>
      </w:r>
      <w:r>
        <w:rPr>
          <w:i/>
          <w:w w:val="105"/>
        </w:rPr>
        <w:t>.</w:t>
      </w:r>
      <w:r>
        <w:rPr>
          <w:w w:val="105"/>
        </w:rPr>
        <w:t>75</w:t>
      </w:r>
      <w:r>
        <w:rPr>
          <w:i/>
          <w:w w:val="105"/>
        </w:rPr>
        <w:t>,</w:t>
      </w:r>
      <w:r>
        <w:rPr>
          <w:i/>
          <w:spacing w:val="-23"/>
          <w:w w:val="105"/>
        </w:rPr>
        <w:t xml:space="preserve"> </w:t>
      </w:r>
      <w:r>
        <w:rPr>
          <w:w w:val="105"/>
        </w:rPr>
        <w:t>0</w:t>
      </w:r>
      <w:r>
        <w:rPr>
          <w:i/>
          <w:w w:val="105"/>
        </w:rPr>
        <w:t>.</w:t>
      </w:r>
      <w:r>
        <w:rPr>
          <w:w w:val="105"/>
        </w:rPr>
        <w:t>85</w:t>
      </w:r>
      <w:r>
        <w:rPr>
          <w:i/>
          <w:w w:val="105"/>
        </w:rPr>
        <w:t>,</w:t>
      </w:r>
      <w:r>
        <w:rPr>
          <w:i/>
          <w:spacing w:val="-23"/>
          <w:w w:val="105"/>
        </w:rPr>
        <w:t xml:space="preserve"> </w:t>
      </w:r>
      <w:r>
        <w:rPr>
          <w:w w:val="105"/>
        </w:rPr>
        <w:t>0</w:t>
      </w:r>
      <w:r>
        <w:rPr>
          <w:i/>
          <w:w w:val="105"/>
        </w:rPr>
        <w:t>.</w:t>
      </w:r>
      <w:r>
        <w:rPr>
          <w:w w:val="105"/>
        </w:rPr>
        <w:t>95</w:t>
      </w:r>
      <w:r>
        <w:rPr>
          <w:rFonts w:ascii="Arial Unicode MS" w:hAnsi="Arial Unicode MS"/>
          <w:w w:val="105"/>
        </w:rPr>
        <w:t>}</w:t>
      </w:r>
      <w:r>
        <w:rPr>
          <w:rFonts w:ascii="Arial Unicode MS" w:hAnsi="Arial Unicode MS"/>
          <w:spacing w:val="-18"/>
          <w:w w:val="105"/>
        </w:rPr>
        <w:t xml:space="preserve"> </w:t>
      </w:r>
      <w:r>
        <w:rPr>
          <w:w w:val="105"/>
        </w:rPr>
        <w:t>(Table</w:t>
      </w:r>
      <w:r>
        <w:rPr>
          <w:spacing w:val="-16"/>
          <w:w w:val="105"/>
        </w:rPr>
        <w:t xml:space="preserve"> </w:t>
      </w:r>
      <w:hyperlink w:anchor="_bookmark96" w:history="1">
        <w:r>
          <w:rPr>
            <w:w w:val="105"/>
          </w:rPr>
          <w:t>4.4</w:t>
        </w:r>
      </w:hyperlink>
      <w:r>
        <w:rPr>
          <w:w w:val="105"/>
        </w:rPr>
        <w:t>),</w:t>
      </w:r>
      <w:r>
        <w:rPr>
          <w:spacing w:val="-15"/>
          <w:w w:val="105"/>
        </w:rPr>
        <w:t xml:space="preserve"> </w:t>
      </w:r>
      <w:r>
        <w:rPr>
          <w:w w:val="105"/>
        </w:rPr>
        <w:t>consistent</w:t>
      </w:r>
      <w:r>
        <w:rPr>
          <w:spacing w:val="-16"/>
          <w:w w:val="105"/>
        </w:rPr>
        <w:t xml:space="preserve"> </w:t>
      </w:r>
      <w:r>
        <w:rPr>
          <w:w w:val="105"/>
        </w:rPr>
        <w:t>with</w:t>
      </w:r>
      <w:r>
        <w:rPr>
          <w:spacing w:val="-16"/>
          <w:w w:val="105"/>
        </w:rPr>
        <w:t xml:space="preserve"> </w:t>
      </w:r>
      <w:r>
        <w:rPr>
          <w:w w:val="105"/>
        </w:rPr>
        <w:t>a</w:t>
      </w:r>
      <w:r>
        <w:rPr>
          <w:spacing w:val="-16"/>
          <w:w w:val="105"/>
        </w:rPr>
        <w:t xml:space="preserve"> </w:t>
      </w:r>
      <w:r>
        <w:rPr>
          <w:w w:val="105"/>
        </w:rPr>
        <w:t>stable</w:t>
      </w:r>
      <w:r>
        <w:rPr>
          <w:spacing w:val="-15"/>
          <w:w w:val="105"/>
        </w:rPr>
        <w:t xml:space="preserve"> </w:t>
      </w:r>
      <w:r>
        <w:rPr>
          <w:w w:val="105"/>
        </w:rPr>
        <w:t>ranking</w:t>
      </w:r>
      <w:r>
        <w:rPr>
          <w:spacing w:val="-16"/>
          <w:w w:val="105"/>
        </w:rPr>
        <w:t xml:space="preserve"> </w:t>
      </w:r>
      <w:r>
        <w:rPr>
          <w:w w:val="105"/>
        </w:rPr>
        <w:t>geometry.</w:t>
      </w:r>
    </w:p>
    <w:p w14:paraId="00DC257C" w14:textId="77777777" w:rsidR="00350CFB" w:rsidRDefault="00350CFB">
      <w:pPr>
        <w:pStyle w:val="a3"/>
        <w:spacing w:before="146"/>
      </w:pPr>
    </w:p>
    <w:p w14:paraId="00DC257D" w14:textId="77777777" w:rsidR="00350CFB" w:rsidRDefault="00283FFF">
      <w:pPr>
        <w:pStyle w:val="3"/>
        <w:numPr>
          <w:ilvl w:val="2"/>
          <w:numId w:val="26"/>
        </w:numPr>
        <w:tabs>
          <w:tab w:val="left" w:pos="879"/>
        </w:tabs>
        <w:spacing w:before="1"/>
        <w:ind w:left="879" w:hanging="597"/>
        <w:jc w:val="both"/>
      </w:pPr>
      <w:r>
        <w:rPr>
          <w:spacing w:val="-2"/>
        </w:rPr>
        <w:t>Sparsity</w:t>
      </w:r>
      <w:r>
        <w:rPr>
          <w:spacing w:val="-1"/>
        </w:rPr>
        <w:t xml:space="preserve"> </w:t>
      </w:r>
      <w:r>
        <w:rPr>
          <w:spacing w:val="-2"/>
        </w:rPr>
        <w:t>and</w:t>
      </w:r>
      <w:r>
        <w:t xml:space="preserve"> </w:t>
      </w:r>
      <w:r>
        <w:rPr>
          <w:spacing w:val="-2"/>
        </w:rPr>
        <w:t>per-iteration</w:t>
      </w:r>
      <w:r>
        <w:t xml:space="preserve"> </w:t>
      </w:r>
      <w:r>
        <w:rPr>
          <w:spacing w:val="-4"/>
        </w:rPr>
        <w:t>cost</w:t>
      </w:r>
    </w:p>
    <w:p w14:paraId="00DC257E" w14:textId="77777777" w:rsidR="00350CFB" w:rsidRDefault="00283FFF">
      <w:pPr>
        <w:pStyle w:val="a3"/>
        <w:spacing w:before="181" w:line="456" w:lineRule="exact"/>
        <w:ind w:left="270" w:right="560" w:firstLine="3"/>
        <w:jc w:val="both"/>
      </w:pPr>
      <w:bookmarkStart w:id="578" w:name="Properties_of_Spearman's_rho"/>
      <w:bookmarkStart w:id="579" w:name="_bookmark223"/>
      <w:commentRangeStart w:id="580"/>
      <w:r>
        <w:t>A sparse matrix–vector product P⊤x costs O(m) arithmetic operations for m nonzero edges, and assembling the sparse operator from an edge list is likewise O(m). Power iteration therefore costs O(m + mI) for I iterations. On the matched cohort the transfer graph has roughly 9.3 times as many edges as the endorsement graph, so even at identical I the transfer method would be about an order of magnitude more expensive; the observed iteration counts widen the gap, and the measured wall-time ratio (Table 4.2) is of the same order as the edge ratio.</w:t>
      </w:r>
      <w:bookmarkEnd w:id="578"/>
      <w:bookmarkEnd w:id="579"/>
      <w:commentRangeEnd w:id="580"/>
      <w:r>
        <w:rPr>
          <w:rStyle w:val="a5"/>
          <w:sz w:val="24"/>
          <w:szCs w:val="24"/>
        </w:rPr>
        <w:commentReference w:id="580"/>
      </w:r>
    </w:p>
    <w:p w14:paraId="00DC257F" w14:textId="77777777" w:rsidR="00350CFB" w:rsidRDefault="00350CFB">
      <w:pPr>
        <w:pStyle w:val="a3"/>
        <w:spacing w:before="146"/>
      </w:pPr>
    </w:p>
    <w:p w14:paraId="00DC2580" w14:textId="77777777" w:rsidR="00350CFB" w:rsidRDefault="00283FFF">
      <w:pPr>
        <w:pStyle w:val="3"/>
        <w:numPr>
          <w:ilvl w:val="2"/>
          <w:numId w:val="26"/>
        </w:numPr>
        <w:tabs>
          <w:tab w:val="left" w:pos="879"/>
        </w:tabs>
        <w:ind w:left="879" w:hanging="597"/>
        <w:jc w:val="both"/>
      </w:pPr>
      <w:r>
        <w:rPr>
          <w:spacing w:val="-2"/>
        </w:rPr>
        <w:t>Properties of Spearman’s</w:t>
      </w:r>
      <w:r>
        <w:rPr>
          <w:spacing w:val="-1"/>
        </w:rPr>
        <w:t xml:space="preserve"> </w:t>
      </w:r>
      <w:r>
        <w:rPr>
          <w:b w:val="0"/>
          <w:i/>
          <w:spacing w:val="-10"/>
        </w:rPr>
        <w:t>ρ</w:t>
      </w:r>
    </w:p>
    <w:p w14:paraId="00DC2581" w14:textId="77777777" w:rsidR="00350CFB" w:rsidRDefault="00283FFF">
      <w:pPr>
        <w:pStyle w:val="a3"/>
        <w:spacing w:before="182" w:line="456" w:lineRule="exact"/>
        <w:ind w:left="282" w:right="524"/>
        <w:jc w:val="both"/>
      </w:pPr>
      <w:r>
        <w:t xml:space="preserve">Spearman’s </w:t>
      </w:r>
      <w:r>
        <w:rPr>
          <w:i/>
        </w:rPr>
        <w:t xml:space="preserve">ρ </w:t>
      </w:r>
      <w:r>
        <w:t>is Pearson’s correlation applied to ranks.</w:t>
      </w:r>
      <w:r>
        <w:rPr>
          <w:spacing w:val="40"/>
        </w:rPr>
        <w:t xml:space="preserve"> </w:t>
      </w:r>
      <w:r>
        <w:t>It is invariant to strictly increasing trans-formations</w:t>
      </w:r>
      <w:r>
        <w:rPr>
          <w:spacing w:val="-5"/>
        </w:rPr>
        <w:t xml:space="preserve"> </w:t>
      </w:r>
      <w:r>
        <w:t>of</w:t>
      </w:r>
      <w:r>
        <w:rPr>
          <w:spacing w:val="-2"/>
        </w:rPr>
        <w:t xml:space="preserve"> </w:t>
      </w:r>
      <w:r>
        <w:t>either</w:t>
      </w:r>
      <w:r>
        <w:rPr>
          <w:spacing w:val="-2"/>
        </w:rPr>
        <w:t xml:space="preserve"> </w:t>
      </w:r>
      <w:r>
        <w:t>variable</w:t>
      </w:r>
      <w:r>
        <w:rPr>
          <w:spacing w:val="-2"/>
        </w:rPr>
        <w:t xml:space="preserve"> </w:t>
      </w:r>
      <w:r>
        <w:t>and</w:t>
      </w:r>
      <w:r>
        <w:rPr>
          <w:spacing w:val="-2"/>
        </w:rPr>
        <w:t xml:space="preserve"> </w:t>
      </w:r>
      <w:r>
        <w:t>lies</w:t>
      </w:r>
      <w:r>
        <w:rPr>
          <w:spacing w:val="-2"/>
        </w:rPr>
        <w:t xml:space="preserve"> </w:t>
      </w:r>
      <w:r>
        <w:t>in</w:t>
      </w:r>
      <w:r>
        <w:rPr>
          <w:spacing w:val="-2"/>
        </w:rPr>
        <w:t xml:space="preserve"> </w:t>
      </w:r>
      <w:r>
        <w:t>[</w:t>
      </w:r>
      <w:r>
        <w:rPr>
          <w:rFonts w:ascii="Arial Unicode MS" w:hAnsi="Arial Unicode MS"/>
        </w:rPr>
        <w:t>−</w:t>
      </w:r>
      <w:r>
        <w:t>1</w:t>
      </w:r>
      <w:r>
        <w:rPr>
          <w:i/>
        </w:rPr>
        <w:t>,</w:t>
      </w:r>
      <w:r>
        <w:rPr>
          <w:i/>
          <w:spacing w:val="-15"/>
        </w:rPr>
        <w:t xml:space="preserve"> </w:t>
      </w:r>
      <w:r>
        <w:t>1].</w:t>
      </w:r>
      <w:r>
        <w:rPr>
          <w:spacing w:val="22"/>
        </w:rPr>
        <w:t xml:space="preserve"> </w:t>
      </w:r>
      <w:r>
        <w:t>Perfect</w:t>
      </w:r>
      <w:r>
        <w:rPr>
          <w:spacing w:val="-2"/>
        </w:rPr>
        <w:t xml:space="preserve"> </w:t>
      </w:r>
      <w:r>
        <w:t>monotone</w:t>
      </w:r>
      <w:r>
        <w:rPr>
          <w:spacing w:val="-2"/>
        </w:rPr>
        <w:t xml:space="preserve"> </w:t>
      </w:r>
      <w:r>
        <w:t>agreement</w:t>
      </w:r>
      <w:r>
        <w:rPr>
          <w:spacing w:val="-2"/>
        </w:rPr>
        <w:t xml:space="preserve"> </w:t>
      </w:r>
      <w:r>
        <w:t>yields</w:t>
      </w:r>
      <w:r>
        <w:rPr>
          <w:spacing w:val="-3"/>
        </w:rPr>
        <w:t xml:space="preserve"> </w:t>
      </w:r>
      <w:r>
        <w:rPr>
          <w:i/>
        </w:rPr>
        <w:t xml:space="preserve">ρ </w:t>
      </w:r>
      <w:r>
        <w:t>= 1;</w:t>
      </w:r>
      <w:r>
        <w:rPr>
          <w:spacing w:val="-1"/>
        </w:rPr>
        <w:t xml:space="preserve"> </w:t>
      </w:r>
      <w:r>
        <w:t xml:space="preserve">perfect reverse agreement yields </w:t>
      </w:r>
      <w:r>
        <w:rPr>
          <w:i/>
        </w:rPr>
        <w:t xml:space="preserve">ρ </w:t>
      </w:r>
      <w:r>
        <w:t xml:space="preserve">= </w:t>
      </w:r>
      <w:r>
        <w:rPr>
          <w:rFonts w:ascii="Arial Unicode MS" w:hAnsi="Arial Unicode MS"/>
        </w:rPr>
        <w:t>−</w:t>
      </w:r>
      <w:r>
        <w:t xml:space="preserve">1. Ties require mid-rank adjustments; the evaluation pipeline uses </w:t>
      </w:r>
      <w:r>
        <w:rPr>
          <w:w w:val="105"/>
        </w:rPr>
        <w:t>standard</w:t>
      </w:r>
      <w:r>
        <w:rPr>
          <w:spacing w:val="-16"/>
          <w:w w:val="105"/>
        </w:rPr>
        <w:t xml:space="preserve"> </w:t>
      </w:r>
      <w:r>
        <w:rPr>
          <w:w w:val="105"/>
        </w:rPr>
        <w:t>tie-aware</w:t>
      </w:r>
      <w:r>
        <w:rPr>
          <w:spacing w:val="-16"/>
          <w:w w:val="105"/>
        </w:rPr>
        <w:t xml:space="preserve"> </w:t>
      </w:r>
      <w:r>
        <w:rPr>
          <w:w w:val="105"/>
        </w:rPr>
        <w:t>implementations.</w:t>
      </w:r>
      <w:r>
        <w:rPr>
          <w:spacing w:val="-16"/>
          <w:w w:val="105"/>
        </w:rPr>
        <w:t xml:space="preserve"> </w:t>
      </w:r>
      <w:r>
        <w:rPr>
          <w:w w:val="105"/>
        </w:rPr>
        <w:t>Because</w:t>
      </w:r>
      <w:r>
        <w:rPr>
          <w:spacing w:val="-15"/>
          <w:w w:val="105"/>
        </w:rPr>
        <w:t xml:space="preserve"> </w:t>
      </w:r>
      <w:r>
        <w:rPr>
          <w:w w:val="105"/>
        </w:rPr>
        <w:t>reputation</w:t>
      </w:r>
      <w:r>
        <w:rPr>
          <w:spacing w:val="-16"/>
          <w:w w:val="105"/>
        </w:rPr>
        <w:t xml:space="preserve"> </w:t>
      </w:r>
      <w:r>
        <w:rPr>
          <w:w w:val="105"/>
        </w:rPr>
        <w:t>scores</w:t>
      </w:r>
      <w:r>
        <w:rPr>
          <w:spacing w:val="-16"/>
          <w:w w:val="105"/>
        </w:rPr>
        <w:t xml:space="preserve"> </w:t>
      </w:r>
      <w:r>
        <w:rPr>
          <w:w w:val="105"/>
        </w:rPr>
        <w:t>and</w:t>
      </w:r>
      <w:r>
        <w:rPr>
          <w:spacing w:val="-16"/>
          <w:w w:val="105"/>
        </w:rPr>
        <w:t xml:space="preserve"> </w:t>
      </w:r>
      <w:r>
        <w:rPr>
          <w:w w:val="105"/>
        </w:rPr>
        <w:t>proxies</w:t>
      </w:r>
      <w:r>
        <w:rPr>
          <w:spacing w:val="-15"/>
          <w:w w:val="105"/>
        </w:rPr>
        <w:t xml:space="preserve"> </w:t>
      </w:r>
      <w:r>
        <w:rPr>
          <w:w w:val="105"/>
        </w:rPr>
        <w:t>are</w:t>
      </w:r>
      <w:r>
        <w:rPr>
          <w:spacing w:val="-16"/>
          <w:w w:val="105"/>
        </w:rPr>
        <w:t xml:space="preserve"> </w:t>
      </w:r>
      <w:r>
        <w:rPr>
          <w:w w:val="105"/>
        </w:rPr>
        <w:t>continuous</w:t>
      </w:r>
      <w:r>
        <w:rPr>
          <w:spacing w:val="-16"/>
          <w:w w:val="105"/>
        </w:rPr>
        <w:t xml:space="preserve"> </w:t>
      </w:r>
      <w:r>
        <w:rPr>
          <w:w w:val="105"/>
        </w:rPr>
        <w:t xml:space="preserve">and </w:t>
      </w:r>
      <w:r>
        <w:t>heavy-tailed, rank-based association is more appropriate than Pearson correlation on raw values</w:t>
      </w:r>
    </w:p>
    <w:p w14:paraId="00DC2582" w14:textId="77777777" w:rsidR="00350CFB" w:rsidRDefault="0071403D">
      <w:pPr>
        <w:spacing w:before="131"/>
        <w:ind w:left="282"/>
        <w:rPr>
          <w:position w:val="-8"/>
          <w:sz w:val="24"/>
        </w:rPr>
      </w:pPr>
      <w:hyperlink w:anchor="_bookmark149" w:history="1">
        <w:r>
          <w:rPr>
            <w:spacing w:val="-2"/>
            <w:sz w:val="16"/>
          </w:rPr>
          <w:t>[4]</w:t>
        </w:r>
        <w:bookmarkStart w:id="581" w:name="Properties_of_Kendall's_tau"/>
        <w:bookmarkStart w:id="582" w:name="_bookmark224"/>
        <w:bookmarkEnd w:id="581"/>
        <w:bookmarkEnd w:id="582"/>
      </w:hyperlink>
      <w:r>
        <w:rPr>
          <w:spacing w:val="-2"/>
          <w:position w:val="-8"/>
          <w:sz w:val="24"/>
        </w:rPr>
        <w:t>.</w:t>
      </w:r>
    </w:p>
    <w:p w14:paraId="00DC2583" w14:textId="77777777" w:rsidR="00350CFB" w:rsidRDefault="00350CFB">
      <w:pPr>
        <w:pStyle w:val="a3"/>
        <w:rPr>
          <w:sz w:val="16"/>
        </w:rPr>
      </w:pPr>
    </w:p>
    <w:p w14:paraId="00DC2584" w14:textId="77777777" w:rsidR="00350CFB" w:rsidRDefault="00350CFB">
      <w:pPr>
        <w:pStyle w:val="a3"/>
        <w:spacing w:before="88"/>
        <w:rPr>
          <w:sz w:val="16"/>
        </w:rPr>
      </w:pPr>
    </w:p>
    <w:p w14:paraId="00DC2585" w14:textId="77777777" w:rsidR="00350CFB" w:rsidRDefault="00283FFF">
      <w:pPr>
        <w:pStyle w:val="3"/>
        <w:numPr>
          <w:ilvl w:val="2"/>
          <w:numId w:val="26"/>
        </w:numPr>
        <w:tabs>
          <w:tab w:val="left" w:pos="879"/>
        </w:tabs>
        <w:ind w:left="879" w:hanging="597"/>
        <w:jc w:val="both"/>
      </w:pPr>
      <w:r>
        <w:rPr>
          <w:spacing w:val="-2"/>
        </w:rPr>
        <w:t>Properties of Kendall’s</w:t>
      </w:r>
      <w:r>
        <w:rPr>
          <w:spacing w:val="-1"/>
        </w:rPr>
        <w:t xml:space="preserve"> </w:t>
      </w:r>
      <w:r>
        <w:rPr>
          <w:b w:val="0"/>
          <w:i/>
          <w:spacing w:val="-10"/>
        </w:rPr>
        <w:t>τ</w:t>
      </w:r>
    </w:p>
    <w:p w14:paraId="00DC2586" w14:textId="77777777" w:rsidR="00350CFB" w:rsidRDefault="00350CFB">
      <w:pPr>
        <w:pStyle w:val="a3"/>
        <w:spacing w:before="46"/>
        <w:rPr>
          <w:i/>
        </w:rPr>
      </w:pPr>
    </w:p>
    <w:p w14:paraId="00DC2587" w14:textId="77777777" w:rsidR="00350CFB" w:rsidRDefault="00283FFF">
      <w:pPr>
        <w:pStyle w:val="a3"/>
        <w:spacing w:line="396" w:lineRule="auto"/>
        <w:ind w:left="282" w:right="523"/>
        <w:jc w:val="both"/>
      </w:pPr>
      <w:commentRangeStart w:id="583"/>
      <w:r>
        <w:t xml:space="preserve">Kendall’s τ equals the normalized difference between concordant and discordant pairwise orderings. It admits a probabilistic reading: for two random distinct wallets, τ is the probability their relative order agrees under both rankings, minus the probability it disagrees </w:t>
      </w:r>
      <w:r>
        <w:rPr>
          <w:vertAlign w:val="superscript"/>
        </w:rPr>
        <w:t>[21]</w:t>
      </w:r>
      <w:r>
        <w:t>. This reading is useful when communicating results to practitioners: a τ in the mid-0.3 range, as for EndorseRank on the allowance family (Table 4.7), means a clear but imperfect tendency for the two orderings to agree.</w:t>
      </w:r>
    </w:p>
    <w:p w14:paraId="00DC2588" w14:textId="77777777" w:rsidR="00350CFB" w:rsidRDefault="00350CFB">
      <w:pPr>
        <w:pStyle w:val="a3"/>
        <w:spacing w:line="396" w:lineRule="auto"/>
        <w:jc w:val="both"/>
        <w:sectPr w:rsidR="00350CFB">
          <w:pgSz w:w="11910" w:h="16840"/>
          <w:pgMar w:top="1920" w:right="708" w:bottom="2300" w:left="992" w:header="0" w:footer="2115" w:gutter="0"/>
          <w:cols w:space="720"/>
        </w:sectPr>
      </w:pPr>
    </w:p>
    <w:p w14:paraId="00DC2589" w14:textId="77777777" w:rsidR="00350CFB" w:rsidRDefault="00283FFF">
      <w:pPr>
        <w:pStyle w:val="a3"/>
        <w:spacing w:before="72" w:line="396" w:lineRule="auto"/>
        <w:ind w:left="282" w:right="558"/>
        <w:jc w:val="both"/>
      </w:pPr>
      <w:r>
        <w:t>For large n, τ and ρ are often similar in sign and magnitude but not identical. This research reports both, following the AWP baseline</w:t>
      </w:r>
      <w:r>
        <w:rPr>
          <w:vertAlign w:val="superscript"/>
        </w:rPr>
        <w:t>[3]</w:t>
      </w:r>
      <w:r>
        <w:t xml:space="preserve">, and uses family-mean τ with a paired-bootstrap interval </w:t>
      </w:r>
      <w:r>
        <w:rPr>
          <w:vertAlign w:val="superscript"/>
        </w:rPr>
        <w:t>[34]</w:t>
      </w:r>
      <w:r>
        <w:t xml:space="preserve"> as the primary summary.</w:t>
      </w:r>
    </w:p>
    <w:p w14:paraId="00DC258A" w14:textId="319A9F1C" w:rsidR="00350CFB" w:rsidRDefault="00283FFF">
      <w:pPr>
        <w:pStyle w:val="a3"/>
        <w:spacing w:before="16" w:line="396" w:lineRule="auto"/>
        <w:ind w:left="282" w:right="563"/>
        <w:jc w:val="both"/>
      </w:pPr>
      <w:bookmarkStart w:id="584" w:name="Construct_validity_note"/>
      <w:bookmarkStart w:id="585" w:name="_bookmark225"/>
      <w:bookmarkEnd w:id="584"/>
      <w:bookmarkEnd w:id="585"/>
      <w:commentRangeEnd w:id="583"/>
      <w:r>
        <w:rPr>
          <w:rStyle w:val="a5"/>
          <w:sz w:val="24"/>
          <w:szCs w:val="24"/>
        </w:rPr>
        <w:commentReference w:id="583"/>
      </w:r>
    </w:p>
    <w:p w14:paraId="00DC258B" w14:textId="77777777" w:rsidR="00350CFB" w:rsidRDefault="00350CFB">
      <w:pPr>
        <w:pStyle w:val="a3"/>
        <w:spacing w:before="7"/>
      </w:pPr>
    </w:p>
    <w:p w14:paraId="00DC258C" w14:textId="77777777" w:rsidR="00350CFB" w:rsidRDefault="00283FFF">
      <w:pPr>
        <w:pStyle w:val="3"/>
        <w:numPr>
          <w:ilvl w:val="2"/>
          <w:numId w:val="26"/>
        </w:numPr>
        <w:tabs>
          <w:tab w:val="left" w:pos="879"/>
        </w:tabs>
        <w:ind w:left="879" w:hanging="597"/>
      </w:pPr>
      <w:r>
        <w:t>Construct</w:t>
      </w:r>
      <w:r>
        <w:rPr>
          <w:spacing w:val="-10"/>
        </w:rPr>
        <w:t xml:space="preserve"> </w:t>
      </w:r>
      <w:r>
        <w:t>validity</w:t>
      </w:r>
      <w:r>
        <w:rPr>
          <w:spacing w:val="-10"/>
        </w:rPr>
        <w:t xml:space="preserve"> </w:t>
      </w:r>
      <w:r>
        <w:rPr>
          <w:spacing w:val="-4"/>
        </w:rPr>
        <w:t>note</w:t>
      </w:r>
    </w:p>
    <w:p w14:paraId="00DC258D" w14:textId="77777777" w:rsidR="00350CFB" w:rsidRDefault="00350CFB">
      <w:pPr>
        <w:pStyle w:val="a3"/>
        <w:spacing w:before="47"/>
        <w:rPr>
          <w:b/>
        </w:rPr>
      </w:pPr>
    </w:p>
    <w:p w14:paraId="00DC258E" w14:textId="48A30E59" w:rsidR="00350CFB" w:rsidRDefault="00283FFF">
      <w:pPr>
        <w:pStyle w:val="a3"/>
        <w:spacing w:line="396" w:lineRule="auto"/>
        <w:ind w:left="282" w:right="524"/>
        <w:jc w:val="both"/>
      </w:pPr>
      <w:bookmarkStart w:id="586" w:name="Numerical_summary_sheet"/>
      <w:bookmarkStart w:id="587" w:name="_bookmark226"/>
      <w:commentRangeStart w:id="588"/>
      <w:r>
        <w:t>Cronbach and Meehl</w:t>
      </w:r>
      <w:r>
        <w:rPr>
          <w:vertAlign w:val="superscript"/>
        </w:rPr>
        <w:t>[22]</w:t>
      </w:r>
      <w:r>
        <w:t xml:space="preserve"> distinguish criterion-related validity from construct validity. In the absence of a gold-standard default label, this research pursues a construct-oriented strategy: each method is tested against checks that operationalize its intended meaning (allowance receipt for EndorseRank; inbound transfer activity for AWP) and against a temporal holdout of later new approvals. High within-construct τ supports interpretation. Low cross-construct τ is not automatically failure; it may indicate discriminant validity.</w:t>
      </w:r>
      <w:bookmarkEnd w:id="586"/>
      <w:bookmarkEnd w:id="587"/>
      <w:commentRangeEnd w:id="588"/>
      <w:r>
        <w:rPr>
          <w:rStyle w:val="a5"/>
          <w:sz w:val="24"/>
          <w:szCs w:val="24"/>
        </w:rPr>
        <w:commentReference w:id="588"/>
      </w:r>
    </w:p>
    <w:p w14:paraId="00DC258F" w14:textId="77777777" w:rsidR="00350CFB" w:rsidRDefault="00350CFB">
      <w:pPr>
        <w:pStyle w:val="a3"/>
        <w:spacing w:before="14"/>
      </w:pPr>
    </w:p>
    <w:p w14:paraId="00DC2590" w14:textId="77777777" w:rsidR="00350CFB" w:rsidRDefault="00283FFF">
      <w:pPr>
        <w:pStyle w:val="3"/>
        <w:numPr>
          <w:ilvl w:val="2"/>
          <w:numId w:val="26"/>
        </w:numPr>
        <w:tabs>
          <w:tab w:val="left" w:pos="879"/>
        </w:tabs>
        <w:ind w:left="879" w:hanging="597"/>
      </w:pPr>
      <w:r>
        <w:t>Where each primary quantity is reported</w:t>
      </w:r>
    </w:p>
    <w:p w14:paraId="00DC2591" w14:textId="77777777" w:rsidR="00350CFB" w:rsidRDefault="00350CFB">
      <w:pPr>
        <w:pStyle w:val="a3"/>
        <w:spacing w:before="46"/>
        <w:rPr>
          <w:b/>
        </w:rPr>
      </w:pPr>
    </w:p>
    <w:p w14:paraId="00DC2592" w14:textId="77777777" w:rsidR="00350CFB" w:rsidRDefault="00283FFF">
      <w:pPr>
        <w:pStyle w:val="a3"/>
        <w:spacing w:before="1"/>
        <w:ind w:left="282"/>
        <w:jc w:val="both"/>
      </w:pPr>
      <w:commentRangeStart w:id="589"/>
      <w:r>
        <w:t>To keep every number in one place, the primary quantities are not transcribed here; the following index gives the table in which each is established.</w:t>
      </w:r>
    </w:p>
    <w:tbl>
      <w:tblPr>
        <w:tblW w:w="0" w:type="auto"/>
        <w:tblInd w:w="2186" w:type="dxa"/>
        <w:tblLayout w:type="fixed"/>
        <w:tblCellMar>
          <w:left w:w="0" w:type="dxa"/>
          <w:right w:w="0" w:type="dxa"/>
        </w:tblCellMar>
        <w:tblLook w:val="01E0" w:firstRow="1" w:lastRow="1" w:firstColumn="1" w:lastColumn="1" w:noHBand="0" w:noVBand="0"/>
      </w:tblPr>
      <w:tblGrid>
        <w:gridCol w:w="4500"/>
        <w:gridCol w:w="4500"/>
      </w:tblGrid>
      <w:tr w:rsidR="00350CFB" w14:paraId="2DE65AAC" w14:textId="77777777">
        <w:trPr>
          <w:trHeight w:val="381"/>
        </w:trPr>
        <w:tc>
          <w:tcPr>
            <w:tcW w:w="4500" w:type="dxa"/>
            <w:tcBorders>
              <w:top w:val="single" w:sz="8" w:space="0" w:color="000000"/>
              <w:bottom w:val="single" w:sz="6" w:space="0" w:color="000000"/>
            </w:tcBorders>
          </w:tcPr>
          <w:p w14:paraId="61848978" w14:textId="77777777" w:rsidR="00350CFB" w:rsidRDefault="00283FFF">
            <w:pPr>
              <w:pStyle w:val="TableParagraph"/>
              <w:spacing w:before="53"/>
              <w:jc w:val="left"/>
            </w:pPr>
            <w:r>
              <w:rPr>
                <w:b/>
              </w:rPr>
              <w:t>Quantity</w:t>
            </w:r>
          </w:p>
        </w:tc>
        <w:tc>
          <w:tcPr>
            <w:tcW w:w="4500" w:type="dxa"/>
            <w:tcBorders>
              <w:top w:val="single" w:sz="8" w:space="0" w:color="000000"/>
              <w:bottom w:val="single" w:sz="6" w:space="0" w:color="000000"/>
            </w:tcBorders>
          </w:tcPr>
          <w:p w14:paraId="349AB389" w14:textId="77777777" w:rsidR="00350CFB" w:rsidRDefault="00283FFF">
            <w:pPr>
              <w:pStyle w:val="TableParagraph"/>
              <w:spacing w:before="53"/>
              <w:jc w:val="left"/>
            </w:pPr>
            <w:r>
              <w:rPr>
                <w:b/>
              </w:rPr>
              <w:t>Reported in</w:t>
            </w:r>
          </w:p>
        </w:tc>
      </w:tr>
      <w:tr w:rsidR="00350CFB" w14:paraId="6088E101" w14:textId="77777777">
        <w:trPr>
          <w:trHeight w:val="319"/>
        </w:trPr>
        <w:tc>
          <w:tcPr>
            <w:tcW w:w="4500" w:type="dxa"/>
            <w:tcBorders>
              <w:top w:val="single" w:sz="6" w:space="0" w:color="000000"/>
            </w:tcBorders>
          </w:tcPr>
          <w:p w14:paraId="79315265" w14:textId="77777777" w:rsidR="00350CFB" w:rsidRDefault="00283FFF">
            <w:pPr>
              <w:pStyle w:val="TableParagraph"/>
              <w:spacing w:before="52" w:line="247" w:lineRule="exact"/>
              <w:jc w:val="left"/>
            </w:pPr>
            <w:r>
              <w:t>Matched-cohort size, |V|, |E|, runtime, SD, memory, iterations</w:t>
            </w:r>
          </w:p>
        </w:tc>
        <w:tc>
          <w:tcPr>
            <w:tcW w:w="4500" w:type="dxa"/>
            <w:tcBorders>
              <w:top w:val="single" w:sz="6" w:space="0" w:color="000000"/>
            </w:tcBorders>
          </w:tcPr>
          <w:p w14:paraId="7432EBB1" w14:textId="77777777" w:rsidR="00350CFB" w:rsidRDefault="00283FFF">
            <w:pPr>
              <w:pStyle w:val="TableParagraph"/>
              <w:spacing w:before="52" w:line="247" w:lineRule="exact"/>
              <w:jc w:val="left"/>
            </w:pPr>
            <w:r>
              <w:t>Table 4.2</w:t>
            </w:r>
          </w:p>
        </w:tc>
      </w:tr>
      <w:tr w:rsidR="00350CFB" w14:paraId="09DD1CFF" w14:textId="77777777">
        <w:trPr>
          <w:trHeight w:val="319"/>
        </w:trPr>
        <w:tc>
          <w:tcPr>
            <w:tcW w:w="4500" w:type="dxa"/>
            <w:tcBorders>
              <w:top w:val="single" w:sz="6" w:space="0" w:color="000000"/>
            </w:tcBorders>
          </w:tcPr>
          <w:p w14:paraId="7E2CDF5E" w14:textId="77777777" w:rsidR="00350CFB" w:rsidRDefault="00283FFF">
            <w:pPr>
              <w:pStyle w:val="TableParagraph"/>
              <w:spacing w:before="52" w:line="247" w:lineRule="exact"/>
              <w:jc w:val="left"/>
            </w:pPr>
            <w:r>
              <w:t>In-cohort scaling stages</w:t>
            </w:r>
          </w:p>
        </w:tc>
        <w:tc>
          <w:tcPr>
            <w:tcW w:w="4500" w:type="dxa"/>
            <w:tcBorders>
              <w:top w:val="single" w:sz="6" w:space="0" w:color="000000"/>
            </w:tcBorders>
          </w:tcPr>
          <w:p w14:paraId="1A820A98" w14:textId="77777777" w:rsidR="00350CFB" w:rsidRDefault="00283FFF">
            <w:pPr>
              <w:pStyle w:val="TableParagraph"/>
              <w:spacing w:before="52" w:line="247" w:lineRule="exact"/>
              <w:jc w:val="left"/>
            </w:pPr>
            <w:r>
              <w:t>Table 8.1</w:t>
            </w:r>
          </w:p>
        </w:tc>
      </w:tr>
      <w:tr w:rsidR="00350CFB" w14:paraId="51D11BE4" w14:textId="77777777">
        <w:trPr>
          <w:trHeight w:val="319"/>
        </w:trPr>
        <w:tc>
          <w:tcPr>
            <w:tcW w:w="4500" w:type="dxa"/>
            <w:tcBorders>
              <w:top w:val="single" w:sz="6" w:space="0" w:color="000000"/>
            </w:tcBorders>
          </w:tcPr>
          <w:p w14:paraId="02AE29D3" w14:textId="77777777" w:rsidR="00350CFB" w:rsidRDefault="00283FFF">
            <w:pPr>
              <w:pStyle w:val="TableParagraph"/>
              <w:spacing w:before="52" w:line="247" w:lineRule="exact"/>
              <w:jc w:val="left"/>
            </w:pPr>
            <w:r>
              <w:t>Expanded-pool stages (N = 99,080)</w:t>
            </w:r>
          </w:p>
        </w:tc>
        <w:tc>
          <w:tcPr>
            <w:tcW w:w="4500" w:type="dxa"/>
            <w:tcBorders>
              <w:top w:val="single" w:sz="6" w:space="0" w:color="000000"/>
            </w:tcBorders>
          </w:tcPr>
          <w:p w14:paraId="6E872631" w14:textId="77777777" w:rsidR="00350CFB" w:rsidRDefault="00283FFF">
            <w:pPr>
              <w:pStyle w:val="TableParagraph"/>
              <w:spacing w:before="52" w:line="247" w:lineRule="exact"/>
              <w:jc w:val="left"/>
            </w:pPr>
            <w:r>
              <w:t>Table 4.3</w:t>
            </w:r>
          </w:p>
        </w:tc>
      </w:tr>
      <w:tr w:rsidR="00350CFB" w14:paraId="233FDC93" w14:textId="77777777">
        <w:trPr>
          <w:trHeight w:val="319"/>
        </w:trPr>
        <w:tc>
          <w:tcPr>
            <w:tcW w:w="4500" w:type="dxa"/>
            <w:tcBorders>
              <w:top w:val="single" w:sz="6" w:space="0" w:color="000000"/>
            </w:tcBorders>
          </w:tcPr>
          <w:p w14:paraId="5E27CE92" w14:textId="77777777" w:rsidR="00350CFB" w:rsidRDefault="00283FFF">
            <w:pPr>
              <w:pStyle w:val="TableParagraph"/>
              <w:spacing w:before="52" w:line="247" w:lineRule="exact"/>
              <w:jc w:val="left"/>
            </w:pPr>
            <w:r>
              <w:t>Family-mean τ with 95% CI; inter-method τ</w:t>
            </w:r>
          </w:p>
        </w:tc>
        <w:tc>
          <w:tcPr>
            <w:tcW w:w="4500" w:type="dxa"/>
            <w:tcBorders>
              <w:top w:val="single" w:sz="6" w:space="0" w:color="000000"/>
            </w:tcBorders>
          </w:tcPr>
          <w:p w14:paraId="382CA197" w14:textId="77777777" w:rsidR="00350CFB" w:rsidRDefault="00283FFF">
            <w:pPr>
              <w:pStyle w:val="TableParagraph"/>
              <w:spacing w:before="52" w:line="247" w:lineRule="exact"/>
              <w:jc w:val="left"/>
            </w:pPr>
            <w:r>
              <w:t>Table 4.7</w:t>
            </w:r>
          </w:p>
        </w:tc>
      </w:tr>
      <w:tr w:rsidR="00350CFB" w14:paraId="55BCB8AD" w14:textId="77777777">
        <w:trPr>
          <w:trHeight w:val="319"/>
        </w:trPr>
        <w:tc>
          <w:tcPr>
            <w:tcW w:w="4500" w:type="dxa"/>
            <w:tcBorders>
              <w:top w:val="single" w:sz="6" w:space="0" w:color="000000"/>
            </w:tcBorders>
          </w:tcPr>
          <w:p w14:paraId="63FDA826" w14:textId="77777777" w:rsidR="00350CFB" w:rsidRDefault="00283FFF">
            <w:pPr>
              <w:pStyle w:val="TableParagraph"/>
              <w:spacing w:before="52" w:line="247" w:lineRule="exact"/>
              <w:jc w:val="left"/>
            </w:pPr>
            <w:r>
              <w:t>Paired Δτ contrasts</w:t>
            </w:r>
          </w:p>
        </w:tc>
        <w:tc>
          <w:tcPr>
            <w:tcW w:w="4500" w:type="dxa"/>
            <w:tcBorders>
              <w:top w:val="single" w:sz="6" w:space="0" w:color="000000"/>
            </w:tcBorders>
          </w:tcPr>
          <w:p w14:paraId="1528B537" w14:textId="77777777" w:rsidR="00350CFB" w:rsidRDefault="00283FFF">
            <w:pPr>
              <w:pStyle w:val="TableParagraph"/>
              <w:spacing w:before="52" w:line="247" w:lineRule="exact"/>
              <w:jc w:val="left"/>
            </w:pPr>
            <w:r>
              <w:t>Table 4.14</w:t>
            </w:r>
          </w:p>
        </w:tc>
      </w:tr>
      <w:tr w:rsidR="00350CFB" w14:paraId="127520B8" w14:textId="77777777">
        <w:trPr>
          <w:trHeight w:val="319"/>
        </w:trPr>
        <w:tc>
          <w:tcPr>
            <w:tcW w:w="4500" w:type="dxa"/>
            <w:tcBorders>
              <w:top w:val="single" w:sz="6" w:space="0" w:color="000000"/>
            </w:tcBorders>
          </w:tcPr>
          <w:p w14:paraId="44059971" w14:textId="77777777" w:rsidR="00350CFB" w:rsidRDefault="00283FFF">
            <w:pPr>
              <w:pStyle w:val="TableParagraph"/>
              <w:spacing w:before="52" w:line="247" w:lineRule="exact"/>
              <w:jc w:val="left"/>
            </w:pPr>
            <w:r>
              <w:t>Per-proxy ρ, τ, CI</w:t>
            </w:r>
          </w:p>
        </w:tc>
        <w:tc>
          <w:tcPr>
            <w:tcW w:w="4500" w:type="dxa"/>
            <w:tcBorders>
              <w:top w:val="single" w:sz="6" w:space="0" w:color="000000"/>
            </w:tcBorders>
          </w:tcPr>
          <w:p w14:paraId="25DC60AA" w14:textId="77777777" w:rsidR="00350CFB" w:rsidRDefault="00283FFF">
            <w:pPr>
              <w:pStyle w:val="TableParagraph"/>
              <w:spacing w:before="52" w:line="247" w:lineRule="exact"/>
              <w:jc w:val="left"/>
            </w:pPr>
            <w:r>
              <w:t>Tables 4.8, 4.9, 4.11</w:t>
            </w:r>
          </w:p>
        </w:tc>
      </w:tr>
      <w:tr w:rsidR="00350CFB" w14:paraId="36C2D27E" w14:textId="77777777">
        <w:trPr>
          <w:trHeight w:val="319"/>
        </w:trPr>
        <w:tc>
          <w:tcPr>
            <w:tcW w:w="4500" w:type="dxa"/>
            <w:tcBorders>
              <w:top w:val="single" w:sz="6" w:space="0" w:color="000000"/>
            </w:tcBorders>
          </w:tcPr>
          <w:p w14:paraId="3274E6D8" w14:textId="77777777" w:rsidR="00350CFB" w:rsidRDefault="00283FFF">
            <w:pPr>
              <w:pStyle w:val="TableParagraph"/>
              <w:spacing w:before="52" w:line="247" w:lineRule="exact"/>
              <w:jc w:val="left"/>
            </w:pPr>
            <w:r>
              <w:t>Damping, top-token, sample-definition sweeps</w:t>
            </w:r>
          </w:p>
        </w:tc>
        <w:tc>
          <w:tcPr>
            <w:tcW w:w="4500" w:type="dxa"/>
            <w:tcBorders>
              <w:top w:val="single" w:sz="6" w:space="0" w:color="000000"/>
            </w:tcBorders>
          </w:tcPr>
          <w:p w14:paraId="49C8C88E" w14:textId="77777777" w:rsidR="00350CFB" w:rsidRDefault="00283FFF">
            <w:pPr>
              <w:pStyle w:val="TableParagraph"/>
              <w:spacing w:before="52" w:line="247" w:lineRule="exact"/>
              <w:jc w:val="left"/>
            </w:pPr>
            <w:r>
              <w:t>Tables 4.4, 4.5, 4.6</w:t>
            </w:r>
          </w:p>
        </w:tc>
      </w:tr>
      <w:tr w:rsidR="00350CFB" w14:paraId="45413B6A" w14:textId="77777777">
        <w:trPr>
          <w:trHeight w:val="319"/>
        </w:trPr>
        <w:tc>
          <w:tcPr>
            <w:tcW w:w="4500" w:type="dxa"/>
            <w:tcBorders>
              <w:top w:val="single" w:sz="6" w:space="0" w:color="000000"/>
            </w:tcBorders>
          </w:tcPr>
          <w:p w14:paraId="6B11FC9E" w14:textId="77777777" w:rsidR="00350CFB" w:rsidRDefault="00283FFF">
            <w:pPr>
              <w:pStyle w:val="TableParagraph"/>
              <w:spacing w:before="52" w:line="247" w:lineRule="exact"/>
              <w:jc w:val="left"/>
            </w:pPr>
            <w:r>
              <w:t>Holdout spender cohort (n = 1,335)</w:t>
            </w:r>
          </w:p>
        </w:tc>
        <w:tc>
          <w:tcPr>
            <w:tcW w:w="4500" w:type="dxa"/>
            <w:tcBorders>
              <w:top w:val="single" w:sz="6" w:space="0" w:color="000000"/>
            </w:tcBorders>
          </w:tcPr>
          <w:p w14:paraId="2C15393A" w14:textId="77777777" w:rsidR="00350CFB" w:rsidRDefault="00283FFF">
            <w:pPr>
              <w:pStyle w:val="TableParagraph"/>
              <w:spacing w:before="52" w:line="247" w:lineRule="exact"/>
              <w:jc w:val="left"/>
            </w:pPr>
            <w:r>
              <w:t>Table 4.13</w:t>
            </w:r>
          </w:p>
        </w:tc>
      </w:tr>
      <w:tr w:rsidR="00350CFB" w14:paraId="7D89B70E" w14:textId="77777777">
        <w:trPr>
          <w:trHeight w:val="319"/>
        </w:trPr>
        <w:tc>
          <w:tcPr>
            <w:tcW w:w="4500" w:type="dxa"/>
            <w:tcBorders>
              <w:top w:val="single" w:sz="6" w:space="0" w:color="000000"/>
            </w:tcBorders>
          </w:tcPr>
          <w:p w14:paraId="72912713" w14:textId="77777777" w:rsidR="00350CFB" w:rsidRDefault="00283FFF">
            <w:pPr>
              <w:pStyle w:val="TableParagraph"/>
              <w:spacing w:before="52" w:line="247" w:lineRule="exact"/>
              <w:jc w:val="left"/>
            </w:pPr>
            <w:r>
              <w:t>Observation window</w:t>
            </w:r>
          </w:p>
        </w:tc>
        <w:tc>
          <w:tcPr>
            <w:tcW w:w="4500" w:type="dxa"/>
            <w:tcBorders>
              <w:top w:val="single" w:sz="6" w:space="0" w:color="000000"/>
            </w:tcBorders>
          </w:tcPr>
          <w:p w14:paraId="4594EE60" w14:textId="77777777" w:rsidR="00350CFB" w:rsidRDefault="00283FFF">
            <w:pPr>
              <w:pStyle w:val="TableParagraph"/>
              <w:spacing w:before="52" w:line="247" w:lineRule="exact"/>
              <w:jc w:val="left"/>
            </w:pPr>
            <w:r>
              <w:t>2025-12-01 – 2026-05-31 (Table 8.3)</w:t>
            </w:r>
          </w:p>
        </w:tc>
      </w:tr>
    </w:tbl>
    <w:p w14:paraId="2740A0A7" w14:textId="77777777" w:rsidR="00420150" w:rsidRDefault="00420150">
      <w:pPr>
        <w:pStyle w:val="a3"/>
        <w:spacing w:line="359" w:lineRule="exact"/>
        <w:ind w:left="282"/>
        <w:jc w:val="both"/>
      </w:pPr>
    </w:p>
    <w:p w14:paraId="00DC2593" w14:textId="77777777" w:rsidR="00350CFB" w:rsidRDefault="00350CFB">
      <w:pPr>
        <w:pStyle w:val="a3"/>
        <w:jc w:val="both"/>
        <w:sectPr w:rsidR="00350CFB">
          <w:pgSz w:w="11910" w:h="16840"/>
          <w:pgMar w:top="1840" w:right="708" w:bottom="2300" w:left="992" w:header="0" w:footer="2115" w:gutter="0"/>
          <w:cols w:space="720"/>
        </w:sectPr>
      </w:pPr>
    </w:p>
    <w:p w14:paraId="00DC2594" w14:textId="77777777" w:rsidR="00350CFB" w:rsidRDefault="00350CFB">
      <w:pPr>
        <w:pStyle w:val="a3"/>
        <w:spacing w:before="3"/>
        <w:rPr>
          <w:sz w:val="2"/>
        </w:rPr>
      </w:pPr>
    </w:p>
    <w:p w14:paraId="00DC25CE" w14:textId="77777777" w:rsidR="00350CFB" w:rsidRDefault="00283FFF">
      <w:pPr>
        <w:pStyle w:val="a3"/>
        <w:spacing w:before="135" w:line="396" w:lineRule="auto"/>
        <w:ind w:left="282" w:right="563" w:hanging="8"/>
        <w:jc w:val="both"/>
      </w:pPr>
      <w:bookmarkStart w:id="590" w:name="Archived_Extended_Baselines"/>
      <w:bookmarkStart w:id="591" w:name="_bookmark227"/>
      <w:r>
        <w:t>All table values are rendered by the exporter from the pipeline’s machine-readable evaluation summary; none is transcribed by hand.</w:t>
      </w:r>
      <w:bookmarkEnd w:id="590"/>
      <w:bookmarkEnd w:id="591"/>
      <w:commentRangeEnd w:id="589"/>
      <w:r>
        <w:rPr>
          <w:rStyle w:val="a5"/>
          <w:sz w:val="24"/>
          <w:szCs w:val="24"/>
        </w:rPr>
        <w:commentReference w:id="589"/>
      </w:r>
    </w:p>
    <w:p w14:paraId="00DC25CF" w14:textId="77777777" w:rsidR="00350CFB" w:rsidRDefault="00350CFB">
      <w:pPr>
        <w:pStyle w:val="a3"/>
        <w:spacing w:before="147"/>
      </w:pPr>
    </w:p>
    <w:p w14:paraId="00DC25D0" w14:textId="77777777" w:rsidR="00350CFB" w:rsidRDefault="00283FFF">
      <w:pPr>
        <w:pStyle w:val="2"/>
        <w:numPr>
          <w:ilvl w:val="1"/>
          <w:numId w:val="26"/>
        </w:numPr>
        <w:tabs>
          <w:tab w:val="left" w:pos="783"/>
        </w:tabs>
        <w:ind w:left="783" w:hanging="501"/>
      </w:pPr>
      <w:r>
        <w:t>Archived</w:t>
      </w:r>
      <w:r>
        <w:rPr>
          <w:spacing w:val="14"/>
        </w:rPr>
        <w:t xml:space="preserve"> </w:t>
      </w:r>
      <w:r>
        <w:t>Extended</w:t>
      </w:r>
      <w:r>
        <w:rPr>
          <w:spacing w:val="14"/>
        </w:rPr>
        <w:t xml:space="preserve"> </w:t>
      </w:r>
      <w:r>
        <w:rPr>
          <w:spacing w:val="-2"/>
        </w:rPr>
        <w:t>Baselines</w:t>
      </w:r>
    </w:p>
    <w:p w14:paraId="00DC25D1" w14:textId="77777777" w:rsidR="00350CFB" w:rsidRDefault="00350CFB">
      <w:pPr>
        <w:pStyle w:val="a3"/>
        <w:spacing w:before="24"/>
        <w:rPr>
          <w:b/>
          <w:sz w:val="28"/>
        </w:rPr>
      </w:pPr>
    </w:p>
    <w:p w14:paraId="00DC25D2" w14:textId="77777777" w:rsidR="00350CFB" w:rsidRDefault="00283FFF">
      <w:pPr>
        <w:pStyle w:val="a3"/>
        <w:spacing w:line="396" w:lineRule="auto"/>
        <w:ind w:left="282" w:right="563"/>
        <w:jc w:val="both"/>
      </w:pPr>
      <w:r>
        <w:rPr>
          <w:spacing w:val="-2"/>
        </w:rPr>
        <w:t>During</w:t>
      </w:r>
      <w:r>
        <w:rPr>
          <w:spacing w:val="-8"/>
        </w:rPr>
        <w:t xml:space="preserve"> </w:t>
      </w:r>
      <w:r>
        <w:rPr>
          <w:spacing w:val="-2"/>
        </w:rPr>
        <w:t>exploratory</w:t>
      </w:r>
      <w:r>
        <w:rPr>
          <w:spacing w:val="-8"/>
        </w:rPr>
        <w:t xml:space="preserve"> </w:t>
      </w:r>
      <w:r>
        <w:rPr>
          <w:spacing w:val="-2"/>
        </w:rPr>
        <w:t>analysis,</w:t>
      </w:r>
      <w:r>
        <w:rPr>
          <w:spacing w:val="-4"/>
        </w:rPr>
        <w:t xml:space="preserve"> </w:t>
      </w:r>
      <w:r>
        <w:rPr>
          <w:spacing w:val="-2"/>
        </w:rPr>
        <w:t>additional</w:t>
      </w:r>
      <w:r>
        <w:rPr>
          <w:spacing w:val="-8"/>
        </w:rPr>
        <w:t xml:space="preserve"> </w:t>
      </w:r>
      <w:r>
        <w:rPr>
          <w:spacing w:val="-2"/>
        </w:rPr>
        <w:t>PageRank</w:t>
      </w:r>
      <w:r>
        <w:rPr>
          <w:spacing w:val="-8"/>
        </w:rPr>
        <w:t xml:space="preserve"> </w:t>
      </w:r>
      <w:r>
        <w:rPr>
          <w:spacing w:val="-2"/>
        </w:rPr>
        <w:t>variants</w:t>
      </w:r>
      <w:r>
        <w:rPr>
          <w:spacing w:val="-9"/>
        </w:rPr>
        <w:t xml:space="preserve"> </w:t>
      </w:r>
      <w:r>
        <w:rPr>
          <w:spacing w:val="-2"/>
        </w:rPr>
        <w:t>were</w:t>
      </w:r>
      <w:r>
        <w:rPr>
          <w:spacing w:val="-8"/>
        </w:rPr>
        <w:t xml:space="preserve"> </w:t>
      </w:r>
      <w:r>
        <w:rPr>
          <w:spacing w:val="-2"/>
        </w:rPr>
        <w:t>scored</w:t>
      </w:r>
      <w:r>
        <w:rPr>
          <w:spacing w:val="-8"/>
        </w:rPr>
        <w:t xml:space="preserve"> </w:t>
      </w:r>
      <w:r>
        <w:rPr>
          <w:spacing w:val="-2"/>
        </w:rPr>
        <w:t>on</w:t>
      </w:r>
      <w:r>
        <w:rPr>
          <w:spacing w:val="-8"/>
        </w:rPr>
        <w:t xml:space="preserve"> </w:t>
      </w:r>
      <w:r>
        <w:rPr>
          <w:spacing w:val="-2"/>
        </w:rPr>
        <w:t>the</w:t>
      </w:r>
      <w:r>
        <w:rPr>
          <w:spacing w:val="-8"/>
        </w:rPr>
        <w:t xml:space="preserve"> </w:t>
      </w:r>
      <w:r>
        <w:rPr>
          <w:spacing w:val="-2"/>
        </w:rPr>
        <w:t>same</w:t>
      </w:r>
      <w:r>
        <w:rPr>
          <w:spacing w:val="-8"/>
        </w:rPr>
        <w:t xml:space="preserve"> </w:t>
      </w:r>
      <w:r>
        <w:rPr>
          <w:spacing w:val="-2"/>
        </w:rPr>
        <w:t>matched</w:t>
      </w:r>
      <w:r>
        <w:rPr>
          <w:spacing w:val="-8"/>
        </w:rPr>
        <w:t xml:space="preserve"> </w:t>
      </w:r>
      <w:r>
        <w:rPr>
          <w:spacing w:val="-2"/>
        </w:rPr>
        <w:t xml:space="preserve">cohort </w:t>
      </w:r>
      <w:r>
        <w:t>and proxy families.</w:t>
      </w:r>
      <w:r>
        <w:rPr>
          <w:spacing w:val="40"/>
        </w:rPr>
        <w:t xml:space="preserve"> </w:t>
      </w:r>
      <w:r>
        <w:t>They are archived here for completeness and future work.</w:t>
      </w:r>
      <w:r>
        <w:rPr>
          <w:spacing w:val="40"/>
        </w:rPr>
        <w:t xml:space="preserve"> </w:t>
      </w:r>
      <w:r>
        <w:t xml:space="preserve">They are </w:t>
      </w:r>
      <w:r>
        <w:rPr>
          <w:i/>
        </w:rPr>
        <w:t xml:space="preserve">not </w:t>
      </w:r>
      <w:r>
        <w:t>part of</w:t>
      </w:r>
      <w:r>
        <w:rPr>
          <w:spacing w:val="-9"/>
        </w:rPr>
        <w:t xml:space="preserve"> </w:t>
      </w:r>
      <w:r>
        <w:t>the</w:t>
      </w:r>
      <w:r>
        <w:rPr>
          <w:spacing w:val="-9"/>
        </w:rPr>
        <w:t xml:space="preserve"> </w:t>
      </w:r>
      <w:r>
        <w:t>primary</w:t>
      </w:r>
      <w:r>
        <w:rPr>
          <w:spacing w:val="-9"/>
        </w:rPr>
        <w:t xml:space="preserve"> </w:t>
      </w:r>
      <w:r>
        <w:t>EndorseRank–AWP</w:t>
      </w:r>
      <w:r>
        <w:rPr>
          <w:spacing w:val="-9"/>
        </w:rPr>
        <w:t xml:space="preserve"> </w:t>
      </w:r>
      <w:r>
        <w:t>research</w:t>
      </w:r>
      <w:r>
        <w:rPr>
          <w:spacing w:val="-9"/>
        </w:rPr>
        <w:t xml:space="preserve"> </w:t>
      </w:r>
      <w:r>
        <w:t>questions</w:t>
      </w:r>
      <w:r>
        <w:rPr>
          <w:spacing w:val="-9"/>
        </w:rPr>
        <w:t xml:space="preserve"> </w:t>
      </w:r>
      <w:r>
        <w:t>and</w:t>
      </w:r>
      <w:r>
        <w:rPr>
          <w:spacing w:val="-9"/>
        </w:rPr>
        <w:t xml:space="preserve"> </w:t>
      </w:r>
      <w:r>
        <w:t>should</w:t>
      </w:r>
      <w:r>
        <w:rPr>
          <w:spacing w:val="-9"/>
        </w:rPr>
        <w:t xml:space="preserve"> </w:t>
      </w:r>
      <w:r>
        <w:t>not</w:t>
      </w:r>
      <w:r>
        <w:rPr>
          <w:spacing w:val="-9"/>
        </w:rPr>
        <w:t xml:space="preserve"> </w:t>
      </w:r>
      <w:r>
        <w:t>be</w:t>
      </w:r>
      <w:r>
        <w:rPr>
          <w:spacing w:val="-9"/>
        </w:rPr>
        <w:t xml:space="preserve"> </w:t>
      </w:r>
      <w:r>
        <w:t>read</w:t>
      </w:r>
      <w:r>
        <w:rPr>
          <w:spacing w:val="-9"/>
        </w:rPr>
        <w:t xml:space="preserve"> </w:t>
      </w:r>
      <w:r>
        <w:t>as</w:t>
      </w:r>
      <w:r>
        <w:rPr>
          <w:spacing w:val="-9"/>
        </w:rPr>
        <w:t xml:space="preserve"> </w:t>
      </w:r>
      <w:r>
        <w:t>peer</w:t>
      </w:r>
      <w:r>
        <w:rPr>
          <w:spacing w:val="-9"/>
        </w:rPr>
        <w:t xml:space="preserve"> </w:t>
      </w:r>
      <w:r>
        <w:t>claims</w:t>
      </w:r>
      <w:r>
        <w:rPr>
          <w:spacing w:val="-9"/>
        </w:rPr>
        <w:t xml:space="preserve"> </w:t>
      </w:r>
      <w:r>
        <w:t>in</w:t>
      </w:r>
      <w:r>
        <w:rPr>
          <w:spacing w:val="-9"/>
        </w:rPr>
        <w:t xml:space="preserve"> </w:t>
      </w:r>
      <w:r>
        <w:t>the</w:t>
      </w:r>
    </w:p>
    <w:p w14:paraId="00DC25D3" w14:textId="77777777" w:rsidR="00350CFB" w:rsidRDefault="00350CFB">
      <w:pPr>
        <w:pStyle w:val="a3"/>
        <w:spacing w:line="396" w:lineRule="auto"/>
        <w:jc w:val="both"/>
        <w:sectPr w:rsidR="00350CFB">
          <w:pgSz w:w="11910" w:h="16840"/>
          <w:pgMar w:top="1880" w:right="708" w:bottom="2300" w:left="992" w:header="0" w:footer="2115" w:gutter="0"/>
          <w:cols w:space="720"/>
        </w:sectPr>
      </w:pPr>
    </w:p>
    <w:p w14:paraId="00DC25D4" w14:textId="77777777" w:rsidR="00350CFB" w:rsidRDefault="00283FFF">
      <w:pPr>
        <w:pStyle w:val="a3"/>
        <w:spacing w:before="72"/>
        <w:ind w:left="282"/>
        <w:jc w:val="both"/>
      </w:pPr>
      <w:bookmarkStart w:id="592" w:name="Six-method_Aave-oriented_matrix"/>
      <w:bookmarkStart w:id="593" w:name="_bookmark230"/>
      <w:bookmarkStart w:id="594" w:name="Seven-method_alignment_matrix"/>
      <w:bookmarkStart w:id="595" w:name="_bookmark228"/>
      <w:bookmarkEnd w:id="592"/>
      <w:bookmarkEnd w:id="593"/>
      <w:bookmarkEnd w:id="594"/>
      <w:bookmarkEnd w:id="595"/>
      <w:r>
        <w:t>main</w:t>
      </w:r>
      <w:r>
        <w:rPr>
          <w:spacing w:val="-6"/>
        </w:rPr>
        <w:t xml:space="preserve"> </w:t>
      </w:r>
      <w:r>
        <w:rPr>
          <w:spacing w:val="-2"/>
        </w:rPr>
        <w:t>narrative.</w:t>
      </w:r>
    </w:p>
    <w:p w14:paraId="00DC25D5" w14:textId="77777777" w:rsidR="00350CFB" w:rsidRDefault="00350CFB">
      <w:pPr>
        <w:pStyle w:val="a3"/>
        <w:spacing w:before="186"/>
      </w:pPr>
    </w:p>
    <w:p w14:paraId="00DC25D6" w14:textId="77777777" w:rsidR="00350CFB" w:rsidRDefault="00283FFF">
      <w:pPr>
        <w:pStyle w:val="3"/>
        <w:numPr>
          <w:ilvl w:val="2"/>
          <w:numId w:val="26"/>
        </w:numPr>
        <w:tabs>
          <w:tab w:val="left" w:pos="879"/>
        </w:tabs>
        <w:ind w:left="879" w:hanging="597"/>
      </w:pPr>
      <w:r>
        <w:rPr>
          <w:spacing w:val="-2"/>
        </w:rPr>
        <w:t>Seven-method</w:t>
      </w:r>
      <w:r>
        <w:rPr>
          <w:spacing w:val="2"/>
        </w:rPr>
        <w:t xml:space="preserve"> </w:t>
      </w:r>
      <w:r>
        <w:rPr>
          <w:spacing w:val="-2"/>
        </w:rPr>
        <w:t>alignment</w:t>
      </w:r>
      <w:r>
        <w:rPr>
          <w:spacing w:val="2"/>
        </w:rPr>
        <w:t xml:space="preserve"> </w:t>
      </w:r>
      <w:r>
        <w:rPr>
          <w:spacing w:val="-2"/>
        </w:rPr>
        <w:t>matrix</w:t>
      </w:r>
    </w:p>
    <w:p w14:paraId="00DC25D7" w14:textId="77777777" w:rsidR="00350CFB" w:rsidRDefault="00350CFB">
      <w:pPr>
        <w:pStyle w:val="a3"/>
        <w:spacing w:before="46"/>
        <w:rPr>
          <w:b/>
        </w:rPr>
      </w:pPr>
    </w:p>
    <w:p w14:paraId="00DC25D8" w14:textId="77777777" w:rsidR="00350CFB" w:rsidRDefault="00283FFF">
      <w:pPr>
        <w:pStyle w:val="a3"/>
        <w:spacing w:line="396" w:lineRule="auto"/>
        <w:ind w:left="282" w:right="524" w:hanging="8"/>
        <w:jc w:val="both"/>
      </w:pPr>
      <w:r>
        <w:t>Table</w:t>
      </w:r>
      <w:r>
        <w:rPr>
          <w:spacing w:val="-15"/>
        </w:rPr>
        <w:t xml:space="preserve"> </w:t>
      </w:r>
      <w:hyperlink w:anchor="_bookmark229" w:history="1">
        <w:r>
          <w:t>8.4</w:t>
        </w:r>
      </w:hyperlink>
      <w:r>
        <w:rPr>
          <w:spacing w:val="-15"/>
        </w:rPr>
        <w:t xml:space="preserve"> </w:t>
      </w:r>
      <w:r>
        <w:t>reports</w:t>
      </w:r>
      <w:r>
        <w:rPr>
          <w:spacing w:val="-15"/>
        </w:rPr>
        <w:t xml:space="preserve"> </w:t>
      </w:r>
      <w:r>
        <w:t>family-level</w:t>
      </w:r>
      <w:r>
        <w:rPr>
          <w:spacing w:val="-15"/>
        </w:rPr>
        <w:t xml:space="preserve"> </w:t>
      </w:r>
      <w:r>
        <w:t>mean</w:t>
      </w:r>
      <w:r>
        <w:rPr>
          <w:spacing w:val="-15"/>
        </w:rPr>
        <w:t xml:space="preserve"> </w:t>
      </w:r>
      <w:r>
        <w:t>Kendall</w:t>
      </w:r>
      <w:r>
        <w:rPr>
          <w:spacing w:val="-15"/>
        </w:rPr>
        <w:t xml:space="preserve"> </w:t>
      </w:r>
      <w:r>
        <w:rPr>
          <w:i/>
        </w:rPr>
        <w:t>τ</w:t>
      </w:r>
      <w:r>
        <w:rPr>
          <w:i/>
          <w:spacing w:val="-15"/>
        </w:rPr>
        <w:t xml:space="preserve"> </w:t>
      </w:r>
      <w:r>
        <w:t>for</w:t>
      </w:r>
      <w:r>
        <w:rPr>
          <w:spacing w:val="-15"/>
        </w:rPr>
        <w:t xml:space="preserve"> </w:t>
      </w:r>
      <w:r>
        <w:t>seven</w:t>
      </w:r>
      <w:r>
        <w:rPr>
          <w:spacing w:val="-15"/>
        </w:rPr>
        <w:t xml:space="preserve"> </w:t>
      </w:r>
      <w:r>
        <w:t>methods,</w:t>
      </w:r>
      <w:r>
        <w:rPr>
          <w:spacing w:val="-15"/>
        </w:rPr>
        <w:t xml:space="preserve"> </w:t>
      </w:r>
      <w:r>
        <w:t>including</w:t>
      </w:r>
      <w:r>
        <w:rPr>
          <w:spacing w:val="-15"/>
        </w:rPr>
        <w:t xml:space="preserve"> </w:t>
      </w:r>
      <w:r>
        <w:t>LP-PR,</w:t>
      </w:r>
      <w:r>
        <w:rPr>
          <w:spacing w:val="-15"/>
        </w:rPr>
        <w:t xml:space="preserve"> </w:t>
      </w:r>
      <w:r>
        <w:t>CW-AWP,</w:t>
      </w:r>
      <w:r>
        <w:rPr>
          <w:spacing w:val="-15"/>
        </w:rPr>
        <w:t xml:space="preserve"> </w:t>
      </w:r>
      <w:r>
        <w:t>LF-PR, and RiskProp-style variants implemented in the evaluation codebase.</w:t>
      </w:r>
      <w:r>
        <w:rPr>
          <w:spacing w:val="40"/>
        </w:rPr>
        <w:t xml:space="preserve"> </w:t>
      </w:r>
      <w:r>
        <w:t>EndorseRank remains the allowance-family leader; AWP (and closely related transfer variants) lead on transfer; GF-PR leads on inverse-risk and GMX success by construction.</w:t>
      </w:r>
    </w:p>
    <w:p w14:paraId="00DC25D9" w14:textId="77777777" w:rsidR="00350CFB" w:rsidRDefault="00283FFF">
      <w:pPr>
        <w:pStyle w:val="a3"/>
        <w:spacing w:before="81" w:line="252" w:lineRule="auto"/>
        <w:ind w:left="282" w:right="533" w:hanging="8"/>
        <w:jc w:val="both"/>
      </w:pPr>
      <w:bookmarkStart w:id="596" w:name="_bookmark229"/>
      <w:bookmarkEnd w:id="596"/>
      <w:r>
        <w:rPr>
          <w:w w:val="105"/>
        </w:rPr>
        <w:t>Table 8.4: Mean Kendall</w:t>
      </w:r>
      <w:r>
        <w:rPr>
          <w:spacing w:val="-1"/>
          <w:w w:val="105"/>
        </w:rPr>
        <w:t xml:space="preserve"> </w:t>
      </w:r>
      <w:r>
        <w:rPr>
          <w:i/>
          <w:w w:val="105"/>
        </w:rPr>
        <w:t xml:space="preserve">τ </w:t>
      </w:r>
      <w:r>
        <w:rPr>
          <w:w w:val="105"/>
        </w:rPr>
        <w:t>by proxy family across 7 PageRank methods (</w:t>
      </w:r>
      <w:r>
        <w:rPr>
          <w:i/>
          <w:w w:val="105"/>
        </w:rPr>
        <w:t xml:space="preserve">n </w:t>
      </w:r>
      <w:r>
        <w:rPr>
          <w:w w:val="105"/>
        </w:rPr>
        <w:t>= 5521).</w:t>
      </w:r>
      <w:r>
        <w:rPr>
          <w:spacing w:val="40"/>
          <w:w w:val="105"/>
        </w:rPr>
        <w:t xml:space="preserve"> </w:t>
      </w:r>
      <w:r>
        <w:rPr>
          <w:w w:val="105"/>
        </w:rPr>
        <w:t xml:space="preserve">Bold = </w:t>
      </w:r>
      <w:r>
        <w:rPr>
          <w:spacing w:val="-2"/>
          <w:w w:val="105"/>
        </w:rPr>
        <w:t>column</w:t>
      </w:r>
      <w:r>
        <w:rPr>
          <w:spacing w:val="-14"/>
          <w:w w:val="105"/>
        </w:rPr>
        <w:t xml:space="preserve"> </w:t>
      </w:r>
      <w:r>
        <w:rPr>
          <w:spacing w:val="-2"/>
          <w:w w:val="105"/>
        </w:rPr>
        <w:t>maximum.</w:t>
      </w:r>
      <w:r>
        <w:rPr>
          <w:spacing w:val="9"/>
          <w:w w:val="105"/>
        </w:rPr>
        <w:t xml:space="preserve"> </w:t>
      </w:r>
      <w:r>
        <w:rPr>
          <w:spacing w:val="-2"/>
          <w:w w:val="105"/>
        </w:rPr>
        <w:t>Runtime</w:t>
      </w:r>
      <w:r>
        <w:rPr>
          <w:spacing w:val="-14"/>
          <w:w w:val="105"/>
        </w:rPr>
        <w:t xml:space="preserve"> </w:t>
      </w:r>
      <w:r>
        <w:rPr>
          <w:spacing w:val="-2"/>
          <w:w w:val="105"/>
        </w:rPr>
        <w:t>=</w:t>
      </w:r>
      <w:r>
        <w:rPr>
          <w:spacing w:val="-14"/>
          <w:w w:val="105"/>
        </w:rPr>
        <w:t xml:space="preserve"> </w:t>
      </w:r>
      <w:r>
        <w:rPr>
          <w:spacing w:val="-2"/>
          <w:w w:val="105"/>
        </w:rPr>
        <w:t>mean</w:t>
      </w:r>
      <w:r>
        <w:rPr>
          <w:spacing w:val="-14"/>
          <w:w w:val="105"/>
        </w:rPr>
        <w:t xml:space="preserve"> </w:t>
      </w:r>
      <w:r>
        <w:rPr>
          <w:spacing w:val="-2"/>
          <w:w w:val="105"/>
        </w:rPr>
        <w:t>PageRank</w:t>
      </w:r>
      <w:r>
        <w:rPr>
          <w:spacing w:val="-13"/>
          <w:w w:val="105"/>
        </w:rPr>
        <w:t xml:space="preserve"> </w:t>
      </w:r>
      <w:r>
        <w:rPr>
          <w:spacing w:val="-2"/>
          <w:w w:val="105"/>
        </w:rPr>
        <w:t>wall</w:t>
      </w:r>
      <w:r>
        <w:rPr>
          <w:spacing w:val="-14"/>
          <w:w w:val="105"/>
        </w:rPr>
        <w:t xml:space="preserve"> </w:t>
      </w:r>
      <w:r>
        <w:rPr>
          <w:spacing w:val="-2"/>
          <w:w w:val="105"/>
        </w:rPr>
        <w:t>time</w:t>
      </w:r>
      <w:r>
        <w:rPr>
          <w:spacing w:val="-14"/>
          <w:w w:val="105"/>
        </w:rPr>
        <w:t xml:space="preserve"> </w:t>
      </w:r>
      <w:r>
        <w:rPr>
          <w:spacing w:val="-2"/>
          <w:w w:val="105"/>
        </w:rPr>
        <w:t>(s,</w:t>
      </w:r>
      <w:r>
        <w:rPr>
          <w:spacing w:val="-13"/>
          <w:w w:val="105"/>
        </w:rPr>
        <w:t xml:space="preserve"> </w:t>
      </w:r>
      <w:r>
        <w:rPr>
          <w:spacing w:val="-2"/>
          <w:w w:val="105"/>
        </w:rPr>
        <w:t>5 timed repeats).</w:t>
      </w:r>
      <w:r>
        <w:rPr>
          <w:spacing w:val="14"/>
          <w:w w:val="105"/>
        </w:rPr>
        <w:t xml:space="preserve"> </w:t>
      </w:r>
      <w:r>
        <w:rPr>
          <w:spacing w:val="-2"/>
          <w:w w:val="105"/>
        </w:rPr>
        <w:t>Edge</w:t>
      </w:r>
      <w:r>
        <w:rPr>
          <w:spacing w:val="-14"/>
          <w:w w:val="105"/>
        </w:rPr>
        <w:t xml:space="preserve"> </w:t>
      </w:r>
      <w:r>
        <w:rPr>
          <w:spacing w:val="-2"/>
          <w:w w:val="105"/>
        </w:rPr>
        <w:t>counts:</w:t>
      </w:r>
      <w:r>
        <w:rPr>
          <w:spacing w:val="7"/>
          <w:w w:val="105"/>
        </w:rPr>
        <w:t xml:space="preserve"> </w:t>
      </w:r>
      <w:r>
        <w:rPr>
          <w:spacing w:val="-2"/>
          <w:w w:val="105"/>
        </w:rPr>
        <w:t xml:space="preserve">liq-pr=45, </w:t>
      </w:r>
      <w:r>
        <w:t>borrow-pr=484, repay-pr=787, borrow-pr-pool=262, repay-pr-pool=232, delegation-pr=0.</w:t>
      </w:r>
    </w:p>
    <w:p w14:paraId="00DC25DA" w14:textId="77777777" w:rsidR="00350CFB" w:rsidRDefault="00350CFB">
      <w:pPr>
        <w:pStyle w:val="a3"/>
        <w:spacing w:before="9" w:after="1"/>
        <w:rPr>
          <w:sz w:val="19"/>
        </w:rPr>
      </w:pPr>
    </w:p>
    <w:tbl>
      <w:tblPr>
        <w:tblW w:w="0" w:type="auto"/>
        <w:tblInd w:w="1391" w:type="dxa"/>
        <w:tblLayout w:type="fixed"/>
        <w:tblCellMar>
          <w:left w:w="0" w:type="dxa"/>
          <w:right w:w="0" w:type="dxa"/>
        </w:tblCellMar>
        <w:tblLook w:val="01E0" w:firstRow="1" w:lastRow="1" w:firstColumn="1" w:lastColumn="1" w:noHBand="0" w:noVBand="0"/>
      </w:tblPr>
      <w:tblGrid>
        <w:gridCol w:w="1315"/>
        <w:gridCol w:w="871"/>
        <w:gridCol w:w="1085"/>
        <w:gridCol w:w="631"/>
        <w:gridCol w:w="799"/>
        <w:gridCol w:w="631"/>
        <w:gridCol w:w="649"/>
        <w:gridCol w:w="1176"/>
      </w:tblGrid>
      <w:tr w:rsidR="00350CFB" w14:paraId="00DC25E3" w14:textId="77777777">
        <w:trPr>
          <w:trHeight w:val="381"/>
        </w:trPr>
        <w:tc>
          <w:tcPr>
            <w:tcW w:w="1315" w:type="dxa"/>
            <w:tcBorders>
              <w:top w:val="single" w:sz="8" w:space="0" w:color="000000"/>
              <w:bottom w:val="single" w:sz="6" w:space="0" w:color="000000"/>
            </w:tcBorders>
          </w:tcPr>
          <w:p w14:paraId="00DC25DB"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5DC"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5DD" w14:textId="77777777" w:rsidR="00350CFB" w:rsidRDefault="00283FFF">
            <w:pPr>
              <w:pStyle w:val="TableParagraph"/>
              <w:spacing w:before="53"/>
              <w:ind w:left="1" w:right="1"/>
            </w:pPr>
            <w:r>
              <w:rPr>
                <w:spacing w:val="-2"/>
              </w:rPr>
              <w:t>Allowance</w:t>
            </w:r>
          </w:p>
        </w:tc>
        <w:tc>
          <w:tcPr>
            <w:tcW w:w="631" w:type="dxa"/>
            <w:tcBorders>
              <w:top w:val="single" w:sz="8" w:space="0" w:color="000000"/>
              <w:bottom w:val="single" w:sz="6" w:space="0" w:color="000000"/>
            </w:tcBorders>
          </w:tcPr>
          <w:p w14:paraId="00DC25DE" w14:textId="77777777" w:rsidR="00350CFB" w:rsidRDefault="00283FFF">
            <w:pPr>
              <w:pStyle w:val="TableParagraph"/>
              <w:spacing w:before="53"/>
              <w:ind w:left="2" w:right="3"/>
            </w:pPr>
            <w:r>
              <w:rPr>
                <w:spacing w:val="-4"/>
              </w:rPr>
              <w:t>Liq.</w:t>
            </w:r>
          </w:p>
        </w:tc>
        <w:tc>
          <w:tcPr>
            <w:tcW w:w="799" w:type="dxa"/>
            <w:tcBorders>
              <w:top w:val="single" w:sz="8" w:space="0" w:color="000000"/>
              <w:bottom w:val="single" w:sz="6" w:space="0" w:color="000000"/>
            </w:tcBorders>
          </w:tcPr>
          <w:p w14:paraId="00DC25DF" w14:textId="77777777" w:rsidR="00350CFB" w:rsidRDefault="00283FFF">
            <w:pPr>
              <w:pStyle w:val="TableParagraph"/>
              <w:spacing w:before="53"/>
              <w:ind w:left="2" w:right="2"/>
            </w:pPr>
            <w:r>
              <w:rPr>
                <w:spacing w:val="-2"/>
              </w:rPr>
              <w:t>Inv.risk</w:t>
            </w:r>
          </w:p>
        </w:tc>
        <w:tc>
          <w:tcPr>
            <w:tcW w:w="631" w:type="dxa"/>
            <w:tcBorders>
              <w:top w:val="single" w:sz="8" w:space="0" w:color="000000"/>
              <w:bottom w:val="single" w:sz="6" w:space="0" w:color="000000"/>
            </w:tcBorders>
          </w:tcPr>
          <w:p w14:paraId="00DC25E0" w14:textId="77777777" w:rsidR="00350CFB" w:rsidRDefault="00283FFF">
            <w:pPr>
              <w:pStyle w:val="TableParagraph"/>
              <w:spacing w:before="53"/>
              <w:ind w:left="1" w:right="3"/>
            </w:pPr>
            <w:r>
              <w:rPr>
                <w:spacing w:val="-2"/>
              </w:rPr>
              <w:t>Sybil</w:t>
            </w:r>
          </w:p>
        </w:tc>
        <w:tc>
          <w:tcPr>
            <w:tcW w:w="649" w:type="dxa"/>
            <w:tcBorders>
              <w:top w:val="single" w:sz="8" w:space="0" w:color="000000"/>
              <w:bottom w:val="single" w:sz="6" w:space="0" w:color="000000"/>
            </w:tcBorders>
          </w:tcPr>
          <w:p w14:paraId="00DC25E1" w14:textId="77777777" w:rsidR="00350CFB" w:rsidRDefault="00283FFF">
            <w:pPr>
              <w:pStyle w:val="TableParagraph"/>
              <w:spacing w:before="53"/>
              <w:ind w:left="1" w:right="4"/>
            </w:pPr>
            <w:r>
              <w:rPr>
                <w:spacing w:val="-5"/>
              </w:rPr>
              <w:t>GMX</w:t>
            </w:r>
          </w:p>
        </w:tc>
        <w:tc>
          <w:tcPr>
            <w:tcW w:w="1176" w:type="dxa"/>
            <w:tcBorders>
              <w:top w:val="single" w:sz="8" w:space="0" w:color="000000"/>
              <w:bottom w:val="single" w:sz="6" w:space="0" w:color="000000"/>
            </w:tcBorders>
          </w:tcPr>
          <w:p w14:paraId="00DC25E2" w14:textId="77777777" w:rsidR="00350CFB" w:rsidRDefault="00283FFF">
            <w:pPr>
              <w:pStyle w:val="TableParagraph"/>
              <w:spacing w:before="53"/>
              <w:ind w:right="70"/>
              <w:jc w:val="right"/>
            </w:pPr>
            <w:r>
              <w:t>Runtime</w:t>
            </w:r>
            <w:r>
              <w:rPr>
                <w:spacing w:val="-9"/>
              </w:rPr>
              <w:t xml:space="preserve"> </w:t>
            </w:r>
            <w:r>
              <w:rPr>
                <w:spacing w:val="-5"/>
              </w:rPr>
              <w:t>(s)</w:t>
            </w:r>
          </w:p>
        </w:tc>
      </w:tr>
      <w:tr w:rsidR="00350CFB" w14:paraId="00DC25EC" w14:textId="77777777">
        <w:trPr>
          <w:trHeight w:val="319"/>
        </w:trPr>
        <w:tc>
          <w:tcPr>
            <w:tcW w:w="1315" w:type="dxa"/>
            <w:tcBorders>
              <w:top w:val="single" w:sz="6" w:space="0" w:color="000000"/>
            </w:tcBorders>
          </w:tcPr>
          <w:p w14:paraId="00DC25E4"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5E5" w14:textId="77777777" w:rsidR="00350CFB" w:rsidRDefault="00283FFF">
            <w:pPr>
              <w:pStyle w:val="TableParagraph"/>
              <w:spacing w:before="52" w:line="247" w:lineRule="exact"/>
            </w:pPr>
            <w:r>
              <w:rPr>
                <w:spacing w:val="-2"/>
              </w:rPr>
              <w:t>0.534</w:t>
            </w:r>
          </w:p>
        </w:tc>
        <w:tc>
          <w:tcPr>
            <w:tcW w:w="1085" w:type="dxa"/>
            <w:tcBorders>
              <w:top w:val="single" w:sz="6" w:space="0" w:color="000000"/>
            </w:tcBorders>
          </w:tcPr>
          <w:p w14:paraId="00DC25E6" w14:textId="77777777" w:rsidR="00350CFB" w:rsidRDefault="00283FFF">
            <w:pPr>
              <w:pStyle w:val="TableParagraph"/>
              <w:spacing w:before="52" w:line="247" w:lineRule="exact"/>
              <w:ind w:right="1"/>
            </w:pPr>
            <w:r>
              <w:rPr>
                <w:spacing w:val="-2"/>
              </w:rPr>
              <w:t>-0.030</w:t>
            </w:r>
          </w:p>
        </w:tc>
        <w:tc>
          <w:tcPr>
            <w:tcW w:w="631" w:type="dxa"/>
            <w:tcBorders>
              <w:top w:val="single" w:sz="6" w:space="0" w:color="000000"/>
            </w:tcBorders>
          </w:tcPr>
          <w:p w14:paraId="00DC25E7" w14:textId="77777777" w:rsidR="00350CFB" w:rsidRDefault="00283FFF">
            <w:pPr>
              <w:pStyle w:val="TableParagraph"/>
              <w:spacing w:before="52" w:line="247" w:lineRule="exact"/>
              <w:ind w:left="3" w:right="3"/>
            </w:pPr>
            <w:r>
              <w:rPr>
                <w:spacing w:val="-2"/>
              </w:rPr>
              <w:t>0.113</w:t>
            </w:r>
          </w:p>
        </w:tc>
        <w:tc>
          <w:tcPr>
            <w:tcW w:w="799" w:type="dxa"/>
            <w:tcBorders>
              <w:top w:val="single" w:sz="6" w:space="0" w:color="000000"/>
            </w:tcBorders>
          </w:tcPr>
          <w:p w14:paraId="00DC25E8" w14:textId="77777777" w:rsidR="00350CFB" w:rsidRDefault="00283FFF">
            <w:pPr>
              <w:pStyle w:val="TableParagraph"/>
              <w:spacing w:before="52" w:line="247" w:lineRule="exact"/>
              <w:ind w:left="1" w:right="2"/>
            </w:pPr>
            <w:r>
              <w:rPr>
                <w:spacing w:val="-2"/>
              </w:rPr>
              <w:t>0.107</w:t>
            </w:r>
          </w:p>
        </w:tc>
        <w:tc>
          <w:tcPr>
            <w:tcW w:w="631" w:type="dxa"/>
            <w:tcBorders>
              <w:top w:val="single" w:sz="6" w:space="0" w:color="000000"/>
            </w:tcBorders>
          </w:tcPr>
          <w:p w14:paraId="00DC25E9" w14:textId="77777777" w:rsidR="00350CFB" w:rsidRDefault="00283FFF">
            <w:pPr>
              <w:pStyle w:val="TableParagraph"/>
              <w:spacing w:before="52" w:line="247" w:lineRule="exact"/>
              <w:ind w:right="3"/>
              <w:rPr>
                <w:b/>
              </w:rPr>
            </w:pPr>
            <w:r>
              <w:rPr>
                <w:b/>
                <w:spacing w:val="-2"/>
              </w:rPr>
              <w:t>0.286</w:t>
            </w:r>
          </w:p>
        </w:tc>
        <w:tc>
          <w:tcPr>
            <w:tcW w:w="649" w:type="dxa"/>
            <w:tcBorders>
              <w:top w:val="single" w:sz="6" w:space="0" w:color="000000"/>
            </w:tcBorders>
          </w:tcPr>
          <w:p w14:paraId="00DC25EA" w14:textId="77777777" w:rsidR="00350CFB" w:rsidRDefault="00283FFF">
            <w:pPr>
              <w:pStyle w:val="TableParagraph"/>
              <w:spacing w:before="52" w:line="247" w:lineRule="exact"/>
              <w:ind w:right="4"/>
            </w:pPr>
            <w:r>
              <w:rPr>
                <w:spacing w:val="-2"/>
              </w:rPr>
              <w:t>0.179</w:t>
            </w:r>
          </w:p>
        </w:tc>
        <w:tc>
          <w:tcPr>
            <w:tcW w:w="1176" w:type="dxa"/>
            <w:tcBorders>
              <w:top w:val="single" w:sz="6" w:space="0" w:color="000000"/>
            </w:tcBorders>
          </w:tcPr>
          <w:p w14:paraId="00DC25EB" w14:textId="77777777" w:rsidR="00350CFB" w:rsidRDefault="00283FFF">
            <w:pPr>
              <w:pStyle w:val="TableParagraph"/>
              <w:spacing w:before="52" w:line="247" w:lineRule="exact"/>
              <w:ind w:right="71"/>
              <w:jc w:val="right"/>
            </w:pPr>
            <w:r>
              <w:rPr>
                <w:spacing w:val="-2"/>
              </w:rPr>
              <w:t>22.757</w:t>
            </w:r>
          </w:p>
        </w:tc>
      </w:tr>
      <w:tr w:rsidR="00350CFB" w14:paraId="00DC25F5" w14:textId="77777777">
        <w:trPr>
          <w:trHeight w:val="270"/>
        </w:trPr>
        <w:tc>
          <w:tcPr>
            <w:tcW w:w="1315" w:type="dxa"/>
          </w:tcPr>
          <w:p w14:paraId="00DC25ED" w14:textId="77777777" w:rsidR="00350CFB" w:rsidRDefault="00283FFF">
            <w:pPr>
              <w:pStyle w:val="TableParagraph"/>
              <w:spacing w:line="247" w:lineRule="exact"/>
              <w:ind w:left="69"/>
              <w:jc w:val="left"/>
            </w:pPr>
            <w:r>
              <w:rPr>
                <w:spacing w:val="-2"/>
              </w:rPr>
              <w:t>EndorseRank</w:t>
            </w:r>
          </w:p>
        </w:tc>
        <w:tc>
          <w:tcPr>
            <w:tcW w:w="871" w:type="dxa"/>
          </w:tcPr>
          <w:p w14:paraId="00DC25EE" w14:textId="77777777" w:rsidR="00350CFB" w:rsidRDefault="00283FFF">
            <w:pPr>
              <w:pStyle w:val="TableParagraph"/>
              <w:spacing w:line="247" w:lineRule="exact"/>
            </w:pPr>
            <w:r>
              <w:rPr>
                <w:spacing w:val="-2"/>
              </w:rPr>
              <w:t>0.333</w:t>
            </w:r>
          </w:p>
        </w:tc>
        <w:tc>
          <w:tcPr>
            <w:tcW w:w="1085" w:type="dxa"/>
          </w:tcPr>
          <w:p w14:paraId="00DC25EF" w14:textId="77777777" w:rsidR="00350CFB" w:rsidRDefault="00283FFF">
            <w:pPr>
              <w:pStyle w:val="TableParagraph"/>
              <w:spacing w:line="247" w:lineRule="exact"/>
              <w:ind w:right="1"/>
              <w:rPr>
                <w:b/>
              </w:rPr>
            </w:pPr>
            <w:r>
              <w:rPr>
                <w:b/>
                <w:spacing w:val="-2"/>
              </w:rPr>
              <w:t>0.355</w:t>
            </w:r>
          </w:p>
        </w:tc>
        <w:tc>
          <w:tcPr>
            <w:tcW w:w="631" w:type="dxa"/>
          </w:tcPr>
          <w:p w14:paraId="00DC25F0" w14:textId="77777777" w:rsidR="00350CFB" w:rsidRDefault="00283FFF">
            <w:pPr>
              <w:pStyle w:val="TableParagraph"/>
              <w:spacing w:line="247" w:lineRule="exact"/>
              <w:ind w:left="3" w:right="3"/>
            </w:pPr>
            <w:r>
              <w:rPr>
                <w:spacing w:val="-2"/>
              </w:rPr>
              <w:t>0.093</w:t>
            </w:r>
          </w:p>
        </w:tc>
        <w:tc>
          <w:tcPr>
            <w:tcW w:w="799" w:type="dxa"/>
          </w:tcPr>
          <w:p w14:paraId="00DC25F1" w14:textId="77777777" w:rsidR="00350CFB" w:rsidRDefault="00283FFF">
            <w:pPr>
              <w:pStyle w:val="TableParagraph"/>
              <w:spacing w:line="247" w:lineRule="exact"/>
              <w:ind w:left="1" w:right="2"/>
            </w:pPr>
            <w:r>
              <w:rPr>
                <w:spacing w:val="-2"/>
              </w:rPr>
              <w:t>0.035</w:t>
            </w:r>
          </w:p>
        </w:tc>
        <w:tc>
          <w:tcPr>
            <w:tcW w:w="631" w:type="dxa"/>
          </w:tcPr>
          <w:p w14:paraId="00DC25F2" w14:textId="77777777" w:rsidR="00350CFB" w:rsidRDefault="00283FFF">
            <w:pPr>
              <w:pStyle w:val="TableParagraph"/>
              <w:spacing w:line="247" w:lineRule="exact"/>
              <w:ind w:right="3"/>
            </w:pPr>
            <w:r>
              <w:rPr>
                <w:spacing w:val="-2"/>
              </w:rPr>
              <w:t>0.233</w:t>
            </w:r>
          </w:p>
        </w:tc>
        <w:tc>
          <w:tcPr>
            <w:tcW w:w="649" w:type="dxa"/>
          </w:tcPr>
          <w:p w14:paraId="00DC25F3" w14:textId="77777777" w:rsidR="00350CFB" w:rsidRDefault="00283FFF">
            <w:pPr>
              <w:pStyle w:val="TableParagraph"/>
              <w:spacing w:line="247" w:lineRule="exact"/>
              <w:ind w:right="4"/>
            </w:pPr>
            <w:r>
              <w:rPr>
                <w:spacing w:val="-2"/>
              </w:rPr>
              <w:t>0.096</w:t>
            </w:r>
          </w:p>
        </w:tc>
        <w:tc>
          <w:tcPr>
            <w:tcW w:w="1176" w:type="dxa"/>
          </w:tcPr>
          <w:p w14:paraId="00DC25F4" w14:textId="77777777" w:rsidR="00350CFB" w:rsidRDefault="00283FFF">
            <w:pPr>
              <w:pStyle w:val="TableParagraph"/>
              <w:spacing w:line="247" w:lineRule="exact"/>
              <w:ind w:right="71"/>
              <w:jc w:val="right"/>
            </w:pPr>
            <w:r>
              <w:rPr>
                <w:spacing w:val="-2"/>
              </w:rPr>
              <w:t>2.544</w:t>
            </w:r>
          </w:p>
        </w:tc>
      </w:tr>
      <w:tr w:rsidR="00350CFB" w14:paraId="00DC25FE" w14:textId="77777777">
        <w:trPr>
          <w:trHeight w:val="270"/>
        </w:trPr>
        <w:tc>
          <w:tcPr>
            <w:tcW w:w="1315" w:type="dxa"/>
          </w:tcPr>
          <w:p w14:paraId="00DC25F6" w14:textId="77777777" w:rsidR="00350CFB" w:rsidRDefault="00283FFF">
            <w:pPr>
              <w:pStyle w:val="TableParagraph"/>
              <w:spacing w:line="247" w:lineRule="exact"/>
              <w:ind w:left="69"/>
              <w:jc w:val="left"/>
            </w:pPr>
            <w:r>
              <w:rPr>
                <w:spacing w:val="-2"/>
              </w:rPr>
              <w:t>GF-</w:t>
            </w:r>
            <w:r>
              <w:rPr>
                <w:spacing w:val="-5"/>
              </w:rPr>
              <w:t>PR</w:t>
            </w:r>
          </w:p>
        </w:tc>
        <w:tc>
          <w:tcPr>
            <w:tcW w:w="871" w:type="dxa"/>
          </w:tcPr>
          <w:p w14:paraId="00DC25F7" w14:textId="77777777" w:rsidR="00350CFB" w:rsidRDefault="00283FFF">
            <w:pPr>
              <w:pStyle w:val="TableParagraph"/>
              <w:spacing w:line="247" w:lineRule="exact"/>
            </w:pPr>
            <w:r>
              <w:rPr>
                <w:spacing w:val="-2"/>
              </w:rPr>
              <w:t>0.246</w:t>
            </w:r>
          </w:p>
        </w:tc>
        <w:tc>
          <w:tcPr>
            <w:tcW w:w="1085" w:type="dxa"/>
          </w:tcPr>
          <w:p w14:paraId="00DC25F8" w14:textId="77777777" w:rsidR="00350CFB" w:rsidRDefault="00283FFF">
            <w:pPr>
              <w:pStyle w:val="TableParagraph"/>
              <w:spacing w:line="247" w:lineRule="exact"/>
              <w:ind w:right="1"/>
            </w:pPr>
            <w:r>
              <w:rPr>
                <w:spacing w:val="-2"/>
              </w:rPr>
              <w:t>-0.041</w:t>
            </w:r>
          </w:p>
        </w:tc>
        <w:tc>
          <w:tcPr>
            <w:tcW w:w="631" w:type="dxa"/>
          </w:tcPr>
          <w:p w14:paraId="00DC25F9" w14:textId="77777777" w:rsidR="00350CFB" w:rsidRDefault="00283FFF">
            <w:pPr>
              <w:pStyle w:val="TableParagraph"/>
              <w:spacing w:line="247" w:lineRule="exact"/>
              <w:ind w:left="3" w:right="3"/>
            </w:pPr>
            <w:r>
              <w:rPr>
                <w:spacing w:val="-2"/>
              </w:rPr>
              <w:t>0.132</w:t>
            </w:r>
          </w:p>
        </w:tc>
        <w:tc>
          <w:tcPr>
            <w:tcW w:w="799" w:type="dxa"/>
          </w:tcPr>
          <w:p w14:paraId="00DC25FA" w14:textId="77777777" w:rsidR="00350CFB" w:rsidRDefault="00283FFF">
            <w:pPr>
              <w:pStyle w:val="TableParagraph"/>
              <w:spacing w:line="247" w:lineRule="exact"/>
              <w:ind w:left="1" w:right="2"/>
              <w:rPr>
                <w:b/>
              </w:rPr>
            </w:pPr>
            <w:r>
              <w:rPr>
                <w:b/>
                <w:spacing w:val="-2"/>
              </w:rPr>
              <w:t>0.376</w:t>
            </w:r>
          </w:p>
        </w:tc>
        <w:tc>
          <w:tcPr>
            <w:tcW w:w="631" w:type="dxa"/>
          </w:tcPr>
          <w:p w14:paraId="00DC25FB" w14:textId="77777777" w:rsidR="00350CFB" w:rsidRDefault="00283FFF">
            <w:pPr>
              <w:pStyle w:val="TableParagraph"/>
              <w:spacing w:line="247" w:lineRule="exact"/>
              <w:ind w:right="3"/>
            </w:pPr>
            <w:r>
              <w:rPr>
                <w:spacing w:val="-2"/>
              </w:rPr>
              <w:t>0.093</w:t>
            </w:r>
          </w:p>
        </w:tc>
        <w:tc>
          <w:tcPr>
            <w:tcW w:w="649" w:type="dxa"/>
          </w:tcPr>
          <w:p w14:paraId="00DC25FC" w14:textId="77777777" w:rsidR="00350CFB" w:rsidRDefault="00283FFF">
            <w:pPr>
              <w:pStyle w:val="TableParagraph"/>
              <w:spacing w:line="247" w:lineRule="exact"/>
              <w:ind w:right="4"/>
              <w:rPr>
                <w:b/>
              </w:rPr>
            </w:pPr>
            <w:r>
              <w:rPr>
                <w:b/>
                <w:spacing w:val="-2"/>
              </w:rPr>
              <w:t>0.583</w:t>
            </w:r>
          </w:p>
        </w:tc>
        <w:tc>
          <w:tcPr>
            <w:tcW w:w="1176" w:type="dxa"/>
          </w:tcPr>
          <w:p w14:paraId="00DC25FD" w14:textId="77777777" w:rsidR="00350CFB" w:rsidRDefault="00283FFF">
            <w:pPr>
              <w:pStyle w:val="TableParagraph"/>
              <w:spacing w:line="247" w:lineRule="exact"/>
              <w:ind w:right="71"/>
              <w:jc w:val="right"/>
            </w:pPr>
            <w:r>
              <w:rPr>
                <w:spacing w:val="-2"/>
              </w:rPr>
              <w:t>1.879</w:t>
            </w:r>
          </w:p>
        </w:tc>
      </w:tr>
      <w:tr w:rsidR="00350CFB" w14:paraId="00DC2607" w14:textId="77777777">
        <w:trPr>
          <w:trHeight w:val="270"/>
        </w:trPr>
        <w:tc>
          <w:tcPr>
            <w:tcW w:w="1315" w:type="dxa"/>
          </w:tcPr>
          <w:p w14:paraId="00DC25FF" w14:textId="77777777" w:rsidR="00350CFB" w:rsidRDefault="00283FFF">
            <w:pPr>
              <w:pStyle w:val="TableParagraph"/>
              <w:spacing w:line="247" w:lineRule="exact"/>
              <w:ind w:left="69"/>
              <w:jc w:val="left"/>
            </w:pPr>
            <w:r>
              <w:rPr>
                <w:spacing w:val="-2"/>
              </w:rPr>
              <w:t>LP-</w:t>
            </w:r>
            <w:r>
              <w:rPr>
                <w:spacing w:val="-5"/>
              </w:rPr>
              <w:t>PR</w:t>
            </w:r>
          </w:p>
        </w:tc>
        <w:tc>
          <w:tcPr>
            <w:tcW w:w="871" w:type="dxa"/>
          </w:tcPr>
          <w:p w14:paraId="00DC2600" w14:textId="77777777" w:rsidR="00350CFB" w:rsidRDefault="00283FFF">
            <w:pPr>
              <w:pStyle w:val="TableParagraph"/>
              <w:spacing w:line="247" w:lineRule="exact"/>
            </w:pPr>
            <w:r>
              <w:rPr>
                <w:spacing w:val="-2"/>
              </w:rPr>
              <w:t>0.529</w:t>
            </w:r>
          </w:p>
        </w:tc>
        <w:tc>
          <w:tcPr>
            <w:tcW w:w="1085" w:type="dxa"/>
          </w:tcPr>
          <w:p w14:paraId="00DC2601" w14:textId="77777777" w:rsidR="00350CFB" w:rsidRDefault="00283FFF">
            <w:pPr>
              <w:pStyle w:val="TableParagraph"/>
              <w:spacing w:line="247" w:lineRule="exact"/>
              <w:ind w:right="1"/>
            </w:pPr>
            <w:r>
              <w:rPr>
                <w:spacing w:val="-2"/>
              </w:rPr>
              <w:t>-0.027</w:t>
            </w:r>
          </w:p>
        </w:tc>
        <w:tc>
          <w:tcPr>
            <w:tcW w:w="631" w:type="dxa"/>
          </w:tcPr>
          <w:p w14:paraId="00DC2602" w14:textId="77777777" w:rsidR="00350CFB" w:rsidRDefault="00283FFF">
            <w:pPr>
              <w:pStyle w:val="TableParagraph"/>
              <w:spacing w:line="247" w:lineRule="exact"/>
              <w:ind w:left="3" w:right="3"/>
              <w:rPr>
                <w:b/>
              </w:rPr>
            </w:pPr>
            <w:r>
              <w:rPr>
                <w:b/>
                <w:spacing w:val="-2"/>
              </w:rPr>
              <w:t>0.136</w:t>
            </w:r>
          </w:p>
        </w:tc>
        <w:tc>
          <w:tcPr>
            <w:tcW w:w="799" w:type="dxa"/>
          </w:tcPr>
          <w:p w14:paraId="00DC2603" w14:textId="77777777" w:rsidR="00350CFB" w:rsidRDefault="00283FFF">
            <w:pPr>
              <w:pStyle w:val="TableParagraph"/>
              <w:spacing w:line="247" w:lineRule="exact"/>
              <w:ind w:left="1" w:right="2"/>
            </w:pPr>
            <w:r>
              <w:rPr>
                <w:spacing w:val="-2"/>
              </w:rPr>
              <w:t>0.098</w:t>
            </w:r>
          </w:p>
        </w:tc>
        <w:tc>
          <w:tcPr>
            <w:tcW w:w="631" w:type="dxa"/>
          </w:tcPr>
          <w:p w14:paraId="00DC2604" w14:textId="77777777" w:rsidR="00350CFB" w:rsidRDefault="00283FFF">
            <w:pPr>
              <w:pStyle w:val="TableParagraph"/>
              <w:spacing w:line="247" w:lineRule="exact"/>
              <w:ind w:right="3"/>
            </w:pPr>
            <w:r>
              <w:rPr>
                <w:spacing w:val="-2"/>
              </w:rPr>
              <w:t>0.280</w:t>
            </w:r>
          </w:p>
        </w:tc>
        <w:tc>
          <w:tcPr>
            <w:tcW w:w="649" w:type="dxa"/>
          </w:tcPr>
          <w:p w14:paraId="00DC2605" w14:textId="77777777" w:rsidR="00350CFB" w:rsidRDefault="00283FFF">
            <w:pPr>
              <w:pStyle w:val="TableParagraph"/>
              <w:spacing w:line="247" w:lineRule="exact"/>
              <w:ind w:right="4"/>
            </w:pPr>
            <w:r>
              <w:rPr>
                <w:spacing w:val="-2"/>
              </w:rPr>
              <w:t>0.196</w:t>
            </w:r>
          </w:p>
        </w:tc>
        <w:tc>
          <w:tcPr>
            <w:tcW w:w="1176" w:type="dxa"/>
          </w:tcPr>
          <w:p w14:paraId="00DC2606" w14:textId="77777777" w:rsidR="00350CFB" w:rsidRDefault="00283FFF">
            <w:pPr>
              <w:pStyle w:val="TableParagraph"/>
              <w:spacing w:line="247" w:lineRule="exact"/>
              <w:ind w:right="71"/>
              <w:jc w:val="right"/>
            </w:pPr>
            <w:r>
              <w:rPr>
                <w:spacing w:val="-2"/>
              </w:rPr>
              <w:t>27.630</w:t>
            </w:r>
          </w:p>
        </w:tc>
      </w:tr>
      <w:tr w:rsidR="00350CFB" w14:paraId="00DC2610" w14:textId="77777777">
        <w:trPr>
          <w:trHeight w:val="270"/>
        </w:trPr>
        <w:tc>
          <w:tcPr>
            <w:tcW w:w="1315" w:type="dxa"/>
          </w:tcPr>
          <w:p w14:paraId="00DC2608" w14:textId="77777777" w:rsidR="00350CFB" w:rsidRDefault="00283FFF">
            <w:pPr>
              <w:pStyle w:val="TableParagraph"/>
              <w:spacing w:line="247" w:lineRule="exact"/>
              <w:ind w:left="69"/>
              <w:jc w:val="left"/>
            </w:pPr>
            <w:r>
              <w:rPr>
                <w:spacing w:val="-7"/>
              </w:rPr>
              <w:t>CW-</w:t>
            </w:r>
            <w:r>
              <w:rPr>
                <w:spacing w:val="-5"/>
              </w:rPr>
              <w:t>AWP</w:t>
            </w:r>
          </w:p>
        </w:tc>
        <w:tc>
          <w:tcPr>
            <w:tcW w:w="871" w:type="dxa"/>
          </w:tcPr>
          <w:p w14:paraId="00DC2609" w14:textId="77777777" w:rsidR="00350CFB" w:rsidRDefault="00283FFF">
            <w:pPr>
              <w:pStyle w:val="TableParagraph"/>
              <w:spacing w:line="247" w:lineRule="exact"/>
            </w:pPr>
            <w:r>
              <w:rPr>
                <w:spacing w:val="-2"/>
              </w:rPr>
              <w:t>0.504</w:t>
            </w:r>
          </w:p>
        </w:tc>
        <w:tc>
          <w:tcPr>
            <w:tcW w:w="1085" w:type="dxa"/>
          </w:tcPr>
          <w:p w14:paraId="00DC260A" w14:textId="77777777" w:rsidR="00350CFB" w:rsidRDefault="00283FFF">
            <w:pPr>
              <w:pStyle w:val="TableParagraph"/>
              <w:spacing w:line="247" w:lineRule="exact"/>
              <w:ind w:right="1"/>
            </w:pPr>
            <w:r>
              <w:rPr>
                <w:spacing w:val="-2"/>
              </w:rPr>
              <w:t>-0.013</w:t>
            </w:r>
          </w:p>
        </w:tc>
        <w:tc>
          <w:tcPr>
            <w:tcW w:w="631" w:type="dxa"/>
          </w:tcPr>
          <w:p w14:paraId="00DC260B" w14:textId="77777777" w:rsidR="00350CFB" w:rsidRDefault="00283FFF">
            <w:pPr>
              <w:pStyle w:val="TableParagraph"/>
              <w:spacing w:line="247" w:lineRule="exact"/>
              <w:ind w:left="3" w:right="3"/>
            </w:pPr>
            <w:r>
              <w:rPr>
                <w:spacing w:val="-2"/>
              </w:rPr>
              <w:t>0.128</w:t>
            </w:r>
          </w:p>
        </w:tc>
        <w:tc>
          <w:tcPr>
            <w:tcW w:w="799" w:type="dxa"/>
          </w:tcPr>
          <w:p w14:paraId="00DC260C" w14:textId="77777777" w:rsidR="00350CFB" w:rsidRDefault="00283FFF">
            <w:pPr>
              <w:pStyle w:val="TableParagraph"/>
              <w:spacing w:line="247" w:lineRule="exact"/>
              <w:ind w:left="1" w:right="2"/>
            </w:pPr>
            <w:r>
              <w:rPr>
                <w:spacing w:val="-2"/>
              </w:rPr>
              <w:t>0.114</w:t>
            </w:r>
          </w:p>
        </w:tc>
        <w:tc>
          <w:tcPr>
            <w:tcW w:w="631" w:type="dxa"/>
          </w:tcPr>
          <w:p w14:paraId="00DC260D" w14:textId="77777777" w:rsidR="00350CFB" w:rsidRDefault="00283FFF">
            <w:pPr>
              <w:pStyle w:val="TableParagraph"/>
              <w:spacing w:line="247" w:lineRule="exact"/>
              <w:ind w:right="3"/>
            </w:pPr>
            <w:r>
              <w:rPr>
                <w:spacing w:val="-2"/>
              </w:rPr>
              <w:t>0.253</w:t>
            </w:r>
          </w:p>
        </w:tc>
        <w:tc>
          <w:tcPr>
            <w:tcW w:w="649" w:type="dxa"/>
          </w:tcPr>
          <w:p w14:paraId="00DC260E" w14:textId="77777777" w:rsidR="00350CFB" w:rsidRDefault="00283FFF">
            <w:pPr>
              <w:pStyle w:val="TableParagraph"/>
              <w:spacing w:line="247" w:lineRule="exact"/>
              <w:ind w:right="4"/>
            </w:pPr>
            <w:r>
              <w:rPr>
                <w:spacing w:val="-2"/>
              </w:rPr>
              <w:t>0.204</w:t>
            </w:r>
          </w:p>
        </w:tc>
        <w:tc>
          <w:tcPr>
            <w:tcW w:w="1176" w:type="dxa"/>
          </w:tcPr>
          <w:p w14:paraId="00DC260F" w14:textId="77777777" w:rsidR="00350CFB" w:rsidRDefault="00283FFF">
            <w:pPr>
              <w:pStyle w:val="TableParagraph"/>
              <w:spacing w:line="247" w:lineRule="exact"/>
              <w:ind w:right="71"/>
              <w:jc w:val="right"/>
            </w:pPr>
            <w:r>
              <w:rPr>
                <w:spacing w:val="-2"/>
              </w:rPr>
              <w:t>20.364</w:t>
            </w:r>
          </w:p>
        </w:tc>
      </w:tr>
      <w:tr w:rsidR="00350CFB" w14:paraId="00DC2619" w14:textId="77777777">
        <w:trPr>
          <w:trHeight w:val="270"/>
        </w:trPr>
        <w:tc>
          <w:tcPr>
            <w:tcW w:w="1315" w:type="dxa"/>
          </w:tcPr>
          <w:p w14:paraId="00DC2611" w14:textId="77777777" w:rsidR="00350CFB" w:rsidRDefault="00283FFF">
            <w:pPr>
              <w:pStyle w:val="TableParagraph"/>
              <w:spacing w:line="247" w:lineRule="exact"/>
              <w:ind w:left="69"/>
              <w:jc w:val="left"/>
            </w:pPr>
            <w:r>
              <w:rPr>
                <w:spacing w:val="-2"/>
              </w:rPr>
              <w:t>LF-</w:t>
            </w:r>
            <w:r>
              <w:rPr>
                <w:spacing w:val="-5"/>
              </w:rPr>
              <w:t>PR</w:t>
            </w:r>
          </w:p>
        </w:tc>
        <w:tc>
          <w:tcPr>
            <w:tcW w:w="871" w:type="dxa"/>
          </w:tcPr>
          <w:p w14:paraId="00DC2612" w14:textId="77777777" w:rsidR="00350CFB" w:rsidRDefault="00283FFF">
            <w:pPr>
              <w:pStyle w:val="TableParagraph"/>
              <w:spacing w:line="247" w:lineRule="exact"/>
            </w:pPr>
            <w:r>
              <w:rPr>
                <w:spacing w:val="-2"/>
              </w:rPr>
              <w:t>0.197</w:t>
            </w:r>
          </w:p>
        </w:tc>
        <w:tc>
          <w:tcPr>
            <w:tcW w:w="1085" w:type="dxa"/>
          </w:tcPr>
          <w:p w14:paraId="00DC2613" w14:textId="77777777" w:rsidR="00350CFB" w:rsidRDefault="00283FFF">
            <w:pPr>
              <w:pStyle w:val="TableParagraph"/>
              <w:spacing w:line="247" w:lineRule="exact"/>
              <w:ind w:right="1"/>
            </w:pPr>
            <w:r>
              <w:rPr>
                <w:spacing w:val="-2"/>
              </w:rPr>
              <w:t>-0.031</w:t>
            </w:r>
          </w:p>
        </w:tc>
        <w:tc>
          <w:tcPr>
            <w:tcW w:w="631" w:type="dxa"/>
          </w:tcPr>
          <w:p w14:paraId="00DC2614" w14:textId="77777777" w:rsidR="00350CFB" w:rsidRDefault="00283FFF">
            <w:pPr>
              <w:pStyle w:val="TableParagraph"/>
              <w:spacing w:line="247" w:lineRule="exact"/>
              <w:ind w:left="3" w:right="3"/>
            </w:pPr>
            <w:r>
              <w:rPr>
                <w:spacing w:val="-2"/>
              </w:rPr>
              <w:t>0.045</w:t>
            </w:r>
          </w:p>
        </w:tc>
        <w:tc>
          <w:tcPr>
            <w:tcW w:w="799" w:type="dxa"/>
          </w:tcPr>
          <w:p w14:paraId="00DC2615" w14:textId="77777777" w:rsidR="00350CFB" w:rsidRDefault="00283FFF">
            <w:pPr>
              <w:pStyle w:val="TableParagraph"/>
              <w:spacing w:line="247" w:lineRule="exact"/>
              <w:ind w:left="1" w:right="2"/>
            </w:pPr>
            <w:r>
              <w:rPr>
                <w:spacing w:val="-2"/>
              </w:rPr>
              <w:t>0.017</w:t>
            </w:r>
          </w:p>
        </w:tc>
        <w:tc>
          <w:tcPr>
            <w:tcW w:w="631" w:type="dxa"/>
          </w:tcPr>
          <w:p w14:paraId="00DC2616" w14:textId="77777777" w:rsidR="00350CFB" w:rsidRDefault="00283FFF">
            <w:pPr>
              <w:pStyle w:val="TableParagraph"/>
              <w:spacing w:line="247" w:lineRule="exact"/>
              <w:ind w:right="3"/>
            </w:pPr>
            <w:r>
              <w:rPr>
                <w:spacing w:val="-2"/>
              </w:rPr>
              <w:t>0.102</w:t>
            </w:r>
          </w:p>
        </w:tc>
        <w:tc>
          <w:tcPr>
            <w:tcW w:w="649" w:type="dxa"/>
          </w:tcPr>
          <w:p w14:paraId="00DC2617" w14:textId="77777777" w:rsidR="00350CFB" w:rsidRDefault="00283FFF">
            <w:pPr>
              <w:pStyle w:val="TableParagraph"/>
              <w:spacing w:line="247" w:lineRule="exact"/>
              <w:ind w:right="4"/>
            </w:pPr>
            <w:r>
              <w:rPr>
                <w:spacing w:val="-2"/>
              </w:rPr>
              <w:t>0.032</w:t>
            </w:r>
          </w:p>
        </w:tc>
        <w:tc>
          <w:tcPr>
            <w:tcW w:w="1176" w:type="dxa"/>
          </w:tcPr>
          <w:p w14:paraId="00DC2618" w14:textId="77777777" w:rsidR="00350CFB" w:rsidRDefault="00283FFF">
            <w:pPr>
              <w:pStyle w:val="TableParagraph"/>
              <w:spacing w:line="247" w:lineRule="exact"/>
              <w:ind w:right="71"/>
              <w:jc w:val="right"/>
            </w:pPr>
            <w:r>
              <w:rPr>
                <w:spacing w:val="-2"/>
              </w:rPr>
              <w:t>0.113</w:t>
            </w:r>
          </w:p>
        </w:tc>
      </w:tr>
      <w:tr w:rsidR="00350CFB" w14:paraId="00DC2622" w14:textId="77777777">
        <w:trPr>
          <w:trHeight w:val="332"/>
        </w:trPr>
        <w:tc>
          <w:tcPr>
            <w:tcW w:w="1315" w:type="dxa"/>
            <w:tcBorders>
              <w:bottom w:val="single" w:sz="8" w:space="0" w:color="000000"/>
            </w:tcBorders>
          </w:tcPr>
          <w:p w14:paraId="00DC261A" w14:textId="77777777" w:rsidR="00350CFB" w:rsidRDefault="00283FFF">
            <w:pPr>
              <w:pStyle w:val="TableParagraph"/>
              <w:ind w:left="69"/>
              <w:jc w:val="left"/>
            </w:pPr>
            <w:r>
              <w:rPr>
                <w:spacing w:val="-2"/>
              </w:rPr>
              <w:t>RiskProp</w:t>
            </w:r>
          </w:p>
        </w:tc>
        <w:tc>
          <w:tcPr>
            <w:tcW w:w="871" w:type="dxa"/>
            <w:tcBorders>
              <w:bottom w:val="single" w:sz="8" w:space="0" w:color="000000"/>
            </w:tcBorders>
          </w:tcPr>
          <w:p w14:paraId="00DC261B" w14:textId="77777777" w:rsidR="00350CFB" w:rsidRDefault="00283FFF">
            <w:pPr>
              <w:pStyle w:val="TableParagraph"/>
              <w:rPr>
                <w:b/>
              </w:rPr>
            </w:pPr>
            <w:r>
              <w:rPr>
                <w:b/>
                <w:spacing w:val="-2"/>
              </w:rPr>
              <w:t>0.534</w:t>
            </w:r>
          </w:p>
        </w:tc>
        <w:tc>
          <w:tcPr>
            <w:tcW w:w="1085" w:type="dxa"/>
            <w:tcBorders>
              <w:bottom w:val="single" w:sz="8" w:space="0" w:color="000000"/>
            </w:tcBorders>
          </w:tcPr>
          <w:p w14:paraId="00DC261C" w14:textId="77777777" w:rsidR="00350CFB" w:rsidRDefault="00283FFF">
            <w:pPr>
              <w:pStyle w:val="TableParagraph"/>
              <w:ind w:right="1"/>
            </w:pPr>
            <w:r>
              <w:rPr>
                <w:spacing w:val="-2"/>
              </w:rPr>
              <w:t>-0.030</w:t>
            </w:r>
          </w:p>
        </w:tc>
        <w:tc>
          <w:tcPr>
            <w:tcW w:w="631" w:type="dxa"/>
            <w:tcBorders>
              <w:bottom w:val="single" w:sz="8" w:space="0" w:color="000000"/>
            </w:tcBorders>
          </w:tcPr>
          <w:p w14:paraId="00DC261D" w14:textId="77777777" w:rsidR="00350CFB" w:rsidRDefault="00283FFF">
            <w:pPr>
              <w:pStyle w:val="TableParagraph"/>
              <w:ind w:left="2" w:right="3"/>
            </w:pPr>
            <w:r>
              <w:rPr>
                <w:spacing w:val="-2"/>
              </w:rPr>
              <w:t>0.113</w:t>
            </w:r>
          </w:p>
        </w:tc>
        <w:tc>
          <w:tcPr>
            <w:tcW w:w="799" w:type="dxa"/>
            <w:tcBorders>
              <w:bottom w:val="single" w:sz="8" w:space="0" w:color="000000"/>
            </w:tcBorders>
          </w:tcPr>
          <w:p w14:paraId="00DC261E" w14:textId="77777777" w:rsidR="00350CFB" w:rsidRDefault="00283FFF">
            <w:pPr>
              <w:pStyle w:val="TableParagraph"/>
              <w:ind w:right="2"/>
            </w:pPr>
            <w:r>
              <w:rPr>
                <w:spacing w:val="-2"/>
              </w:rPr>
              <w:t>0.107</w:t>
            </w:r>
          </w:p>
        </w:tc>
        <w:tc>
          <w:tcPr>
            <w:tcW w:w="631" w:type="dxa"/>
            <w:tcBorders>
              <w:bottom w:val="single" w:sz="8" w:space="0" w:color="000000"/>
            </w:tcBorders>
          </w:tcPr>
          <w:p w14:paraId="00DC261F" w14:textId="77777777" w:rsidR="00350CFB" w:rsidRDefault="00283FFF">
            <w:pPr>
              <w:pStyle w:val="TableParagraph"/>
              <w:ind w:right="3"/>
            </w:pPr>
            <w:r>
              <w:rPr>
                <w:spacing w:val="-2"/>
              </w:rPr>
              <w:t>0.286</w:t>
            </w:r>
          </w:p>
        </w:tc>
        <w:tc>
          <w:tcPr>
            <w:tcW w:w="649" w:type="dxa"/>
            <w:tcBorders>
              <w:bottom w:val="single" w:sz="8" w:space="0" w:color="000000"/>
            </w:tcBorders>
          </w:tcPr>
          <w:p w14:paraId="00DC2620" w14:textId="77777777" w:rsidR="00350CFB" w:rsidRDefault="00283FFF">
            <w:pPr>
              <w:pStyle w:val="TableParagraph"/>
              <w:ind w:right="4"/>
            </w:pPr>
            <w:r>
              <w:rPr>
                <w:spacing w:val="-2"/>
              </w:rPr>
              <w:t>0.179</w:t>
            </w:r>
          </w:p>
        </w:tc>
        <w:tc>
          <w:tcPr>
            <w:tcW w:w="1176" w:type="dxa"/>
            <w:tcBorders>
              <w:bottom w:val="single" w:sz="8" w:space="0" w:color="000000"/>
            </w:tcBorders>
          </w:tcPr>
          <w:p w14:paraId="00DC2621" w14:textId="77777777" w:rsidR="00350CFB" w:rsidRDefault="00283FFF">
            <w:pPr>
              <w:pStyle w:val="TableParagraph"/>
              <w:ind w:right="71"/>
              <w:jc w:val="right"/>
            </w:pPr>
            <w:r>
              <w:rPr>
                <w:spacing w:val="-2"/>
              </w:rPr>
              <w:t>24.301</w:t>
            </w:r>
          </w:p>
        </w:tc>
      </w:tr>
    </w:tbl>
    <w:p w14:paraId="00DC2623" w14:textId="77777777" w:rsidR="00350CFB" w:rsidRDefault="00350CFB">
      <w:pPr>
        <w:pStyle w:val="a3"/>
        <w:spacing w:before="179"/>
      </w:pPr>
    </w:p>
    <w:p w14:paraId="00DC2624" w14:textId="77777777" w:rsidR="00350CFB" w:rsidRDefault="00283FFF">
      <w:pPr>
        <w:pStyle w:val="a3"/>
        <w:spacing w:before="1"/>
        <w:ind w:left="282"/>
        <w:jc w:val="both"/>
      </w:pPr>
      <w:r>
        <w:t>Interpretation</w:t>
      </w:r>
      <w:r>
        <w:rPr>
          <w:spacing w:val="-15"/>
        </w:rPr>
        <w:t xml:space="preserve"> </w:t>
      </w:r>
      <w:r>
        <w:rPr>
          <w:spacing w:val="-2"/>
        </w:rPr>
        <w:t>guidelines:</w:t>
      </w:r>
    </w:p>
    <w:p w14:paraId="00DC2625" w14:textId="77777777" w:rsidR="00350CFB" w:rsidRDefault="00350CFB">
      <w:pPr>
        <w:pStyle w:val="a3"/>
        <w:spacing w:before="23"/>
      </w:pPr>
    </w:p>
    <w:p w14:paraId="00DC2626" w14:textId="77777777" w:rsidR="00350CFB" w:rsidRDefault="00283FFF">
      <w:pPr>
        <w:pStyle w:val="a4"/>
        <w:numPr>
          <w:ilvl w:val="3"/>
          <w:numId w:val="26"/>
        </w:numPr>
        <w:tabs>
          <w:tab w:val="left" w:pos="807"/>
        </w:tabs>
        <w:ind w:left="807" w:hanging="214"/>
        <w:jc w:val="both"/>
        <w:rPr>
          <w:sz w:val="24"/>
        </w:rPr>
      </w:pPr>
      <w:r>
        <w:rPr>
          <w:sz w:val="24"/>
        </w:rPr>
        <w:t>Methods</w:t>
      </w:r>
      <w:r>
        <w:rPr>
          <w:spacing w:val="-10"/>
          <w:sz w:val="24"/>
        </w:rPr>
        <w:t xml:space="preserve"> </w:t>
      </w:r>
      <w:r>
        <w:rPr>
          <w:sz w:val="24"/>
        </w:rPr>
        <w:t>built</w:t>
      </w:r>
      <w:r>
        <w:rPr>
          <w:spacing w:val="-9"/>
          <w:sz w:val="24"/>
        </w:rPr>
        <w:t xml:space="preserve"> </w:t>
      </w:r>
      <w:r>
        <w:rPr>
          <w:sz w:val="24"/>
        </w:rPr>
        <w:t>on</w:t>
      </w:r>
      <w:r>
        <w:rPr>
          <w:spacing w:val="-10"/>
          <w:sz w:val="24"/>
        </w:rPr>
        <w:t xml:space="preserve"> </w:t>
      </w:r>
      <w:r>
        <w:rPr>
          <w:sz w:val="24"/>
        </w:rPr>
        <w:t>transfer-like</w:t>
      </w:r>
      <w:r>
        <w:rPr>
          <w:spacing w:val="-9"/>
          <w:sz w:val="24"/>
        </w:rPr>
        <w:t xml:space="preserve"> </w:t>
      </w:r>
      <w:r>
        <w:rPr>
          <w:sz w:val="24"/>
        </w:rPr>
        <w:t>edges</w:t>
      </w:r>
      <w:r>
        <w:rPr>
          <w:spacing w:val="-10"/>
          <w:sz w:val="24"/>
        </w:rPr>
        <w:t xml:space="preserve"> </w:t>
      </w:r>
      <w:r>
        <w:rPr>
          <w:sz w:val="24"/>
        </w:rPr>
        <w:t>cluster</w:t>
      </w:r>
      <w:r>
        <w:rPr>
          <w:spacing w:val="-9"/>
          <w:sz w:val="24"/>
        </w:rPr>
        <w:t xml:space="preserve"> </w:t>
      </w:r>
      <w:r>
        <w:rPr>
          <w:sz w:val="24"/>
        </w:rPr>
        <w:t>near</w:t>
      </w:r>
      <w:r>
        <w:rPr>
          <w:spacing w:val="-10"/>
          <w:sz w:val="24"/>
        </w:rPr>
        <w:t xml:space="preserve"> </w:t>
      </w:r>
      <w:r>
        <w:rPr>
          <w:sz w:val="24"/>
        </w:rPr>
        <w:t>AWP</w:t>
      </w:r>
      <w:r>
        <w:rPr>
          <w:spacing w:val="-9"/>
          <w:sz w:val="24"/>
        </w:rPr>
        <w:t xml:space="preserve"> </w:t>
      </w:r>
      <w:r>
        <w:rPr>
          <w:sz w:val="24"/>
        </w:rPr>
        <w:t>on</w:t>
      </w:r>
      <w:r>
        <w:rPr>
          <w:spacing w:val="-10"/>
          <w:sz w:val="24"/>
        </w:rPr>
        <w:t xml:space="preserve"> </w:t>
      </w:r>
      <w:r>
        <w:rPr>
          <w:sz w:val="24"/>
        </w:rPr>
        <w:t>transfer</w:t>
      </w:r>
      <w:r>
        <w:rPr>
          <w:spacing w:val="-9"/>
          <w:sz w:val="24"/>
        </w:rPr>
        <w:t xml:space="preserve"> </w:t>
      </w:r>
      <w:r>
        <w:rPr>
          <w:sz w:val="24"/>
        </w:rPr>
        <w:t>and</w:t>
      </w:r>
      <w:r>
        <w:rPr>
          <w:spacing w:val="-10"/>
          <w:sz w:val="24"/>
        </w:rPr>
        <w:t xml:space="preserve"> </w:t>
      </w:r>
      <w:r>
        <w:rPr>
          <w:sz w:val="24"/>
        </w:rPr>
        <w:t>Sybil</w:t>
      </w:r>
      <w:r>
        <w:rPr>
          <w:spacing w:val="-9"/>
          <w:sz w:val="24"/>
        </w:rPr>
        <w:t xml:space="preserve"> </w:t>
      </w:r>
      <w:r>
        <w:rPr>
          <w:spacing w:val="-2"/>
          <w:sz w:val="24"/>
        </w:rPr>
        <w:t>families.</w:t>
      </w:r>
    </w:p>
    <w:p w14:paraId="00DC2627" w14:textId="77777777" w:rsidR="00350CFB" w:rsidRDefault="00283FFF">
      <w:pPr>
        <w:pStyle w:val="a4"/>
        <w:numPr>
          <w:ilvl w:val="3"/>
          <w:numId w:val="26"/>
        </w:numPr>
        <w:tabs>
          <w:tab w:val="left" w:pos="806"/>
          <w:tab w:val="left" w:pos="808"/>
        </w:tabs>
        <w:spacing w:before="217" w:line="396" w:lineRule="auto"/>
        <w:ind w:left="808" w:right="549"/>
        <w:jc w:val="both"/>
        <w:rPr>
          <w:sz w:val="24"/>
        </w:rPr>
      </w:pPr>
      <w:r>
        <w:rPr>
          <w:sz w:val="24"/>
        </w:rPr>
        <w:t>Methods</w:t>
      </w:r>
      <w:r>
        <w:rPr>
          <w:spacing w:val="-13"/>
          <w:sz w:val="24"/>
        </w:rPr>
        <w:t xml:space="preserve"> </w:t>
      </w:r>
      <w:r>
        <w:rPr>
          <w:sz w:val="24"/>
        </w:rPr>
        <w:t>with</w:t>
      </w:r>
      <w:r>
        <w:rPr>
          <w:spacing w:val="-13"/>
          <w:sz w:val="24"/>
        </w:rPr>
        <w:t xml:space="preserve"> </w:t>
      </w:r>
      <w:r>
        <w:rPr>
          <w:sz w:val="24"/>
        </w:rPr>
        <w:t>very</w:t>
      </w:r>
      <w:r>
        <w:rPr>
          <w:spacing w:val="-13"/>
          <w:sz w:val="24"/>
        </w:rPr>
        <w:t xml:space="preserve"> </w:t>
      </w:r>
      <w:r>
        <w:rPr>
          <w:sz w:val="24"/>
        </w:rPr>
        <w:t>small</w:t>
      </w:r>
      <w:r>
        <w:rPr>
          <w:spacing w:val="-13"/>
          <w:sz w:val="24"/>
        </w:rPr>
        <w:t xml:space="preserve"> </w:t>
      </w:r>
      <w:r>
        <w:rPr>
          <w:sz w:val="24"/>
        </w:rPr>
        <w:t>edge</w:t>
      </w:r>
      <w:r>
        <w:rPr>
          <w:spacing w:val="-13"/>
          <w:sz w:val="24"/>
        </w:rPr>
        <w:t xml:space="preserve"> </w:t>
      </w:r>
      <w:r>
        <w:rPr>
          <w:sz w:val="24"/>
        </w:rPr>
        <w:t>counts</w:t>
      </w:r>
      <w:r>
        <w:rPr>
          <w:spacing w:val="-13"/>
          <w:sz w:val="24"/>
        </w:rPr>
        <w:t xml:space="preserve"> </w:t>
      </w:r>
      <w:r>
        <w:rPr>
          <w:sz w:val="24"/>
        </w:rPr>
        <w:t>(e.g.,</w:t>
      </w:r>
      <w:r>
        <w:rPr>
          <w:spacing w:val="-11"/>
          <w:sz w:val="24"/>
        </w:rPr>
        <w:t xml:space="preserve"> </w:t>
      </w:r>
      <w:r>
        <w:rPr>
          <w:sz w:val="24"/>
        </w:rPr>
        <w:t>liquidation-oriented</w:t>
      </w:r>
      <w:r>
        <w:rPr>
          <w:spacing w:val="-13"/>
          <w:sz w:val="24"/>
        </w:rPr>
        <w:t xml:space="preserve"> </w:t>
      </w:r>
      <w:r>
        <w:rPr>
          <w:sz w:val="24"/>
        </w:rPr>
        <w:t>graphs</w:t>
      </w:r>
      <w:r>
        <w:rPr>
          <w:spacing w:val="-13"/>
          <w:sz w:val="24"/>
        </w:rPr>
        <w:t xml:space="preserve"> </w:t>
      </w:r>
      <w:r>
        <w:rPr>
          <w:sz w:val="24"/>
        </w:rPr>
        <w:t>with</w:t>
      </w:r>
      <w:r>
        <w:rPr>
          <w:spacing w:val="-13"/>
          <w:sz w:val="24"/>
        </w:rPr>
        <w:t xml:space="preserve"> </w:t>
      </w:r>
      <w:r>
        <w:rPr>
          <w:sz w:val="24"/>
        </w:rPr>
        <w:t>dozens</w:t>
      </w:r>
      <w:r>
        <w:rPr>
          <w:spacing w:val="-13"/>
          <w:sz w:val="24"/>
        </w:rPr>
        <w:t xml:space="preserve"> </w:t>
      </w:r>
      <w:r>
        <w:rPr>
          <w:sz w:val="24"/>
        </w:rPr>
        <w:t>of</w:t>
      </w:r>
      <w:r>
        <w:rPr>
          <w:spacing w:val="-13"/>
          <w:sz w:val="24"/>
        </w:rPr>
        <w:t xml:space="preserve"> </w:t>
      </w:r>
      <w:r>
        <w:rPr>
          <w:sz w:val="24"/>
        </w:rPr>
        <w:t>edges) can</w:t>
      </w:r>
      <w:r>
        <w:rPr>
          <w:spacing w:val="-7"/>
          <w:sz w:val="24"/>
        </w:rPr>
        <w:t xml:space="preserve"> </w:t>
      </w:r>
      <w:r>
        <w:rPr>
          <w:sz w:val="24"/>
        </w:rPr>
        <w:t>produce</w:t>
      </w:r>
      <w:r>
        <w:rPr>
          <w:spacing w:val="-7"/>
          <w:sz w:val="24"/>
        </w:rPr>
        <w:t xml:space="preserve"> </w:t>
      </w:r>
      <w:r>
        <w:rPr>
          <w:sz w:val="24"/>
        </w:rPr>
        <w:t>unstable</w:t>
      </w:r>
      <w:r>
        <w:rPr>
          <w:spacing w:val="-7"/>
          <w:sz w:val="24"/>
        </w:rPr>
        <w:t xml:space="preserve"> </w:t>
      </w:r>
      <w:r>
        <w:rPr>
          <w:sz w:val="24"/>
        </w:rPr>
        <w:t>or</w:t>
      </w:r>
      <w:r>
        <w:rPr>
          <w:spacing w:val="-7"/>
          <w:sz w:val="24"/>
        </w:rPr>
        <w:t xml:space="preserve"> </w:t>
      </w:r>
      <w:r>
        <w:rPr>
          <w:sz w:val="24"/>
        </w:rPr>
        <w:t>degenerate</w:t>
      </w:r>
      <w:r>
        <w:rPr>
          <w:spacing w:val="-7"/>
          <w:sz w:val="24"/>
        </w:rPr>
        <w:t xml:space="preserve"> </w:t>
      </w:r>
      <w:r>
        <w:rPr>
          <w:sz w:val="24"/>
        </w:rPr>
        <w:t>rankings;</w:t>
      </w:r>
      <w:r>
        <w:rPr>
          <w:spacing w:val="-5"/>
          <w:sz w:val="24"/>
        </w:rPr>
        <w:t xml:space="preserve"> </w:t>
      </w:r>
      <w:r>
        <w:rPr>
          <w:sz w:val="24"/>
        </w:rPr>
        <w:t>their</w:t>
      </w:r>
      <w:r>
        <w:rPr>
          <w:spacing w:val="-7"/>
          <w:sz w:val="24"/>
        </w:rPr>
        <w:t xml:space="preserve"> </w:t>
      </w:r>
      <w:r>
        <w:rPr>
          <w:sz w:val="24"/>
        </w:rPr>
        <w:t>runtimes</w:t>
      </w:r>
      <w:r>
        <w:rPr>
          <w:spacing w:val="-7"/>
          <w:sz w:val="24"/>
        </w:rPr>
        <w:t xml:space="preserve"> </w:t>
      </w:r>
      <w:r>
        <w:rPr>
          <w:sz w:val="24"/>
        </w:rPr>
        <w:t>may</w:t>
      </w:r>
      <w:r>
        <w:rPr>
          <w:spacing w:val="-7"/>
          <w:sz w:val="24"/>
        </w:rPr>
        <w:t xml:space="preserve"> </w:t>
      </w:r>
      <w:r>
        <w:rPr>
          <w:sz w:val="24"/>
        </w:rPr>
        <w:t>be</w:t>
      </w:r>
      <w:r>
        <w:rPr>
          <w:spacing w:val="-7"/>
          <w:sz w:val="24"/>
        </w:rPr>
        <w:t xml:space="preserve"> </w:t>
      </w:r>
      <w:r>
        <w:rPr>
          <w:sz w:val="24"/>
        </w:rPr>
        <w:t>low</w:t>
      </w:r>
      <w:r>
        <w:rPr>
          <w:spacing w:val="-7"/>
          <w:sz w:val="24"/>
        </w:rPr>
        <w:t xml:space="preserve"> </w:t>
      </w:r>
      <w:r>
        <w:rPr>
          <w:sz w:val="24"/>
        </w:rPr>
        <w:t>simply</w:t>
      </w:r>
      <w:r>
        <w:rPr>
          <w:spacing w:val="-7"/>
          <w:sz w:val="24"/>
        </w:rPr>
        <w:t xml:space="preserve"> </w:t>
      </w:r>
      <w:r>
        <w:rPr>
          <w:sz w:val="24"/>
        </w:rPr>
        <w:t>because</w:t>
      </w:r>
      <w:r>
        <w:rPr>
          <w:spacing w:val="-8"/>
          <w:sz w:val="24"/>
        </w:rPr>
        <w:t xml:space="preserve"> </w:t>
      </w:r>
      <w:r>
        <w:rPr>
          <w:i/>
          <w:sz w:val="24"/>
        </w:rPr>
        <w:t>m</w:t>
      </w:r>
      <w:r>
        <w:rPr>
          <w:i/>
          <w:spacing w:val="-7"/>
          <w:sz w:val="24"/>
        </w:rPr>
        <w:t xml:space="preserve"> </w:t>
      </w:r>
      <w:r>
        <w:rPr>
          <w:sz w:val="24"/>
        </w:rPr>
        <w:t xml:space="preserve">is </w:t>
      </w:r>
      <w:r>
        <w:rPr>
          <w:spacing w:val="-2"/>
          <w:sz w:val="24"/>
        </w:rPr>
        <w:t>tiny.</w:t>
      </w:r>
    </w:p>
    <w:p w14:paraId="00DC2628" w14:textId="77777777" w:rsidR="00350CFB" w:rsidRDefault="00283FFF">
      <w:pPr>
        <w:pStyle w:val="a4"/>
        <w:numPr>
          <w:ilvl w:val="3"/>
          <w:numId w:val="26"/>
        </w:numPr>
        <w:tabs>
          <w:tab w:val="left" w:pos="806"/>
          <w:tab w:val="left" w:pos="808"/>
        </w:tabs>
        <w:spacing w:before="40" w:line="396" w:lineRule="auto"/>
        <w:ind w:left="808" w:right="559"/>
        <w:jc w:val="both"/>
        <w:rPr>
          <w:sz w:val="24"/>
        </w:rPr>
      </w:pPr>
      <w:r>
        <w:rPr>
          <w:sz w:val="24"/>
        </w:rPr>
        <w:t>RiskProp-style rows that mirror AWP numerically indicate shared transfer structure, not independent discovery.</w:t>
      </w:r>
    </w:p>
    <w:p w14:paraId="00DC2629" w14:textId="77777777" w:rsidR="00350CFB" w:rsidRDefault="00283FFF">
      <w:pPr>
        <w:pStyle w:val="a4"/>
        <w:numPr>
          <w:ilvl w:val="3"/>
          <w:numId w:val="26"/>
        </w:numPr>
        <w:tabs>
          <w:tab w:val="left" w:pos="806"/>
          <w:tab w:val="left" w:pos="808"/>
        </w:tabs>
        <w:spacing w:before="39" w:line="396" w:lineRule="auto"/>
        <w:ind w:left="808" w:right="564"/>
        <w:jc w:val="both"/>
        <w:rPr>
          <w:sz w:val="24"/>
        </w:rPr>
      </w:pPr>
      <w:r>
        <w:rPr>
          <w:sz w:val="24"/>
        </w:rPr>
        <w:t xml:space="preserve">GF-PR’s dominance on outcome families remains a construct-overlap warning, identical to Chapter </w:t>
      </w:r>
      <w:hyperlink w:anchor="_bookmark84" w:history="1">
        <w:r>
          <w:rPr>
            <w:sz w:val="24"/>
          </w:rPr>
          <w:t>4</w:t>
        </w:r>
      </w:hyperlink>
      <w:r>
        <w:rPr>
          <w:sz w:val="24"/>
        </w:rPr>
        <w:t>.</w:t>
      </w:r>
    </w:p>
    <w:p w14:paraId="00DC262A" w14:textId="77777777" w:rsidR="00350CFB" w:rsidRDefault="00350CFB">
      <w:pPr>
        <w:pStyle w:val="a4"/>
        <w:spacing w:line="396" w:lineRule="auto"/>
        <w:jc w:val="both"/>
        <w:rPr>
          <w:sz w:val="24"/>
        </w:rPr>
        <w:sectPr w:rsidR="00350CFB">
          <w:pgSz w:w="11910" w:h="16840"/>
          <w:pgMar w:top="1840" w:right="708" w:bottom="2300" w:left="992" w:header="0" w:footer="2115" w:gutter="0"/>
          <w:cols w:space="720"/>
        </w:sectPr>
      </w:pPr>
    </w:p>
    <w:p w14:paraId="00DC262B" w14:textId="77777777" w:rsidR="00350CFB" w:rsidRDefault="00283FFF">
      <w:pPr>
        <w:pStyle w:val="3"/>
        <w:numPr>
          <w:ilvl w:val="2"/>
          <w:numId w:val="26"/>
        </w:numPr>
        <w:tabs>
          <w:tab w:val="left" w:pos="879"/>
        </w:tabs>
        <w:spacing w:before="73"/>
        <w:ind w:left="879" w:hanging="597"/>
      </w:pPr>
      <w:r>
        <w:rPr>
          <w:spacing w:val="-2"/>
        </w:rPr>
        <w:t>Six-method Aave-oriented matrix</w:t>
      </w:r>
    </w:p>
    <w:p w14:paraId="00DC262C" w14:textId="77777777" w:rsidR="00350CFB" w:rsidRDefault="00350CFB">
      <w:pPr>
        <w:pStyle w:val="a3"/>
        <w:spacing w:before="46"/>
        <w:rPr>
          <w:b/>
        </w:rPr>
      </w:pPr>
    </w:p>
    <w:p w14:paraId="00DC262D" w14:textId="77777777" w:rsidR="00350CFB" w:rsidRDefault="00283FFF">
      <w:pPr>
        <w:pStyle w:val="a3"/>
        <w:spacing w:line="384" w:lineRule="auto"/>
        <w:ind w:left="273" w:right="563" w:firstLine="1"/>
        <w:jc w:val="both"/>
      </w:pPr>
      <w:r>
        <w:t xml:space="preserve">Table </w:t>
      </w:r>
      <w:hyperlink w:anchor="_bookmark231" w:history="1">
        <w:r>
          <w:t>8.5</w:t>
        </w:r>
      </w:hyperlink>
      <w:r>
        <w:t xml:space="preserve"> reports an Aave-oriented preset.</w:t>
      </w:r>
      <w:r>
        <w:rPr>
          <w:spacing w:val="40"/>
        </w:rPr>
        <w:t xml:space="preserve"> </w:t>
      </w:r>
      <w:r>
        <w:t xml:space="preserve">Several lending-event graphs are sparse on Arbitrum </w:t>
      </w:r>
      <w:r>
        <w:rPr>
          <w:spacing w:val="-4"/>
        </w:rPr>
        <w:t>within</w:t>
      </w:r>
      <w:r>
        <w:rPr>
          <w:spacing w:val="-11"/>
        </w:rPr>
        <w:t xml:space="preserve"> </w:t>
      </w:r>
      <w:r>
        <w:rPr>
          <w:spacing w:val="-4"/>
        </w:rPr>
        <w:t>the</w:t>
      </w:r>
      <w:r>
        <w:rPr>
          <w:spacing w:val="-11"/>
        </w:rPr>
        <w:t xml:space="preserve"> </w:t>
      </w:r>
      <w:r>
        <w:rPr>
          <w:spacing w:val="-4"/>
        </w:rPr>
        <w:t>study</w:t>
      </w:r>
      <w:r>
        <w:rPr>
          <w:spacing w:val="-11"/>
        </w:rPr>
        <w:t xml:space="preserve"> </w:t>
      </w:r>
      <w:r>
        <w:rPr>
          <w:spacing w:val="-4"/>
        </w:rPr>
        <w:t>window;</w:t>
      </w:r>
      <w:r>
        <w:rPr>
          <w:spacing w:val="-10"/>
        </w:rPr>
        <w:t xml:space="preserve"> </w:t>
      </w:r>
      <w:r>
        <w:rPr>
          <w:spacing w:val="-4"/>
        </w:rPr>
        <w:t>delegation-based</w:t>
      </w:r>
      <w:r>
        <w:rPr>
          <w:spacing w:val="-11"/>
        </w:rPr>
        <w:t xml:space="preserve"> </w:t>
      </w:r>
      <w:r>
        <w:rPr>
          <w:spacing w:val="-4"/>
        </w:rPr>
        <w:t>rows</w:t>
      </w:r>
      <w:r>
        <w:rPr>
          <w:spacing w:val="-10"/>
        </w:rPr>
        <w:t xml:space="preserve"> </w:t>
      </w:r>
      <w:r>
        <w:rPr>
          <w:spacing w:val="-4"/>
        </w:rPr>
        <w:t>may</w:t>
      </w:r>
      <w:r>
        <w:rPr>
          <w:spacing w:val="-11"/>
        </w:rPr>
        <w:t xml:space="preserve"> </w:t>
      </w:r>
      <w:r>
        <w:rPr>
          <w:spacing w:val="-4"/>
        </w:rPr>
        <w:t>be</w:t>
      </w:r>
      <w:r>
        <w:rPr>
          <w:spacing w:val="-11"/>
        </w:rPr>
        <w:t xml:space="preserve"> </w:t>
      </w:r>
      <w:r>
        <w:rPr>
          <w:spacing w:val="-4"/>
        </w:rPr>
        <w:t>degenerate</w:t>
      </w:r>
      <w:r>
        <w:rPr>
          <w:spacing w:val="-10"/>
        </w:rPr>
        <w:t xml:space="preserve"> </w:t>
      </w:r>
      <w:r>
        <w:rPr>
          <w:spacing w:val="-4"/>
        </w:rPr>
        <w:t>when</w:t>
      </w:r>
      <w:r>
        <w:rPr>
          <w:spacing w:val="-11"/>
        </w:rPr>
        <w:t xml:space="preserve"> </w:t>
      </w:r>
      <w:r>
        <w:rPr>
          <w:rFonts w:ascii="Courier New" w:hAnsi="Courier New"/>
          <w:spacing w:val="-4"/>
        </w:rPr>
        <w:t xml:space="preserve">BorrowAllowanceDel </w:t>
      </w:r>
      <w:r>
        <w:rPr>
          <w:rFonts w:ascii="Courier New" w:hAnsi="Courier New"/>
        </w:rPr>
        <w:t>egated</w:t>
      </w:r>
      <w:r>
        <w:rPr>
          <w:rFonts w:ascii="Courier New" w:hAnsi="Courier New"/>
          <w:spacing w:val="-83"/>
        </w:rPr>
        <w:t xml:space="preserve"> </w:t>
      </w:r>
      <w:r>
        <w:t xml:space="preserve">events were not extracted (Appendix </w:t>
      </w:r>
      <w:hyperlink w:anchor="_bookmark198" w:history="1">
        <w:r>
          <w:t>8.1</w:t>
        </w:r>
      </w:hyperlink>
      <w:r>
        <w:t>).</w:t>
      </w:r>
    </w:p>
    <w:p w14:paraId="00DC262E" w14:textId="77777777" w:rsidR="00350CFB" w:rsidRDefault="00283FFF">
      <w:pPr>
        <w:pStyle w:val="a3"/>
        <w:spacing w:before="130" w:line="182" w:lineRule="auto"/>
        <w:ind w:left="274" w:right="524"/>
        <w:jc w:val="both"/>
      </w:pPr>
      <w:bookmarkStart w:id="597" w:name="_bookmark231"/>
      <w:bookmarkEnd w:id="597"/>
      <w:r>
        <w:rPr>
          <w:w w:val="105"/>
        </w:rPr>
        <w:t xml:space="preserve">Table 8.5: Mean Kendall </w:t>
      </w:r>
      <w:r>
        <w:rPr>
          <w:i/>
          <w:w w:val="105"/>
        </w:rPr>
        <w:t xml:space="preserve">τ </w:t>
      </w:r>
      <w:r>
        <w:rPr>
          <w:w w:val="105"/>
        </w:rPr>
        <w:t>by proxy family across 6 PageRank methods (</w:t>
      </w:r>
      <w:r>
        <w:rPr>
          <w:i/>
          <w:w w:val="105"/>
        </w:rPr>
        <w:t xml:space="preserve">n </w:t>
      </w:r>
      <w:r>
        <w:rPr>
          <w:w w:val="105"/>
        </w:rPr>
        <w:t>= 5521).</w:t>
      </w:r>
      <w:r>
        <w:rPr>
          <w:spacing w:val="40"/>
          <w:w w:val="105"/>
        </w:rPr>
        <w:t xml:space="preserve"> </w:t>
      </w:r>
      <w:r>
        <w:rPr>
          <w:w w:val="105"/>
        </w:rPr>
        <w:t>Bold = column maximum.</w:t>
      </w:r>
      <w:r>
        <w:rPr>
          <w:spacing w:val="40"/>
          <w:w w:val="105"/>
        </w:rPr>
        <w:t xml:space="preserve"> </w:t>
      </w:r>
      <w:r>
        <w:rPr>
          <w:w w:val="105"/>
        </w:rPr>
        <w:t>Runtime = mean PageRank wall time (s, 5 timed repeats).</w:t>
      </w:r>
      <w:r>
        <w:rPr>
          <w:spacing w:val="40"/>
          <w:w w:val="105"/>
        </w:rPr>
        <w:t xml:space="preserve"> </w:t>
      </w:r>
      <w:r>
        <w:rPr>
          <w:w w:val="105"/>
        </w:rPr>
        <w:t>Aave W</w:t>
      </w:r>
      <w:r>
        <w:rPr>
          <w:rFonts w:ascii="Arial Unicode MS" w:hAnsi="Arial Unicode MS"/>
          <w:w w:val="105"/>
        </w:rPr>
        <w:t>→</w:t>
      </w:r>
      <w:r>
        <w:rPr>
          <w:w w:val="105"/>
        </w:rPr>
        <w:t>W edges: LiqCall</w:t>
      </w:r>
      <w:r>
        <w:rPr>
          <w:spacing w:val="-16"/>
          <w:w w:val="105"/>
        </w:rPr>
        <w:t xml:space="preserve"> </w:t>
      </w:r>
      <w:r>
        <w:rPr>
          <w:w w:val="105"/>
        </w:rPr>
        <w:t>(liquidator</w:t>
      </w:r>
      <w:r>
        <w:rPr>
          <w:rFonts w:ascii="Arial Unicode MS" w:hAnsi="Arial Unicode MS"/>
          <w:w w:val="105"/>
        </w:rPr>
        <w:t>→</w:t>
      </w:r>
      <w:r>
        <w:rPr>
          <w:w w:val="105"/>
        </w:rPr>
        <w:t>user),</w:t>
      </w:r>
      <w:r>
        <w:rPr>
          <w:spacing w:val="-16"/>
          <w:w w:val="105"/>
        </w:rPr>
        <w:t xml:space="preserve"> </w:t>
      </w:r>
      <w:r>
        <w:rPr>
          <w:w w:val="105"/>
        </w:rPr>
        <w:t>Borrow</w:t>
      </w:r>
      <w:r>
        <w:rPr>
          <w:spacing w:val="-15"/>
          <w:w w:val="105"/>
        </w:rPr>
        <w:t xml:space="preserve"> </w:t>
      </w:r>
      <w:r>
        <w:rPr>
          <w:w w:val="105"/>
        </w:rPr>
        <w:t>(initiator</w:t>
      </w:r>
      <w:r>
        <w:rPr>
          <w:rFonts w:ascii="Arial Unicode MS" w:hAnsi="Arial Unicode MS"/>
          <w:w w:val="105"/>
        </w:rPr>
        <w:t>→</w:t>
      </w:r>
      <w:r>
        <w:rPr>
          <w:w w:val="105"/>
        </w:rPr>
        <w:t>onBehalfOf),</w:t>
      </w:r>
      <w:r>
        <w:rPr>
          <w:spacing w:val="-14"/>
          <w:w w:val="105"/>
        </w:rPr>
        <w:t xml:space="preserve"> </w:t>
      </w:r>
      <w:r>
        <w:rPr>
          <w:w w:val="105"/>
        </w:rPr>
        <w:t>Repay</w:t>
      </w:r>
      <w:r>
        <w:rPr>
          <w:spacing w:val="-16"/>
          <w:w w:val="105"/>
        </w:rPr>
        <w:t xml:space="preserve"> </w:t>
      </w:r>
      <w:r>
        <w:rPr>
          <w:w w:val="105"/>
        </w:rPr>
        <w:t>(repayer</w:t>
      </w:r>
      <w:r>
        <w:rPr>
          <w:rFonts w:ascii="Arial Unicode MS" w:hAnsi="Arial Unicode MS"/>
          <w:w w:val="105"/>
        </w:rPr>
        <w:t>→</w:t>
      </w:r>
      <w:r>
        <w:rPr>
          <w:w w:val="105"/>
        </w:rPr>
        <w:t>user),</w:t>
      </w:r>
      <w:r>
        <w:rPr>
          <w:spacing w:val="-13"/>
          <w:w w:val="105"/>
        </w:rPr>
        <w:t xml:space="preserve"> </w:t>
      </w:r>
      <w:r>
        <w:rPr>
          <w:w w:val="105"/>
        </w:rPr>
        <w:t>Delegation (delegator</w:t>
      </w:r>
      <w:r>
        <w:rPr>
          <w:rFonts w:ascii="Arial Unicode MS" w:hAnsi="Arial Unicode MS"/>
          <w:w w:val="105"/>
        </w:rPr>
        <w:t>→</w:t>
      </w:r>
      <w:r>
        <w:rPr>
          <w:w w:val="105"/>
        </w:rPr>
        <w:t>delegatee).</w:t>
      </w:r>
      <w:r>
        <w:rPr>
          <w:spacing w:val="23"/>
          <w:w w:val="105"/>
        </w:rPr>
        <w:t xml:space="preserve"> </w:t>
      </w:r>
      <w:r>
        <w:rPr>
          <w:w w:val="105"/>
        </w:rPr>
        <w:t>Credit</w:t>
      </w:r>
      <w:r>
        <w:rPr>
          <w:spacing w:val="-16"/>
          <w:w w:val="105"/>
        </w:rPr>
        <w:t xml:space="preserve"> </w:t>
      </w:r>
      <w:r>
        <w:rPr>
          <w:w w:val="105"/>
        </w:rPr>
        <w:t>Delegation</w:t>
      </w:r>
      <w:r>
        <w:rPr>
          <w:spacing w:val="-16"/>
          <w:w w:val="105"/>
        </w:rPr>
        <w:t xml:space="preserve"> </w:t>
      </w:r>
      <w:r>
        <w:rPr>
          <w:w w:val="105"/>
        </w:rPr>
        <w:t>extract</w:t>
      </w:r>
      <w:r>
        <w:rPr>
          <w:spacing w:val="-15"/>
          <w:w w:val="105"/>
        </w:rPr>
        <w:t xml:space="preserve"> </w:t>
      </w:r>
      <w:r>
        <w:rPr>
          <w:w w:val="105"/>
        </w:rPr>
        <w:t>deferred</w:t>
      </w:r>
      <w:r>
        <w:rPr>
          <w:spacing w:val="-16"/>
          <w:w w:val="105"/>
        </w:rPr>
        <w:t xml:space="preserve"> </w:t>
      </w:r>
      <w:r>
        <w:rPr>
          <w:w w:val="105"/>
        </w:rPr>
        <w:t>when</w:t>
      </w:r>
      <w:r>
        <w:rPr>
          <w:spacing w:val="-16"/>
          <w:w w:val="105"/>
        </w:rPr>
        <w:t xml:space="preserve"> </w:t>
      </w:r>
      <w:r>
        <w:rPr>
          <w:w w:val="105"/>
        </w:rPr>
        <w:t>parquet</w:t>
      </w:r>
      <w:r>
        <w:rPr>
          <w:spacing w:val="-15"/>
          <w:w w:val="105"/>
        </w:rPr>
        <w:t xml:space="preserve"> </w:t>
      </w:r>
      <w:r>
        <w:rPr>
          <w:w w:val="105"/>
        </w:rPr>
        <w:t>absent—</w:t>
      </w:r>
      <w:r>
        <w:rPr>
          <w:i/>
          <w:w w:val="105"/>
        </w:rPr>
        <w:t xml:space="preserve">τ </w:t>
      </w:r>
      <w:r>
        <w:rPr>
          <w:w w:val="105"/>
        </w:rPr>
        <w:t>may</w:t>
      </w:r>
      <w:r>
        <w:rPr>
          <w:spacing w:val="-16"/>
          <w:w w:val="105"/>
        </w:rPr>
        <w:t xml:space="preserve"> </w:t>
      </w:r>
      <w:r>
        <w:rPr>
          <w:w w:val="105"/>
        </w:rPr>
        <w:t>be</w:t>
      </w:r>
      <w:r>
        <w:rPr>
          <w:spacing w:val="-16"/>
          <w:w w:val="105"/>
        </w:rPr>
        <w:t xml:space="preserve"> </w:t>
      </w:r>
      <w:r>
        <w:rPr>
          <w:w w:val="105"/>
        </w:rPr>
        <w:t>de-</w:t>
      </w:r>
      <w:r>
        <w:t>generate.</w:t>
      </w:r>
      <w:r>
        <w:rPr>
          <w:spacing w:val="36"/>
        </w:rPr>
        <w:t xml:space="preserve"> </w:t>
      </w:r>
      <w:r>
        <w:t>Edge counts:</w:t>
      </w:r>
      <w:r>
        <w:rPr>
          <w:spacing w:val="27"/>
        </w:rPr>
        <w:t xml:space="preserve"> </w:t>
      </w:r>
      <w:r>
        <w:t>liq-pr=45,</w:t>
      </w:r>
      <w:r>
        <w:rPr>
          <w:spacing w:val="2"/>
        </w:rPr>
        <w:t xml:space="preserve"> </w:t>
      </w:r>
      <w:r>
        <w:t>borrow-pr=484,</w:t>
      </w:r>
      <w:r>
        <w:rPr>
          <w:spacing w:val="3"/>
        </w:rPr>
        <w:t xml:space="preserve"> </w:t>
      </w:r>
      <w:r>
        <w:t>repay-pr=787,</w:t>
      </w:r>
      <w:r>
        <w:rPr>
          <w:spacing w:val="2"/>
        </w:rPr>
        <w:t xml:space="preserve"> </w:t>
      </w:r>
      <w:r>
        <w:t>borrow-pr-pool=262,</w:t>
      </w:r>
      <w:r>
        <w:rPr>
          <w:spacing w:val="3"/>
        </w:rPr>
        <w:t xml:space="preserve"> </w:t>
      </w:r>
      <w:r>
        <w:t>repay-</w:t>
      </w:r>
      <w:r>
        <w:rPr>
          <w:spacing w:val="-5"/>
        </w:rPr>
        <w:t>pr-</w:t>
      </w:r>
    </w:p>
    <w:p w14:paraId="00DC262F" w14:textId="77777777" w:rsidR="00350CFB" w:rsidRDefault="00283FFF">
      <w:pPr>
        <w:pStyle w:val="a3"/>
        <w:spacing w:before="18"/>
        <w:ind w:left="282"/>
        <w:jc w:val="both"/>
      </w:pPr>
      <w:r>
        <w:rPr>
          <w:spacing w:val="-2"/>
        </w:rPr>
        <w:t>pool=232,</w:t>
      </w:r>
      <w:r>
        <w:rPr>
          <w:spacing w:val="18"/>
        </w:rPr>
        <w:t xml:space="preserve"> </w:t>
      </w:r>
      <w:r>
        <w:rPr>
          <w:spacing w:val="-2"/>
        </w:rPr>
        <w:t>delegation-pr=0.</w:t>
      </w:r>
    </w:p>
    <w:p w14:paraId="00DC2630" w14:textId="77777777" w:rsidR="00350CFB" w:rsidRDefault="00350CFB">
      <w:pPr>
        <w:pStyle w:val="a3"/>
        <w:spacing w:before="13"/>
        <w:rPr>
          <w:sz w:val="20"/>
        </w:rPr>
      </w:pPr>
    </w:p>
    <w:tbl>
      <w:tblPr>
        <w:tblW w:w="0" w:type="auto"/>
        <w:tblInd w:w="1294" w:type="dxa"/>
        <w:tblLayout w:type="fixed"/>
        <w:tblCellMar>
          <w:left w:w="0" w:type="dxa"/>
          <w:right w:w="0" w:type="dxa"/>
        </w:tblCellMar>
        <w:tblLook w:val="01E0" w:firstRow="1" w:lastRow="1" w:firstColumn="1" w:lastColumn="1" w:noHBand="0" w:noVBand="0"/>
      </w:tblPr>
      <w:tblGrid>
        <w:gridCol w:w="1436"/>
        <w:gridCol w:w="871"/>
        <w:gridCol w:w="1085"/>
        <w:gridCol w:w="703"/>
        <w:gridCol w:w="798"/>
        <w:gridCol w:w="630"/>
        <w:gridCol w:w="648"/>
        <w:gridCol w:w="1175"/>
      </w:tblGrid>
      <w:tr w:rsidR="00350CFB" w14:paraId="00DC2639" w14:textId="77777777">
        <w:trPr>
          <w:trHeight w:val="381"/>
        </w:trPr>
        <w:tc>
          <w:tcPr>
            <w:tcW w:w="1436" w:type="dxa"/>
            <w:tcBorders>
              <w:top w:val="single" w:sz="8" w:space="0" w:color="000000"/>
              <w:bottom w:val="single" w:sz="6" w:space="0" w:color="000000"/>
            </w:tcBorders>
          </w:tcPr>
          <w:p w14:paraId="00DC2631" w14:textId="77777777" w:rsidR="00350CFB" w:rsidRDefault="00283FFF">
            <w:pPr>
              <w:pStyle w:val="TableParagraph"/>
              <w:spacing w:before="53"/>
              <w:ind w:left="69"/>
              <w:jc w:val="left"/>
            </w:pPr>
            <w:r>
              <w:rPr>
                <w:spacing w:val="-2"/>
              </w:rPr>
              <w:t>Method</w:t>
            </w:r>
          </w:p>
        </w:tc>
        <w:tc>
          <w:tcPr>
            <w:tcW w:w="871" w:type="dxa"/>
            <w:tcBorders>
              <w:top w:val="single" w:sz="8" w:space="0" w:color="000000"/>
              <w:bottom w:val="single" w:sz="6" w:space="0" w:color="000000"/>
            </w:tcBorders>
          </w:tcPr>
          <w:p w14:paraId="00DC2632" w14:textId="77777777" w:rsidR="00350CFB" w:rsidRDefault="00283FFF">
            <w:pPr>
              <w:pStyle w:val="TableParagraph"/>
              <w:spacing w:before="53"/>
            </w:pPr>
            <w:r>
              <w:rPr>
                <w:spacing w:val="-2"/>
              </w:rPr>
              <w:t>Transfer</w:t>
            </w:r>
          </w:p>
        </w:tc>
        <w:tc>
          <w:tcPr>
            <w:tcW w:w="1085" w:type="dxa"/>
            <w:tcBorders>
              <w:top w:val="single" w:sz="8" w:space="0" w:color="000000"/>
              <w:bottom w:val="single" w:sz="6" w:space="0" w:color="000000"/>
            </w:tcBorders>
          </w:tcPr>
          <w:p w14:paraId="00DC2633" w14:textId="77777777" w:rsidR="00350CFB" w:rsidRDefault="00283FFF">
            <w:pPr>
              <w:pStyle w:val="TableParagraph"/>
              <w:spacing w:before="53"/>
              <w:ind w:left="1" w:right="1"/>
            </w:pPr>
            <w:r>
              <w:rPr>
                <w:spacing w:val="-2"/>
              </w:rPr>
              <w:t>Allowance</w:t>
            </w:r>
          </w:p>
        </w:tc>
        <w:tc>
          <w:tcPr>
            <w:tcW w:w="703" w:type="dxa"/>
            <w:tcBorders>
              <w:top w:val="single" w:sz="8" w:space="0" w:color="000000"/>
              <w:bottom w:val="single" w:sz="6" w:space="0" w:color="000000"/>
            </w:tcBorders>
          </w:tcPr>
          <w:p w14:paraId="00DC2634" w14:textId="77777777" w:rsidR="00350CFB" w:rsidRDefault="00283FFF">
            <w:pPr>
              <w:pStyle w:val="TableParagraph"/>
              <w:spacing w:before="53"/>
              <w:ind w:left="1" w:right="1"/>
            </w:pPr>
            <w:r>
              <w:rPr>
                <w:spacing w:val="-4"/>
              </w:rPr>
              <w:t>Liq.</w:t>
            </w:r>
          </w:p>
        </w:tc>
        <w:tc>
          <w:tcPr>
            <w:tcW w:w="798" w:type="dxa"/>
            <w:tcBorders>
              <w:top w:val="single" w:sz="8" w:space="0" w:color="000000"/>
              <w:bottom w:val="single" w:sz="6" w:space="0" w:color="000000"/>
            </w:tcBorders>
          </w:tcPr>
          <w:p w14:paraId="00DC2635" w14:textId="77777777" w:rsidR="00350CFB" w:rsidRDefault="00283FFF">
            <w:pPr>
              <w:pStyle w:val="TableParagraph"/>
              <w:spacing w:before="53"/>
              <w:ind w:left="1" w:right="1"/>
            </w:pPr>
            <w:r>
              <w:rPr>
                <w:spacing w:val="-2"/>
              </w:rPr>
              <w:t>Inv.risk</w:t>
            </w:r>
          </w:p>
        </w:tc>
        <w:tc>
          <w:tcPr>
            <w:tcW w:w="630" w:type="dxa"/>
            <w:tcBorders>
              <w:top w:val="single" w:sz="8" w:space="0" w:color="000000"/>
              <w:bottom w:val="single" w:sz="6" w:space="0" w:color="000000"/>
            </w:tcBorders>
          </w:tcPr>
          <w:p w14:paraId="00DC2636" w14:textId="77777777" w:rsidR="00350CFB" w:rsidRDefault="00283FFF">
            <w:pPr>
              <w:pStyle w:val="TableParagraph"/>
              <w:spacing w:before="53"/>
            </w:pPr>
            <w:r>
              <w:rPr>
                <w:spacing w:val="-2"/>
              </w:rPr>
              <w:t>Sybil</w:t>
            </w:r>
          </w:p>
        </w:tc>
        <w:tc>
          <w:tcPr>
            <w:tcW w:w="648" w:type="dxa"/>
            <w:tcBorders>
              <w:top w:val="single" w:sz="8" w:space="0" w:color="000000"/>
              <w:bottom w:val="single" w:sz="6" w:space="0" w:color="000000"/>
            </w:tcBorders>
          </w:tcPr>
          <w:p w14:paraId="00DC2637" w14:textId="77777777" w:rsidR="00350CFB" w:rsidRDefault="00283FFF">
            <w:pPr>
              <w:pStyle w:val="TableParagraph"/>
              <w:spacing w:before="53"/>
              <w:ind w:left="3" w:right="3"/>
            </w:pPr>
            <w:r>
              <w:rPr>
                <w:spacing w:val="-5"/>
              </w:rPr>
              <w:t>GMX</w:t>
            </w:r>
          </w:p>
        </w:tc>
        <w:tc>
          <w:tcPr>
            <w:tcW w:w="1175" w:type="dxa"/>
            <w:tcBorders>
              <w:top w:val="single" w:sz="8" w:space="0" w:color="000000"/>
              <w:bottom w:val="single" w:sz="6" w:space="0" w:color="000000"/>
            </w:tcBorders>
          </w:tcPr>
          <w:p w14:paraId="00DC2638" w14:textId="77777777" w:rsidR="00350CFB" w:rsidRDefault="00283FFF">
            <w:pPr>
              <w:pStyle w:val="TableParagraph"/>
              <w:spacing w:before="53"/>
              <w:ind w:right="65"/>
              <w:jc w:val="right"/>
            </w:pPr>
            <w:r>
              <w:t>Runtime</w:t>
            </w:r>
            <w:r>
              <w:rPr>
                <w:spacing w:val="-9"/>
              </w:rPr>
              <w:t xml:space="preserve"> </w:t>
            </w:r>
            <w:r>
              <w:rPr>
                <w:spacing w:val="-5"/>
              </w:rPr>
              <w:t>(s)</w:t>
            </w:r>
          </w:p>
        </w:tc>
      </w:tr>
      <w:tr w:rsidR="00350CFB" w14:paraId="00DC2642" w14:textId="77777777">
        <w:trPr>
          <w:trHeight w:val="319"/>
        </w:trPr>
        <w:tc>
          <w:tcPr>
            <w:tcW w:w="1436" w:type="dxa"/>
            <w:tcBorders>
              <w:top w:val="single" w:sz="6" w:space="0" w:color="000000"/>
            </w:tcBorders>
          </w:tcPr>
          <w:p w14:paraId="00DC263A" w14:textId="77777777" w:rsidR="00350CFB" w:rsidRDefault="00283FFF">
            <w:pPr>
              <w:pStyle w:val="TableParagraph"/>
              <w:spacing w:before="52" w:line="247" w:lineRule="exact"/>
              <w:ind w:left="69"/>
              <w:jc w:val="left"/>
            </w:pPr>
            <w:r>
              <w:rPr>
                <w:spacing w:val="-5"/>
              </w:rPr>
              <w:t>AWP</w:t>
            </w:r>
          </w:p>
        </w:tc>
        <w:tc>
          <w:tcPr>
            <w:tcW w:w="871" w:type="dxa"/>
            <w:tcBorders>
              <w:top w:val="single" w:sz="6" w:space="0" w:color="000000"/>
            </w:tcBorders>
          </w:tcPr>
          <w:p w14:paraId="00DC263B" w14:textId="77777777" w:rsidR="00350CFB" w:rsidRDefault="00283FFF">
            <w:pPr>
              <w:pStyle w:val="TableParagraph"/>
              <w:spacing w:before="52" w:line="247" w:lineRule="exact"/>
              <w:rPr>
                <w:b/>
              </w:rPr>
            </w:pPr>
            <w:r>
              <w:rPr>
                <w:b/>
                <w:spacing w:val="-2"/>
              </w:rPr>
              <w:t>0.534</w:t>
            </w:r>
          </w:p>
        </w:tc>
        <w:tc>
          <w:tcPr>
            <w:tcW w:w="1085" w:type="dxa"/>
            <w:tcBorders>
              <w:top w:val="single" w:sz="6" w:space="0" w:color="000000"/>
            </w:tcBorders>
          </w:tcPr>
          <w:p w14:paraId="00DC263C" w14:textId="77777777" w:rsidR="00350CFB" w:rsidRDefault="00283FFF">
            <w:pPr>
              <w:pStyle w:val="TableParagraph"/>
              <w:spacing w:before="52" w:line="247" w:lineRule="exact"/>
              <w:ind w:left="1" w:right="1"/>
            </w:pPr>
            <w:r>
              <w:rPr>
                <w:spacing w:val="-2"/>
              </w:rPr>
              <w:t>-0.030</w:t>
            </w:r>
          </w:p>
        </w:tc>
        <w:tc>
          <w:tcPr>
            <w:tcW w:w="703" w:type="dxa"/>
            <w:tcBorders>
              <w:top w:val="single" w:sz="6" w:space="0" w:color="000000"/>
            </w:tcBorders>
          </w:tcPr>
          <w:p w14:paraId="00DC263D" w14:textId="77777777" w:rsidR="00350CFB" w:rsidRDefault="00283FFF">
            <w:pPr>
              <w:pStyle w:val="TableParagraph"/>
              <w:spacing w:before="52" w:line="247" w:lineRule="exact"/>
              <w:ind w:left="1" w:right="1"/>
              <w:rPr>
                <w:b/>
              </w:rPr>
            </w:pPr>
            <w:r>
              <w:rPr>
                <w:b/>
                <w:spacing w:val="-2"/>
              </w:rPr>
              <w:t>0.113</w:t>
            </w:r>
          </w:p>
        </w:tc>
        <w:tc>
          <w:tcPr>
            <w:tcW w:w="798" w:type="dxa"/>
            <w:tcBorders>
              <w:top w:val="single" w:sz="6" w:space="0" w:color="000000"/>
            </w:tcBorders>
          </w:tcPr>
          <w:p w14:paraId="00DC263E" w14:textId="77777777" w:rsidR="00350CFB" w:rsidRDefault="00283FFF">
            <w:pPr>
              <w:pStyle w:val="TableParagraph"/>
              <w:spacing w:before="52" w:line="247" w:lineRule="exact"/>
              <w:ind w:right="1"/>
              <w:rPr>
                <w:b/>
              </w:rPr>
            </w:pPr>
            <w:r>
              <w:rPr>
                <w:b/>
                <w:spacing w:val="-2"/>
              </w:rPr>
              <w:t>0.107</w:t>
            </w:r>
          </w:p>
        </w:tc>
        <w:tc>
          <w:tcPr>
            <w:tcW w:w="630" w:type="dxa"/>
            <w:tcBorders>
              <w:top w:val="single" w:sz="6" w:space="0" w:color="000000"/>
            </w:tcBorders>
          </w:tcPr>
          <w:p w14:paraId="00DC263F" w14:textId="77777777" w:rsidR="00350CFB" w:rsidRDefault="00283FFF">
            <w:pPr>
              <w:pStyle w:val="TableParagraph"/>
              <w:spacing w:before="52" w:line="247" w:lineRule="exact"/>
              <w:rPr>
                <w:b/>
              </w:rPr>
            </w:pPr>
            <w:r>
              <w:rPr>
                <w:b/>
                <w:spacing w:val="-2"/>
              </w:rPr>
              <w:t>0.286</w:t>
            </w:r>
          </w:p>
        </w:tc>
        <w:tc>
          <w:tcPr>
            <w:tcW w:w="648" w:type="dxa"/>
            <w:tcBorders>
              <w:top w:val="single" w:sz="6" w:space="0" w:color="000000"/>
            </w:tcBorders>
          </w:tcPr>
          <w:p w14:paraId="00DC2640" w14:textId="77777777" w:rsidR="00350CFB" w:rsidRDefault="00283FFF">
            <w:pPr>
              <w:pStyle w:val="TableParagraph"/>
              <w:spacing w:before="52" w:line="247" w:lineRule="exact"/>
              <w:ind w:left="3" w:right="3"/>
              <w:rPr>
                <w:b/>
              </w:rPr>
            </w:pPr>
            <w:r>
              <w:rPr>
                <w:b/>
                <w:spacing w:val="-2"/>
              </w:rPr>
              <w:t>0.179</w:t>
            </w:r>
          </w:p>
        </w:tc>
        <w:tc>
          <w:tcPr>
            <w:tcW w:w="1175" w:type="dxa"/>
            <w:tcBorders>
              <w:top w:val="single" w:sz="6" w:space="0" w:color="000000"/>
            </w:tcBorders>
          </w:tcPr>
          <w:p w14:paraId="00DC2641" w14:textId="77777777" w:rsidR="00350CFB" w:rsidRDefault="00283FFF">
            <w:pPr>
              <w:pStyle w:val="TableParagraph"/>
              <w:spacing w:before="52" w:line="247" w:lineRule="exact"/>
              <w:ind w:right="66"/>
              <w:jc w:val="right"/>
            </w:pPr>
            <w:r>
              <w:rPr>
                <w:spacing w:val="-2"/>
              </w:rPr>
              <w:t>22.757</w:t>
            </w:r>
          </w:p>
        </w:tc>
      </w:tr>
      <w:tr w:rsidR="00350CFB" w14:paraId="00DC264B" w14:textId="77777777">
        <w:trPr>
          <w:trHeight w:val="270"/>
        </w:trPr>
        <w:tc>
          <w:tcPr>
            <w:tcW w:w="1436" w:type="dxa"/>
          </w:tcPr>
          <w:p w14:paraId="00DC2643" w14:textId="77777777" w:rsidR="00350CFB" w:rsidRDefault="00283FFF">
            <w:pPr>
              <w:pStyle w:val="TableParagraph"/>
              <w:spacing w:line="247" w:lineRule="exact"/>
              <w:ind w:left="69"/>
              <w:jc w:val="left"/>
            </w:pPr>
            <w:r>
              <w:rPr>
                <w:spacing w:val="-2"/>
              </w:rPr>
              <w:t>EndorseRank</w:t>
            </w:r>
          </w:p>
        </w:tc>
        <w:tc>
          <w:tcPr>
            <w:tcW w:w="871" w:type="dxa"/>
          </w:tcPr>
          <w:p w14:paraId="00DC2644" w14:textId="77777777" w:rsidR="00350CFB" w:rsidRDefault="00283FFF">
            <w:pPr>
              <w:pStyle w:val="TableParagraph"/>
              <w:spacing w:line="247" w:lineRule="exact"/>
            </w:pPr>
            <w:r>
              <w:rPr>
                <w:spacing w:val="-2"/>
              </w:rPr>
              <w:t>0.333</w:t>
            </w:r>
          </w:p>
        </w:tc>
        <w:tc>
          <w:tcPr>
            <w:tcW w:w="1085" w:type="dxa"/>
          </w:tcPr>
          <w:p w14:paraId="00DC2645" w14:textId="77777777" w:rsidR="00350CFB" w:rsidRDefault="00283FFF">
            <w:pPr>
              <w:pStyle w:val="TableParagraph"/>
              <w:spacing w:line="247" w:lineRule="exact"/>
              <w:ind w:left="1" w:right="1"/>
              <w:rPr>
                <w:b/>
              </w:rPr>
            </w:pPr>
            <w:r>
              <w:rPr>
                <w:b/>
                <w:spacing w:val="-2"/>
              </w:rPr>
              <w:t>0.355</w:t>
            </w:r>
          </w:p>
        </w:tc>
        <w:tc>
          <w:tcPr>
            <w:tcW w:w="703" w:type="dxa"/>
          </w:tcPr>
          <w:p w14:paraId="00DC2646" w14:textId="77777777" w:rsidR="00350CFB" w:rsidRDefault="00283FFF">
            <w:pPr>
              <w:pStyle w:val="TableParagraph"/>
              <w:spacing w:line="247" w:lineRule="exact"/>
              <w:ind w:right="1"/>
            </w:pPr>
            <w:r>
              <w:rPr>
                <w:spacing w:val="-2"/>
              </w:rPr>
              <w:t>0.093</w:t>
            </w:r>
          </w:p>
        </w:tc>
        <w:tc>
          <w:tcPr>
            <w:tcW w:w="798" w:type="dxa"/>
          </w:tcPr>
          <w:p w14:paraId="00DC2647" w14:textId="77777777" w:rsidR="00350CFB" w:rsidRDefault="00283FFF">
            <w:pPr>
              <w:pStyle w:val="TableParagraph"/>
              <w:spacing w:line="247" w:lineRule="exact"/>
              <w:ind w:right="1"/>
            </w:pPr>
            <w:r>
              <w:rPr>
                <w:spacing w:val="-2"/>
              </w:rPr>
              <w:t>0.035</w:t>
            </w:r>
          </w:p>
        </w:tc>
        <w:tc>
          <w:tcPr>
            <w:tcW w:w="630" w:type="dxa"/>
          </w:tcPr>
          <w:p w14:paraId="00DC2648" w14:textId="77777777" w:rsidR="00350CFB" w:rsidRDefault="00283FFF">
            <w:pPr>
              <w:pStyle w:val="TableParagraph"/>
              <w:spacing w:line="247" w:lineRule="exact"/>
            </w:pPr>
            <w:r>
              <w:rPr>
                <w:spacing w:val="-2"/>
              </w:rPr>
              <w:t>0.233</w:t>
            </w:r>
          </w:p>
        </w:tc>
        <w:tc>
          <w:tcPr>
            <w:tcW w:w="648" w:type="dxa"/>
          </w:tcPr>
          <w:p w14:paraId="00DC2649" w14:textId="77777777" w:rsidR="00350CFB" w:rsidRDefault="00283FFF">
            <w:pPr>
              <w:pStyle w:val="TableParagraph"/>
              <w:spacing w:line="247" w:lineRule="exact"/>
              <w:ind w:left="3" w:right="3"/>
            </w:pPr>
            <w:r>
              <w:rPr>
                <w:spacing w:val="-2"/>
              </w:rPr>
              <w:t>0.096</w:t>
            </w:r>
          </w:p>
        </w:tc>
        <w:tc>
          <w:tcPr>
            <w:tcW w:w="1175" w:type="dxa"/>
          </w:tcPr>
          <w:p w14:paraId="00DC264A" w14:textId="77777777" w:rsidR="00350CFB" w:rsidRDefault="00283FFF">
            <w:pPr>
              <w:pStyle w:val="TableParagraph"/>
              <w:spacing w:line="247" w:lineRule="exact"/>
              <w:ind w:right="66"/>
              <w:jc w:val="right"/>
            </w:pPr>
            <w:r>
              <w:rPr>
                <w:spacing w:val="-2"/>
              </w:rPr>
              <w:t>2.544</w:t>
            </w:r>
          </w:p>
        </w:tc>
      </w:tr>
      <w:tr w:rsidR="00350CFB" w14:paraId="00DC2654" w14:textId="77777777">
        <w:trPr>
          <w:trHeight w:val="270"/>
        </w:trPr>
        <w:tc>
          <w:tcPr>
            <w:tcW w:w="1436" w:type="dxa"/>
          </w:tcPr>
          <w:p w14:paraId="00DC264C" w14:textId="77777777" w:rsidR="00350CFB" w:rsidRDefault="00283FFF">
            <w:pPr>
              <w:pStyle w:val="TableParagraph"/>
              <w:spacing w:line="247" w:lineRule="exact"/>
              <w:ind w:left="69"/>
              <w:jc w:val="left"/>
            </w:pPr>
            <w:r>
              <w:rPr>
                <w:spacing w:val="-2"/>
              </w:rPr>
              <w:t>LiqCall-</w:t>
            </w:r>
            <w:r>
              <w:rPr>
                <w:spacing w:val="-5"/>
              </w:rPr>
              <w:t>PR</w:t>
            </w:r>
          </w:p>
        </w:tc>
        <w:tc>
          <w:tcPr>
            <w:tcW w:w="871" w:type="dxa"/>
          </w:tcPr>
          <w:p w14:paraId="00DC264D" w14:textId="77777777" w:rsidR="00350CFB" w:rsidRDefault="00283FFF">
            <w:pPr>
              <w:pStyle w:val="TableParagraph"/>
              <w:spacing w:line="247" w:lineRule="exact"/>
            </w:pPr>
            <w:r>
              <w:rPr>
                <w:spacing w:val="-2"/>
              </w:rPr>
              <w:t>0.053</w:t>
            </w:r>
          </w:p>
        </w:tc>
        <w:tc>
          <w:tcPr>
            <w:tcW w:w="1085" w:type="dxa"/>
          </w:tcPr>
          <w:p w14:paraId="00DC264E" w14:textId="77777777" w:rsidR="00350CFB" w:rsidRDefault="00283FFF">
            <w:pPr>
              <w:pStyle w:val="TableParagraph"/>
              <w:spacing w:line="247" w:lineRule="exact"/>
              <w:ind w:left="1" w:right="1"/>
            </w:pPr>
            <w:r>
              <w:rPr>
                <w:spacing w:val="-2"/>
              </w:rPr>
              <w:t>-0.012</w:t>
            </w:r>
          </w:p>
        </w:tc>
        <w:tc>
          <w:tcPr>
            <w:tcW w:w="703" w:type="dxa"/>
          </w:tcPr>
          <w:p w14:paraId="00DC264F" w14:textId="77777777" w:rsidR="00350CFB" w:rsidRDefault="00283FFF">
            <w:pPr>
              <w:pStyle w:val="TableParagraph"/>
              <w:spacing w:line="247" w:lineRule="exact"/>
              <w:ind w:right="1"/>
            </w:pPr>
            <w:r>
              <w:rPr>
                <w:spacing w:val="-2"/>
              </w:rPr>
              <w:t>-0.008</w:t>
            </w:r>
          </w:p>
        </w:tc>
        <w:tc>
          <w:tcPr>
            <w:tcW w:w="798" w:type="dxa"/>
          </w:tcPr>
          <w:p w14:paraId="00DC2650" w14:textId="77777777" w:rsidR="00350CFB" w:rsidRDefault="00283FFF">
            <w:pPr>
              <w:pStyle w:val="TableParagraph"/>
              <w:spacing w:line="247" w:lineRule="exact"/>
              <w:ind w:right="1"/>
            </w:pPr>
            <w:r>
              <w:rPr>
                <w:spacing w:val="-2"/>
              </w:rPr>
              <w:t>0.026</w:t>
            </w:r>
          </w:p>
        </w:tc>
        <w:tc>
          <w:tcPr>
            <w:tcW w:w="630" w:type="dxa"/>
          </w:tcPr>
          <w:p w14:paraId="00DC2651" w14:textId="77777777" w:rsidR="00350CFB" w:rsidRDefault="00283FFF">
            <w:pPr>
              <w:pStyle w:val="TableParagraph"/>
              <w:spacing w:line="247" w:lineRule="exact"/>
            </w:pPr>
            <w:r>
              <w:rPr>
                <w:spacing w:val="-2"/>
              </w:rPr>
              <w:t>0.025</w:t>
            </w:r>
          </w:p>
        </w:tc>
        <w:tc>
          <w:tcPr>
            <w:tcW w:w="648" w:type="dxa"/>
          </w:tcPr>
          <w:p w14:paraId="00DC2652" w14:textId="77777777" w:rsidR="00350CFB" w:rsidRDefault="00283FFF">
            <w:pPr>
              <w:pStyle w:val="TableParagraph"/>
              <w:spacing w:line="247" w:lineRule="exact"/>
              <w:ind w:left="3" w:right="3"/>
            </w:pPr>
            <w:r>
              <w:rPr>
                <w:spacing w:val="-2"/>
              </w:rPr>
              <w:t>0.030</w:t>
            </w:r>
          </w:p>
        </w:tc>
        <w:tc>
          <w:tcPr>
            <w:tcW w:w="1175" w:type="dxa"/>
          </w:tcPr>
          <w:p w14:paraId="00DC2653" w14:textId="77777777" w:rsidR="00350CFB" w:rsidRDefault="00283FFF">
            <w:pPr>
              <w:pStyle w:val="TableParagraph"/>
              <w:spacing w:line="247" w:lineRule="exact"/>
              <w:ind w:right="66"/>
              <w:jc w:val="right"/>
            </w:pPr>
            <w:r>
              <w:rPr>
                <w:spacing w:val="-2"/>
              </w:rPr>
              <w:t>0.011</w:t>
            </w:r>
          </w:p>
        </w:tc>
      </w:tr>
      <w:tr w:rsidR="00350CFB" w14:paraId="00DC265D" w14:textId="77777777">
        <w:trPr>
          <w:trHeight w:val="270"/>
        </w:trPr>
        <w:tc>
          <w:tcPr>
            <w:tcW w:w="1436" w:type="dxa"/>
          </w:tcPr>
          <w:p w14:paraId="00DC2655" w14:textId="77777777" w:rsidR="00350CFB" w:rsidRDefault="00283FFF">
            <w:pPr>
              <w:pStyle w:val="TableParagraph"/>
              <w:spacing w:line="247" w:lineRule="exact"/>
              <w:ind w:left="69"/>
              <w:jc w:val="left"/>
            </w:pPr>
            <w:r>
              <w:rPr>
                <w:spacing w:val="-2"/>
              </w:rPr>
              <w:t>Borrow-</w:t>
            </w:r>
            <w:r>
              <w:rPr>
                <w:spacing w:val="-5"/>
              </w:rPr>
              <w:t>PR</w:t>
            </w:r>
          </w:p>
        </w:tc>
        <w:tc>
          <w:tcPr>
            <w:tcW w:w="871" w:type="dxa"/>
          </w:tcPr>
          <w:p w14:paraId="00DC2656" w14:textId="77777777" w:rsidR="00350CFB" w:rsidRDefault="00283FFF">
            <w:pPr>
              <w:pStyle w:val="TableParagraph"/>
              <w:spacing w:line="247" w:lineRule="exact"/>
            </w:pPr>
            <w:r>
              <w:rPr>
                <w:spacing w:val="-2"/>
              </w:rPr>
              <w:t>0.113</w:t>
            </w:r>
          </w:p>
        </w:tc>
        <w:tc>
          <w:tcPr>
            <w:tcW w:w="1085" w:type="dxa"/>
          </w:tcPr>
          <w:p w14:paraId="00DC2657" w14:textId="77777777" w:rsidR="00350CFB" w:rsidRDefault="00283FFF">
            <w:pPr>
              <w:pStyle w:val="TableParagraph"/>
              <w:spacing w:line="247" w:lineRule="exact"/>
              <w:ind w:left="1" w:right="1"/>
            </w:pPr>
            <w:r>
              <w:rPr>
                <w:spacing w:val="-2"/>
              </w:rPr>
              <w:t>-0.019</w:t>
            </w:r>
          </w:p>
        </w:tc>
        <w:tc>
          <w:tcPr>
            <w:tcW w:w="703" w:type="dxa"/>
          </w:tcPr>
          <w:p w14:paraId="00DC2658" w14:textId="77777777" w:rsidR="00350CFB" w:rsidRDefault="00283FFF">
            <w:pPr>
              <w:pStyle w:val="TableParagraph"/>
              <w:spacing w:line="247" w:lineRule="exact"/>
              <w:ind w:right="1"/>
            </w:pPr>
            <w:r>
              <w:rPr>
                <w:spacing w:val="-2"/>
              </w:rPr>
              <w:t>0.020</w:t>
            </w:r>
          </w:p>
        </w:tc>
        <w:tc>
          <w:tcPr>
            <w:tcW w:w="798" w:type="dxa"/>
          </w:tcPr>
          <w:p w14:paraId="00DC2659" w14:textId="77777777" w:rsidR="00350CFB" w:rsidRDefault="00283FFF">
            <w:pPr>
              <w:pStyle w:val="TableParagraph"/>
              <w:spacing w:line="247" w:lineRule="exact"/>
              <w:ind w:right="1"/>
            </w:pPr>
            <w:r>
              <w:rPr>
                <w:spacing w:val="-2"/>
              </w:rPr>
              <w:t>0.014</w:t>
            </w:r>
          </w:p>
        </w:tc>
        <w:tc>
          <w:tcPr>
            <w:tcW w:w="630" w:type="dxa"/>
          </w:tcPr>
          <w:p w14:paraId="00DC265A" w14:textId="77777777" w:rsidR="00350CFB" w:rsidRDefault="00283FFF">
            <w:pPr>
              <w:pStyle w:val="TableParagraph"/>
              <w:spacing w:line="247" w:lineRule="exact"/>
            </w:pPr>
            <w:r>
              <w:rPr>
                <w:spacing w:val="-2"/>
              </w:rPr>
              <w:t>0.055</w:t>
            </w:r>
          </w:p>
        </w:tc>
        <w:tc>
          <w:tcPr>
            <w:tcW w:w="648" w:type="dxa"/>
          </w:tcPr>
          <w:p w14:paraId="00DC265B" w14:textId="77777777" w:rsidR="00350CFB" w:rsidRDefault="00283FFF">
            <w:pPr>
              <w:pStyle w:val="TableParagraph"/>
              <w:spacing w:line="247" w:lineRule="exact"/>
              <w:ind w:left="3" w:right="3"/>
            </w:pPr>
            <w:r>
              <w:rPr>
                <w:spacing w:val="-2"/>
              </w:rPr>
              <w:t>0.023</w:t>
            </w:r>
          </w:p>
        </w:tc>
        <w:tc>
          <w:tcPr>
            <w:tcW w:w="1175" w:type="dxa"/>
          </w:tcPr>
          <w:p w14:paraId="00DC265C" w14:textId="77777777" w:rsidR="00350CFB" w:rsidRDefault="00283FFF">
            <w:pPr>
              <w:pStyle w:val="TableParagraph"/>
              <w:spacing w:line="247" w:lineRule="exact"/>
              <w:ind w:right="66"/>
              <w:jc w:val="right"/>
            </w:pPr>
            <w:r>
              <w:rPr>
                <w:spacing w:val="-2"/>
              </w:rPr>
              <w:t>0.083</w:t>
            </w:r>
          </w:p>
        </w:tc>
      </w:tr>
      <w:tr w:rsidR="00350CFB" w14:paraId="00DC2666" w14:textId="77777777">
        <w:trPr>
          <w:trHeight w:val="270"/>
        </w:trPr>
        <w:tc>
          <w:tcPr>
            <w:tcW w:w="1436" w:type="dxa"/>
          </w:tcPr>
          <w:p w14:paraId="00DC265E" w14:textId="77777777" w:rsidR="00350CFB" w:rsidRDefault="00283FFF">
            <w:pPr>
              <w:pStyle w:val="TableParagraph"/>
              <w:spacing w:line="247" w:lineRule="exact"/>
              <w:ind w:left="69"/>
              <w:jc w:val="left"/>
            </w:pPr>
            <w:r>
              <w:rPr>
                <w:spacing w:val="-2"/>
              </w:rPr>
              <w:t>Repay-</w:t>
            </w:r>
            <w:r>
              <w:rPr>
                <w:spacing w:val="-5"/>
              </w:rPr>
              <w:t>PR</w:t>
            </w:r>
          </w:p>
        </w:tc>
        <w:tc>
          <w:tcPr>
            <w:tcW w:w="871" w:type="dxa"/>
          </w:tcPr>
          <w:p w14:paraId="00DC265F" w14:textId="77777777" w:rsidR="00350CFB" w:rsidRDefault="00283FFF">
            <w:pPr>
              <w:pStyle w:val="TableParagraph"/>
              <w:spacing w:line="247" w:lineRule="exact"/>
            </w:pPr>
            <w:r>
              <w:rPr>
                <w:spacing w:val="-2"/>
              </w:rPr>
              <w:t>0.143</w:t>
            </w:r>
          </w:p>
        </w:tc>
        <w:tc>
          <w:tcPr>
            <w:tcW w:w="1085" w:type="dxa"/>
          </w:tcPr>
          <w:p w14:paraId="00DC2660" w14:textId="77777777" w:rsidR="00350CFB" w:rsidRDefault="00283FFF">
            <w:pPr>
              <w:pStyle w:val="TableParagraph"/>
              <w:spacing w:line="247" w:lineRule="exact"/>
              <w:ind w:left="1" w:right="1"/>
            </w:pPr>
            <w:r>
              <w:rPr>
                <w:spacing w:val="-2"/>
              </w:rPr>
              <w:t>-0.024</w:t>
            </w:r>
          </w:p>
        </w:tc>
        <w:tc>
          <w:tcPr>
            <w:tcW w:w="703" w:type="dxa"/>
          </w:tcPr>
          <w:p w14:paraId="00DC2661" w14:textId="77777777" w:rsidR="00350CFB" w:rsidRDefault="00283FFF">
            <w:pPr>
              <w:pStyle w:val="TableParagraph"/>
              <w:spacing w:line="247" w:lineRule="exact"/>
              <w:ind w:right="1"/>
            </w:pPr>
            <w:r>
              <w:rPr>
                <w:spacing w:val="-2"/>
              </w:rPr>
              <w:t>0.016</w:t>
            </w:r>
          </w:p>
        </w:tc>
        <w:tc>
          <w:tcPr>
            <w:tcW w:w="798" w:type="dxa"/>
          </w:tcPr>
          <w:p w14:paraId="00DC2662" w14:textId="77777777" w:rsidR="00350CFB" w:rsidRDefault="00283FFF">
            <w:pPr>
              <w:pStyle w:val="TableParagraph"/>
              <w:spacing w:line="247" w:lineRule="exact"/>
              <w:ind w:right="1"/>
            </w:pPr>
            <w:r>
              <w:rPr>
                <w:spacing w:val="-2"/>
              </w:rPr>
              <w:t>0.022</w:t>
            </w:r>
          </w:p>
        </w:tc>
        <w:tc>
          <w:tcPr>
            <w:tcW w:w="630" w:type="dxa"/>
          </w:tcPr>
          <w:p w14:paraId="00DC2663" w14:textId="77777777" w:rsidR="00350CFB" w:rsidRDefault="00283FFF">
            <w:pPr>
              <w:pStyle w:val="TableParagraph"/>
              <w:spacing w:line="247" w:lineRule="exact"/>
            </w:pPr>
            <w:r>
              <w:rPr>
                <w:spacing w:val="-2"/>
              </w:rPr>
              <w:t>0.068</w:t>
            </w:r>
          </w:p>
        </w:tc>
        <w:tc>
          <w:tcPr>
            <w:tcW w:w="648" w:type="dxa"/>
          </w:tcPr>
          <w:p w14:paraId="00DC2664" w14:textId="77777777" w:rsidR="00350CFB" w:rsidRDefault="00283FFF">
            <w:pPr>
              <w:pStyle w:val="TableParagraph"/>
              <w:spacing w:line="247" w:lineRule="exact"/>
              <w:ind w:left="3" w:right="3"/>
            </w:pPr>
            <w:r>
              <w:rPr>
                <w:spacing w:val="-2"/>
              </w:rPr>
              <w:t>0.026</w:t>
            </w:r>
          </w:p>
        </w:tc>
        <w:tc>
          <w:tcPr>
            <w:tcW w:w="1175" w:type="dxa"/>
          </w:tcPr>
          <w:p w14:paraId="00DC2665" w14:textId="77777777" w:rsidR="00350CFB" w:rsidRDefault="00283FFF">
            <w:pPr>
              <w:pStyle w:val="TableParagraph"/>
              <w:spacing w:line="247" w:lineRule="exact"/>
              <w:ind w:right="66"/>
              <w:jc w:val="right"/>
            </w:pPr>
            <w:r>
              <w:rPr>
                <w:spacing w:val="-2"/>
              </w:rPr>
              <w:t>0.131</w:t>
            </w:r>
          </w:p>
        </w:tc>
      </w:tr>
      <w:tr w:rsidR="00350CFB" w14:paraId="00DC266F" w14:textId="77777777">
        <w:trPr>
          <w:trHeight w:val="332"/>
        </w:trPr>
        <w:tc>
          <w:tcPr>
            <w:tcW w:w="1436" w:type="dxa"/>
            <w:tcBorders>
              <w:bottom w:val="single" w:sz="8" w:space="0" w:color="000000"/>
            </w:tcBorders>
          </w:tcPr>
          <w:p w14:paraId="00DC2667" w14:textId="77777777" w:rsidR="00350CFB" w:rsidRDefault="00283FFF">
            <w:pPr>
              <w:pStyle w:val="TableParagraph"/>
              <w:ind w:left="69"/>
              <w:jc w:val="left"/>
            </w:pPr>
            <w:r>
              <w:rPr>
                <w:spacing w:val="-2"/>
              </w:rPr>
              <w:t>Delegation-</w:t>
            </w:r>
            <w:r>
              <w:rPr>
                <w:spacing w:val="-5"/>
              </w:rPr>
              <w:t>PR</w:t>
            </w:r>
          </w:p>
        </w:tc>
        <w:tc>
          <w:tcPr>
            <w:tcW w:w="871" w:type="dxa"/>
            <w:tcBorders>
              <w:bottom w:val="single" w:sz="8" w:space="0" w:color="000000"/>
            </w:tcBorders>
          </w:tcPr>
          <w:p w14:paraId="00DC2668" w14:textId="77777777" w:rsidR="00350CFB" w:rsidRDefault="00283FFF">
            <w:pPr>
              <w:pStyle w:val="TableParagraph"/>
            </w:pPr>
            <w:r>
              <w:rPr>
                <w:spacing w:val="-10"/>
              </w:rPr>
              <w:t>—</w:t>
            </w:r>
          </w:p>
        </w:tc>
        <w:tc>
          <w:tcPr>
            <w:tcW w:w="1085" w:type="dxa"/>
            <w:tcBorders>
              <w:bottom w:val="single" w:sz="8" w:space="0" w:color="000000"/>
            </w:tcBorders>
          </w:tcPr>
          <w:p w14:paraId="00DC2669" w14:textId="77777777" w:rsidR="00350CFB" w:rsidRDefault="00283FFF">
            <w:pPr>
              <w:pStyle w:val="TableParagraph"/>
              <w:ind w:left="1" w:right="1"/>
            </w:pPr>
            <w:r>
              <w:rPr>
                <w:spacing w:val="-10"/>
              </w:rPr>
              <w:t>—</w:t>
            </w:r>
          </w:p>
        </w:tc>
        <w:tc>
          <w:tcPr>
            <w:tcW w:w="703" w:type="dxa"/>
            <w:tcBorders>
              <w:bottom w:val="single" w:sz="8" w:space="0" w:color="000000"/>
            </w:tcBorders>
          </w:tcPr>
          <w:p w14:paraId="00DC266A" w14:textId="77777777" w:rsidR="00350CFB" w:rsidRDefault="00283FFF">
            <w:pPr>
              <w:pStyle w:val="TableParagraph"/>
              <w:ind w:right="1"/>
            </w:pPr>
            <w:r>
              <w:rPr>
                <w:spacing w:val="-10"/>
              </w:rPr>
              <w:t>—</w:t>
            </w:r>
          </w:p>
        </w:tc>
        <w:tc>
          <w:tcPr>
            <w:tcW w:w="798" w:type="dxa"/>
            <w:tcBorders>
              <w:bottom w:val="single" w:sz="8" w:space="0" w:color="000000"/>
            </w:tcBorders>
          </w:tcPr>
          <w:p w14:paraId="00DC266B" w14:textId="77777777" w:rsidR="00350CFB" w:rsidRDefault="00283FFF">
            <w:pPr>
              <w:pStyle w:val="TableParagraph"/>
              <w:ind w:right="1"/>
            </w:pPr>
            <w:r>
              <w:rPr>
                <w:spacing w:val="-10"/>
              </w:rPr>
              <w:t>—</w:t>
            </w:r>
          </w:p>
        </w:tc>
        <w:tc>
          <w:tcPr>
            <w:tcW w:w="630" w:type="dxa"/>
            <w:tcBorders>
              <w:bottom w:val="single" w:sz="8" w:space="0" w:color="000000"/>
            </w:tcBorders>
          </w:tcPr>
          <w:p w14:paraId="00DC266C" w14:textId="77777777" w:rsidR="00350CFB" w:rsidRDefault="00283FFF">
            <w:pPr>
              <w:pStyle w:val="TableParagraph"/>
            </w:pPr>
            <w:r>
              <w:rPr>
                <w:spacing w:val="-10"/>
              </w:rPr>
              <w:t>—</w:t>
            </w:r>
          </w:p>
        </w:tc>
        <w:tc>
          <w:tcPr>
            <w:tcW w:w="648" w:type="dxa"/>
            <w:tcBorders>
              <w:bottom w:val="single" w:sz="8" w:space="0" w:color="000000"/>
            </w:tcBorders>
          </w:tcPr>
          <w:p w14:paraId="00DC266D" w14:textId="77777777" w:rsidR="00350CFB" w:rsidRDefault="00283FFF">
            <w:pPr>
              <w:pStyle w:val="TableParagraph"/>
              <w:ind w:left="3" w:right="3"/>
            </w:pPr>
            <w:r>
              <w:rPr>
                <w:spacing w:val="-10"/>
              </w:rPr>
              <w:t>—</w:t>
            </w:r>
          </w:p>
        </w:tc>
        <w:tc>
          <w:tcPr>
            <w:tcW w:w="1175" w:type="dxa"/>
            <w:tcBorders>
              <w:bottom w:val="single" w:sz="8" w:space="0" w:color="000000"/>
            </w:tcBorders>
          </w:tcPr>
          <w:p w14:paraId="00DC266E" w14:textId="77777777" w:rsidR="00350CFB" w:rsidRDefault="00283FFF">
            <w:pPr>
              <w:pStyle w:val="TableParagraph"/>
              <w:ind w:right="66"/>
              <w:jc w:val="right"/>
            </w:pPr>
            <w:r>
              <w:rPr>
                <w:spacing w:val="-2"/>
              </w:rPr>
              <w:t>0.000</w:t>
            </w:r>
          </w:p>
        </w:tc>
      </w:tr>
    </w:tbl>
    <w:p w14:paraId="00DC2670" w14:textId="77777777" w:rsidR="00350CFB" w:rsidRDefault="00350CFB">
      <w:pPr>
        <w:pStyle w:val="a3"/>
        <w:spacing w:before="167"/>
      </w:pPr>
    </w:p>
    <w:p w14:paraId="00DC2671" w14:textId="77777777" w:rsidR="00350CFB" w:rsidRDefault="00283FFF">
      <w:pPr>
        <w:pStyle w:val="a3"/>
        <w:spacing w:line="396" w:lineRule="auto"/>
        <w:ind w:left="282" w:right="534" w:hanging="8"/>
        <w:jc w:val="both"/>
      </w:pPr>
      <w:bookmarkStart w:id="598" w:name="Why_the_main_narrative_uses_three_method"/>
      <w:bookmarkStart w:id="599" w:name="_bookmark232"/>
      <w:commentRangeStart w:id="600"/>
      <w:r>
        <w:t>These matrices motivate future work on credit-delegation edges and cross-protocol lending labels, but they do not alter Claims C1–C4.</w:t>
      </w:r>
      <w:bookmarkEnd w:id="598"/>
      <w:bookmarkEnd w:id="599"/>
      <w:commentRangeEnd w:id="600"/>
      <w:r>
        <w:rPr>
          <w:rStyle w:val="a5"/>
          <w:sz w:val="24"/>
          <w:szCs w:val="24"/>
        </w:rPr>
        <w:commentReference w:id="600"/>
      </w:r>
    </w:p>
    <w:p w14:paraId="00DC2672" w14:textId="77777777" w:rsidR="00350CFB" w:rsidRDefault="00350CFB">
      <w:pPr>
        <w:pStyle w:val="a3"/>
        <w:spacing w:before="5"/>
      </w:pPr>
    </w:p>
    <w:p w14:paraId="00DC2673" w14:textId="77777777" w:rsidR="00350CFB" w:rsidRDefault="00283FFF">
      <w:pPr>
        <w:pStyle w:val="3"/>
        <w:numPr>
          <w:ilvl w:val="2"/>
          <w:numId w:val="26"/>
        </w:numPr>
        <w:tabs>
          <w:tab w:val="left" w:pos="879"/>
        </w:tabs>
        <w:ind w:left="879" w:hanging="597"/>
      </w:pPr>
      <w:r>
        <w:t>Why the main narrative uses two methods</w:t>
      </w:r>
    </w:p>
    <w:p w14:paraId="00DC2674" w14:textId="77777777" w:rsidR="00350CFB" w:rsidRDefault="00350CFB">
      <w:pPr>
        <w:pStyle w:val="a3"/>
        <w:spacing w:before="47"/>
        <w:rPr>
          <w:b/>
        </w:rPr>
      </w:pPr>
    </w:p>
    <w:p w14:paraId="00DC2675" w14:textId="284EA8C4" w:rsidR="00350CFB" w:rsidRDefault="00283FFF">
      <w:pPr>
        <w:pStyle w:val="a3"/>
        <w:ind w:left="282"/>
        <w:jc w:val="both"/>
      </w:pPr>
      <w:commentRangeStart w:id="601"/>
      <w:r>
        <w:t>Focusing this research on EndorseRank and AWP serves two goals:</w:t>
      </w:r>
    </w:p>
    <w:p w14:paraId="00DC2676" w14:textId="77777777" w:rsidR="00350CFB" w:rsidRDefault="00350CFB">
      <w:pPr>
        <w:pStyle w:val="a3"/>
        <w:spacing w:before="19"/>
      </w:pPr>
    </w:p>
    <w:p w14:paraId="00DC2677" w14:textId="77777777" w:rsidR="00350CFB" w:rsidRDefault="00283FFF">
      <w:pPr>
        <w:pStyle w:val="a4"/>
        <w:numPr>
          <w:ilvl w:val="0"/>
          <w:numId w:val="3"/>
        </w:numPr>
        <w:tabs>
          <w:tab w:val="left" w:pos="856"/>
        </w:tabs>
        <w:spacing w:before="1" w:line="396" w:lineRule="auto"/>
        <w:ind w:right="563"/>
        <w:rPr>
          <w:sz w:val="24"/>
        </w:rPr>
      </w:pPr>
      <w:r>
        <w:rPr>
          <w:sz w:val="24"/>
        </w:rPr>
        <w:t>Clarity of contribution: The novel construct is allowance-based endorsement. Comparing it to the established transfer baseline</w:t>
      </w:r>
      <w:r>
        <w:rPr>
          <w:sz w:val="24"/>
          <w:vertAlign w:val="superscript"/>
        </w:rPr>
        <w:t>[3]</w:t>
      </w:r>
      <w:r>
        <w:rPr>
          <w:sz w:val="24"/>
        </w:rPr>
        <w:t xml:space="preserve"> isolates the research question.</w:t>
      </w:r>
    </w:p>
    <w:p w14:paraId="00DC2678" w14:textId="77777777" w:rsidR="00350CFB" w:rsidRDefault="00283FFF">
      <w:pPr>
        <w:pStyle w:val="a4"/>
        <w:numPr>
          <w:ilvl w:val="0"/>
          <w:numId w:val="3"/>
        </w:numPr>
        <w:tabs>
          <w:tab w:val="left" w:pos="845"/>
          <w:tab w:val="left" w:pos="847"/>
        </w:tabs>
        <w:spacing w:before="38" w:line="396" w:lineRule="auto"/>
        <w:ind w:left="847" w:right="564" w:hanging="303"/>
        <w:rPr>
          <w:sz w:val="24"/>
        </w:rPr>
      </w:pPr>
      <w:r>
        <w:rPr>
          <w:sz w:val="24"/>
        </w:rPr>
        <w:t>Avoiding baseline sprawl: Additional variants that share transfer edges with AWP add rows without adding independent constructs.</w:t>
      </w:r>
    </w:p>
    <w:p w14:paraId="00DC2679" w14:textId="77777777" w:rsidR="00350CFB" w:rsidRDefault="00283FFF">
      <w:pPr>
        <w:pStyle w:val="a4"/>
        <w:numPr>
          <w:ilvl w:val="0"/>
          <w:numId w:val="3"/>
        </w:numPr>
        <w:tabs>
          <w:tab w:val="left" w:pos="856"/>
        </w:tabs>
        <w:spacing w:before="39" w:line="396" w:lineRule="auto"/>
        <w:ind w:right="564"/>
        <w:rPr>
          <w:sz w:val="24"/>
        </w:rPr>
      </w:pPr>
      <w:r>
        <w:rPr>
          <w:sz w:val="24"/>
        </w:rPr>
        <w:t>Avoiding circular references: The outcome-native GF-PR reference used in the research proposal is built from the same GMX events as the trading-success proxies, so any alignment between them is construct overlap, not validation (Section 2.8); its three-method matrix is archived alongside the seven-method and six-Aave presets.</w:t>
      </w:r>
    </w:p>
    <w:p w14:paraId="00DC267A" w14:textId="77777777" w:rsidR="00350CFB" w:rsidRDefault="00283FFF">
      <w:pPr>
        <w:pStyle w:val="a3"/>
        <w:spacing w:before="117"/>
        <w:ind w:left="282"/>
      </w:pPr>
      <w:r>
        <w:t>Researchers who need broader baselines can regenerate the archive tables from the open evaluation pipeline using the seven-method and six-Aave presets.</w:t>
      </w:r>
    </w:p>
    <w:p w14:paraId="00DC267B" w14:textId="77777777" w:rsidR="00350CFB" w:rsidRDefault="00350CFB">
      <w:pPr>
        <w:pStyle w:val="a3"/>
        <w:sectPr w:rsidR="00350CFB">
          <w:pgSz w:w="11910" w:h="16840"/>
          <w:pgMar w:top="1920" w:right="708" w:bottom="2300" w:left="992" w:header="0" w:footer="2115" w:gutter="0"/>
          <w:cols w:space="720"/>
        </w:sectPr>
      </w:pPr>
    </w:p>
    <w:p w14:paraId="00DC267C" w14:textId="77777777" w:rsidR="00350CFB" w:rsidRDefault="00283FFF">
      <w:pPr>
        <w:pStyle w:val="a3"/>
        <w:spacing w:before="72"/>
        <w:ind w:left="282"/>
      </w:pPr>
      <w:bookmarkStart w:id="602" w:name="Reproducing_archive_tables"/>
      <w:bookmarkStart w:id="603" w:name="_bookmark233"/>
      <w:bookmarkEnd w:id="602"/>
      <w:bookmarkEnd w:id="603"/>
      <w:commentRangeEnd w:id="601"/>
      <w:r>
        <w:rPr>
          <w:rStyle w:val="a5"/>
          <w:sz w:val="24"/>
          <w:szCs w:val="24"/>
        </w:rPr>
        <w:commentReference w:id="601"/>
      </w:r>
    </w:p>
    <w:p w14:paraId="00DC267D" w14:textId="77777777" w:rsidR="00350CFB" w:rsidRDefault="00350CFB">
      <w:pPr>
        <w:pStyle w:val="a3"/>
        <w:spacing w:before="186"/>
      </w:pPr>
    </w:p>
    <w:p w14:paraId="00DC267E" w14:textId="77777777" w:rsidR="00350CFB" w:rsidRDefault="00283FFF">
      <w:pPr>
        <w:pStyle w:val="3"/>
        <w:numPr>
          <w:ilvl w:val="2"/>
          <w:numId w:val="26"/>
        </w:numPr>
        <w:tabs>
          <w:tab w:val="left" w:pos="879"/>
        </w:tabs>
        <w:ind w:left="879" w:hanging="597"/>
      </w:pPr>
      <w:r>
        <w:rPr>
          <w:spacing w:val="-2"/>
        </w:rPr>
        <w:t>Reproducing</w:t>
      </w:r>
      <w:r>
        <w:rPr>
          <w:spacing w:val="1"/>
        </w:rPr>
        <w:t xml:space="preserve"> </w:t>
      </w:r>
      <w:r>
        <w:rPr>
          <w:spacing w:val="-2"/>
        </w:rPr>
        <w:t>archive</w:t>
      </w:r>
      <w:r>
        <w:rPr>
          <w:spacing w:val="2"/>
        </w:rPr>
        <w:t xml:space="preserve"> </w:t>
      </w:r>
      <w:r>
        <w:rPr>
          <w:spacing w:val="-2"/>
        </w:rPr>
        <w:t>tables</w:t>
      </w:r>
    </w:p>
    <w:p w14:paraId="00DC267F" w14:textId="77777777" w:rsidR="00350CFB" w:rsidRDefault="00350CFB">
      <w:pPr>
        <w:pStyle w:val="a3"/>
        <w:spacing w:before="46"/>
        <w:rPr>
          <w:b/>
        </w:rPr>
      </w:pPr>
    </w:p>
    <w:p w14:paraId="00DC2680" w14:textId="77777777" w:rsidR="00350CFB" w:rsidRDefault="00283FFF">
      <w:pPr>
        <w:pStyle w:val="a3"/>
        <w:spacing w:line="396" w:lineRule="auto"/>
        <w:ind w:left="273" w:right="521"/>
      </w:pPr>
      <w:r>
        <w:t>Archive</w:t>
      </w:r>
      <w:r>
        <w:rPr>
          <w:spacing w:val="-15"/>
        </w:rPr>
        <w:t xml:space="preserve"> </w:t>
      </w:r>
      <w:r>
        <w:t>tables</w:t>
      </w:r>
      <w:r>
        <w:rPr>
          <w:spacing w:val="-15"/>
        </w:rPr>
        <w:t xml:space="preserve"> </w:t>
      </w:r>
      <w:r>
        <w:t>are</w:t>
      </w:r>
      <w:r>
        <w:rPr>
          <w:spacing w:val="-15"/>
        </w:rPr>
        <w:t xml:space="preserve"> </w:t>
      </w:r>
      <w:r>
        <w:t>regenerated</w:t>
      </w:r>
      <w:r>
        <w:rPr>
          <w:spacing w:val="-15"/>
        </w:rPr>
        <w:t xml:space="preserve"> </w:t>
      </w:r>
      <w:r>
        <w:t>by</w:t>
      </w:r>
      <w:r>
        <w:rPr>
          <w:spacing w:val="-15"/>
        </w:rPr>
        <w:t xml:space="preserve"> </w:t>
      </w:r>
      <w:r>
        <w:t>the</w:t>
      </w:r>
      <w:r>
        <w:rPr>
          <w:spacing w:val="-15"/>
        </w:rPr>
        <w:t xml:space="preserve"> </w:t>
      </w:r>
      <w:r>
        <w:t>evaluation</w:t>
      </w:r>
      <w:r>
        <w:rPr>
          <w:spacing w:val="-15"/>
        </w:rPr>
        <w:t xml:space="preserve"> </w:t>
      </w:r>
      <w:r>
        <w:t>pipeline’s</w:t>
      </w:r>
      <w:r>
        <w:rPr>
          <w:spacing w:val="-15"/>
        </w:rPr>
        <w:t xml:space="preserve"> </w:t>
      </w:r>
      <w:r>
        <w:t>table</w:t>
      </w:r>
      <w:r>
        <w:rPr>
          <w:spacing w:val="-15"/>
        </w:rPr>
        <w:t xml:space="preserve"> </w:t>
      </w:r>
      <w:r>
        <w:t>export</w:t>
      </w:r>
      <w:r>
        <w:rPr>
          <w:spacing w:val="-15"/>
        </w:rPr>
        <w:t xml:space="preserve"> </w:t>
      </w:r>
      <w:r>
        <w:t>with</w:t>
      </w:r>
      <w:r>
        <w:rPr>
          <w:spacing w:val="-15"/>
        </w:rPr>
        <w:t xml:space="preserve"> </w:t>
      </w:r>
      <w:r>
        <w:t>seven-method</w:t>
      </w:r>
      <w:r>
        <w:rPr>
          <w:spacing w:val="-15"/>
        </w:rPr>
        <w:t xml:space="preserve"> </w:t>
      </w:r>
      <w:r>
        <w:t>and</w:t>
      </w:r>
      <w:r>
        <w:rPr>
          <w:spacing w:val="-15"/>
        </w:rPr>
        <w:t xml:space="preserve"> </w:t>
      </w:r>
      <w:r>
        <w:t>six-</w:t>
      </w:r>
      <w:bookmarkStart w:id="604" w:name="Notes_on_archived_method_identifiers"/>
      <w:bookmarkStart w:id="605" w:name="_bookmark234"/>
      <w:bookmarkEnd w:id="604"/>
      <w:bookmarkEnd w:id="605"/>
      <w:r>
        <w:t>Aave</w:t>
      </w:r>
      <w:r>
        <w:rPr>
          <w:spacing w:val="-12"/>
        </w:rPr>
        <w:t xml:space="preserve"> </w:t>
      </w:r>
      <w:r>
        <w:t>presets.</w:t>
      </w:r>
      <w:r>
        <w:rPr>
          <w:spacing w:val="5"/>
        </w:rPr>
        <w:t xml:space="preserve"> </w:t>
      </w:r>
      <w:r>
        <w:t>CSV</w:t>
      </w:r>
      <w:r>
        <w:rPr>
          <w:spacing w:val="-11"/>
        </w:rPr>
        <w:t xml:space="preserve"> </w:t>
      </w:r>
      <w:r>
        <w:t>copies</w:t>
      </w:r>
      <w:r>
        <w:rPr>
          <w:spacing w:val="-12"/>
        </w:rPr>
        <w:t xml:space="preserve"> </w:t>
      </w:r>
      <w:r>
        <w:t>are</w:t>
      </w:r>
      <w:r>
        <w:rPr>
          <w:spacing w:val="-12"/>
        </w:rPr>
        <w:t xml:space="preserve"> </w:t>
      </w:r>
      <w:r>
        <w:t>recorded</w:t>
      </w:r>
      <w:r>
        <w:rPr>
          <w:spacing w:val="-12"/>
        </w:rPr>
        <w:t xml:space="preserve"> </w:t>
      </w:r>
      <w:r>
        <w:t>alongside</w:t>
      </w:r>
      <w:r>
        <w:rPr>
          <w:spacing w:val="-12"/>
        </w:rPr>
        <w:t xml:space="preserve"> </w:t>
      </w:r>
      <w:r>
        <w:t>the</w:t>
      </w:r>
      <w:r>
        <w:rPr>
          <w:spacing w:val="-12"/>
        </w:rPr>
        <w:t xml:space="preserve"> </w:t>
      </w:r>
      <w:r>
        <w:t>LaTeX</w:t>
      </w:r>
      <w:r>
        <w:rPr>
          <w:spacing w:val="-12"/>
        </w:rPr>
        <w:t xml:space="preserve"> </w:t>
      </w:r>
      <w:r>
        <w:t>fragments</w:t>
      </w:r>
      <w:r>
        <w:rPr>
          <w:spacing w:val="-12"/>
        </w:rPr>
        <w:t xml:space="preserve"> </w:t>
      </w:r>
      <w:r>
        <w:t>for</w:t>
      </w:r>
      <w:r>
        <w:rPr>
          <w:spacing w:val="-12"/>
        </w:rPr>
        <w:t xml:space="preserve"> </w:t>
      </w:r>
      <w:r>
        <w:t>spreadsheet</w:t>
      </w:r>
      <w:r>
        <w:rPr>
          <w:spacing w:val="-11"/>
        </w:rPr>
        <w:t xml:space="preserve"> </w:t>
      </w:r>
      <w:r>
        <w:rPr>
          <w:spacing w:val="-2"/>
        </w:rPr>
        <w:t>inspection.</w:t>
      </w:r>
    </w:p>
    <w:p w14:paraId="00DC2681" w14:textId="77777777" w:rsidR="00350CFB" w:rsidRDefault="00350CFB">
      <w:pPr>
        <w:pStyle w:val="a3"/>
        <w:spacing w:before="7"/>
      </w:pPr>
    </w:p>
    <w:p w14:paraId="00DC2682" w14:textId="77777777" w:rsidR="00350CFB" w:rsidRDefault="00283FFF">
      <w:pPr>
        <w:pStyle w:val="3"/>
        <w:numPr>
          <w:ilvl w:val="2"/>
          <w:numId w:val="26"/>
        </w:numPr>
        <w:tabs>
          <w:tab w:val="left" w:pos="879"/>
        </w:tabs>
        <w:spacing w:before="1"/>
        <w:ind w:left="879" w:hanging="597"/>
      </w:pPr>
      <w:r>
        <w:t>Notes</w:t>
      </w:r>
      <w:r>
        <w:rPr>
          <w:spacing w:val="-13"/>
        </w:rPr>
        <w:t xml:space="preserve"> </w:t>
      </w:r>
      <w:r>
        <w:t>on</w:t>
      </w:r>
      <w:r>
        <w:rPr>
          <w:spacing w:val="-12"/>
        </w:rPr>
        <w:t xml:space="preserve"> </w:t>
      </w:r>
      <w:r>
        <w:t>archived</w:t>
      </w:r>
      <w:r>
        <w:rPr>
          <w:spacing w:val="-12"/>
        </w:rPr>
        <w:t xml:space="preserve"> </w:t>
      </w:r>
      <w:r>
        <w:t>method</w:t>
      </w:r>
      <w:r>
        <w:rPr>
          <w:spacing w:val="-12"/>
        </w:rPr>
        <w:t xml:space="preserve"> </w:t>
      </w:r>
      <w:r>
        <w:rPr>
          <w:spacing w:val="-2"/>
        </w:rPr>
        <w:t>identifiers</w:t>
      </w:r>
    </w:p>
    <w:p w14:paraId="00DC2683" w14:textId="77777777" w:rsidR="00350CFB" w:rsidRDefault="00350CFB">
      <w:pPr>
        <w:pStyle w:val="a3"/>
        <w:spacing w:before="46"/>
        <w:rPr>
          <w:b/>
        </w:rPr>
      </w:pPr>
    </w:p>
    <w:p w14:paraId="00DC2684" w14:textId="77777777" w:rsidR="00350CFB" w:rsidRDefault="00283FFF">
      <w:pPr>
        <w:pStyle w:val="a3"/>
        <w:spacing w:line="396" w:lineRule="auto"/>
        <w:ind w:left="282" w:hanging="8"/>
      </w:pPr>
      <w:r>
        <w:t>The following identifiers appear in archive tables and CSV exports.</w:t>
      </w:r>
      <w:r>
        <w:rPr>
          <w:spacing w:val="40"/>
        </w:rPr>
        <w:t xml:space="preserve"> </w:t>
      </w:r>
      <w:r>
        <w:t>They document exploratory implementations in the evaluation codebase.</w:t>
      </w:r>
    </w:p>
    <w:p w14:paraId="00DC2685" w14:textId="77777777" w:rsidR="00350CFB" w:rsidRDefault="00283FFF">
      <w:pPr>
        <w:pStyle w:val="a3"/>
        <w:spacing w:before="275" w:line="396" w:lineRule="auto"/>
        <w:ind w:left="880" w:right="524" w:hanging="598"/>
        <w:jc w:val="both"/>
      </w:pPr>
      <w:r>
        <w:t>LP-PR A transfer-graph variant with alternative loss-penalized or liquidity-oriented weighting explored during development.</w:t>
      </w:r>
      <w:r>
        <w:rPr>
          <w:spacing w:val="40"/>
        </w:rPr>
        <w:t xml:space="preserve"> </w:t>
      </w:r>
      <w:r>
        <w:t xml:space="preserve">Empirically it tracks AWP closely on transfer families (Ta-ble </w:t>
      </w:r>
      <w:hyperlink w:anchor="_bookmark229" w:history="1">
        <w:r>
          <w:t>8.4</w:t>
        </w:r>
      </w:hyperlink>
      <w:r>
        <w:t>), indicating shared payment-flow structure.</w:t>
      </w:r>
    </w:p>
    <w:p w14:paraId="00DC2686" w14:textId="77777777" w:rsidR="00350CFB" w:rsidRDefault="00283FFF">
      <w:pPr>
        <w:pStyle w:val="a3"/>
        <w:spacing w:before="203" w:line="396" w:lineRule="auto"/>
        <w:ind w:left="880" w:right="564" w:hanging="598"/>
        <w:jc w:val="both"/>
      </w:pPr>
      <w:r>
        <w:t>CW-AWP</w:t>
      </w:r>
      <w:r>
        <w:rPr>
          <w:spacing w:val="31"/>
        </w:rPr>
        <w:t xml:space="preserve"> </w:t>
      </w:r>
      <w:r>
        <w:t>A</w:t>
      </w:r>
      <w:r>
        <w:rPr>
          <w:spacing w:val="-1"/>
        </w:rPr>
        <w:t xml:space="preserve"> </w:t>
      </w:r>
      <w:r>
        <w:t>counterparty-weighted</w:t>
      </w:r>
      <w:r>
        <w:rPr>
          <w:spacing w:val="-1"/>
        </w:rPr>
        <w:t xml:space="preserve"> </w:t>
      </w:r>
      <w:r>
        <w:t>AWP</w:t>
      </w:r>
      <w:r>
        <w:rPr>
          <w:spacing w:val="-1"/>
        </w:rPr>
        <w:t xml:space="preserve"> </w:t>
      </w:r>
      <w:r>
        <w:t>variant</w:t>
      </w:r>
      <w:r>
        <w:rPr>
          <w:spacing w:val="-1"/>
        </w:rPr>
        <w:t xml:space="preserve"> </w:t>
      </w:r>
      <w:r>
        <w:t>that</w:t>
      </w:r>
      <w:r>
        <w:rPr>
          <w:spacing w:val="-1"/>
        </w:rPr>
        <w:t xml:space="preserve"> </w:t>
      </w:r>
      <w:r>
        <w:t>down-weights</w:t>
      </w:r>
      <w:r>
        <w:rPr>
          <w:spacing w:val="-1"/>
        </w:rPr>
        <w:t xml:space="preserve"> </w:t>
      </w:r>
      <w:r>
        <w:t>repeated</w:t>
      </w:r>
      <w:r>
        <w:rPr>
          <w:spacing w:val="-1"/>
        </w:rPr>
        <w:t xml:space="preserve"> </w:t>
      </w:r>
      <w:r>
        <w:t>transfers</w:t>
      </w:r>
      <w:r>
        <w:rPr>
          <w:spacing w:val="-1"/>
        </w:rPr>
        <w:t xml:space="preserve"> </w:t>
      </w:r>
      <w:r>
        <w:t>between the same pair.</w:t>
      </w:r>
      <w:r>
        <w:rPr>
          <w:spacing w:val="40"/>
        </w:rPr>
        <w:t xml:space="preserve"> </w:t>
      </w:r>
      <w:r>
        <w:t xml:space="preserve">It slightly reduces transfer </w:t>
      </w:r>
      <w:r>
        <w:rPr>
          <w:i/>
        </w:rPr>
        <w:t xml:space="preserve">τ </w:t>
      </w:r>
      <w:r>
        <w:t>relative to AWP while remaining in the same construct family.</w:t>
      </w:r>
    </w:p>
    <w:p w14:paraId="00DC2687" w14:textId="77777777" w:rsidR="00350CFB" w:rsidRDefault="00283FFF">
      <w:pPr>
        <w:pStyle w:val="a3"/>
        <w:spacing w:before="202" w:line="396" w:lineRule="auto"/>
        <w:ind w:left="880" w:right="524" w:hanging="598"/>
        <w:jc w:val="both"/>
      </w:pPr>
      <w:r>
        <w:t>LF-PR</w:t>
      </w:r>
      <w:r>
        <w:rPr>
          <w:spacing w:val="40"/>
        </w:rPr>
        <w:t xml:space="preserve"> </w:t>
      </w:r>
      <w:r>
        <w:t>A low-frequency or lightly filtered graph with very small edge counts and near-zero run-times; rankings are not comparable to full AWP and are retained only to document a failed sparse baseline.</w:t>
      </w:r>
    </w:p>
    <w:p w14:paraId="00DC2688" w14:textId="77777777" w:rsidR="00350CFB" w:rsidRDefault="00283FFF">
      <w:pPr>
        <w:pStyle w:val="a3"/>
        <w:spacing w:before="203" w:line="396" w:lineRule="auto"/>
        <w:ind w:left="880" w:right="558" w:hanging="598"/>
        <w:jc w:val="both"/>
      </w:pPr>
      <w:r>
        <w:t>RiskProp</w:t>
      </w:r>
      <w:r>
        <w:rPr>
          <w:spacing w:val="40"/>
        </w:rPr>
        <w:t xml:space="preserve"> </w:t>
      </w:r>
      <w:r>
        <w:t>A</w:t>
      </w:r>
      <w:r>
        <w:rPr>
          <w:spacing w:val="-15"/>
        </w:rPr>
        <w:t xml:space="preserve"> </w:t>
      </w:r>
      <w:r>
        <w:t>risk-propagation</w:t>
      </w:r>
      <w:r>
        <w:rPr>
          <w:spacing w:val="-14"/>
        </w:rPr>
        <w:t xml:space="preserve"> </w:t>
      </w:r>
      <w:r>
        <w:t>style</w:t>
      </w:r>
      <w:r>
        <w:rPr>
          <w:spacing w:val="-14"/>
        </w:rPr>
        <w:t xml:space="preserve"> </w:t>
      </w:r>
      <w:r>
        <w:t>ranking</w:t>
      </w:r>
      <w:r>
        <w:rPr>
          <w:spacing w:val="-14"/>
        </w:rPr>
        <w:t xml:space="preserve"> </w:t>
      </w:r>
      <w:r>
        <w:t>on</w:t>
      </w:r>
      <w:r>
        <w:rPr>
          <w:spacing w:val="-14"/>
        </w:rPr>
        <w:t xml:space="preserve"> </w:t>
      </w:r>
      <w:r>
        <w:t>transfer-like</w:t>
      </w:r>
      <w:r>
        <w:rPr>
          <w:spacing w:val="-14"/>
        </w:rPr>
        <w:t xml:space="preserve"> </w:t>
      </w:r>
      <w:r>
        <w:t>edges</w:t>
      </w:r>
      <w:r>
        <w:rPr>
          <w:spacing w:val="-14"/>
        </w:rPr>
        <w:t xml:space="preserve"> </w:t>
      </w:r>
      <w:r>
        <w:t>inspired</w:t>
      </w:r>
      <w:r>
        <w:rPr>
          <w:spacing w:val="-14"/>
        </w:rPr>
        <w:t xml:space="preserve"> </w:t>
      </w:r>
      <w:r>
        <w:t>by</w:t>
      </w:r>
      <w:r>
        <w:rPr>
          <w:spacing w:val="-14"/>
        </w:rPr>
        <w:t xml:space="preserve"> </w:t>
      </w:r>
      <w:r>
        <w:t>Lin</w:t>
      </w:r>
      <w:r>
        <w:rPr>
          <w:spacing w:val="-14"/>
        </w:rPr>
        <w:t xml:space="preserve"> </w:t>
      </w:r>
      <w:r>
        <w:t>et</w:t>
      </w:r>
      <w:r>
        <w:rPr>
          <w:spacing w:val="-14"/>
        </w:rPr>
        <w:t xml:space="preserve"> </w:t>
      </w:r>
      <w:r>
        <w:t>al.</w:t>
      </w:r>
      <w:hyperlink w:anchor="_bookmark177" w:history="1">
        <w:r>
          <w:rPr>
            <w:vertAlign w:val="superscript"/>
          </w:rPr>
          <w:t>[12]</w:t>
        </w:r>
      </w:hyperlink>
      <w:r>
        <w:t>.</w:t>
      </w:r>
      <w:r>
        <w:rPr>
          <w:spacing w:val="10"/>
        </w:rPr>
        <w:t xml:space="preserve"> </w:t>
      </w:r>
      <w:r>
        <w:t>On</w:t>
      </w:r>
      <w:r>
        <w:rPr>
          <w:spacing w:val="-15"/>
        </w:rPr>
        <w:t xml:space="preserve"> </w:t>
      </w:r>
      <w:r>
        <w:t>this cohort</w:t>
      </w:r>
      <w:r>
        <w:rPr>
          <w:spacing w:val="-15"/>
        </w:rPr>
        <w:t xml:space="preserve"> </w:t>
      </w:r>
      <w:r>
        <w:t>it</w:t>
      </w:r>
      <w:r>
        <w:rPr>
          <w:spacing w:val="-15"/>
        </w:rPr>
        <w:t xml:space="preserve"> </w:t>
      </w:r>
      <w:r>
        <w:t>numerically</w:t>
      </w:r>
      <w:r>
        <w:rPr>
          <w:spacing w:val="-14"/>
        </w:rPr>
        <w:t xml:space="preserve"> </w:t>
      </w:r>
      <w:r>
        <w:t>mirrors</w:t>
      </w:r>
      <w:r>
        <w:rPr>
          <w:spacing w:val="-15"/>
        </w:rPr>
        <w:t xml:space="preserve"> </w:t>
      </w:r>
      <w:r>
        <w:t>AWP</w:t>
      </w:r>
      <w:r>
        <w:rPr>
          <w:spacing w:val="-15"/>
        </w:rPr>
        <w:t xml:space="preserve"> </w:t>
      </w:r>
      <w:r>
        <w:t>on</w:t>
      </w:r>
      <w:r>
        <w:rPr>
          <w:spacing w:val="-15"/>
        </w:rPr>
        <w:t xml:space="preserve"> </w:t>
      </w:r>
      <w:r>
        <w:t>several</w:t>
      </w:r>
      <w:r>
        <w:rPr>
          <w:spacing w:val="-15"/>
        </w:rPr>
        <w:t xml:space="preserve"> </w:t>
      </w:r>
      <w:r>
        <w:t>families,</w:t>
      </w:r>
      <w:r>
        <w:rPr>
          <w:spacing w:val="-13"/>
        </w:rPr>
        <w:t xml:space="preserve"> </w:t>
      </w:r>
      <w:r>
        <w:t>suggesting</w:t>
      </w:r>
      <w:r>
        <w:rPr>
          <w:spacing w:val="-15"/>
        </w:rPr>
        <w:t xml:space="preserve"> </w:t>
      </w:r>
      <w:r>
        <w:t>that</w:t>
      </w:r>
      <w:r>
        <w:rPr>
          <w:spacing w:val="-15"/>
        </w:rPr>
        <w:t xml:space="preserve"> </w:t>
      </w:r>
      <w:r>
        <w:t>the</w:t>
      </w:r>
      <w:r>
        <w:rPr>
          <w:spacing w:val="-14"/>
        </w:rPr>
        <w:t xml:space="preserve"> </w:t>
      </w:r>
      <w:r>
        <w:t>implemented</w:t>
      </w:r>
      <w:r>
        <w:rPr>
          <w:spacing w:val="-15"/>
        </w:rPr>
        <w:t xml:space="preserve"> </w:t>
      </w:r>
      <w:r>
        <w:t>risk signal did not diverge strongly from transfer centrality under the study’s parameterization.</w:t>
      </w:r>
    </w:p>
    <w:p w14:paraId="00DC2689" w14:textId="77777777" w:rsidR="00350CFB" w:rsidRDefault="00283FFF">
      <w:pPr>
        <w:pStyle w:val="a3"/>
        <w:spacing w:before="203" w:line="396" w:lineRule="auto"/>
        <w:ind w:left="871" w:right="523" w:hanging="590"/>
        <w:jc w:val="both"/>
      </w:pPr>
      <w:r>
        <w:t>LiqCall-PR</w:t>
      </w:r>
      <w:r>
        <w:rPr>
          <w:spacing w:val="-7"/>
        </w:rPr>
        <w:t xml:space="preserve"> </w:t>
      </w:r>
      <w:r>
        <w:t>/</w:t>
      </w:r>
      <w:r>
        <w:rPr>
          <w:spacing w:val="-7"/>
        </w:rPr>
        <w:t xml:space="preserve"> </w:t>
      </w:r>
      <w:r>
        <w:t>Borrow-PR</w:t>
      </w:r>
      <w:r>
        <w:rPr>
          <w:spacing w:val="-7"/>
        </w:rPr>
        <w:t xml:space="preserve"> </w:t>
      </w:r>
      <w:r>
        <w:t>/</w:t>
      </w:r>
      <w:r>
        <w:rPr>
          <w:spacing w:val="-7"/>
        </w:rPr>
        <w:t xml:space="preserve"> </w:t>
      </w:r>
      <w:r>
        <w:t>Repay-PR</w:t>
      </w:r>
      <w:r>
        <w:rPr>
          <w:spacing w:val="40"/>
        </w:rPr>
        <w:t xml:space="preserve"> </w:t>
      </w:r>
      <w:r>
        <w:t>Aave-oriented wallet-to-wallet graphs built from liquida-tion calls, borrows, and repays when those events are present.</w:t>
      </w:r>
      <w:r>
        <w:rPr>
          <w:spacing w:val="40"/>
        </w:rPr>
        <w:t xml:space="preserve"> </w:t>
      </w:r>
      <w:r>
        <w:t xml:space="preserve">On Arbitrum in the study window, edge counts are small (tens to hundreds), so alignment is weak and runtimes are </w:t>
      </w:r>
      <w:r>
        <w:rPr>
          <w:spacing w:val="-2"/>
        </w:rPr>
        <w:t>negligible.</w:t>
      </w:r>
    </w:p>
    <w:p w14:paraId="00DC268A" w14:textId="77777777" w:rsidR="00350CFB" w:rsidRDefault="00350CFB">
      <w:pPr>
        <w:pStyle w:val="a3"/>
        <w:spacing w:line="396" w:lineRule="auto"/>
        <w:jc w:val="both"/>
        <w:sectPr w:rsidR="00350CFB">
          <w:pgSz w:w="11910" w:h="16840"/>
          <w:pgMar w:top="1840" w:right="708" w:bottom="2300" w:left="992" w:header="0" w:footer="2115" w:gutter="0"/>
          <w:cols w:space="720"/>
        </w:sectPr>
      </w:pPr>
    </w:p>
    <w:p w14:paraId="00DC268B" w14:textId="77777777" w:rsidR="00350CFB" w:rsidRDefault="00283FFF">
      <w:pPr>
        <w:pStyle w:val="a3"/>
        <w:spacing w:before="72" w:line="396" w:lineRule="auto"/>
        <w:ind w:left="880" w:right="534" w:hanging="598"/>
      </w:pPr>
      <w:r>
        <w:t>Delegation-PR</w:t>
      </w:r>
      <w:r>
        <w:rPr>
          <w:spacing w:val="18"/>
        </w:rPr>
        <w:t xml:space="preserve"> </w:t>
      </w:r>
      <w:r>
        <w:t>Intended</w:t>
      </w:r>
      <w:r>
        <w:rPr>
          <w:spacing w:val="-19"/>
        </w:rPr>
        <w:t xml:space="preserve"> </w:t>
      </w:r>
      <w:r>
        <w:t>to</w:t>
      </w:r>
      <w:r>
        <w:rPr>
          <w:spacing w:val="-19"/>
        </w:rPr>
        <w:t xml:space="preserve"> </w:t>
      </w:r>
      <w:r>
        <w:t>use</w:t>
      </w:r>
      <w:r>
        <w:rPr>
          <w:spacing w:val="-19"/>
        </w:rPr>
        <w:t xml:space="preserve"> </w:t>
      </w:r>
      <w:r>
        <w:t>credit-delegation</w:t>
      </w:r>
      <w:r>
        <w:rPr>
          <w:spacing w:val="-19"/>
        </w:rPr>
        <w:t xml:space="preserve"> </w:t>
      </w:r>
      <w:r>
        <w:t>allowances;</w:t>
      </w:r>
      <w:r>
        <w:rPr>
          <w:spacing w:val="-15"/>
        </w:rPr>
        <w:t xml:space="preserve"> </w:t>
      </w:r>
      <w:r>
        <w:t>with</w:t>
      </w:r>
      <w:r>
        <w:rPr>
          <w:spacing w:val="-19"/>
        </w:rPr>
        <w:t xml:space="preserve"> </w:t>
      </w:r>
      <w:r>
        <w:t>zero</w:t>
      </w:r>
      <w:r>
        <w:rPr>
          <w:spacing w:val="-19"/>
        </w:rPr>
        <w:t xml:space="preserve"> </w:t>
      </w:r>
      <w:r>
        <w:t>delegation</w:t>
      </w:r>
      <w:r>
        <w:rPr>
          <w:spacing w:val="-19"/>
        </w:rPr>
        <w:t xml:space="preserve"> </w:t>
      </w:r>
      <w:r>
        <w:t>edges</w:t>
      </w:r>
      <w:r>
        <w:rPr>
          <w:spacing w:val="-19"/>
        </w:rPr>
        <w:t xml:space="preserve"> </w:t>
      </w:r>
      <w:r>
        <w:t xml:space="preserve">extracted, scores are degenerate and </w:t>
      </w:r>
      <w:r>
        <w:rPr>
          <w:i/>
        </w:rPr>
        <w:t>τ</w:t>
      </w:r>
      <w:r>
        <w:rPr>
          <w:i/>
          <w:spacing w:val="40"/>
        </w:rPr>
        <w:t xml:space="preserve"> </w:t>
      </w:r>
      <w:r>
        <w:t>is not interpretable.</w:t>
      </w:r>
    </w:p>
    <w:p w14:paraId="00DC268C" w14:textId="77777777" w:rsidR="00350CFB" w:rsidRDefault="00283FFF">
      <w:pPr>
        <w:pStyle w:val="a3"/>
        <w:spacing w:before="275" w:line="396" w:lineRule="auto"/>
        <w:ind w:left="282" w:right="521" w:hanging="8"/>
      </w:pPr>
      <w:r>
        <w:rPr>
          <w:spacing w:val="-2"/>
        </w:rPr>
        <w:t>These notes exist so that future researchers can decide which variants deserve full re-implementation. Archive rows are not peer-reviewed baselines.</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w:r>
      <w:r>
        <w:rPr>
          <w:spacing w:val="-12"/>
        </w:rPr>
        <w:t xml:space="preserve"/>
      </w:r>
      <w:r>
        <w:rPr>
          <w:spacing w:val="-2"/>
        </w:rPr>
        <w:t xml:space="preserve"/>
      </w:r>
      <w:bookmarkStart w:id="606" w:name="Decision_log:_what_stayed_in_the_main_te"/>
      <w:bookmarkStart w:id="607" w:name="_bookmark235"/>
      <w:bookmarkEnd w:id="606"/>
      <w:bookmarkEnd w:id="607"/>
      <w:r>
        <w:t/>
      </w:r>
    </w:p>
    <w:p w14:paraId="00DC268D" w14:textId="77777777" w:rsidR="00350CFB" w:rsidRDefault="00350CFB">
      <w:pPr>
        <w:pStyle w:val="a3"/>
        <w:spacing w:before="7"/>
      </w:pPr>
    </w:p>
    <w:p w14:paraId="00DC268E" w14:textId="77777777" w:rsidR="00350CFB" w:rsidRDefault="00283FFF">
      <w:pPr>
        <w:pStyle w:val="3"/>
        <w:numPr>
          <w:ilvl w:val="2"/>
          <w:numId w:val="26"/>
        </w:numPr>
        <w:tabs>
          <w:tab w:val="left" w:pos="879"/>
        </w:tabs>
        <w:ind w:left="879" w:hanging="597"/>
      </w:pPr>
      <w:r>
        <w:t>Decision</w:t>
      </w:r>
      <w:r>
        <w:rPr>
          <w:spacing w:val="-8"/>
        </w:rPr>
        <w:t xml:space="preserve"> </w:t>
      </w:r>
      <w:r>
        <w:t>log:</w:t>
      </w:r>
      <w:r>
        <w:rPr>
          <w:spacing w:val="9"/>
        </w:rPr>
        <w:t xml:space="preserve"> </w:t>
      </w:r>
      <w:r>
        <w:t>what</w:t>
      </w:r>
      <w:r>
        <w:rPr>
          <w:spacing w:val="-7"/>
        </w:rPr>
        <w:t xml:space="preserve"> </w:t>
      </w:r>
      <w:r>
        <w:t>stayed</w:t>
      </w:r>
      <w:r>
        <w:rPr>
          <w:spacing w:val="-8"/>
        </w:rPr>
        <w:t xml:space="preserve"> </w:t>
      </w:r>
      <w:r>
        <w:t>in</w:t>
      </w:r>
      <w:r>
        <w:rPr>
          <w:spacing w:val="-8"/>
        </w:rPr>
        <w:t xml:space="preserve"> </w:t>
      </w:r>
      <w:r>
        <w:t>the</w:t>
      </w:r>
      <w:r>
        <w:rPr>
          <w:spacing w:val="-8"/>
        </w:rPr>
        <w:t xml:space="preserve"> </w:t>
      </w:r>
      <w:r>
        <w:t>main</w:t>
      </w:r>
      <w:r>
        <w:rPr>
          <w:spacing w:val="-8"/>
        </w:rPr>
        <w:t xml:space="preserve"> </w:t>
      </w:r>
      <w:r>
        <w:rPr>
          <w:spacing w:val="-4"/>
        </w:rPr>
        <w:t>text</w:t>
      </w:r>
    </w:p>
    <w:p w14:paraId="00DC268F" w14:textId="77777777" w:rsidR="00350CFB" w:rsidRDefault="00350CFB">
      <w:pPr>
        <w:pStyle w:val="a3"/>
        <w:spacing w:before="47"/>
        <w:rPr>
          <w:b/>
        </w:rPr>
      </w:pPr>
    </w:p>
    <w:p w14:paraId="00DC2690" w14:textId="77777777" w:rsidR="00350CFB" w:rsidRDefault="00283FFF">
      <w:pPr>
        <w:pStyle w:val="a3"/>
        <w:spacing w:line="396" w:lineRule="auto"/>
        <w:ind w:left="282" w:right="521" w:hanging="8"/>
      </w:pPr>
      <w:commentRangeStart w:id="608"/>
      <w:r>
        <w:t>The decision to keep only EndorseRank and AWP in Chapters 4–5 was made after inspecting the seven-method and six-Aave matrices. Criteria were:</w:t>
      </w:r>
    </w:p>
    <w:p w14:paraId="00DC2691" w14:textId="77777777" w:rsidR="00350CFB" w:rsidRDefault="00283FFF">
      <w:pPr>
        <w:pStyle w:val="a4"/>
        <w:numPr>
          <w:ilvl w:val="0"/>
          <w:numId w:val="2"/>
        </w:numPr>
        <w:tabs>
          <w:tab w:val="left" w:pos="856"/>
        </w:tabs>
        <w:spacing w:before="121" w:line="396" w:lineRule="auto"/>
        <w:ind w:right="559"/>
        <w:rPr>
          <w:sz w:val="24"/>
        </w:rPr>
      </w:pPr>
      <w:r>
        <w:rPr>
          <w:sz w:val="24"/>
        </w:rPr>
        <w:t>Construct independence: A baseline must implement a distinct edge semantics, not a minor reweighting of transfers.</w:t>
      </w:r>
    </w:p>
    <w:p w14:paraId="00DC2692" w14:textId="77777777" w:rsidR="00350CFB" w:rsidRDefault="00283FFF">
      <w:pPr>
        <w:pStyle w:val="a4"/>
        <w:numPr>
          <w:ilvl w:val="0"/>
          <w:numId w:val="2"/>
        </w:numPr>
        <w:tabs>
          <w:tab w:val="left" w:pos="856"/>
        </w:tabs>
        <w:spacing w:before="39" w:line="396" w:lineRule="auto"/>
        <w:ind w:right="564"/>
        <w:rPr>
          <w:sz w:val="24"/>
        </w:rPr>
      </w:pPr>
      <w:r>
        <w:rPr>
          <w:sz w:val="24"/>
        </w:rPr>
        <w:t>Data adequacy: Edge counts must be large enough for stable PageRank on the matched cohort.</w:t>
      </w:r>
    </w:p>
    <w:p w14:paraId="00DC2693" w14:textId="656B915D" w:rsidR="00350CFB" w:rsidRDefault="00283FFF">
      <w:pPr>
        <w:pStyle w:val="a4"/>
        <w:numPr>
          <w:ilvl w:val="0"/>
          <w:numId w:val="2"/>
        </w:numPr>
        <w:tabs>
          <w:tab w:val="left" w:pos="850"/>
          <w:tab w:val="left" w:pos="855"/>
        </w:tabs>
        <w:spacing w:before="39" w:line="396" w:lineRule="auto"/>
        <w:ind w:left="850" w:right="524" w:hanging="305"/>
        <w:rPr>
          <w:sz w:val="24"/>
        </w:rPr>
      </w:pPr>
      <w:r>
        <w:rPr>
          <w:sz w:val="24"/>
        </w:rPr>
        <w:t>Narrative focus: This research’s contribution is allowance-based endorsement, not a survey of all possible PageRank variants.</w:t>
      </w:r>
    </w:p>
    <w:p w14:paraId="00DC2694" w14:textId="77777777" w:rsidR="00350CFB" w:rsidRDefault="00283FFF">
      <w:pPr>
        <w:pStyle w:val="a3"/>
        <w:spacing w:line="359" w:lineRule="exact"/>
        <w:ind w:left="282"/>
        <w:jc w:val="both"/>
      </w:pPr>
      <w:r>
        <w:t>Under these criteria, EndorseRank (allowance) and AWP (transfer) form a minimal sufficient set. Archive tables remain available for readers who want the seven-method and six-Aave matrices without mixing them into the primary claims.</w:t>
      </w:r>
    </w:p>
    <w:p w14:paraId="00DC2695" w14:textId="77777777" w:rsidR="00350CFB" w:rsidRDefault="00350CFB">
      <w:pPr>
        <w:pStyle w:val="a3"/>
        <w:spacing w:before="23"/>
      </w:pPr>
    </w:p>
    <w:p w14:paraId="00DC2696" w14:textId="77777777" w:rsidR="00350CFB" w:rsidRDefault="00283FFF">
      <w:pPr>
        <w:pStyle w:val="a3"/>
        <w:spacing w:line="396" w:lineRule="auto"/>
        <w:ind w:left="282" w:right="524"/>
        <w:jc w:val="both"/>
      </w:pPr>
      <w:bookmarkStart w:id="609" w:name="Claim-to-Evidence_Map"/>
      <w:bookmarkStart w:id="610" w:name="_bookmark236"/>
      <w:bookmarkEnd w:id="609"/>
      <w:bookmarkEnd w:id="610"/>
      <w:commentRangeEnd w:id="608"/>
      <w:r>
        <w:rPr>
          <w:rStyle w:val="a5"/>
          <w:sz w:val="24"/>
          <w:szCs w:val="24"/>
        </w:rPr>
        <w:commentReference w:id="608"/>
      </w:r>
    </w:p>
    <w:p w14:paraId="00DC2697" w14:textId="77777777" w:rsidR="00350CFB" w:rsidRDefault="00350CFB">
      <w:pPr>
        <w:pStyle w:val="a3"/>
        <w:spacing w:before="162"/>
      </w:pPr>
    </w:p>
    <w:p w14:paraId="00DC2698" w14:textId="77777777" w:rsidR="00350CFB" w:rsidRDefault="00283FFF">
      <w:pPr>
        <w:pStyle w:val="2"/>
        <w:numPr>
          <w:ilvl w:val="1"/>
          <w:numId w:val="26"/>
        </w:numPr>
        <w:tabs>
          <w:tab w:val="left" w:pos="783"/>
        </w:tabs>
        <w:ind w:left="783" w:hanging="501"/>
      </w:pPr>
      <w:r>
        <w:t>Claim-to-Evidence</w:t>
      </w:r>
      <w:r>
        <w:rPr>
          <w:spacing w:val="45"/>
        </w:rPr>
        <w:t xml:space="preserve"> </w:t>
      </w:r>
      <w:r>
        <w:rPr>
          <w:spacing w:val="-5"/>
        </w:rPr>
        <w:t>Map</w:t>
      </w:r>
    </w:p>
    <w:p w14:paraId="00DC2699" w14:textId="77777777" w:rsidR="00350CFB" w:rsidRDefault="00350CFB">
      <w:pPr>
        <w:pStyle w:val="a3"/>
        <w:spacing w:before="24"/>
        <w:rPr>
          <w:b/>
          <w:sz w:val="28"/>
        </w:rPr>
      </w:pPr>
    </w:p>
    <w:p w14:paraId="00DC269A" w14:textId="77777777" w:rsidR="00350CFB" w:rsidRDefault="00283FFF">
      <w:pPr>
        <w:pStyle w:val="a3"/>
        <w:spacing w:line="396" w:lineRule="auto"/>
        <w:ind w:left="282" w:right="523" w:hanging="8"/>
        <w:jc w:val="both"/>
      </w:pPr>
      <w:r>
        <w:t>This appendix maps each hypothesis, research question, and empirical claim to the specific evi-</w:t>
      </w:r>
      <w:bookmarkStart w:id="611" w:name="H1_/_RQ1_—_Rank_divergence"/>
      <w:bookmarkStart w:id="612" w:name="_bookmark237"/>
      <w:bookmarkEnd w:id="611"/>
      <w:bookmarkEnd w:id="612"/>
      <w:r>
        <w:t xml:space="preserve">dence in Chapter </w:t>
      </w:r>
      <w:hyperlink w:anchor="_bookmark84" w:history="1">
        <w:r>
          <w:t>4</w:t>
        </w:r>
      </w:hyperlink>
      <w:r>
        <w:t>. It is intended as a navigation aid for examiners and replicators.</w:t>
      </w:r>
    </w:p>
    <w:p w14:paraId="00DC269B" w14:textId="77777777" w:rsidR="00350CFB" w:rsidRDefault="00350CFB">
      <w:pPr>
        <w:pStyle w:val="a3"/>
        <w:spacing w:before="7"/>
      </w:pPr>
    </w:p>
    <w:p w14:paraId="00DC269C" w14:textId="77777777" w:rsidR="00350CFB" w:rsidRDefault="00283FFF">
      <w:pPr>
        <w:pStyle w:val="3"/>
        <w:numPr>
          <w:ilvl w:val="2"/>
          <w:numId w:val="26"/>
        </w:numPr>
        <w:tabs>
          <w:tab w:val="left" w:pos="879"/>
        </w:tabs>
        <w:ind w:left="879" w:hanging="597"/>
      </w:pPr>
      <w:r>
        <w:t>H1</w:t>
      </w:r>
      <w:r>
        <w:rPr>
          <w:spacing w:val="-5"/>
        </w:rPr>
        <w:t xml:space="preserve"> </w:t>
      </w:r>
      <w:r>
        <w:t>/</w:t>
      </w:r>
      <w:r>
        <w:rPr>
          <w:spacing w:val="-5"/>
        </w:rPr>
        <w:t xml:space="preserve"> </w:t>
      </w:r>
      <w:r>
        <w:t>RQ1</w:t>
      </w:r>
      <w:r>
        <w:rPr>
          <w:spacing w:val="-5"/>
        </w:rPr>
        <w:t xml:space="preserve"> </w:t>
      </w:r>
      <w:r>
        <w:t>—</w:t>
      </w:r>
      <w:r>
        <w:rPr>
          <w:spacing w:val="-5"/>
        </w:rPr>
        <w:t xml:space="preserve"> </w:t>
      </w:r>
      <w:r>
        <w:t>Rank</w:t>
      </w:r>
      <w:r>
        <w:rPr>
          <w:spacing w:val="-5"/>
        </w:rPr>
        <w:t xml:space="preserve"> </w:t>
      </w:r>
      <w:r>
        <w:rPr>
          <w:spacing w:val="-2"/>
        </w:rPr>
        <w:t>divergence</w:t>
      </w:r>
    </w:p>
    <w:p w14:paraId="00DC269D" w14:textId="77777777" w:rsidR="00350CFB" w:rsidRDefault="00350CFB">
      <w:pPr>
        <w:pStyle w:val="a3"/>
        <w:spacing w:before="47"/>
        <w:rPr>
          <w:b/>
        </w:rPr>
      </w:pPr>
    </w:p>
    <w:p w14:paraId="00DC269E" w14:textId="77777777" w:rsidR="00350CFB" w:rsidRDefault="00283FFF">
      <w:pPr>
        <w:pStyle w:val="a4"/>
        <w:numPr>
          <w:ilvl w:val="3"/>
          <w:numId w:val="26"/>
        </w:numPr>
        <w:tabs>
          <w:tab w:val="left" w:pos="807"/>
        </w:tabs>
        <w:ind w:left="807" w:hanging="214"/>
        <w:rPr>
          <w:sz w:val="24"/>
        </w:rPr>
      </w:pPr>
      <w:commentRangeStart w:id="613"/>
      <w:r>
        <w:rPr>
          <w:sz w:val="24"/>
        </w:rPr>
        <w:t>Statement: EndorseRank and AWP yield distinct wallet orderings on the same cohort.</w:t>
      </w:r>
    </w:p>
    <w:p w14:paraId="00DC269F" w14:textId="77777777" w:rsidR="00350CFB" w:rsidRDefault="00350CFB">
      <w:pPr>
        <w:pStyle w:val="a4"/>
        <w:rPr>
          <w:sz w:val="24"/>
        </w:rPr>
        <w:sectPr w:rsidR="00350CFB">
          <w:pgSz w:w="11910" w:h="16840"/>
          <w:pgMar w:top="1840" w:right="708" w:bottom="2300" w:left="992" w:header="0" w:footer="2115" w:gutter="0"/>
          <w:cols w:space="720"/>
        </w:sectPr>
      </w:pPr>
    </w:p>
    <w:p w14:paraId="00DC26A0" w14:textId="77777777" w:rsidR="00350CFB" w:rsidRDefault="00283FFF">
      <w:pPr>
        <w:pStyle w:val="a4"/>
        <w:numPr>
          <w:ilvl w:val="3"/>
          <w:numId w:val="26"/>
        </w:numPr>
        <w:tabs>
          <w:tab w:val="left" w:pos="806"/>
          <w:tab w:val="left" w:pos="808"/>
        </w:tabs>
        <w:spacing w:before="72" w:line="396" w:lineRule="auto"/>
        <w:ind w:left="808" w:right="560"/>
        <w:rPr>
          <w:sz w:val="24"/>
        </w:rPr>
      </w:pPr>
      <w:bookmarkStart w:id="614" w:name="Claims_C1–C4"/>
      <w:bookmarkStart w:id="615" w:name="_bookmark242"/>
      <w:r>
        <w:rPr>
          <w:sz w:val="24"/>
        </w:rPr>
        <w:t>Evidence: inter-method Kendall τ with 95% CI (Table 4.7, last row; Section 4.5); rank scatter in Figure 4.8; score distributions in Figure 4.7.</w:t>
      </w:r>
      <w:bookmarkEnd w:id="614"/>
      <w:bookmarkEnd w:id="615"/>
    </w:p>
    <w:p w14:paraId="00DC26A1" w14:textId="77777777" w:rsidR="00350CFB" w:rsidRDefault="00283FFF">
      <w:pPr>
        <w:pStyle w:val="a4"/>
        <w:numPr>
          <w:ilvl w:val="3"/>
          <w:numId w:val="26"/>
        </w:numPr>
        <w:tabs>
          <w:tab w:val="left" w:pos="806"/>
          <w:tab w:val="left" w:pos="808"/>
        </w:tabs>
        <w:spacing w:before="39" w:line="396" w:lineRule="auto"/>
        <w:ind w:left="808" w:right="522"/>
        <w:rPr>
          <w:sz w:val="24"/>
        </w:rPr>
      </w:pPr>
      <w:r>
        <w:rPr>
          <w:sz w:val="24"/>
        </w:rPr>
        <w:t>Interpretation: related but not interchangeable rankings; O1 criterion met (Table 5.1).</w:t>
      </w:r>
      <w:commentRangeEnd w:id="613"/>
      <w:r>
        <w:rPr>
          <w:rStyle w:val="a5"/>
          <w:sz w:val="24"/>
          <w:szCs w:val="22"/>
        </w:rPr>
        <w:commentReference w:id="613"/>
      </w:r>
    </w:p>
    <w:p w14:paraId="00DC26A2" w14:textId="77777777" w:rsidR="00350CFB" w:rsidRDefault="00350CFB">
      <w:pPr>
        <w:pStyle w:val="a3"/>
        <w:spacing w:before="7"/>
      </w:pPr>
    </w:p>
    <w:p w14:paraId="00DC26A3" w14:textId="77777777" w:rsidR="00350CFB" w:rsidRDefault="00283FFF">
      <w:pPr>
        <w:pStyle w:val="3"/>
        <w:numPr>
          <w:ilvl w:val="2"/>
          <w:numId w:val="26"/>
        </w:numPr>
        <w:tabs>
          <w:tab w:val="left" w:pos="879"/>
        </w:tabs>
        <w:ind w:left="879" w:hanging="597"/>
      </w:pPr>
      <w:bookmarkStart w:id="616" w:name="H2_/_RQ2_—_Construct-specific_alignment"/>
      <w:bookmarkStart w:id="617" w:name="_bookmark238"/>
      <w:bookmarkEnd w:id="616"/>
      <w:bookmarkEnd w:id="617"/>
      <w:r>
        <w:t>H2</w:t>
      </w:r>
      <w:r>
        <w:rPr>
          <w:spacing w:val="-7"/>
        </w:rPr>
        <w:t xml:space="preserve"> </w:t>
      </w:r>
      <w:r>
        <w:t>/</w:t>
      </w:r>
      <w:r>
        <w:rPr>
          <w:spacing w:val="-7"/>
        </w:rPr>
        <w:t xml:space="preserve"> </w:t>
      </w:r>
      <w:r>
        <w:t>RQ2</w:t>
      </w:r>
      <w:r>
        <w:rPr>
          <w:spacing w:val="-7"/>
        </w:rPr>
        <w:t xml:space="preserve"> </w:t>
      </w:r>
      <w:r>
        <w:t>—</w:t>
      </w:r>
      <w:r>
        <w:rPr>
          <w:spacing w:val="-7"/>
        </w:rPr>
        <w:t xml:space="preserve"> </w:t>
      </w:r>
      <w:r>
        <w:t>Construct-specific</w:t>
      </w:r>
      <w:r>
        <w:rPr>
          <w:spacing w:val="-7"/>
        </w:rPr>
        <w:t xml:space="preserve"> </w:t>
      </w:r>
      <w:r>
        <w:rPr>
          <w:spacing w:val="-2"/>
        </w:rPr>
        <w:t>alignment</w:t>
      </w:r>
    </w:p>
    <w:p w14:paraId="00DC26A4" w14:textId="77777777" w:rsidR="00350CFB" w:rsidRDefault="00350CFB">
      <w:pPr>
        <w:pStyle w:val="a3"/>
        <w:spacing w:before="47"/>
        <w:rPr>
          <w:b/>
        </w:rPr>
      </w:pPr>
    </w:p>
    <w:p w14:paraId="00DC26A5" w14:textId="77777777" w:rsidR="00350CFB" w:rsidRDefault="00283FFF">
      <w:pPr>
        <w:pStyle w:val="a4"/>
        <w:numPr>
          <w:ilvl w:val="3"/>
          <w:numId w:val="26"/>
        </w:numPr>
        <w:tabs>
          <w:tab w:val="left" w:pos="807"/>
        </w:tabs>
        <w:ind w:left="807" w:hanging="214"/>
        <w:rPr>
          <w:sz w:val="24"/>
        </w:rPr>
      </w:pPr>
      <w:commentRangeStart w:id="618"/>
      <w:r>
        <w:rPr>
          <w:sz w:val="24"/>
        </w:rPr>
        <w:t>Statement: the two methods differ on contemporaneous allowance versus transfer checks.</w:t>
      </w:r>
    </w:p>
    <w:p w14:paraId="00DC26A6" w14:textId="77777777" w:rsidR="00350CFB" w:rsidRDefault="00283FFF">
      <w:pPr>
        <w:pStyle w:val="a4"/>
        <w:numPr>
          <w:ilvl w:val="3"/>
          <w:numId w:val="26"/>
        </w:numPr>
        <w:tabs>
          <w:tab w:val="left" w:pos="807"/>
        </w:tabs>
        <w:spacing w:before="217"/>
        <w:ind w:left="807" w:hanging="214"/>
        <w:rPr>
          <w:sz w:val="24"/>
        </w:rPr>
      </w:pPr>
      <w:r>
        <w:rPr>
          <w:sz w:val="24"/>
        </w:rPr>
        <w:t>Evidence: family means with CI (Table 4.7); paired Δτ contrasts ii and iii (Table 4.14); per-proxy detail (Tables 4.8 and 4.9); heatmap Figure 4.6.</w:t>
      </w:r>
    </w:p>
    <w:p w14:paraId="00DC26A7" w14:textId="77777777" w:rsidR="00350CFB" w:rsidRDefault="00283FFF">
      <w:pPr>
        <w:pStyle w:val="a4"/>
        <w:numPr>
          <w:ilvl w:val="3"/>
          <w:numId w:val="26"/>
        </w:numPr>
        <w:tabs>
          <w:tab w:val="left" w:pos="795"/>
        </w:tabs>
        <w:spacing w:before="137"/>
        <w:ind w:left="795" w:hanging="202"/>
        <w:rPr>
          <w:sz w:val="24"/>
        </w:rPr>
      </w:pPr>
      <w:r>
        <w:rPr>
          <w:sz w:val="24"/>
        </w:rPr>
        <w:t>Qualification: within-method contrasts i and vi in Table 4.14 include zero; the claim is between-method only.</w:t>
      </w:r>
      <w:commentRangeEnd w:id="618"/>
      <w:r>
        <w:rPr>
          <w:rStyle w:val="a5"/>
          <w:sz w:val="24"/>
          <w:szCs w:val="22"/>
        </w:rPr>
        <w:commentReference w:id="618"/>
      </w:r>
    </w:p>
    <w:p w14:paraId="00DC26A9" w14:textId="77777777" w:rsidR="00350CFB" w:rsidRDefault="00350CFB">
      <w:pPr>
        <w:pStyle w:val="a3"/>
        <w:spacing w:before="186"/>
      </w:pPr>
    </w:p>
    <w:p w14:paraId="00DC26AA" w14:textId="77777777" w:rsidR="00350CFB" w:rsidRDefault="00283FFF">
      <w:pPr>
        <w:pStyle w:val="3"/>
        <w:numPr>
          <w:ilvl w:val="2"/>
          <w:numId w:val="26"/>
        </w:numPr>
        <w:tabs>
          <w:tab w:val="left" w:pos="879"/>
        </w:tabs>
        <w:ind w:left="879" w:hanging="597"/>
      </w:pPr>
      <w:bookmarkStart w:id="619" w:name="H3_/_RQ3_—_Computational_efficiency"/>
      <w:bookmarkStart w:id="620" w:name="_bookmark239"/>
      <w:bookmarkEnd w:id="619"/>
      <w:bookmarkEnd w:id="620"/>
      <w:r>
        <w:t>H3</w:t>
      </w:r>
      <w:r>
        <w:rPr>
          <w:spacing w:val="-7"/>
        </w:rPr>
        <w:t xml:space="preserve"> </w:t>
      </w:r>
      <w:r>
        <w:t>/</w:t>
      </w:r>
      <w:r>
        <w:rPr>
          <w:spacing w:val="-6"/>
        </w:rPr>
        <w:t xml:space="preserve"> </w:t>
      </w:r>
      <w:r>
        <w:t>RQ3</w:t>
      </w:r>
      <w:r>
        <w:rPr>
          <w:spacing w:val="-6"/>
        </w:rPr>
        <w:t xml:space="preserve"> </w:t>
      </w:r>
      <w:r>
        <w:t>—</w:t>
      </w:r>
      <w:r>
        <w:rPr>
          <w:spacing w:val="-7"/>
        </w:rPr>
        <w:t xml:space="preserve"> </w:t>
      </w:r>
      <w:r>
        <w:t>Computational</w:t>
      </w:r>
      <w:r>
        <w:rPr>
          <w:spacing w:val="-6"/>
        </w:rPr>
        <w:t xml:space="preserve"> </w:t>
      </w:r>
      <w:r>
        <w:rPr>
          <w:spacing w:val="-2"/>
        </w:rPr>
        <w:t>efficiency</w:t>
      </w:r>
    </w:p>
    <w:p w14:paraId="00DC26AB" w14:textId="77777777" w:rsidR="00350CFB" w:rsidRDefault="00350CFB">
      <w:pPr>
        <w:pStyle w:val="a3"/>
        <w:spacing w:before="46"/>
        <w:rPr>
          <w:b/>
        </w:rPr>
      </w:pPr>
    </w:p>
    <w:p w14:paraId="00DC26AC" w14:textId="77777777" w:rsidR="00350CFB" w:rsidRDefault="00283FFF">
      <w:pPr>
        <w:pStyle w:val="a4"/>
        <w:numPr>
          <w:ilvl w:val="3"/>
          <w:numId w:val="26"/>
        </w:numPr>
        <w:tabs>
          <w:tab w:val="left" w:pos="807"/>
        </w:tabs>
        <w:ind w:left="807" w:hanging="214"/>
        <w:rPr>
          <w:sz w:val="24"/>
        </w:rPr>
      </w:pPr>
      <w:commentRangeStart w:id="621"/>
      <w:r>
        <w:rPr>
          <w:sz w:val="24"/>
        </w:rPr>
        <w:t>Statement:</w:t>
      </w:r>
      <w:r>
        <w:rPr>
          <w:spacing w:val="7"/>
          <w:sz w:val="24"/>
        </w:rPr>
        <w:t xml:space="preserve"> </w:t>
      </w:r>
      <w:r>
        <w:rPr>
          <w:sz w:val="24"/>
        </w:rPr>
        <w:t>EndorseRank</w:t>
      </w:r>
      <w:r>
        <w:rPr>
          <w:spacing w:val="-9"/>
          <w:sz w:val="24"/>
        </w:rPr>
        <w:t xml:space="preserve"> </w:t>
      </w:r>
      <w:r>
        <w:rPr>
          <w:sz w:val="24"/>
        </w:rPr>
        <w:t>is</w:t>
      </w:r>
      <w:r>
        <w:rPr>
          <w:spacing w:val="-9"/>
          <w:sz w:val="24"/>
        </w:rPr>
        <w:t xml:space="preserve"> </w:t>
      </w:r>
      <w:r>
        <w:rPr>
          <w:sz w:val="24"/>
        </w:rPr>
        <w:t>faster</w:t>
      </w:r>
      <w:r>
        <w:rPr>
          <w:spacing w:val="-10"/>
          <w:sz w:val="24"/>
        </w:rPr>
        <w:t xml:space="preserve"> </w:t>
      </w:r>
      <w:r>
        <w:rPr>
          <w:sz w:val="24"/>
        </w:rPr>
        <w:t>than</w:t>
      </w:r>
      <w:r>
        <w:rPr>
          <w:spacing w:val="-9"/>
          <w:sz w:val="24"/>
        </w:rPr>
        <w:t xml:space="preserve"> </w:t>
      </w:r>
      <w:r>
        <w:rPr>
          <w:sz w:val="24"/>
        </w:rPr>
        <w:t>AWP</w:t>
      </w:r>
      <w:r>
        <w:rPr>
          <w:spacing w:val="-9"/>
          <w:sz w:val="24"/>
        </w:rPr>
        <w:t xml:space="preserve"> </w:t>
      </w:r>
      <w:r>
        <w:rPr>
          <w:sz w:val="24"/>
        </w:rPr>
        <w:t>at</w:t>
      </w:r>
      <w:r>
        <w:rPr>
          <w:spacing w:val="-10"/>
          <w:sz w:val="24"/>
        </w:rPr>
        <w:t xml:space="preserve"> </w:t>
      </w:r>
      <w:r>
        <w:rPr>
          <w:sz w:val="24"/>
        </w:rPr>
        <w:t>equal</w:t>
      </w:r>
      <w:r>
        <w:rPr>
          <w:spacing w:val="-9"/>
          <w:sz w:val="24"/>
        </w:rPr>
        <w:t xml:space="preserve"> </w:t>
      </w:r>
      <w:r>
        <w:rPr>
          <w:i/>
          <w:spacing w:val="-5"/>
          <w:sz w:val="24"/>
        </w:rPr>
        <w:t>n</w:t>
      </w:r>
      <w:r>
        <w:rPr>
          <w:spacing w:val="-5"/>
          <w:sz w:val="24"/>
        </w:rPr>
        <w:t>.</w:t>
      </w:r>
    </w:p>
    <w:p w14:paraId="00DC26AD" w14:textId="77777777" w:rsidR="00350CFB" w:rsidRDefault="00283FFF">
      <w:pPr>
        <w:pStyle w:val="a4"/>
        <w:numPr>
          <w:ilvl w:val="3"/>
          <w:numId w:val="26"/>
        </w:numPr>
        <w:tabs>
          <w:tab w:val="left" w:pos="807"/>
        </w:tabs>
        <w:spacing w:before="137"/>
        <w:ind w:left="807" w:hanging="214"/>
        <w:rPr>
          <w:sz w:val="24"/>
        </w:rPr>
      </w:pPr>
      <w:r>
        <w:rPr>
          <w:sz w:val="24"/>
        </w:rPr>
        <w:t>Evidence: Table 4.2 (1.426 s vs. 11.253 s, ≈ 7.9×, |E| 14,727 vs. 137,087); Table 4.3 (node-count sensitivity, speedup 7.9×–10.5×); Table 8.1; Figure 4.4.</w:t>
      </w:r>
    </w:p>
    <w:p w14:paraId="00DC26AF" w14:textId="77777777" w:rsidR="00350CFB" w:rsidRDefault="00350CFB">
      <w:pPr>
        <w:pStyle w:val="a3"/>
        <w:spacing w:before="123"/>
      </w:pPr>
    </w:p>
    <w:p w14:paraId="00DC26B0" w14:textId="77777777" w:rsidR="00350CFB" w:rsidRDefault="00283FFF">
      <w:pPr>
        <w:pStyle w:val="3"/>
        <w:numPr>
          <w:ilvl w:val="2"/>
          <w:numId w:val="26"/>
        </w:numPr>
        <w:tabs>
          <w:tab w:val="left" w:pos="879"/>
        </w:tabs>
        <w:ind w:left="879" w:hanging="597"/>
      </w:pPr>
      <w:bookmarkStart w:id="622" w:name="RQ4_—_Validation_frame"/>
      <w:bookmarkStart w:id="623" w:name="_bookmark240"/>
      <w:r>
        <w:t>RQ4 — Temporal holdout</w:t>
      </w:r>
      <w:bookmarkEnd w:id="622"/>
      <w:bookmarkEnd w:id="623"/>
    </w:p>
    <w:p w14:paraId="00DC26B1" w14:textId="77777777" w:rsidR="00350CFB" w:rsidRDefault="00350CFB">
      <w:pPr>
        <w:pStyle w:val="a3"/>
        <w:spacing w:before="47"/>
        <w:rPr>
          <w:b/>
        </w:rPr>
      </w:pPr>
    </w:p>
    <w:p w14:paraId="00DC26B2" w14:textId="77777777" w:rsidR="00350CFB" w:rsidRDefault="00283FFF">
      <w:pPr>
        <w:pStyle w:val="a4"/>
        <w:numPr>
          <w:ilvl w:val="3"/>
          <w:numId w:val="26"/>
        </w:numPr>
        <w:tabs>
          <w:tab w:val="left" w:pos="806"/>
          <w:tab w:val="left" w:pos="808"/>
        </w:tabs>
        <w:spacing w:line="396" w:lineRule="auto"/>
        <w:ind w:left="808" w:right="564"/>
        <w:rPr>
          <w:sz w:val="24"/>
        </w:rPr>
      </w:pPr>
      <w:r>
        <w:rPr>
          <w:sz w:val="24"/>
        </w:rPr>
        <w:t>Statement: Scores frozen at t1 predict new owner–spender approvals at t2 on inbound spenders more strongly for EndorseRank than for AWP.</w:t>
      </w:r>
    </w:p>
    <w:p w14:paraId="00DC26B3" w14:textId="77777777" w:rsidR="00350CFB" w:rsidRDefault="00283FFF">
      <w:pPr>
        <w:pStyle w:val="a4"/>
        <w:numPr>
          <w:ilvl w:val="3"/>
          <w:numId w:val="26"/>
        </w:numPr>
        <w:tabs>
          <w:tab w:val="left" w:pos="806"/>
          <w:tab w:val="left" w:pos="808"/>
        </w:tabs>
        <w:spacing w:before="39" w:line="396" w:lineRule="auto"/>
        <w:ind w:left="808" w:right="565"/>
        <w:rPr>
          <w:sz w:val="24"/>
        </w:rPr>
      </w:pPr>
      <w:r>
        <w:rPr>
          <w:sz w:val="24"/>
        </w:rPr>
        <w:t>Evidence: Table 4.13 (EndorseRank τ = 0.479 [0.426, 0.529]; AWP τ = 0.044 [−0.011, 0.095]); Section 4.7.</w:t>
      </w:r>
    </w:p>
    <w:p w14:paraId="00DC26B4" w14:textId="77777777" w:rsidR="00350CFB" w:rsidRDefault="00350CFB">
      <w:pPr>
        <w:pStyle w:val="a3"/>
        <w:spacing w:before="7"/>
      </w:pPr>
    </w:p>
    <w:p w14:paraId="00DC26B5" w14:textId="77777777" w:rsidR="00350CFB" w:rsidRDefault="00350CFB">
      <w:pPr>
        <w:pStyle w:val="a3"/>
        <w:spacing w:line="359" w:lineRule="exact"/>
        <w:ind w:left="282"/>
        <w:jc w:val="both"/>
      </w:pPr>
      <w:bookmarkStart w:id="624" w:name="SRQ1_/_SC1_—_GF-PR_ceiling"/>
      <w:bookmarkStart w:id="625" w:name="_bookmark241"/>
      <w:bookmarkEnd w:id="624"/>
      <w:bookmarkEnd w:id="625"/>
    </w:p>
    <w:p w14:paraId="00DC26B9" w14:textId="77777777" w:rsidR="00350CFB" w:rsidRDefault="00350CFB">
      <w:pPr>
        <w:pStyle w:val="a4"/>
        <w:rPr>
          <w:sz w:val="24"/>
        </w:rPr>
        <w:sectPr w:rsidR="00350CFB">
          <w:pgSz w:w="11910" w:h="16840"/>
          <w:pgMar w:top="1840" w:right="708" w:bottom="2300" w:left="992" w:header="0" w:footer="2115" w:gutter="0"/>
          <w:cols w:space="720"/>
        </w:sectPr>
      </w:pPr>
    </w:p>
    <w:p w14:paraId="00DC26BA" w14:textId="77777777" w:rsidR="00350CFB" w:rsidRDefault="00283FFF">
      <w:pPr>
        <w:pStyle w:val="3"/>
        <w:numPr>
          <w:ilvl w:val="2"/>
          <w:numId w:val="26"/>
        </w:numPr>
        <w:tabs>
          <w:tab w:val="left" w:pos="879"/>
        </w:tabs>
        <w:spacing w:before="73"/>
        <w:ind w:left="879" w:hanging="597"/>
      </w:pPr>
      <w:r>
        <w:rPr>
          <w:spacing w:val="-2"/>
        </w:rPr>
        <w:t>Claims</w:t>
      </w:r>
      <w:r>
        <w:t xml:space="preserve"> </w:t>
      </w:r>
      <w:r>
        <w:rPr>
          <w:spacing w:val="-2"/>
        </w:rPr>
        <w:t>C1–</w:t>
      </w:r>
      <w:r>
        <w:rPr>
          <w:spacing w:val="-5"/>
        </w:rPr>
        <w:t>C4</w:t>
      </w:r>
    </w:p>
    <w:p w14:paraId="00DC26BB" w14:textId="77777777" w:rsidR="00350CFB" w:rsidRDefault="00350CFB">
      <w:pPr>
        <w:pStyle w:val="a3"/>
        <w:spacing w:before="46"/>
        <w:rPr>
          <w:b/>
        </w:rPr>
      </w:pPr>
    </w:p>
    <w:p w14:paraId="00DC26BC" w14:textId="77777777" w:rsidR="00350CFB" w:rsidRDefault="00283FFF">
      <w:pPr>
        <w:pStyle w:val="a4"/>
        <w:numPr>
          <w:ilvl w:val="3"/>
          <w:numId w:val="26"/>
        </w:numPr>
        <w:tabs>
          <w:tab w:val="left" w:pos="807"/>
        </w:tabs>
        <w:ind w:left="807" w:hanging="214"/>
        <w:rPr>
          <w:sz w:val="24"/>
        </w:rPr>
      </w:pPr>
      <w:r>
        <w:rPr>
          <w:sz w:val="24"/>
        </w:rPr>
        <w:t>C1:</w:t>
      </w:r>
      <w:r>
        <w:rPr>
          <w:spacing w:val="12"/>
          <w:sz w:val="24"/>
        </w:rPr>
        <w:t xml:space="preserve"> </w:t>
      </w:r>
      <w:r>
        <w:rPr>
          <w:sz w:val="24"/>
        </w:rPr>
        <w:t>runtime</w:t>
      </w:r>
      <w:r>
        <w:rPr>
          <w:spacing w:val="-5"/>
          <w:sz w:val="24"/>
        </w:rPr>
        <w:t xml:space="preserve"> </w:t>
      </w:r>
      <w:r>
        <w:rPr>
          <w:sz w:val="24"/>
        </w:rPr>
        <w:t>evidence</w:t>
      </w:r>
      <w:r>
        <w:rPr>
          <w:spacing w:val="-6"/>
          <w:sz w:val="24"/>
        </w:rPr>
        <w:t xml:space="preserve"> </w:t>
      </w:r>
      <w:r>
        <w:rPr>
          <w:sz w:val="24"/>
        </w:rPr>
        <w:t>as</w:t>
      </w:r>
      <w:r>
        <w:rPr>
          <w:spacing w:val="-5"/>
          <w:sz w:val="24"/>
        </w:rPr>
        <w:t xml:space="preserve"> </w:t>
      </w:r>
      <w:r>
        <w:rPr>
          <w:sz w:val="24"/>
        </w:rPr>
        <w:t>in</w:t>
      </w:r>
      <w:r>
        <w:rPr>
          <w:spacing w:val="-6"/>
          <w:sz w:val="24"/>
        </w:rPr>
        <w:t xml:space="preserve"> </w:t>
      </w:r>
      <w:r>
        <w:rPr>
          <w:spacing w:val="-2"/>
          <w:sz w:val="24"/>
        </w:rPr>
        <w:t>H3/RQ3.</w:t>
      </w:r>
    </w:p>
    <w:p w14:paraId="00DC26BD" w14:textId="77777777" w:rsidR="00350CFB" w:rsidRDefault="00283FFF">
      <w:pPr>
        <w:pStyle w:val="a4"/>
        <w:numPr>
          <w:ilvl w:val="3"/>
          <w:numId w:val="26"/>
        </w:numPr>
        <w:tabs>
          <w:tab w:val="left" w:pos="806"/>
          <w:tab w:val="left" w:pos="808"/>
        </w:tabs>
        <w:spacing w:before="217" w:line="396" w:lineRule="auto"/>
        <w:ind w:left="808" w:right="523"/>
        <w:rPr>
          <w:sz w:val="24"/>
        </w:rPr>
      </w:pPr>
      <w:r>
        <w:rPr>
          <w:sz w:val="24"/>
        </w:rPr>
        <w:t>C2: intended-construct checks with intervals away from zero (Table 4.7; Tables 4.8–4.9).</w:t>
      </w:r>
    </w:p>
    <w:p w14:paraId="00DC26BE" w14:textId="77777777" w:rsidR="00350CFB" w:rsidRDefault="00283FFF">
      <w:pPr>
        <w:pStyle w:val="a4"/>
        <w:numPr>
          <w:ilvl w:val="3"/>
          <w:numId w:val="26"/>
        </w:numPr>
        <w:tabs>
          <w:tab w:val="left" w:pos="807"/>
        </w:tabs>
        <w:spacing w:before="39"/>
        <w:ind w:left="807" w:hanging="214"/>
        <w:rPr>
          <w:sz w:val="24"/>
        </w:rPr>
      </w:pPr>
      <w:r>
        <w:rPr>
          <w:sz w:val="24"/>
        </w:rPr>
        <w:t>C3:</w:t>
      </w:r>
      <w:r>
        <w:rPr>
          <w:spacing w:val="9"/>
          <w:sz w:val="24"/>
        </w:rPr>
        <w:t xml:space="preserve"> </w:t>
      </w:r>
      <w:r>
        <w:rPr>
          <w:sz w:val="24"/>
        </w:rPr>
        <w:t>construct-specific</w:t>
      </w:r>
      <w:r>
        <w:rPr>
          <w:spacing w:val="-9"/>
          <w:sz w:val="24"/>
        </w:rPr>
        <w:t xml:space="preserve"> </w:t>
      </w:r>
      <w:r>
        <w:rPr>
          <w:sz w:val="24"/>
        </w:rPr>
        <w:t>winners</w:t>
      </w:r>
      <w:r>
        <w:rPr>
          <w:spacing w:val="-8"/>
          <w:sz w:val="24"/>
        </w:rPr>
        <w:t xml:space="preserve"> </w:t>
      </w:r>
      <w:r>
        <w:rPr>
          <w:sz w:val="24"/>
        </w:rPr>
        <w:t>as</w:t>
      </w:r>
      <w:r>
        <w:rPr>
          <w:spacing w:val="-8"/>
          <w:sz w:val="24"/>
        </w:rPr>
        <w:t xml:space="preserve"> </w:t>
      </w:r>
      <w:r>
        <w:rPr>
          <w:sz w:val="24"/>
        </w:rPr>
        <w:t>in</w:t>
      </w:r>
      <w:r>
        <w:rPr>
          <w:spacing w:val="-9"/>
          <w:sz w:val="24"/>
        </w:rPr>
        <w:t xml:space="preserve"> </w:t>
      </w:r>
      <w:r>
        <w:rPr>
          <w:spacing w:val="-2"/>
          <w:sz w:val="24"/>
        </w:rPr>
        <w:t>H2/RQ2.</w:t>
      </w:r>
    </w:p>
    <w:p w14:paraId="00DC26BF" w14:textId="77777777" w:rsidR="00350CFB" w:rsidRDefault="00283FFF">
      <w:pPr>
        <w:pStyle w:val="a4"/>
        <w:numPr>
          <w:ilvl w:val="3"/>
          <w:numId w:val="26"/>
        </w:numPr>
        <w:tabs>
          <w:tab w:val="left" w:pos="807"/>
        </w:tabs>
        <w:spacing w:before="217"/>
        <w:ind w:left="807" w:hanging="214"/>
        <w:rPr>
          <w:sz w:val="24"/>
        </w:rPr>
      </w:pPr>
      <w:r>
        <w:rPr>
          <w:sz w:val="24"/>
        </w:rPr>
        <w:t>C4: efficiency–alignment trade-off combining C1 with the allowance and holdout results (Tables 4.7, 4.13); robustness in Tables 4.4–4.6 and Figure 4.5.</w:t>
      </w:r>
      <w:commentRangeEnd w:id="621"/>
      <w:r>
        <w:rPr>
          <w:rStyle w:val="a5"/>
          <w:sz w:val="24"/>
          <w:szCs w:val="22"/>
        </w:rPr>
        <w:commentReference w:id="621"/>
      </w:r>
    </w:p>
    <w:p w14:paraId="00DC26C1" w14:textId="77777777" w:rsidR="00350CFB" w:rsidRDefault="00350CFB">
      <w:pPr>
        <w:pStyle w:val="a3"/>
        <w:spacing w:before="186"/>
      </w:pPr>
    </w:p>
    <w:p w14:paraId="00DC26C2" w14:textId="77777777" w:rsidR="00350CFB" w:rsidRDefault="00283FFF">
      <w:pPr>
        <w:pStyle w:val="3"/>
        <w:numPr>
          <w:ilvl w:val="2"/>
          <w:numId w:val="26"/>
        </w:numPr>
        <w:tabs>
          <w:tab w:val="left" w:pos="879"/>
        </w:tabs>
        <w:ind w:left="879" w:hanging="597"/>
      </w:pPr>
      <w:bookmarkStart w:id="626" w:name="Explicit_non-claims"/>
      <w:bookmarkStart w:id="627" w:name="_bookmark243"/>
      <w:bookmarkEnd w:id="626"/>
      <w:bookmarkEnd w:id="627"/>
      <w:r>
        <w:rPr>
          <w:spacing w:val="-2"/>
        </w:rPr>
        <w:t>Explicit</w:t>
      </w:r>
      <w:r>
        <w:rPr>
          <w:spacing w:val="6"/>
        </w:rPr>
        <w:t xml:space="preserve"> </w:t>
      </w:r>
      <w:r>
        <w:rPr>
          <w:spacing w:val="-2"/>
        </w:rPr>
        <w:t>non-claims</w:t>
      </w:r>
    </w:p>
    <w:p w14:paraId="00DC26C3" w14:textId="77777777" w:rsidR="00350CFB" w:rsidRDefault="00350CFB">
      <w:pPr>
        <w:pStyle w:val="a3"/>
        <w:spacing w:before="46"/>
        <w:rPr>
          <w:b/>
        </w:rPr>
      </w:pPr>
    </w:p>
    <w:p w14:paraId="00DC26C4" w14:textId="77777777" w:rsidR="00350CFB" w:rsidRDefault="00283FFF">
      <w:pPr>
        <w:pStyle w:val="a3"/>
        <w:spacing w:before="1"/>
        <w:ind w:left="274"/>
      </w:pPr>
      <w:commentRangeStart w:id="628"/>
      <w:r>
        <w:t xml:space="preserve">This research does </w:t>
      </w:r>
      <w:r>
        <w:rPr>
          <w:i/>
          <w:iCs/>
        </w:rPr>
        <w:t>not</w:t>
      </w:r>
      <w:r>
        <w:t xml:space="preserve"> claim:</w:t>
      </w:r>
    </w:p>
    <w:p w14:paraId="00DC26C5" w14:textId="77777777" w:rsidR="00350CFB" w:rsidRDefault="00350CFB">
      <w:pPr>
        <w:pStyle w:val="a3"/>
        <w:spacing w:before="23"/>
      </w:pPr>
    </w:p>
    <w:p w14:paraId="00DC26C6" w14:textId="77777777" w:rsidR="00350CFB" w:rsidRDefault="00283FFF">
      <w:pPr>
        <w:pStyle w:val="a4"/>
        <w:numPr>
          <w:ilvl w:val="3"/>
          <w:numId w:val="26"/>
        </w:numPr>
        <w:tabs>
          <w:tab w:val="left" w:pos="807"/>
        </w:tabs>
        <w:ind w:left="807" w:hanging="214"/>
        <w:rPr>
          <w:sz w:val="24"/>
        </w:rPr>
      </w:pPr>
      <w:r>
        <w:rPr>
          <w:sz w:val="24"/>
        </w:rPr>
        <w:t>that AWP is obsolete;</w:t>
      </w:r>
    </w:p>
    <w:p w14:paraId="00DC26C7" w14:textId="77777777" w:rsidR="00350CFB" w:rsidRDefault="00283FFF">
      <w:pPr>
        <w:pStyle w:val="a4"/>
        <w:numPr>
          <w:ilvl w:val="3"/>
          <w:numId w:val="26"/>
        </w:numPr>
        <w:tabs>
          <w:tab w:val="left" w:pos="807"/>
        </w:tabs>
        <w:spacing w:before="217"/>
        <w:ind w:left="807" w:hanging="214"/>
        <w:rPr>
          <w:sz w:val="24"/>
        </w:rPr>
      </w:pPr>
      <w:r>
        <w:rPr>
          <w:sz w:val="24"/>
        </w:rPr>
        <w:t>that EndorseRank’s allowance alignment exceeds its own transfer alignment;</w:t>
      </w:r>
    </w:p>
    <w:p w14:paraId="00DC26C8" w14:textId="77777777" w:rsidR="00350CFB" w:rsidRDefault="00283FFF">
      <w:pPr>
        <w:pStyle w:val="a4"/>
        <w:numPr>
          <w:ilvl w:val="3"/>
          <w:numId w:val="26"/>
        </w:numPr>
        <w:tabs>
          <w:tab w:val="left" w:pos="807"/>
        </w:tabs>
        <w:spacing w:before="217"/>
        <w:ind w:left="807" w:hanging="214"/>
        <w:rPr>
          <w:sz w:val="24"/>
        </w:rPr>
      </w:pPr>
      <w:r>
        <w:rPr>
          <w:sz w:val="24"/>
        </w:rPr>
        <w:t>that runtime scales favourably as the edge population grows beyond the cohort graph;</w:t>
      </w:r>
    </w:p>
    <w:p w14:paraId="00DC26C9" w14:textId="77777777" w:rsidR="00350CFB" w:rsidRDefault="00283FFF">
      <w:pPr>
        <w:pStyle w:val="a4"/>
        <w:numPr>
          <w:ilvl w:val="3"/>
          <w:numId w:val="26"/>
        </w:numPr>
        <w:tabs>
          <w:tab w:val="left" w:pos="806"/>
          <w:tab w:val="left" w:pos="808"/>
        </w:tabs>
        <w:spacing w:before="217" w:line="396" w:lineRule="auto"/>
        <w:ind w:left="808" w:right="523"/>
        <w:rPr>
          <w:sz w:val="24"/>
        </w:rPr>
      </w:pPr>
      <w:r>
        <w:rPr>
          <w:sz w:val="24"/>
        </w:rPr>
        <w:t>that results generalise beyond Arbitrum One and the study window without replication;</w:t>
      </w:r>
    </w:p>
    <w:p w14:paraId="00DC26CA" w14:textId="77777777" w:rsidR="00350CFB" w:rsidRDefault="00283FFF">
      <w:pPr>
        <w:pStyle w:val="a4"/>
        <w:numPr>
          <w:ilvl w:val="3"/>
          <w:numId w:val="26"/>
        </w:numPr>
        <w:tabs>
          <w:tab w:val="left" w:pos="807"/>
        </w:tabs>
        <w:spacing w:before="39"/>
        <w:ind w:left="807" w:hanging="214"/>
        <w:rPr>
          <w:sz w:val="24"/>
        </w:rPr>
      </w:pPr>
      <w:r>
        <w:rPr>
          <w:sz w:val="24"/>
        </w:rPr>
        <w:t>that on-chain scores replace collateral or legal identity systems.</w:t>
      </w:r>
      <w:commentRangeEnd w:id="628"/>
      <w:r>
        <w:rPr>
          <w:rStyle w:val="a5"/>
          <w:sz w:val="24"/>
          <w:szCs w:val="22"/>
        </w:rPr>
        <w:commentReference w:id="628"/>
      </w:r>
    </w:p>
    <w:p w14:paraId="00DC26CB" w14:textId="77777777" w:rsidR="00350CFB" w:rsidRDefault="00350CFB">
      <w:pPr>
        <w:pStyle w:val="a3"/>
        <w:spacing w:before="186"/>
      </w:pPr>
    </w:p>
    <w:p w14:paraId="00DC26CC" w14:textId="77777777" w:rsidR="00350CFB" w:rsidRDefault="00283FFF">
      <w:pPr>
        <w:pStyle w:val="3"/>
        <w:numPr>
          <w:ilvl w:val="2"/>
          <w:numId w:val="26"/>
        </w:numPr>
        <w:tabs>
          <w:tab w:val="left" w:pos="879"/>
        </w:tabs>
        <w:ind w:left="879" w:hanging="597"/>
      </w:pPr>
      <w:bookmarkStart w:id="629" w:name="Artifact_checklist_for_replication"/>
      <w:bookmarkStart w:id="630" w:name="_bookmark244"/>
      <w:bookmarkEnd w:id="629"/>
      <w:bookmarkEnd w:id="630"/>
      <w:r>
        <w:t>Artifact</w:t>
      </w:r>
      <w:r>
        <w:rPr>
          <w:spacing w:val="-8"/>
        </w:rPr>
        <w:t xml:space="preserve"> </w:t>
      </w:r>
      <w:r>
        <w:t>checklist</w:t>
      </w:r>
      <w:r>
        <w:rPr>
          <w:spacing w:val="-8"/>
        </w:rPr>
        <w:t xml:space="preserve"> </w:t>
      </w:r>
      <w:r>
        <w:t>for</w:t>
      </w:r>
      <w:r>
        <w:rPr>
          <w:spacing w:val="-8"/>
        </w:rPr>
        <w:t xml:space="preserve"> </w:t>
      </w:r>
      <w:r>
        <w:rPr>
          <w:spacing w:val="-2"/>
        </w:rPr>
        <w:t>replication</w:t>
      </w:r>
    </w:p>
    <w:p w14:paraId="00DC26CD" w14:textId="77777777" w:rsidR="00350CFB" w:rsidRDefault="00350CFB">
      <w:pPr>
        <w:pStyle w:val="a3"/>
        <w:spacing w:before="46"/>
        <w:rPr>
          <w:b/>
        </w:rPr>
      </w:pPr>
    </w:p>
    <w:p w14:paraId="00DC26CE" w14:textId="77777777" w:rsidR="00350CFB" w:rsidRDefault="00283FFF">
      <w:pPr>
        <w:pStyle w:val="a4"/>
        <w:numPr>
          <w:ilvl w:val="0"/>
          <w:numId w:val="1"/>
        </w:numPr>
        <w:tabs>
          <w:tab w:val="left" w:pos="855"/>
        </w:tabs>
        <w:ind w:left="855" w:hanging="310"/>
        <w:rPr>
          <w:sz w:val="24"/>
        </w:rPr>
      </w:pPr>
      <w:commentRangeStart w:id="631"/>
      <w:r>
        <w:rPr>
          <w:sz w:val="24"/>
        </w:rPr>
        <w:t>Merged wallet-ranking table — scores for EndorseRank and AWP.</w:t>
      </w:r>
    </w:p>
    <w:p w14:paraId="00DC26CF" w14:textId="77777777" w:rsidR="00350CFB" w:rsidRDefault="00283FFF">
      <w:pPr>
        <w:pStyle w:val="a4"/>
        <w:numPr>
          <w:ilvl w:val="0"/>
          <w:numId w:val="1"/>
        </w:numPr>
        <w:tabs>
          <w:tab w:val="left" w:pos="855"/>
        </w:tabs>
        <w:spacing w:before="217"/>
        <w:ind w:left="855" w:hanging="310"/>
        <w:rPr>
          <w:sz w:val="24"/>
        </w:rPr>
      </w:pPr>
      <w:r>
        <w:rPr>
          <w:sz w:val="24"/>
        </w:rPr>
        <w:t>Machine-readable holdout summary for the spender cohort.</w:t>
      </w:r>
    </w:p>
    <w:p w14:paraId="00DC26D0" w14:textId="77777777" w:rsidR="00350CFB" w:rsidRDefault="00283FFF">
      <w:pPr>
        <w:pStyle w:val="a4"/>
        <w:numPr>
          <w:ilvl w:val="0"/>
          <w:numId w:val="1"/>
        </w:numPr>
        <w:tabs>
          <w:tab w:val="left" w:pos="855"/>
        </w:tabs>
        <w:spacing w:before="217"/>
        <w:ind w:left="855" w:hanging="310"/>
        <w:rPr>
          <w:sz w:val="24"/>
        </w:rPr>
      </w:pPr>
      <w:r>
        <w:rPr>
          <w:sz w:val="24"/>
        </w:rPr>
        <w:t>Machine-readable evaluation summary — authoritative same-window numerics, per-run timings, bootstrap protocol.</w:t>
      </w:r>
    </w:p>
    <w:p w14:paraId="00DC26D1" w14:textId="77777777" w:rsidR="00350CFB" w:rsidRDefault="00283FFF">
      <w:pPr>
        <w:pStyle w:val="a4"/>
        <w:numPr>
          <w:ilvl w:val="0"/>
          <w:numId w:val="1"/>
        </w:numPr>
        <w:tabs>
          <w:tab w:val="left" w:pos="855"/>
        </w:tabs>
        <w:spacing w:before="217"/>
        <w:ind w:left="855" w:hanging="310"/>
        <w:rPr>
          <w:sz w:val="24"/>
        </w:rPr>
      </w:pPr>
      <w:r>
        <w:rPr>
          <w:sz w:val="24"/>
        </w:rPr>
        <w:t>Exported LaTeX table fragments (results/tables/).</w:t>
      </w:r>
    </w:p>
    <w:p w14:paraId="00DC26D2" w14:textId="77777777" w:rsidR="00350CFB" w:rsidRDefault="00283FFF">
      <w:pPr>
        <w:pStyle w:val="a4"/>
        <w:numPr>
          <w:ilvl w:val="0"/>
          <w:numId w:val="1"/>
        </w:numPr>
        <w:tabs>
          <w:tab w:val="left" w:pos="855"/>
        </w:tabs>
        <w:spacing w:before="217"/>
        <w:ind w:left="855" w:hanging="310"/>
        <w:rPr>
          <w:sz w:val="24"/>
        </w:rPr>
      </w:pPr>
      <w:r>
        <w:rPr>
          <w:sz w:val="24"/>
        </w:rPr>
        <w:t>Exported vector figures (Figures/generated/).</w:t>
      </w:r>
    </w:p>
    <w:p w14:paraId="00DC26D3" w14:textId="77777777" w:rsidR="00350CFB" w:rsidRDefault="00283FFF">
      <w:pPr>
        <w:pStyle w:val="a4"/>
        <w:numPr>
          <w:ilvl w:val="0"/>
          <w:numId w:val="1"/>
        </w:numPr>
        <w:tabs>
          <w:tab w:val="left" w:pos="855"/>
        </w:tabs>
        <w:spacing w:before="217"/>
        <w:ind w:left="855" w:hanging="310"/>
        <w:rPr>
          <w:sz w:val="24"/>
        </w:rPr>
      </w:pPr>
      <w:r>
        <w:rPr>
          <w:sz w:val="24"/>
        </w:rPr>
        <w:t>Optional archived extended-baseline matrices.</w:t>
      </w:r>
    </w:p>
    <w:p w14:paraId="00DC26D4" w14:textId="77777777" w:rsidR="00350CFB" w:rsidRDefault="00350CFB">
      <w:pPr>
        <w:pStyle w:val="a3"/>
        <w:spacing w:before="24"/>
      </w:pPr>
    </w:p>
    <w:p w14:paraId="00DC26D5" w14:textId="77777777" w:rsidR="00350CFB" w:rsidRDefault="00283FFF">
      <w:pPr>
        <w:pStyle w:val="a3"/>
        <w:ind w:left="282"/>
      </w:pPr>
      <w:r>
        <w:t>Replicators can regenerate tables and figures by running the evaluation pipeline on real data with robustness sweeps, exporting the tables, and regenerating figures from the same artifacts (Appendix 8.1.1).</w:t>
      </w:r>
      <w:commentRangeEnd w:id="631"/>
      <w:r>
        <w:rPr>
          <w:rStyle w:val="a5"/>
          <w:sz w:val="24"/>
          <w:szCs w:val="24"/>
        </w:rPr>
        <w:commentReference w:id="631"/>
      </w:r>
    </w:p>
    <w:p w14:paraId="00DC26D6" w14:textId="77777777" w:rsidR="00350CFB" w:rsidRDefault="00350CFB">
      <w:pPr>
        <w:pStyle w:val="a3"/>
        <w:sectPr w:rsidR="00350CFB">
          <w:pgSz w:w="11910" w:h="16840"/>
          <w:pgMar w:top="1920" w:right="708" w:bottom="2300" w:left="992" w:header="0" w:footer="2115" w:gutter="0"/>
          <w:cols w:space="720"/>
        </w:sectPr>
      </w:pPr>
    </w:p>
    <w:p w14:paraId="386AC2C2" w14:textId="77777777" w:rsidR="00041D3C" w:rsidRDefault="00041D3C"/>
    <w:sectPr w:rsidR="00041D3C">
      <w:pgSz w:w="11910" w:h="16840"/>
      <w:pgMar w:top="1840" w:right="708" w:bottom="2300" w:left="992" w:header="0" w:footer="211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oulla, Donatien Koulla" w:date="2026-08-27T13:26:00Z" w:initials="MDK">
    <w:p w14:paraId="13E6A0F5" w14:textId="7A0CF15F" w:rsidR="00C8008C" w:rsidRDefault="00C8008C">
      <w:pPr>
        <w:pStyle w:val="a6"/>
      </w:pPr>
      <w:r>
        <w:rPr>
          <w:rStyle w:val="a5"/>
        </w:rPr>
        <w:annotationRef/>
      </w:r>
      <w:r w:rsidRPr="00C8008C">
        <w:t xml:space="preserve">This abstract needs to be rewritten to include </w:t>
      </w:r>
      <w:r>
        <w:t xml:space="preserve">the background of the problem, </w:t>
      </w:r>
      <w:r w:rsidRPr="00C8008C">
        <w:t>the identified problem to be solved, the approach/</w:t>
      </w:r>
      <w:r>
        <w:t>methodology</w:t>
      </w:r>
      <w:r w:rsidRPr="00C8008C">
        <w:t xml:space="preserve"> to be used, numerical results, and benchmark with existing techniques in the literature, and the social impact of this study needs to be discussed.</w:t>
      </w:r>
    </w:p>
  </w:comment>
  <w:comment w:id="3" w:author="Taehong Kwon" w:date="2026-09-12T22:27:00Z" w:initials="TK">
    <w:p w14:paraId="003952C7" w14:textId="758A0E60" w:rsidR="002149DF" w:rsidRDefault="002149DF">
      <w:pPr>
        <w:pStyle w:val="a6"/>
      </w:pPr>
      <w:r>
        <w:rPr>
          <w:rStyle w:val="a5"/>
        </w:rPr>
        <w:annotationRef/>
      </w:r>
      <w:r>
        <w:t xml:space="preserve">Rewritten (2026-09-12). The abstract now gives the background, the identified problem, the design (matched cohort n = 5,521, Kendall's tau with a paired bootstrap, temporal holdout, one timing protocol), the numerical results with intervals, and the benchmark against AWP. Same text as en/01-Intro/02-Abstract.tex.</w:t>
      </w:r>
    </w:p>
  </w:comment>
  <w:comment w:id="1" w:author="Taehong Kwon" w:date="2026-09-12T09:00:00Z" w:initials="TK">
    <w:p w14:paraId="69324ED9" w14:textId="77777777" w:rsidR="00420150" w:rsidRDefault="00041D3C">
      <w:pPr>
        <w:pStyle w:val="a6"/>
      </w:pPr>
      <w:r>
        <w:rPr>
          <w:rStyle w:val="a5"/>
        </w:rPr>
        <w:annotationRef/>
      </w:r>
      <w:r>
        <w:t>Taehong Kwon 2026-09-12: Document-wide changes: bold removed from 151 body-text runs (headings and table headers keep bold; meeting 2026-09-09, comment 6); remaining old headline numbers replaced by the 2026-09-12 re-run values (31,612-&gt;99,080, 31612-&gt;99080, 10.4×-&gt;10.5×, 9.4×-&gt;7.9×, 3 repeats-&gt;5 timed repeats); citations renumbered by first appearance. Table/section numbers in new text follow the revised LaTeX numbering. Unrevised passages that still mention archived material are marked as such.</w:t>
      </w:r>
    </w:p>
  </w:comment>
  <w:comment w:id="9" w:author="Moulla, Donatien Koulla" w:date="2026-08-24T12:14:00Z" w:initials="MDK">
    <w:p w14:paraId="6AFF31AD" w14:textId="245D9241" w:rsidR="004216A2" w:rsidRDefault="004216A2">
      <w:pPr>
        <w:pStyle w:val="a6"/>
      </w:pPr>
      <w:r>
        <w:rPr>
          <w:rStyle w:val="a5"/>
        </w:rPr>
        <w:annotationRef/>
      </w:r>
      <w:r>
        <w:t xml:space="preserve">This looks strange. </w:t>
      </w:r>
      <w:r w:rsidR="00C8008C">
        <w:t xml:space="preserve">References </w:t>
      </w:r>
      <w:r w:rsidR="00C8008C" w:rsidRPr="00C8008C">
        <w:t>do not belong in an abstract.</w:t>
      </w:r>
    </w:p>
  </w:comment>
  <w:comment w:id="10" w:author="Taehong Kwon" w:date="2026-09-12T22:27:00Z" w:initials="TK">
    <w:p w14:paraId="17CEEB6F" w14:textId="1D3B220C" w:rsidR="002149DF" w:rsidRDefault="002149DF">
      <w:pPr>
        <w:pStyle w:val="a6"/>
      </w:pPr>
      <w:r>
        <w:rPr>
          <w:rStyle w:val="a5"/>
        </w:rPr>
        <w:annotationRef/>
      </w:r>
      <w:r>
        <w:t>Citations removed from the abstract; the baseline is named in prose (Do, Do and Nguyen, 2023) and cited in Chapter 1.</w:t>
      </w:r>
    </w:p>
  </w:comment>
  <w:comment w:id="7" w:author="Moulla, Donatien Koulla" w:date="2026-08-27T13:23:00Z" w:initials="MDK">
    <w:p w14:paraId="29CB583B" w14:textId="1998B44C" w:rsidR="00C8008C" w:rsidRDefault="00C8008C">
      <w:pPr>
        <w:pStyle w:val="a6"/>
      </w:pPr>
      <w:r>
        <w:rPr>
          <w:rStyle w:val="a5"/>
        </w:rPr>
        <w:annotationRef/>
      </w:r>
      <w:r>
        <w:t>Why this is in bold?</w:t>
      </w:r>
    </w:p>
  </w:comment>
  <w:comment w:id="8" w:author="Taehong Kwon" w:date="2026-09-12T22:27:00Z" w:initials="TK">
    <w:p w14:paraId="18A49642" w14:textId="16EDA430" w:rsidR="002149DF" w:rsidRDefault="002149DF">
      <w:pPr>
        <w:pStyle w:val="a6"/>
      </w:pPr>
      <w:r>
        <w:rPr>
          <w:rStyle w:val="a5"/>
        </w:rPr>
        <w:annotationRef/>
      </w:r>
      <w:r>
        <w:t>Bold removed here and in all body text (BodyText/ListParagraph runs). Only headings and table headers keep bold, as agreed at the 2026-09-09 meeting.</w:t>
      </w:r>
    </w:p>
  </w:comment>
  <w:comment w:id="5" w:author="Dr. David Sena Attipoe" w:date="2026-08-28T07:49:00Z" w:initials="DSA">
    <w:p w14:paraId="16638B20" w14:textId="77777777" w:rsidR="00CD69C4" w:rsidRDefault="00041D3C" w:rsidP="00CD69C4">
      <w:r>
        <w:annotationRef/>
      </w:r>
      <w:r w:rsidR="00CD69C4">
        <w:rPr>
          <w:color w:val="000000"/>
          <w:sz w:val="20"/>
          <w:szCs w:val="20"/>
        </w:rPr>
        <w:t>Adaptive Weighted PageRank' appears to be a separate 2024 IEEE paper,</w:t>
      </w:r>
      <w:r w:rsidR="00CD69C4">
        <w:rPr>
          <w:color w:val="EE0000"/>
          <w:sz w:val="20"/>
          <w:szCs w:val="20"/>
        </w:rPr>
        <w:t xml:space="preserve"> not Do &amp; Do (2023)</w:t>
      </w:r>
      <w:r w:rsidR="00CD69C4">
        <w:rPr>
          <w:color w:val="000000"/>
          <w:sz w:val="20"/>
          <w:szCs w:val="20"/>
        </w:rPr>
        <w:t>, which proposes PageRank and HodgeRank. I believe you have fused two different works into one citation and then built the entire comparison on the fusion. Kindly confirm which paper actually defines AWP, cite it correctly and separately, and re-attribute the logistic time-decay formulation and the in-degree/in-value proxies to the paper that genuinely contains them. A mis-attributed baseline is a first-order error in a thesis defined relative to that baseline.</w:t>
      </w:r>
    </w:p>
  </w:comment>
  <w:comment w:id="6" w:author="Taehong Kwon" w:date="2026-09-12T22:27:00Z" w:initials="TK">
    <w:p w14:paraId="6353C571" w14:textId="32D2DB63" w:rsidR="002149DF" w:rsidRDefault="002149DF">
      <w:pPr>
        <w:pStyle w:val="a6"/>
      </w:pPr>
      <w:r>
        <w:rPr>
          <w:rStyle w:val="a5"/>
        </w:rPr>
        <w:annotationRef/>
      </w:r>
      <w:r>
        <w:t>Corrected. AWP is now attributed to Do, Do and Nguyen (2023, IEEE RIVF, doi:10.1109/RIVF60135.2023.10471809), which defines the value-weighted, logistically time-decayed transfer PageRank and the in-degree/in-value validation; Do and Do (2023, IJSI) is cited separately as the earlier PageRank/HodgeRank study. Re-attributed in the abstract, Chapters 1-3, 5-6 and the reference list (now [3] and [4]).</w:t>
      </w:r>
    </w:p>
  </w:comment>
  <w:comment w:id="11" w:author="Moulla, Donatien Koulla" w:date="2026-08-24T12:52:00Z" w:initials="MDK">
    <w:p w14:paraId="114F4CE1" w14:textId="4196D7CA" w:rsidR="00FE2490" w:rsidRDefault="00FE2490">
      <w:pPr>
        <w:pStyle w:val="a6"/>
      </w:pPr>
      <w:r>
        <w:rPr>
          <w:rStyle w:val="a5"/>
        </w:rPr>
        <w:annotationRef/>
      </w:r>
      <w:r>
        <w:t xml:space="preserve">Did by whom? </w:t>
      </w:r>
    </w:p>
  </w:comment>
  <w:comment w:id="12" w:author="Taehong Kwon" w:date="2026-09-12T22:27:00Z" w:initials="TK">
    <w:p w14:paraId="0546D490" w14:textId="25F370F5" w:rsidR="002149DF" w:rsidRDefault="002149DF">
      <w:pPr>
        <w:pStyle w:val="a6"/>
      </w:pPr>
      <w:r>
        <w:rPr>
          <w:rStyle w:val="a5"/>
        </w:rPr>
        <w:annotationRef/>
      </w:r>
      <w:r>
        <w:t>Sentence removed. GF-PR, SRQ1 and SC1 are withdrawn from the main narrative (see the reply under the Abbreviations comment); the supplementary analysis was the candidate's own and now lives only in the archived appendix.</w:t>
      </w:r>
    </w:p>
  </w:comment>
  <w:comment w:id="4" w:author="Taehong Kwon" w:date="2026-09-12T09:00:00Z" w:initials="TK">
    <w:p w14:paraId="17F47ABB" w14:textId="77777777" w:rsidR="00420150" w:rsidRDefault="00041D3C">
      <w:pPr>
        <w:pStyle w:val="a6"/>
      </w:pPr>
      <w:r>
        <w:rPr>
          <w:rStyle w:val="a5"/>
        </w:rPr>
        <w:annotationRef/>
      </w:r>
      <w:r>
        <w:t xml:space="preserve">Taehong Kwon 2026-09-12: Abstract rewritten to state background, problem, design, numerical results with intervals, and the benchmark against AWP (comments 1, 3, 6, 2, 7). Citations and bold removed; AWP attributed to Do, Do and Nguyen (2023, IEEE RIVF). Source: en/01-Intro/02-Abstract.tex.</w:t>
      </w:r>
    </w:p>
  </w:comment>
  <w:comment w:id="13" w:author="Taehong Kwon" w:date="2026-09-12T09:00:00Z" w:initials="TK">
    <w:p w14:paraId="4736BAC1" w14:textId="77777777" w:rsidR="00420150" w:rsidRDefault="00041D3C">
      <w:pPr>
        <w:pStyle w:val="a6"/>
      </w:pPr>
      <w:r>
        <w:rPr>
          <w:rStyle w:val="a5"/>
        </w:rPr>
        <w:annotationRef/>
      </w:r>
      <w:r>
        <w:t>Taehong Kwon 2026-09-12: Keywords updated (temporal holdout, Kendall's tau added; GF-PR removed).</w:t>
      </w:r>
    </w:p>
  </w:comment>
  <w:comment w:id="14" w:author="Taehong Kwon" w:date="2026-09-12T09:00:00Z" w:initials="TK">
    <w:p w14:paraId="63ED27B4" w14:textId="77777777" w:rsidR="00420150" w:rsidRDefault="00041D3C">
      <w:pPr>
        <w:pStyle w:val="a6"/>
      </w:pPr>
      <w:r>
        <w:rPr>
          <w:rStyle w:val="a5"/>
        </w:rPr>
        <w:annotationRef/>
      </w:r>
      <w:r>
        <w:t>Taehong Kwon 2026-09-12: The table of contents, list of figures and list of tables are static text from the PDF export. TOC entries were renamed (17), removed (4) and added (7, without page numbers) to match the revised headings; page numbers are those of the reviewed PDF. Lists of figures/tables were not edited beyond number replacements. All three must be regenerated from the LaTeX build before submission.</w:t>
      </w:r>
    </w:p>
  </w:comment>
  <w:comment w:id="21" w:author="Attipoe, David Sena" w:date="2026-08-28T14:19:00Z" w:initials="ADS">
    <w:p w14:paraId="4C34C697" w14:textId="77777777" w:rsidR="000A61CA" w:rsidRDefault="000A61CA" w:rsidP="000A61CA">
      <w:r>
        <w:rPr>
          <w:rStyle w:val="a5"/>
        </w:rPr>
        <w:annotationRef/>
      </w:r>
      <w:r>
        <w:rPr>
          <w:sz w:val="20"/>
          <w:szCs w:val="20"/>
        </w:rPr>
        <w:t xml:space="preserve">I realise that GainFlow-PageRank is circular by construction: it is built from the same PnL stream that defines the trading-success proxies, so its near perfect alignment with the realized-gain proxy is a tautology (correlating a variable with a monotone function of itself). </w:t>
      </w:r>
    </w:p>
    <w:p w14:paraId="1FB361E1" w14:textId="77777777" w:rsidR="000A61CA" w:rsidRDefault="000A61CA" w:rsidP="000A61CA"/>
    <w:p w14:paraId="410E985A" w14:textId="77777777" w:rsidR="000A61CA" w:rsidRDefault="000A61CA" w:rsidP="000A61CA">
      <w:r>
        <w:rPr>
          <w:sz w:val="20"/>
          <w:szCs w:val="20"/>
        </w:rPr>
        <w:t>I recommend that it should not occupy a named contribution, a research question (SRQ1), a claim (SC1) and several sections. Please reduce the entire process to a single short methodological caveat where possible.</w:t>
      </w:r>
    </w:p>
  </w:comment>
  <w:comment w:id="22" w:author="Taehong Kwon" w:date="2026-09-12T22:27:00Z" w:initials="TK">
    <w:p w14:paraId="46C483A3" w14:textId="651F4E7C" w:rsidR="002149DF" w:rsidRDefault="002149DF">
      <w:pPr>
        <w:pStyle w:val="a6"/>
      </w:pPr>
      <w:r>
        <w:rPr>
          <w:rStyle w:val="a5"/>
        </w:rPr>
        <w:annotationRef/>
      </w:r>
      <w:r>
        <w:t>Agreed. GF-PR, SRQ1 and SC1 are withdrawn: removed from Abbreviations, Chapter 1 (Table 1.2, RQ/claim table), Chapter 2 (one caveat paragraph 'What this research does not claim' states the circularity), Chapter 3, Chapter 4 (Table 4.2 row; Section 4.7 replaced by the temporal holdout), Chapters 5-6 and the claim map. Inverse-risk, liquidation and trading-success families are marked as archived. The matrices remain in the appendix archive for completeness only.</w:t>
      </w:r>
    </w:p>
  </w:comment>
  <w:comment w:id="23" w:author="Taehong Kwon" w:date="2026-09-12T09:00:00Z" w:initials="TK">
    <w:p w14:paraId="1F4AAE78" w14:textId="77777777" w:rsidR="00420150" w:rsidRDefault="00041D3C">
      <w:pPr>
        <w:pStyle w:val="a6"/>
      </w:pPr>
      <w:r>
        <w:rPr>
          <w:rStyle w:val="a5"/>
        </w:rPr>
        <w:annotationRef/>
      </w:r>
      <w:r>
        <w:t>Taehong Kwon 2026-09-12: GF-PR and SRQ entries removed from the abbreviation list; GF-PR/SRQ1/SC1 are withdrawn from the main narrative (comment 14).</w:t>
      </w:r>
    </w:p>
  </w:comment>
  <w:comment w:id="30" w:author="Attipoe, David Sena" w:date="2026-08-28T14:23:00Z" w:initials="ADS">
    <w:p w14:paraId="0871C721" w14:textId="77777777" w:rsidR="000A61CA" w:rsidRDefault="000A61CA" w:rsidP="000A61CA">
      <w:r>
        <w:rPr>
          <w:rStyle w:val="a5"/>
        </w:rPr>
        <w:annotationRef/>
      </w:r>
      <w:r>
        <w:rPr>
          <w:sz w:val="20"/>
          <w:szCs w:val="20"/>
        </w:rPr>
        <w:t>Three- and four-reference clusters like this recur throughout the document and read as just place holders or decorative. Please cite the specific source for each specific claim so the examiner can check that each reference supports the sentence it is attached to.</w:t>
      </w:r>
    </w:p>
  </w:comment>
  <w:comment w:id="31" w:author="Taehong Kwon" w:date="2026-09-12T22:27:00Z" w:initials="TK">
    <w:p w14:paraId="37439A7D" w14:textId="58F1EE3B" w:rsidR="002149DF" w:rsidRDefault="002149DF">
      <w:pPr>
        <w:pStyle w:val="a6"/>
      </w:pPr>
      <w:r>
        <w:rPr>
          <w:rStyle w:val="a5"/>
        </w:rPr>
        <w:annotationRef/>
      </w:r>
      <w:r>
        <w:t>Clusters split. Each sentence now carries the single source that supports it (Chapter 1 opening: [1], [2], [3], [4] individually); the same was done in 18 places of Chapter 2. References were renumbered in order of first appearance and uncited entries removed.</w:t>
      </w:r>
    </w:p>
  </w:comment>
  <w:comment w:id="29" w:author="Taehong Kwon" w:date="2026-09-12T09:00:00Z" w:initials="TK">
    <w:p w14:paraId="5F91ED53" w14:textId="77777777" w:rsidR="00420150" w:rsidRDefault="00041D3C">
      <w:pPr>
        <w:pStyle w:val="a6"/>
      </w:pPr>
      <w:r>
        <w:rPr>
          <w:rStyle w:val="a5"/>
        </w:rPr>
        <w:annotationRef/>
      </w:r>
      <w:r>
        <w:t>Taehong Kwon 2026-09-12: Chapter 1 opening rewritten; citation clusters split so each sentence cites its own source (comment 20); AWP attributed to Do, Do and Nguyen [3] (comment 2). Source: en/Chapter-01/index.tex.</w:t>
      </w:r>
    </w:p>
  </w:comment>
  <w:comment w:id="34" w:author="Taehong Kwon" w:date="2026-09-12T09:00:00Z" w:initials="TK">
    <w:p w14:paraId="59619C10" w14:textId="77777777" w:rsidR="00420150" w:rsidRDefault="00041D3C">
      <w:pPr>
        <w:pStyle w:val="a6"/>
      </w:pPr>
      <w:r>
        <w:rPr>
          <w:rStyle w:val="a5"/>
        </w:rPr>
        <w:annotationRef/>
      </w:r>
      <w:r>
        <w:t>Taehong Kwon 2026-09-12: Background paragraphs aligned with the revised LaTeX: one source per claim (comment 20); Do and Do [4] (PageRank/HodgeRank) and Do, Do and Nguyen [3] (AWP) cited separately (comment 2).</w:t>
      </w:r>
    </w:p>
  </w:comment>
  <w:comment w:id="42" w:author="Dr. David Sena Attipoe" w:date="2026-08-28T07:49:00Z" w:initials="DSA">
    <w:p w14:paraId="7F003859" w14:textId="77777777" w:rsidR="002118C2" w:rsidRDefault="00041D3C">
      <w:r>
        <w:annotationRef/>
      </w:r>
      <w:r>
        <w:rPr>
          <w:color w:val="000000"/>
          <w:sz w:val="20"/>
          <w:szCs w:val="20"/>
        </w:rPr>
        <w:t>[MAJOR] The speedup is fully explained by the allowance graph having ~9x fewer edges and PageRank being O(|E|). There are fewer edges simply because approvals are rarer on-chain events than transfers: a property of the data, not of your algorithm, which is identical to the baseline's. Keep the measurement but demote the framing from a headline contribution (C1) to an expected consequence of sparsity.</w:t>
      </w:r>
    </w:p>
  </w:comment>
  <w:comment w:id="43" w:author="Taehong Kwon" w:date="2026-09-12T22:27:00Z" w:initials="TK">
    <w:p w14:paraId="544D3150" w14:textId="607C7E2F" w:rsidR="002149DF" w:rsidRDefault="002149DF">
      <w:pPr>
        <w:pStyle w:val="a6"/>
      </w:pPr>
      <w:r>
        <w:rPr>
          <w:rStyle w:val="a5"/>
        </w:rPr>
        <w:annotationRef/>
      </w:r>
      <w:r>
        <w:t>Demoted. The Motivation states that the gap is an expected consequence of graph sparsity under latest-allowance snapshots with an identical solver, not an algorithmic contribution; C1 is reported as an operational property and efficiency is no longer counted among the contributions. Runtimes are stated once (Table 4.2: 1.426 s vs 11.253 s, |E| 14,727 vs 137,087).</w:t>
      </w:r>
    </w:p>
  </w:comment>
  <w:comment w:id="41" w:author="Taehong Kwon" w:date="2026-09-12T09:00:00Z" w:initials="TK">
    <w:p w14:paraId="5CA8E373" w14:textId="77777777" w:rsidR="00420150" w:rsidRDefault="00041D3C">
      <w:pPr>
        <w:pStyle w:val="a6"/>
      </w:pPr>
      <w:r>
        <w:rPr>
          <w:rStyle w:val="a5"/>
        </w:rPr>
        <w:annotationRef/>
      </w:r>
      <w:r>
        <w:t>Taehong Kwon 2026-09-12: Motivation rewritten; the speedup is framed as an expected consequence of graph sparsity with an identical solver, not as an algorithmic contribution, and headline numbers are removed (comments 62, 82). Expanded pool N = 99,080.</w:t>
      </w:r>
    </w:p>
  </w:comment>
  <w:comment w:id="46" w:author="Taehong Kwon" w:date="2026-09-12T09:00:00Z" w:initials="TK">
    <w:p w14:paraId="4CCA1805" w14:textId="77777777" w:rsidR="00420150" w:rsidRDefault="00041D3C">
      <w:pPr>
        <w:pStyle w:val="a6"/>
      </w:pPr>
      <w:r>
        <w:rPr>
          <w:rStyle w:val="a5"/>
        </w:rPr>
        <w:annotationRef/>
      </w:r>
      <w:r>
        <w:t>Taehong Kwon 2026-09-12: Research problem restated for the EndorseRank-vs-AWP comparison with the temporal holdout; SRQ1 removed (comments 14, 74).</w:t>
      </w:r>
    </w:p>
  </w:comment>
  <w:comment w:id="49" w:author="Taehong Kwon" w:date="2026-09-12T09:00:00Z" w:initials="TK">
    <w:p w14:paraId="298602BF" w14:textId="77777777" w:rsidR="00420150" w:rsidRDefault="00041D3C">
      <w:pPr>
        <w:pStyle w:val="a6"/>
      </w:pPr>
      <w:r>
        <w:rPr>
          <w:rStyle w:val="a5"/>
        </w:rPr>
        <w:annotationRef/>
      </w:r>
      <w:r>
        <w:t>Taehong Kwon 2026-09-12: Table 1.1 baseline row re-attributed to Do, Do and Nguyen (2023) [3]; Do and Do [4] cited separately (comment 2).</w:t>
      </w:r>
    </w:p>
  </w:comment>
  <w:comment w:id="50" w:author="Taehong Kwon" w:date="2026-09-12T09:00:00Z" w:initials="TK">
    <w:p w14:paraId="1A0D510D" w14:textId="77777777" w:rsidR="00420150" w:rsidRDefault="00041D3C">
      <w:pPr>
        <w:pStyle w:val="a6"/>
      </w:pPr>
      <w:r>
        <w:rPr>
          <w:rStyle w:val="a5"/>
        </w:rPr>
        <w:annotationRef/>
      </w:r>
      <w:r>
        <w:t>Taehong Kwon 2026-09-12: Definitions aligned with the revised LaTeX (AWP definition cites [3]; one source per definition).</w:t>
      </w:r>
    </w:p>
  </w:comment>
  <w:comment w:id="53" w:author="Taehong Kwon" w:date="2026-09-12T09:00:00Z" w:initials="TK">
    <w:p w14:paraId="4946CEB9" w14:textId="77777777" w:rsidR="00420150" w:rsidRDefault="00041D3C">
      <w:pPr>
        <w:pStyle w:val="a6"/>
      </w:pPr>
      <w:r>
        <w:rPr>
          <w:rStyle w:val="a5"/>
        </w:rPr>
        <w:annotationRef/>
      </w:r>
      <w:r>
        <w:t>Taehong Kwon 2026-09-12: Section 'Supplementary extension (GF-PR)' and Table 1.2 replaced by 'Temporal holdout' (scores frozen 28 Feb 2026; labels = new owner-spender approvals Mar-May 2026; spender cohort n = 1,335) (comments 14, 74).</w:t>
      </w:r>
    </w:p>
  </w:comment>
  <w:comment w:id="55" w:author="Taehong Kwon" w:date="2026-09-12T09:00:00Z" w:initials="TK">
    <w:p w14:paraId="171EB4E8" w14:textId="77777777" w:rsidR="00420150" w:rsidRDefault="00041D3C">
      <w:pPr>
        <w:pStyle w:val="a6"/>
      </w:pPr>
      <w:r>
        <w:rPr>
          <w:rStyle w:val="a5"/>
        </w:rPr>
        <w:annotationRef/>
      </w:r>
      <w:r>
        <w:t>Taehong Kwon 2026-09-12: New section 'Research objectives' (O1-O4 with measurement and criterion, mapped to RQ1-RQ4); Chapter 5 judges each objective (comment 72; UNISA guideline Table 2).</w:t>
      </w:r>
    </w:p>
  </w:comment>
  <w:comment w:id="59" w:author="Moulla, Donatien Koulla" w:date="2026-08-27T13:46:00Z" w:initials="MDK">
    <w:p w14:paraId="6D617435" w14:textId="14A12669" w:rsidR="008B32E0" w:rsidRDefault="008B32E0">
      <w:pPr>
        <w:pStyle w:val="a6"/>
      </w:pPr>
      <w:r>
        <w:rPr>
          <w:rStyle w:val="a5"/>
        </w:rPr>
        <w:annotationRef/>
      </w:r>
      <w:r>
        <w:rPr>
          <w:color w:val="000000"/>
        </w:rPr>
        <w:t xml:space="preserve">There are no research objectives anywhere in the thesis. Your chapter 5 must show how each objective has been met. Add a Section </w:t>
      </w:r>
      <w:r w:rsidR="008D19DA">
        <w:rPr>
          <w:color w:val="000000"/>
        </w:rPr>
        <w:t>“</w:t>
      </w:r>
      <w:r>
        <w:rPr>
          <w:color w:val="000000"/>
        </w:rPr>
        <w:t>Research objectives</w:t>
      </w:r>
      <w:r w:rsidR="008D19DA">
        <w:rPr>
          <w:color w:val="000000"/>
        </w:rPr>
        <w:t>”</w:t>
      </w:r>
      <w:r>
        <w:rPr>
          <w:color w:val="000000"/>
        </w:rPr>
        <w:t xml:space="preserve"> with three to five objectives derived from the problem statement, each mapped to a research question</w:t>
      </w:r>
      <w:r w:rsidR="008D19DA">
        <w:rPr>
          <w:color w:val="000000"/>
        </w:rPr>
        <w:t>.</w:t>
      </w:r>
      <w:r>
        <w:rPr>
          <w:color w:val="000000"/>
        </w:rPr>
        <w:t xml:space="preserve"> </w:t>
      </w:r>
    </w:p>
  </w:comment>
  <w:comment w:id="60" w:author="Taehong Kwon" w:date="2026-09-12T22:27:00Z" w:initials="TK">
    <w:p w14:paraId="2301AB24" w14:textId="6EBBBE45" w:rsidR="002149DF" w:rsidRDefault="002149DF">
      <w:pPr>
        <w:pStyle w:val="a6"/>
      </w:pPr>
      <w:r>
        <w:rPr>
          <w:rStyle w:val="a5"/>
        </w:rPr>
        <w:annotationRef/>
      </w:r>
      <w:r>
        <w:t>Added Section 'Research objectives' (O1-O4, each with a measurement and a criterion, mapped one-to-one to RQ1-RQ4) before the research questions, and Section 'Achievement of the research objectives' in Chapter 5 (Table 5.1) judging each objective against the evidence.</w:t>
      </w:r>
    </w:p>
  </w:comment>
  <w:comment w:id="62" w:author="Taehong Kwon" w:date="2026-09-12T09:00:00Z" w:initials="TK">
    <w:p w14:paraId="689B1091" w14:textId="77777777" w:rsidR="00420150" w:rsidRDefault="00041D3C">
      <w:pPr>
        <w:pStyle w:val="a6"/>
      </w:pPr>
      <w:r>
        <w:rPr>
          <w:rStyle w:val="a5"/>
        </w:rPr>
        <w:annotationRef/>
      </w:r>
      <w:r>
        <w:t>Taehong Kwon 2026-09-12: Table 1.3 updated: RQ4 re-posed as the temporal holdout, SRQ1/SC1 rows removed, C2 restated as intended-construct checks, evidence columns point to the CI and difference tables (comments 14, 74, 237).</w:t>
      </w:r>
    </w:p>
  </w:comment>
  <w:comment w:id="63" w:author="Dr. David Sena Attipoe" w:date="2026-08-28T07:49:00Z" w:initials="DSA">
    <w:p w14:paraId="2E1E07B0" w14:textId="77777777" w:rsidR="002118C2" w:rsidRDefault="00041D3C">
      <w:r>
        <w:annotationRef/>
      </w:r>
      <w:r>
        <w:rPr>
          <w:color w:val="000000"/>
          <w:sz w:val="20"/>
          <w:szCs w:val="20"/>
        </w:rPr>
        <w:t>[MODERATE] RQ4 compares things that are not comparable: the transfer proxies are the same data that builds AWP's graph, so AWP aligning with them is mechanical, not validation. Re-pose this as a construct-validity observation rather than an empirical finding, or compare like with like.</w:t>
      </w:r>
    </w:p>
  </w:comment>
  <w:comment w:id="64" w:author="Taehong Kwon" w:date="2026-09-12T22:27:00Z" w:initials="TK">
    <w:p w14:paraId="337F52C8" w14:textId="6DACB03A" w:rsidR="002149DF" w:rsidRDefault="002149DF">
      <w:pPr>
        <w:pStyle w:val="a6"/>
      </w:pPr>
      <w:r>
        <w:rPr>
          <w:rStyle w:val="a5"/>
        </w:rPr>
        <w:annotationRef/>
      </w:r>
      <w:r>
        <w:t>RQ4 re-posed. It is now a temporal holdout: scores frozen at 28 February 2026 are tested against new owner-spender approvals in March-May 2026 on the spender cohort (n = 1,335), compared with AWP and with the same-window allowance check (Table 4.13). The RQ2 text states that same-window own-construct agreement is a construct-validity observation, not external validation.</w:t>
      </w:r>
    </w:p>
  </w:comment>
  <w:comment w:id="58" w:author="Taehong Kwon" w:date="2026-09-12T09:00:00Z" w:initials="TK">
    <w:p w14:paraId="5BCB61F9" w14:textId="77777777" w:rsidR="00420150" w:rsidRDefault="00041D3C">
      <w:pPr>
        <w:pStyle w:val="a6"/>
      </w:pPr>
      <w:r>
        <w:rPr>
          <w:rStyle w:val="a5"/>
        </w:rPr>
        <w:annotationRef/>
      </w:r>
      <w:r>
        <w:t>Taehong Kwon 2026-09-12: Hypotheses and RQ1-RQ4 aligned with the LaTeX; RQ4 re-posed as a temporal holdout and SRQ1 removed; explanation states that same-window own-construct agreement is a construct-validity observation (comments 14, 72, 74).</w:t>
      </w:r>
    </w:p>
  </w:comment>
  <w:comment w:id="67" w:author="Taehong Kwon" w:date="2026-09-12T09:00:00Z" w:initials="TK">
    <w:p w14:paraId="3AA411D4" w14:textId="77777777" w:rsidR="00420150" w:rsidRDefault="00041D3C">
      <w:pPr>
        <w:pStyle w:val="a6"/>
      </w:pPr>
      <w:r>
        <w:rPr>
          <w:rStyle w:val="a5"/>
        </w:rPr>
        <w:annotationRef/>
      </w:r>
      <w:r>
        <w:t>Taehong Kwon 2026-09-12: New sections 'Summary of the literature review' and 'Summary of the research methodology' (UNISA guideline Table 2, Chapter 1 structure; meeting 2026-09-09).</w:t>
      </w:r>
    </w:p>
  </w:comment>
  <w:comment w:id="68" w:author="Moulla, Donatien Koulla" w:date="2026-08-27T14:14:00Z" w:initials="MDK">
    <w:p w14:paraId="258A5153" w14:textId="2B03A08B" w:rsidR="002408A0" w:rsidRDefault="002408A0">
      <w:pPr>
        <w:pStyle w:val="a6"/>
      </w:pPr>
      <w:r>
        <w:rPr>
          <w:rStyle w:val="a5"/>
        </w:rPr>
        <w:annotationRef/>
      </w:r>
      <w:r>
        <w:t>The originality of the contributions is not clear to me.</w:t>
      </w:r>
    </w:p>
  </w:comment>
  <w:comment w:id="69" w:author="Taehong Kwon" w:date="2026-09-12T22:27:00Z" w:initials="TK">
    <w:p w14:paraId="14F18374" w14:textId="6B611A38" w:rsidR="002149DF" w:rsidRDefault="002149DF">
      <w:pPr>
        <w:pStyle w:val="a6"/>
      </w:pPr>
      <w:r>
        <w:rPr>
          <w:rStyle w:val="a5"/>
        </w:rPr>
        <w:annotationRef/>
      </w:r>
      <w:r>
        <w:t xml:space="preserve">Contributions rewritten as three: (1) the latest-allowance edge construct, (2) a same-cohort comparison with bootstrap intervals and paired difference tests, (3) the temporal holdout of future new approvals. PageRank is used unchanged; the contribution is the construct, the inference design and the out-of-window test. The Research gap section (Chapter 2) shows that no reviewed method uses the allowance edge.</w:t>
      </w:r>
    </w:p>
  </w:comment>
  <w:comment w:id="71" w:author="Dr. David Sena Attipoe" w:date="2026-08-28T07:49:00Z" w:initials="DSA">
    <w:p w14:paraId="48B6F3E6" w14:textId="77777777" w:rsidR="002118C2" w:rsidRDefault="00041D3C">
      <w:r>
        <w:annotationRef/>
      </w:r>
      <w:r>
        <w:rPr>
          <w:color w:val="000000"/>
          <w:sz w:val="20"/>
          <w:szCs w:val="20"/>
        </w:rPr>
        <w:t xml:space="preserve">[MAJOR] This is the central doctoral question, so treat it as the most important comment. At its core the thesis substitutes one edge type (allowances) for another (transfers) and runs stock PageRank. That is a strong conference-paper idea; for a PhD I need to see either genuine methodological development beyond 'swap the edge set and run unmodified PageRank', or a substantially stronger empirical payoff than 'it correlates with the thing it is built from'. Bring me a two-page plan for how the contribution </w:t>
      </w:r>
      <w:r>
        <w:rPr>
          <w:color w:val="000000"/>
          <w:sz w:val="20"/>
          <w:szCs w:val="20"/>
        </w:rPr>
        <w:t>grows to doctoral scale.</w:t>
      </w:r>
    </w:p>
  </w:comment>
  <w:comment w:id="72" w:author="Taehong Kwon" w:date="2026-09-12T22:27:00Z" w:initials="TK">
    <w:p w14:paraId="0737CB29" w14:textId="0EB95D4A" w:rsidR="002149DF" w:rsidRDefault="002149DF">
      <w:pPr>
        <w:pStyle w:val="a6"/>
      </w:pPr>
      <w:r>
        <w:rPr>
          <w:rStyle w:val="a5"/>
        </w:rPr>
        <w:annotationRef/>
      </w:r>
      <w:r>
        <w:t>The contribution was restructured (see the reply above) and strengthened empirically: 95% intervals on every coefficient, six pre-specified difference tests, and a temporal holdout in which EndorseRank predicts future new approvals (tau 0.479 [0.426, 0.529]) while AWP does not (0.044, interval includes 0). A two-page plan for further methodological development will be submitted separately.</w:t>
      </w:r>
    </w:p>
  </w:comment>
  <w:comment w:id="73" w:author="Dr. David Sena Attipoe" w:date="2026-08-28T07:49:00Z" w:initials="DSA">
    <w:p w14:paraId="5BD315DE" w14:textId="77777777" w:rsidR="002118C2" w:rsidRDefault="00041D3C">
      <w:r>
        <w:annotationRef/>
      </w:r>
      <w:r>
        <w:rPr>
          <w:color w:val="000000"/>
          <w:sz w:val="20"/>
          <w:szCs w:val="20"/>
        </w:rPr>
        <w:t>[MUST-FIX] Reproducibility is claimed as a contribution and 'the open pipeline (Appendix 8.1)' is invoked throughout, but there is no repository URL, DOI, archive identifier, or commit hash anywhere in the document. As it stands the claim is unverifiable. Before the next review, provide the actual repository (or an anonymised archive), the versioned configuration file, and the machine-readable results summary the tables are transcribed from.</w:t>
      </w:r>
    </w:p>
  </w:comment>
  <w:comment w:id="74" w:author="Taehong Kwon" w:date="2026-09-12T22:27:00Z" w:initials="TK">
    <w:p w14:paraId="783C9767" w14:textId="7A1FFA93" w:rsidR="002149DF" w:rsidRDefault="002149DF">
      <w:pPr>
        <w:pStyle w:val="a6"/>
      </w:pPr>
      <w:r>
        <w:rPr>
          <w:rStyle w:val="a5"/>
        </w:rPr>
        <w:annotationRef/>
      </w:r>
      <w:r>
        <w:t>Added to Chapter 3, Reproducibility: public repository https://github.com/abitocodes/phd_works, commit 0c70518a35540c8b56be66b52452cb94ca3fb916, versioned configuration config/margin_config.yaml and the machine-readable summary data/processed/eval_summary.json from which every table is exported. The pipeline is no longer listed as a contribution.</w:t>
      </w:r>
    </w:p>
  </w:comment>
  <w:comment w:id="75" w:author="Dr. David Sena Attipoe" w:date="2026-08-28T07:49:00Z" w:initials="DSA">
    <w:p w14:paraId="3DFFACEB" w14:textId="77777777" w:rsidR="002118C2" w:rsidRDefault="00041D3C">
      <w:r>
        <w:annotationRef/>
      </w:r>
      <w:r>
        <w:rPr>
          <w:color w:val="000000"/>
          <w:sz w:val="20"/>
          <w:szCs w:val="20"/>
        </w:rPr>
        <w:t>[MAJOR] These headline numbers (0.316 / 0.355 / 0.534 / ~8.9x) are restated almost verbatim in the abstract, the introduction, each results subsection, the discussion, the conclusion, and the closing reflection. State a result once where it is established and refer back to it thereafter. The repetition roughly doubles the length without adding content.</w:t>
      </w:r>
    </w:p>
  </w:comment>
  <w:comment w:id="76" w:author="Taehong Kwon" w:date="2026-09-12T22:27:00Z" w:initials="TK">
    <w:p w14:paraId="37DCC3A7" w14:textId="69F66459" w:rsidR="002149DF" w:rsidRDefault="002149DF">
      <w:pPr>
        <w:pStyle w:val="a6"/>
      </w:pPr>
      <w:r>
        <w:rPr>
          <w:rStyle w:val="a5"/>
        </w:rPr>
        <w:annotationRef/>
      </w:r>
      <w:r>
        <w:t>Headline numbers are now stated once in Chapter 4 and referred to by table thereafter; they were removed from the Chapter 1 contributions, Chapter 5 and Chapter 6 (the abstract keeps them, as requested in the abstract comment).</w:t>
      </w:r>
    </w:p>
  </w:comment>
  <w:comment w:id="70" w:author="Taehong Kwon" w:date="2026-09-12T09:00:00Z" w:initials="TK">
    <w:p w14:paraId="6876DF38" w14:textId="77777777" w:rsidR="00420150" w:rsidRDefault="00041D3C">
      <w:pPr>
        <w:pStyle w:val="a6"/>
      </w:pPr>
      <w:r>
        <w:rPr>
          <w:rStyle w:val="a5"/>
        </w:rPr>
        <w:annotationRef/>
      </w:r>
      <w:r>
        <w:t>Taehong Kwon 2026-09-12: Contributions rewritten as three (latest-allowance edge construct; same-cohort comparison with bootstrap intervals and paired difference tests; temporal holdout). Efficiency (C1) demoted to an expected consequence of sparsity; the pipeline is no longer a contribution but is referenced with repository and commit; headline numbers removed (comments 77, 78, 81, 82, 62).</w:t>
      </w:r>
    </w:p>
  </w:comment>
  <w:comment w:id="79" w:author="Taehong Kwon" w:date="2026-09-12T09:00:00Z" w:initials="TK">
    <w:p w14:paraId="4FB0BEC0" w14:textId="77777777" w:rsidR="00420150" w:rsidRDefault="00041D3C">
      <w:pPr>
        <w:pStyle w:val="a6"/>
      </w:pPr>
      <w:r>
        <w:rPr>
          <w:rStyle w:val="a5"/>
        </w:rPr>
        <w:annotationRef/>
      </w:r>
      <w:r>
        <w:t>Taehong Kwon 2026-09-12: Scope updated (expanded pool N = 99,080; spender holdout cohort; archived baselines).</w:t>
      </w:r>
    </w:p>
  </w:comment>
  <w:comment w:id="85" w:author="Taehong Kwon" w:date="2026-09-12T09:00:00Z" w:initials="TK">
    <w:p w14:paraId="15B907DE" w14:textId="77777777" w:rsidR="00420150" w:rsidRDefault="00041D3C">
      <w:pPr>
        <w:pStyle w:val="a6"/>
      </w:pPr>
      <w:r>
        <w:rPr>
          <w:rStyle w:val="a5"/>
        </w:rPr>
        <w:annotationRef/>
      </w:r>
      <w:r>
        <w:t>Taehong Kwon 2026-09-12: Roadmap rewritten with chapter-linking paragraphs (meeting 2026-09-09).</w:t>
      </w:r>
    </w:p>
  </w:comment>
  <w:comment w:id="90" w:author="Taehong Kwon" w:date="2026-09-12T09:00:00Z" w:initials="TK">
    <w:p w14:paraId="513F1324" w14:textId="77777777" w:rsidR="00420150" w:rsidRDefault="00041D3C">
      <w:pPr>
        <w:pStyle w:val="a6"/>
      </w:pPr>
      <w:r>
        <w:rPr>
          <w:rStyle w:val="a5"/>
        </w:rPr>
        <w:annotationRef/>
      </w:r>
      <w:r>
        <w:t>Taehong Kwon 2026-09-12: Chapter 2 opening rewritten as a link from Chapter 1 (meeting 2026-09-09).</w:t>
      </w:r>
    </w:p>
  </w:comment>
  <w:comment w:id="91" w:author="Taehong Kwon" w:date="2026-09-12T09:00:00Z" w:initials="TK">
    <w:p w14:paraId="13CD347F" w14:textId="77777777" w:rsidR="00420150" w:rsidRDefault="00041D3C">
      <w:pPr>
        <w:pStyle w:val="a6"/>
      </w:pPr>
      <w:r>
        <w:rPr>
          <w:rStyle w:val="a5"/>
        </w:rPr>
        <w:annotationRef/>
      </w:r>
      <w:r>
        <w:t>Taehong Kwon 2026-09-12: Section aligned with the LaTeX: recent (2020-2026) sources added, citation clusters split, superseded references dropped (comments 396, 20; meeting 2026-09-09).</w:t>
      </w:r>
    </w:p>
  </w:comment>
  <w:comment w:id="93" w:author="Taehong Kwon" w:date="2026-09-12T09:00:00Z" w:initials="TK">
    <w:p w14:paraId="5C254CEC" w14:textId="77777777" w:rsidR="00420150" w:rsidRDefault="00041D3C">
      <w:pPr>
        <w:pStyle w:val="a6"/>
      </w:pPr>
      <w:r>
        <w:rPr>
          <w:rStyle w:val="a5"/>
        </w:rPr>
        <w:annotationRef/>
      </w:r>
      <w:r>
        <w:t>Taehong Kwon 2026-09-12: Section aligned with the LaTeX (citations split; recent sources).</w:t>
      </w:r>
    </w:p>
  </w:comment>
  <w:comment w:id="96" w:author="Taehong Kwon" w:date="2026-09-12T09:00:00Z" w:initials="TK">
    <w:p w14:paraId="1B1ED3DF" w14:textId="77777777" w:rsidR="00420150" w:rsidRDefault="00041D3C">
      <w:pPr>
        <w:pStyle w:val="a6"/>
      </w:pPr>
      <w:r>
        <w:rPr>
          <w:rStyle w:val="a5"/>
        </w:rPr>
        <w:annotationRef/>
      </w:r>
      <w:r>
        <w:t>Taehong Kwon 2026-09-12: Section aligned with the LaTeX: recent L2/Arbitrum sources added (meeting 2026-09-09).</w:t>
      </w:r>
    </w:p>
  </w:comment>
  <w:comment w:id="99" w:author="Taehong Kwon" w:date="2026-09-12T09:00:00Z" w:initials="TK">
    <w:p w14:paraId="5C074C11" w14:textId="77777777" w:rsidR="00420150" w:rsidRDefault="00041D3C">
      <w:pPr>
        <w:pStyle w:val="a6"/>
      </w:pPr>
      <w:r>
        <w:rPr>
          <w:rStyle w:val="a5"/>
        </w:rPr>
        <w:annotationRef/>
      </w:r>
      <w:r>
        <w:t>Taehong Kwon 2026-09-12: Section aligned with the LaTeX (Figure 2.1 unchanged).</w:t>
      </w:r>
    </w:p>
  </w:comment>
  <w:comment w:id="104" w:author="Taehong Kwon" w:date="2026-09-12T09:00:00Z" w:initials="TK">
    <w:p w14:paraId="17F0E4D1" w14:textId="77777777" w:rsidR="00420150" w:rsidRDefault="00041D3C">
      <w:pPr>
        <w:pStyle w:val="a6"/>
      </w:pPr>
      <w:r>
        <w:rPr>
          <w:rStyle w:val="a5"/>
        </w:rPr>
        <w:annotationRef/>
      </w:r>
      <w:r>
        <w:t>Taehong Kwon 2026-09-12: Graph-based reputation paragraphs rewritten: AWP attributed to Do, Do and Nguyen (RIVF 2023) [3] and kept distinct from Do and Do (2023) [4]; Lin et al. and recent graph-risk sources cited (comments 396, 2, 20).</w:t>
      </w:r>
    </w:p>
  </w:comment>
  <w:comment w:id="123" w:author="Taehong Kwon" w:date="2026-09-12T09:00:00Z" w:initials="TK">
    <w:p w14:paraId="59B5F98D" w14:textId="77777777" w:rsidR="00420150" w:rsidRDefault="00041D3C">
      <w:pPr>
        <w:pStyle w:val="a6"/>
      </w:pPr>
      <w:r>
        <w:rPr>
          <w:rStyle w:val="a5"/>
        </w:rPr>
        <w:annotationRef/>
      </w:r>
      <w:r>
        <w:t>Taehong Kwon 2026-09-12: Section 'Trading success validation frame (GMX V2)' removed: the trading-success frame is withdrawn from the main narrative (comment 14).</w:t>
      </w:r>
    </w:p>
  </w:comment>
  <w:comment w:id="126" w:author="Taehong Kwon" w:date="2026-09-12T09:00:00Z" w:initials="TK">
    <w:p w14:paraId="4CB67BE6" w14:textId="77777777" w:rsidR="00420150" w:rsidRDefault="00041D3C">
      <w:pPr>
        <w:pStyle w:val="a6"/>
      </w:pPr>
      <w:r>
        <w:rPr>
          <w:rStyle w:val="a5"/>
        </w:rPr>
        <w:annotationRef/>
      </w:r>
      <w:r>
        <w:t>Taehong Kwon 2026-09-12: GF-PR section replaced by a single methodological caveat stating why the outcome-native reference is circular and that GF-PR/SRQ1/SC1 and the trading-success families are withdrawn (comment 14).</w:t>
      </w:r>
    </w:p>
  </w:comment>
  <w:comment w:id="131" w:author="Dr. David Sena Attipoe" w:date="2026-08-28T07:49:00Z" w:initials="DSA">
    <w:p w14:paraId="104C3C0D" w14:textId="77777777" w:rsidR="002118C2" w:rsidRDefault="00041D3C">
      <w:r>
        <w:annotationRef/>
      </w:r>
      <w:r>
        <w:rPr>
          <w:color w:val="000000"/>
          <w:sz w:val="20"/>
          <w:szCs w:val="20"/>
        </w:rPr>
        <w:t>[MAJOR] These interpretation thresholds are asserted with no citation, and your headline result (allowance tau = 0.355) lands just above the 0.35 line you have drawn yourself. Either ground the bands in cited precedent or drop them in favour of confidence intervals. As written this reads as if the goalposts were set around the result.</w:t>
      </w:r>
    </w:p>
  </w:comment>
  <w:comment w:id="132" w:author="Taehong Kwon" w:date="2026-09-12T22:27:00Z" w:initials="TK">
    <w:p w14:paraId="17BD5E5B" w14:textId="738AE2E9" w:rsidR="002149DF" w:rsidRDefault="002149DF">
      <w:pPr>
        <w:pStyle w:val="a6"/>
      </w:pPr>
      <w:r>
        <w:rPr>
          <w:rStyle w:val="a5"/>
        </w:rPr>
        <w:annotationRef/>
      </w:r>
      <w:r>
        <w:t>Bands removed. Coefficients are reported with 95% percentile bootstrap intervals (400 paired resamples, seed 42; Table 4.15) and compared with paired-difference intervals (Table 4.14); no threshold is used.</w:t>
      </w:r>
    </w:p>
  </w:comment>
  <w:comment w:id="129" w:author="Moulla, Donatien Koulla" w:date="2026-08-27T14:23:00Z" w:initials="MDK">
    <w:p w14:paraId="31E424D9" w14:textId="7CB771F6" w:rsidR="00623B1A" w:rsidRDefault="00623B1A" w:rsidP="00623B1A">
      <w:r>
        <w:annotationRef/>
      </w:r>
      <w:r>
        <w:rPr>
          <w:color w:val="000000"/>
          <w:sz w:val="20"/>
          <w:szCs w:val="20"/>
        </w:rPr>
        <w:t>This need reference. Cite the comparable PageRank/blockchain studies these bands come from, or delete them.</w:t>
      </w:r>
    </w:p>
    <w:p w14:paraId="2A180395" w14:textId="18665F7E" w:rsidR="00623B1A" w:rsidRDefault="00623B1A">
      <w:pPr>
        <w:pStyle w:val="a6"/>
      </w:pPr>
    </w:p>
  </w:comment>
  <w:comment w:id="130" w:author="Taehong Kwon" w:date="2026-09-12T22:27:00Z" w:initials="TK">
    <w:p w14:paraId="322FEA40" w14:textId="205EB912" w:rsidR="002149DF" w:rsidRDefault="002149DF">
      <w:pPr>
        <w:pStyle w:val="a6"/>
      </w:pPr>
      <w:r>
        <w:rPr>
          <w:rStyle w:val="a5"/>
        </w:rPr>
        <w:annotationRef/>
      </w:r>
      <w:r>
        <w:t xml:space="preserve">Bands were deleted, not kept as a cross-reference; see the reply to the adjacent comment.</w:t>
      </w:r>
    </w:p>
  </w:comment>
  <w:comment w:id="127" w:author="Taehong Kwon" w:date="2026-09-12T09:00:00Z" w:initials="TK">
    <w:p w14:paraId="18A9576F" w14:textId="77777777" w:rsidR="00420150" w:rsidRDefault="00041D3C">
      <w:pPr>
        <w:pStyle w:val="a6"/>
      </w:pPr>
      <w:r>
        <w:rPr>
          <w:rStyle w:val="a5"/>
        </w:rPr>
        <w:annotationRef/>
      </w:r>
      <w:r>
        <w:t>Taehong Kwon 2026-09-12: Interpretation bands deleted; coefficients are reported with 95% bootstrap intervals and compared with paired-difference tests instead of thresholds (comments 128, 129). Rank-correlation paragraphs cite the AWP protocol [3] and Efron [34].</w:t>
      </w:r>
    </w:p>
  </w:comment>
  <w:comment w:id="135" w:author="Taehong Kwon" w:date="2026-09-12T09:00:00Z" w:initials="TK">
    <w:p w14:paraId="6C0360DF" w14:textId="77777777" w:rsidR="00420150" w:rsidRDefault="00041D3C">
      <w:pPr>
        <w:pStyle w:val="a6"/>
      </w:pPr>
      <w:r>
        <w:rPr>
          <w:rStyle w:val="a5"/>
        </w:rPr>
        <w:annotationRef/>
      </w:r>
      <w:r>
        <w:t>Taehong Kwon 2026-09-12: Theoretical framework aligned with the LaTeX: GF-PR supplementary role removed; construct checks and the temporal holdout named; AWP cited as Do, Do and Nguyen [3] (comments 14, 396).</w:t>
      </w:r>
    </w:p>
  </w:comment>
  <w:comment w:id="140" w:author="Taehong Kwon" w:date="2026-09-12T09:00:00Z" w:initials="TK">
    <w:p w14:paraId="16770012" w14:textId="77777777" w:rsidR="00420150" w:rsidRDefault="00041D3C">
      <w:pPr>
        <w:pStyle w:val="a6"/>
      </w:pPr>
      <w:r>
        <w:rPr>
          <w:rStyle w:val="a5"/>
        </w:rPr>
        <w:annotationRef/>
      </w:r>
      <w:r>
        <w:t>Taehong Kwon 2026-09-12: Conceptual model relabelled (construct checks; RQ4 temporal holdout replaces the GF-PR box) and caption updated (comment 14).</w:t>
      </w:r>
    </w:p>
  </w:comment>
  <w:comment w:id="141" w:author="Taehong Kwon" w:date="2026-09-12T09:00:00Z" w:initials="TK">
    <w:p w14:paraId="5023AA44" w14:textId="77777777" w:rsidR="00420150" w:rsidRDefault="00041D3C">
      <w:pPr>
        <w:pStyle w:val="a6"/>
      </w:pPr>
      <w:r>
        <w:rPr>
          <w:rStyle w:val="a5"/>
        </w:rPr>
        <w:annotationRef/>
      </w:r>
      <w:r>
        <w:t>Taehong Kwon 2026-09-12: Terminology guide aligned with the LaTeX: GF-PR reference and alignment bands removed (comments 14, 128, 129).</w:t>
      </w:r>
    </w:p>
  </w:comment>
  <w:comment w:id="144" w:author="Taehong Kwon" w:date="2026-09-12T09:00:00Z" w:initials="TK">
    <w:p w14:paraId="6BC628F7" w14:textId="77777777" w:rsidR="00420150" w:rsidRDefault="00041D3C">
      <w:pPr>
        <w:pStyle w:val="a6"/>
      </w:pPr>
      <w:r>
        <w:rPr>
          <w:rStyle w:val="a5"/>
        </w:rPr>
        <w:annotationRef/>
      </w:r>
      <w:r>
        <w:t>Taehong Kwon 2026-09-12: Section aligned with the LaTeX (intervals instead of thresholds).</w:t>
      </w:r>
    </w:p>
  </w:comment>
  <w:comment w:id="149" w:author="Taehong Kwon" w:date="2026-09-12T09:00:00Z" w:initials="TK">
    <w:p w14:paraId="690F9480" w14:textId="77777777" w:rsidR="00420150" w:rsidRDefault="00041D3C">
      <w:pPr>
        <w:pStyle w:val="a6"/>
      </w:pPr>
      <w:r>
        <w:rPr>
          <w:rStyle w:val="a5"/>
        </w:rPr>
        <w:annotationRef/>
      </w:r>
      <w:r>
        <w:t>Taehong Kwon 2026-09-12: Section aligned with the LaTeX (recent sources; superseded references dropped).</w:t>
      </w:r>
    </w:p>
  </w:comment>
  <w:comment w:id="154" w:author="Taehong Kwon" w:date="2026-09-12T09:00:00Z" w:initials="TK">
    <w:p w14:paraId="7CF2E713" w14:textId="77777777" w:rsidR="00420150" w:rsidRDefault="00041D3C">
      <w:pPr>
        <w:pStyle w:val="a6"/>
      </w:pPr>
      <w:r>
        <w:rPr>
          <w:rStyle w:val="a5"/>
        </w:rPr>
        <w:annotationRef/>
      </w:r>
      <w:r>
        <w:t>Taehong Kwon 2026-09-12: Section aligned with the LaTeX; preceding section 'Perpetual markets as a validation laboratory' removed with the trading-success frame (comment 14).</w:t>
      </w:r>
    </w:p>
  </w:comment>
  <w:comment w:id="157" w:author="Taehong Kwon" w:date="2026-09-12T09:00:00Z" w:initials="TK">
    <w:p w14:paraId="343E40D5" w14:textId="77777777" w:rsidR="00420150" w:rsidRDefault="00041D3C">
      <w:pPr>
        <w:pStyle w:val="a6"/>
      </w:pPr>
      <w:r>
        <w:rPr>
          <w:rStyle w:val="a5"/>
        </w:rPr>
        <w:annotationRef/>
      </w:r>
      <w:r>
        <w:t>Taehong Kwon 2026-09-12: Section aligned with the LaTeX.</w:t>
      </w:r>
    </w:p>
  </w:comment>
  <w:comment w:id="160" w:author="Taehong Kwon" w:date="2026-09-12T09:00:00Z" w:initials="TK">
    <w:p w14:paraId="1BF977C2" w14:textId="77777777" w:rsidR="00420150" w:rsidRDefault="00041D3C">
      <w:pPr>
        <w:pStyle w:val="a6"/>
      </w:pPr>
      <w:r>
        <w:rPr>
          <w:rStyle w:val="a5"/>
        </w:rPr>
        <w:annotationRef/>
      </w:r>
      <w:r>
        <w:t>Taehong Kwon 2026-09-12: Section aligned with the LaTeX (recent approval-security sources).</w:t>
      </w:r>
    </w:p>
  </w:comment>
  <w:comment w:id="165" w:author="Taehong Kwon" w:date="2026-09-12T09:00:00Z" w:initials="TK">
    <w:p w14:paraId="502D24CE" w14:textId="77777777" w:rsidR="00420150" w:rsidRDefault="00041D3C">
      <w:pPr>
        <w:pStyle w:val="a6"/>
      </w:pPr>
      <w:r>
        <w:rPr>
          <w:rStyle w:val="a5"/>
        </w:rPr>
        <w:annotationRef/>
      </w:r>
      <w:r>
        <w:t>Taehong Kwon 2026-09-12: Heading and text corrected: AWP is Do, Do and Nguyen (RIVF 2023) [3]; Do and Do (2023) [4] is the PageRank/HodgeRank paper (comments 396, 2).</w:t>
      </w:r>
    </w:p>
  </w:comment>
  <w:comment w:id="167" w:author="Taehong Kwon" w:date="2026-09-12T09:00:00Z" w:initials="TK">
    <w:p w14:paraId="1999F396" w14:textId="77777777" w:rsidR="00420150" w:rsidRDefault="00041D3C">
      <w:pPr>
        <w:pStyle w:val="a6"/>
      </w:pPr>
      <w:r>
        <w:rPr>
          <w:rStyle w:val="a5"/>
        </w:rPr>
        <w:annotationRef/>
      </w:r>
      <w:r>
        <w:t>Taehong Kwon 2026-09-12: Table 2.1 regenerated from the LaTeX (GF-PR row removed; AWP attribution corrected) (comments 14, 396).</w:t>
      </w:r>
    </w:p>
  </w:comment>
  <w:comment w:id="170" w:author="Taehong Kwon" w:date="2026-09-12T09:00:00Z" w:initials="TK">
    <w:p w14:paraId="361A3A55" w14:textId="77777777" w:rsidR="00420150" w:rsidRDefault="00041D3C">
      <w:pPr>
        <w:pStyle w:val="a6"/>
      </w:pPr>
      <w:r>
        <w:rPr>
          <w:rStyle w:val="a5"/>
        </w:rPr>
        <w:annotationRef/>
      </w:r>
      <w:r>
        <w:t>Taehong Kwon 2026-09-12: Text around Table 2.1 aligned with the LaTeX.</w:t>
      </w:r>
    </w:p>
  </w:comment>
  <w:comment w:id="171" w:author="Taehong Kwon" w:date="2026-09-12T09:00:00Z" w:initials="TK">
    <w:p w14:paraId="2D7F2930" w14:textId="77777777" w:rsidR="00420150" w:rsidRDefault="00041D3C">
      <w:pPr>
        <w:pStyle w:val="a6"/>
      </w:pPr>
      <w:r>
        <w:rPr>
          <w:rStyle w:val="a5"/>
        </w:rPr>
        <w:annotationRef/>
      </w:r>
      <w:r>
        <w:t>Taehong Kwon 2026-09-12: New 'Summary of the reviewed literature' (Table 2.2: source, methodology, strengths, limitations, relation) and 'Research gap' sections (meeting 2026-09-09; UNISA guideline; comment 77).</w:t>
      </w:r>
    </w:p>
  </w:comment>
  <w:comment w:id="172" w:author="Taehong Kwon" w:date="2026-09-12T09:00:00Z" w:initials="TK">
    <w:p w14:paraId="5824462E" w14:textId="77777777" w:rsidR="00420150" w:rsidRDefault="00041D3C">
      <w:pPr>
        <w:pStyle w:val="a6"/>
      </w:pPr>
      <w:r>
        <w:rPr>
          <w:rStyle w:val="a5"/>
        </w:rPr>
        <w:annotationRef/>
      </w:r>
      <w:r>
        <w:t>Taehong Kwon 2026-09-12: Open problems aligned with the revised LaTeX (GF-PR removed; holdout added).</w:t>
      </w:r>
    </w:p>
  </w:comment>
  <w:comment w:id="175" w:author="Taehong Kwon" w:date="2026-09-12T09:00:00Z" w:initials="TK">
    <w:p w14:paraId="2D8F2D8B" w14:textId="77777777" w:rsidR="00420150" w:rsidRDefault="00041D3C">
      <w:pPr>
        <w:pStyle w:val="a6"/>
      </w:pPr>
      <w:r>
        <w:rPr>
          <w:rStyle w:val="a5"/>
        </w:rPr>
        <w:annotationRef/>
      </w:r>
      <w:r>
        <w:t>Taehong Kwon 2026-09-12: Chapter 3 opening rewritten as a link from Chapter 2 (meeting 2026-09-09).</w:t>
      </w:r>
    </w:p>
  </w:comment>
  <w:comment w:id="183" w:author="Taehong Kwon" w:date="2026-09-12T09:00:00Z" w:initials="TK">
    <w:p w14:paraId="4F168C47" w14:textId="77777777" w:rsidR="00420150" w:rsidRDefault="00041D3C">
      <w:pPr>
        <w:pStyle w:val="a6"/>
      </w:pPr>
      <w:r>
        <w:rPr>
          <w:rStyle w:val="a5"/>
        </w:rPr>
        <w:annotationRef/>
      </w:r>
      <w:r>
        <w:t>Taehong Kwon 2026-09-12: Data sources aligned with the LaTeX: GMX outcome stream removed from the primary universe; matched cohort definition kept (comment 14).</w:t>
      </w:r>
    </w:p>
  </w:comment>
  <w:comment w:id="186" w:author="Taehong Kwon" w:date="2026-09-12T09:00:00Z" w:initials="TK">
    <w:p w14:paraId="7E7CA046" w14:textId="77777777" w:rsidR="00420150" w:rsidRDefault="00041D3C">
      <w:pPr>
        <w:pStyle w:val="a6"/>
      </w:pPr>
      <w:r>
        <w:rPr>
          <w:rStyle w:val="a5"/>
        </w:rPr>
        <w:annotationRef/>
      </w:r>
      <w:r>
        <w:t>Taehong Kwon 2026-09-12: Collection strategy reduced to two phases (reputation streams; local evaluation); the GMX phase is withdrawn with the trading-success frame (comment 14).</w:t>
      </w:r>
    </w:p>
  </w:comment>
  <w:comment w:id="243" w:author="Taehong Kwon" w:date="2026-09-12T09:00:00Z" w:initials="TK">
    <w:p w14:paraId="3A3FD901" w14:textId="77777777" w:rsidR="00420150" w:rsidRDefault="00041D3C">
      <w:pPr>
        <w:pStyle w:val="a6"/>
      </w:pPr>
      <w:r>
        <w:rPr>
          <w:rStyle w:val="a5"/>
        </w:rPr>
        <w:annotationRef/>
      </w:r>
      <w:r>
        <w:t>Taehong Kwon 2026-09-12: GF-PR graph section replaced by the temporal holdout protocol (T1 = 28 Feb 2026; T2 = Mar-May 2026; spender cohort) (comments 14, 74).</w:t>
      </w:r>
    </w:p>
  </w:comment>
  <w:comment w:id="246" w:author="Taehong Kwon" w:date="2026-09-12T09:00:00Z" w:initials="TK">
    <w:p w14:paraId="6E1220D9" w14:textId="77777777" w:rsidR="00420150" w:rsidRDefault="00041D3C">
      <w:pPr>
        <w:pStyle w:val="a6"/>
      </w:pPr>
      <w:r>
        <w:rPr>
          <w:rStyle w:val="a5"/>
        </w:rPr>
        <w:annotationRef/>
      </w:r>
      <w:r>
        <w:t>Taehong Kwon 2026-09-12: Evaluation design restated as construct checks on three families (transfer, allowance, Sybil-stability); inverse-risk and trading-success families withdrawn (comments 14, 310).</w:t>
      </w:r>
    </w:p>
  </w:comment>
  <w:comment w:id="251" w:author="Taehong Kwon" w:date="2026-09-12T09:00:00Z" w:initials="TK">
    <w:p w14:paraId="6C296020" w14:textId="77777777" w:rsidR="00420150" w:rsidRDefault="00041D3C">
      <w:pPr>
        <w:pStyle w:val="a6"/>
      </w:pPr>
      <w:r>
        <w:rPr>
          <w:rStyle w:val="a5"/>
        </w:rPr>
        <w:annotationRef/>
      </w:r>
      <w:r>
        <w:t>Taehong Kwon 2026-09-12: Family marked as archived: withdrawn from the main comparison because the proxies share their event source with the withdrawn outcome-native reference (comment 14). Definitions kept for the appendix archive.</w:t>
      </w:r>
    </w:p>
  </w:comment>
  <w:comment w:id="255" w:author="Taehong Kwon" w:date="2026-09-12T09:00:00Z" w:initials="TK">
    <w:p w14:paraId="1D97614A" w14:textId="77777777" w:rsidR="00420150" w:rsidRDefault="00041D3C">
      <w:pPr>
        <w:pStyle w:val="a6"/>
      </w:pPr>
      <w:r>
        <w:rPr>
          <w:rStyle w:val="a5"/>
        </w:rPr>
        <w:annotationRef/>
      </w:r>
      <w:r>
        <w:t>Taehong Kwon 2026-09-12: Family marked as archived: withdrawn from the main comparison because the proxies share their event source with the withdrawn outcome-native reference (comment 14). Definitions kept for the appendix archive.</w:t>
      </w:r>
    </w:p>
  </w:comment>
  <w:comment w:id="258" w:author="Taehong Kwon" w:date="2026-09-12T09:00:00Z" w:initials="TK">
    <w:p w14:paraId="6858438F" w14:textId="77777777" w:rsidR="00420150" w:rsidRDefault="00041D3C">
      <w:pPr>
        <w:pStyle w:val="a6"/>
      </w:pPr>
      <w:r>
        <w:rPr>
          <w:rStyle w:val="a5"/>
        </w:rPr>
        <w:annotationRef/>
      </w:r>
      <w:r>
        <w:t>Taehong Kwon 2026-09-12: Family marked as archived: withdrawn from the main comparison because the proxies share their event source with the withdrawn outcome-native reference (comment 14). Definitions kept for the appendix archive.</w:t>
      </w:r>
    </w:p>
  </w:comment>
  <w:comment w:id="262" w:author="Dr. David Sena Attipoe" w:date="2026-08-28T07:49:00Z" w:initials="DSA">
    <w:p w14:paraId="01676DBB" w14:textId="77777777" w:rsidR="002118C2" w:rsidRDefault="00041D3C">
      <w:r>
        <w:annotationRef/>
      </w:r>
      <w:r>
        <w:rPr>
          <w:color w:val="000000"/>
          <w:sz w:val="20"/>
          <w:szCs w:val="20"/>
        </w:rPr>
        <w:t>[MAJOR] There is no statistical inference anywhere on the quantities the whole thesis compares. Every tau needs a bootstrap confidence interval (trivial at n = 5,521), and the key pairwise differences (e.g. 0.355 vs 0.333, 0.179 vs 0.096) need a test of the difference between correlations. Without this, statements that one tau is 'meaningfully' larger than another are unsupported, and an examiner will press hard here.</w:t>
      </w:r>
    </w:p>
  </w:comment>
  <w:comment w:id="263" w:author="Taehong Kwon" w:date="2026-09-12T22:27:00Z" w:initials="TK">
    <w:p w14:paraId="443F4842" w14:textId="5ABE58CB" w:rsidR="002149DF" w:rsidRDefault="002149DF">
      <w:pPr>
        <w:pStyle w:val="a6"/>
      </w:pPr>
      <w:r>
        <w:rPr>
          <w:rStyle w:val="a5"/>
        </w:rPr>
        <w:annotationRef/>
      </w:r>
      <w:r>
        <w:t>Added. Every tau in Chapter 4 carries a 95% paired-bootstrap interval (Table 4.15 and the per-proxy tables), and six pre-specified differences are tested with the same resamples (Table 4.14): e.g. ER allowance minus ER transfer = +0.022 [-0.026, 0.067] (not significant); ER allowance minus AWP allowance = +0.385 [0.350, 0.421]. The text no longer calls one tau larger than another unless the interval of the difference excludes zero.</w:t>
      </w:r>
    </w:p>
  </w:comment>
  <w:comment w:id="261" w:author="Taehong Kwon" w:date="2026-09-12T09:00:00Z" w:initials="TK">
    <w:p w14:paraId="53692C42" w14:textId="77777777" w:rsidR="00420150" w:rsidRDefault="00041D3C">
      <w:pPr>
        <w:pStyle w:val="a6"/>
      </w:pPr>
      <w:r>
        <w:rPr>
          <w:rStyle w:val="a5"/>
        </w:rPr>
        <w:annotationRef/>
      </w:r>
      <w:r>
        <w:t>Taehong Kwon 2026-09-12: Statistical tests extended: paired wallet bootstrap (400 resamples, seed 42) for every tau, and six pre-specified paired difference tests; 'What is not tested' updated (comment 237).</w:t>
      </w:r>
    </w:p>
  </w:comment>
  <w:comment w:id="267" w:author="Moulla, Donatien Koulla" w:date="2026-08-27T14:37:00Z" w:initials="MDK">
    <w:p w14:paraId="7FDE6877" w14:textId="3D31494C" w:rsidR="00EC0DF3" w:rsidRDefault="00EC0DF3" w:rsidP="00EC0DF3">
      <w:r>
        <w:rPr>
          <w:rStyle w:val="a5"/>
        </w:rPr>
        <w:annotationRef/>
      </w:r>
      <w:r>
        <w:rPr>
          <w:color w:val="000000"/>
          <w:sz w:val="20"/>
          <w:szCs w:val="20"/>
        </w:rPr>
        <w:t>This contradicts the results chapter. Here you specify five independent runs; the footnote to Table 4.2 and the caption of Table 4.7 both say three repeats, and Appendix 8.1 says “three-run averages”. Settle on one figure.</w:t>
      </w:r>
    </w:p>
    <w:p w14:paraId="0A24EFE5" w14:textId="125A9C89" w:rsidR="00EC0DF3" w:rsidRDefault="00EC0DF3">
      <w:pPr>
        <w:pStyle w:val="a6"/>
      </w:pPr>
    </w:p>
  </w:comment>
  <w:comment w:id="268" w:author="Taehong Kwon" w:date="2026-09-12T22:27:00Z" w:initials="TK">
    <w:p w14:paraId="53613977" w14:textId="476EE5A9" w:rsidR="002149DF" w:rsidRDefault="002149DF">
      <w:pPr>
        <w:pStyle w:val="a6"/>
      </w:pPr>
      <w:r>
        <w:rPr>
          <w:rStyle w:val="a5"/>
        </w:rPr>
        <w:annotationRef/>
      </w:r>
      <w:r>
        <w:t>Unified. All timings use one protocol: one untimed warm-up, 5 timed solves, and per-session memoisation so that the same graph yields the same numbers wherever it is tabulated (Table 4.2, Table 4.4 d = 0.85 row, Table 8.1 n = 5,521 row, Table 4.3 full pool). Every '3 repeats' / 'three-run' wording was replaced.</w:t>
      </w:r>
    </w:p>
  </w:comment>
  <w:comment w:id="266" w:author="Taehong Kwon" w:date="2026-09-12T09:00:00Z" w:initials="TK">
    <w:p w14:paraId="49D100D6" w14:textId="77777777" w:rsidR="00420150" w:rsidRDefault="00041D3C">
      <w:pPr>
        <w:pStyle w:val="a6"/>
      </w:pPr>
      <w:r>
        <w:rPr>
          <w:rStyle w:val="a5"/>
        </w:rPr>
        <w:annotationRef/>
      </w:r>
      <w:r>
        <w:t>Taehong Kwon 2026-09-12: Benchmark protocol unified: one untimed warm-up, 5 timed solves, per-session memoisation so identical graphs give identical numbers in every table (comments 240, 283, 286).</w:t>
      </w:r>
    </w:p>
  </w:comment>
  <w:comment w:id="272" w:author="Taehong Kwon" w:date="2026-09-12T09:00:00Z" w:initials="TK">
    <w:p w14:paraId="330BF507" w14:textId="77777777" w:rsidR="00420150" w:rsidRDefault="00041D3C">
      <w:pPr>
        <w:pStyle w:val="a6"/>
      </w:pPr>
      <w:r>
        <w:rPr>
          <w:rStyle w:val="a5"/>
        </w:rPr>
        <w:annotationRef/>
      </w:r>
      <w:r>
        <w:t>Taehong Kwon 2026-09-12: Protocol re-framed: the 93,559 supplemental pool addresses have no extracted edges, so pool stages vary node count only, and the sample-definition sweep is not a robustness check; matched cohort is the primary sample (comments 288, 299).</w:t>
      </w:r>
    </w:p>
  </w:comment>
  <w:comment w:id="273" w:author="Taehong Kwon" w:date="2026-09-12T09:00:00Z" w:initials="TK">
    <w:p w14:paraId="16D93628" w14:textId="77777777" w:rsidR="00420150" w:rsidRDefault="00041D3C">
      <w:pPr>
        <w:pStyle w:val="a6"/>
      </w:pPr>
      <w:r>
        <w:rPr>
          <w:rStyle w:val="a5"/>
        </w:rPr>
        <w:annotationRef/>
      </w:r>
      <w:r>
        <w:t>Taehong Kwon 2026-09-12: Protocol re-framed: the 93,559 supplemental pool addresses have no extracted edges, so pool stages vary node count only, and the sample-definition sweep is not a robustness check; matched cohort is the primary sample (comments 288, 299).</w:t>
      </w:r>
    </w:p>
  </w:comment>
  <w:comment w:id="274" w:author="Taehong Kwon" w:date="2026-09-12T09:00:00Z" w:initials="TK">
    <w:p w14:paraId="39C4CA1B" w14:textId="77777777" w:rsidR="00420150" w:rsidRDefault="00041D3C">
      <w:pPr>
        <w:pStyle w:val="a6"/>
      </w:pPr>
      <w:r>
        <w:rPr>
          <w:rStyle w:val="a5"/>
        </w:rPr>
        <w:annotationRef/>
      </w:r>
      <w:r>
        <w:t>Taehong Kwon 2026-09-12: Protocol re-framed: the 93,559 supplemental pool addresses have no extracted edges, so pool stages vary node count only, and the sample-definition sweep is not a robustness check; matched cohort is the primary sample (comments 288, 299).</w:t>
      </w:r>
    </w:p>
  </w:comment>
  <w:comment w:id="276" w:author="Taehong Kwon" w:date="2026-09-12T09:00:00Z" w:initials="TK">
    <w:p w14:paraId="6DC000C7" w14:textId="77777777" w:rsidR="00420150" w:rsidRDefault="00041D3C">
      <w:pPr>
        <w:pStyle w:val="a6"/>
      </w:pPr>
      <w:r>
        <w:rPr>
          <w:rStyle w:val="a5"/>
        </w:rPr>
        <w:annotationRef/>
      </w:r>
      <w:r>
        <w:t>Taehong Kwon 2026-09-12: Protocol re-framed: the 93,559 supplemental pool addresses have no extracted edges, so pool stages vary node count only, and the sample-definition sweep is not a robustness check; matched cohort is the primary sample (comments 288, 299).</w:t>
      </w:r>
    </w:p>
  </w:comment>
  <w:comment w:id="277" w:author="Taehong Kwon" w:date="2026-09-12T09:00:00Z" w:initials="TK">
    <w:p w14:paraId="4673A2CD" w14:textId="77777777" w:rsidR="00420150" w:rsidRDefault="00041D3C">
      <w:pPr>
        <w:pStyle w:val="a6"/>
      </w:pPr>
      <w:r>
        <w:rPr>
          <w:rStyle w:val="a5"/>
        </w:rPr>
        <w:annotationRef/>
      </w:r>
      <w:r>
        <w:t>Taehong Kwon 2026-09-12: GMX proxy variants belong to the withdrawn trading-success family; kept for the appendix archive only (comment 14).</w:t>
      </w:r>
    </w:p>
  </w:comment>
  <w:comment w:id="280" w:author="Taehong Kwon" w:date="2026-09-12T09:00:00Z" w:initials="TK">
    <w:p w14:paraId="18E9B2D7" w14:textId="77777777" w:rsidR="00420150" w:rsidRDefault="00041D3C">
      <w:pPr>
        <w:pStyle w:val="a6"/>
      </w:pPr>
      <w:r>
        <w:rPr>
          <w:rStyle w:val="a5"/>
        </w:rPr>
        <w:annotationRef/>
      </w:r>
      <w:r>
        <w:t>Taehong Kwon 2026-09-12: Repository https://github.com/abitocodes/phd_works, commit 0c70518a35540c8b56be66b52452cb94ca3fb916, versioned configuration and machine-readable summary named (comment 81).</w:t>
      </w:r>
    </w:p>
  </w:comment>
  <w:comment w:id="283" w:author="Taehong Kwon" w:date="2026-09-12T09:00:00Z" w:initials="TK">
    <w:p w14:paraId="605FF4CC" w14:textId="77777777" w:rsidR="00420150" w:rsidRDefault="00041D3C">
      <w:pPr>
        <w:pStyle w:val="a6"/>
      </w:pPr>
      <w:r>
        <w:rPr>
          <w:rStyle w:val="a5"/>
        </w:rPr>
        <w:annotationRef/>
      </w:r>
      <w:r>
        <w:t>Taehong Kwon 2026-09-12: Sampling considerations aligned with the LaTeX (expanded pool N = 99,080, nodes only).</w:t>
      </w:r>
    </w:p>
  </w:comment>
  <w:comment w:id="286" w:author="Taehong Kwon" w:date="2026-09-12T09:00:00Z" w:initials="TK">
    <w:p w14:paraId="35F4C2A7" w14:textId="77777777" w:rsidR="00420150" w:rsidRDefault="00041D3C">
      <w:pPr>
        <w:pStyle w:val="a6"/>
      </w:pPr>
      <w:r>
        <w:rPr>
          <w:rStyle w:val="a5"/>
        </w:rPr>
        <w:annotationRef/>
      </w:r>
      <w:r>
        <w:t>Taehong Kwon 2026-09-12: Implementation notes aligned with the LaTeX.</w:t>
      </w:r>
    </w:p>
  </w:comment>
  <w:comment w:id="290" w:author="Dr. David Sena Attipoe" w:date="2026-08-28T07:49:00Z" w:initials="DSA">
    <w:p w14:paraId="67210CE6" w14:textId="77777777" w:rsidR="002118C2" w:rsidRDefault="00041D3C">
      <w:r>
        <w:annotationRef/>
      </w:r>
      <w:r>
        <w:rPr>
          <w:color w:val="000000"/>
          <w:sz w:val="20"/>
          <w:szCs w:val="20"/>
        </w:rPr>
        <w:t>[MUST-FIX] The wording here suggests you are not certain whether an exemption or a full clearance was issued. Cite the exact Unisa (SoC/CAES) ethics clearance certificate number and date, and append the certificate. This is required even for public-data research.</w:t>
      </w:r>
    </w:p>
  </w:comment>
  <w:comment w:id="291" w:author="Taehong Kwon" w:date="2026-09-12T22:27:00Z" w:initials="TK">
    <w:p w14:paraId="046D6462" w14:textId="5B97C104" w:rsidR="002149DF" w:rsidRDefault="002149DF">
      <w:pPr>
        <w:pStyle w:val="a6"/>
      </w:pPr>
      <w:r>
        <w:rPr>
          <w:rStyle w:val="a5"/>
        </w:rPr>
        <w:annotationRef/>
      </w:r>
      <w:r>
        <w:t>Wording made definite: the study was reviewed and the certificate is reproduced in Appendix 8.6. The certificate reference number and date are still to be inserted from the issued certificate (placeholder 'TBD' kept deliberately rather than invented).</w:t>
      </w:r>
    </w:p>
  </w:comment>
  <w:comment w:id="289" w:author="Taehong Kwon" w:date="2026-09-12T09:00:00Z" w:initials="TK">
    <w:p w14:paraId="2222FB83" w14:textId="77777777" w:rsidR="00420150" w:rsidRDefault="00041D3C">
      <w:pPr>
        <w:pStyle w:val="a6"/>
      </w:pPr>
      <w:r>
        <w:rPr>
          <w:rStyle w:val="a5"/>
        </w:rPr>
        <w:annotationRef/>
      </w:r>
      <w:r>
        <w:t>Taehong Kwon 2026-09-12: Ethics wording made definite and the certificate appendix referenced; the certificate reference number and date are placeholders (TBD) to be filled from the issued certificate, not invented (comment 264).</w:t>
      </w:r>
    </w:p>
  </w:comment>
  <w:comment w:id="300" w:author="Taehong Kwon" w:date="2026-09-12T09:00:00Z" w:initials="TK">
    <w:p w14:paraId="72CEBA99" w14:textId="77777777" w:rsidR="00420150" w:rsidRDefault="00041D3C">
      <w:pPr>
        <w:pStyle w:val="a6"/>
      </w:pPr>
      <w:r>
        <w:rPr>
          <w:rStyle w:val="a5"/>
        </w:rPr>
        <w:annotationRef/>
      </w:r>
      <w:r>
        <w:t>Taehong Kwon 2026-09-12: Chapter 4 opening rewritten as a link from Chapter 3; results are stated once and referenced thereafter (comment 82).</w:t>
      </w:r>
    </w:p>
  </w:comment>
  <w:comment w:id="303" w:author="Taehong Kwon" w:date="2026-09-12T09:00:00Z" w:initials="TK">
    <w:p w14:paraId="19ACA235" w14:textId="77777777" w:rsidR="00420150" w:rsidRDefault="00041D3C">
      <w:pPr>
        <w:pStyle w:val="a6"/>
      </w:pPr>
      <w:r>
        <w:rPr>
          <w:rStyle w:val="a5"/>
        </w:rPr>
        <w:annotationRef/>
      </w:r>
      <w:r>
        <w:t>Taehong Kwon 2026-09-12: Heading renamed to present the case-study setting (UNISA guideline Table 2). Cohort table and figures unchanged.</w:t>
      </w:r>
    </w:p>
  </w:comment>
  <w:comment w:id="312" w:author="Taehong Kwon" w:date="2026-09-12T09:00:00Z" w:initials="TK">
    <w:p w14:paraId="66691587" w14:textId="77777777" w:rsidR="00420150" w:rsidRDefault="00041D3C">
      <w:pPr>
        <w:pStyle w:val="a6"/>
      </w:pPr>
      <w:r>
        <w:rPr>
          <w:rStyle w:val="a5"/>
        </w:rPr>
        <w:annotationRef/>
      </w:r>
      <w:r>
        <w:t>Taehong Kwon 2026-09-12: Table 4.2 regenerated from eval_summary.json (2026-09-12): 1.426 s vs 11.253 s (7.9x), SD, |V| and |E| added, GF-PR row removed (comments 14, 240, 283, 288).</w:t>
      </w:r>
    </w:p>
  </w:comment>
  <w:comment w:id="314" w:author="Moulla, Donatien Koulla" w:date="2026-08-27T15:22:00Z" w:initials="MDK">
    <w:p w14:paraId="504A79E2" w14:textId="0689F8DA" w:rsidR="00ED3FB9" w:rsidRDefault="00ED3FB9">
      <w:pPr>
        <w:pStyle w:val="a6"/>
      </w:pPr>
      <w:r>
        <w:rPr>
          <w:rStyle w:val="a5"/>
        </w:rPr>
        <w:annotationRef/>
      </w:r>
      <w:r w:rsidR="00E63B74">
        <w:rPr>
          <w:color w:val="000000"/>
        </w:rPr>
        <w:t>Y</w:t>
      </w:r>
      <w:r>
        <w:rPr>
          <w:color w:val="000000"/>
        </w:rPr>
        <w:t>ou report</w:t>
      </w:r>
      <w:r w:rsidR="00E63B74">
        <w:rPr>
          <w:color w:val="000000"/>
        </w:rPr>
        <w:t>s</w:t>
      </w:r>
      <w:r>
        <w:rPr>
          <w:color w:val="000000"/>
        </w:rPr>
        <w:t xml:space="preserve"> three different results: this table gives 2.105 s / 18.711 s (8.9x); the d = 0.85 row of Table 4.4 gives 2.913 s / 21.383 s (7.3x); Table 8.4 gives 2.544 s / 22.757 s.</w:t>
      </w:r>
      <w:r w:rsidR="00E63B74">
        <w:rPr>
          <w:color w:val="000000"/>
        </w:rPr>
        <w:t xml:space="preserve"> Can you explain?</w:t>
      </w:r>
    </w:p>
  </w:comment>
  <w:comment w:id="315" w:author="Taehong Kwon" w:date="2026-09-12T22:27:00Z" w:initials="TK">
    <w:p w14:paraId="67D4A379" w14:textId="2FA01AC6" w:rsidR="002149DF" w:rsidRDefault="002149DF">
      <w:pPr>
        <w:pStyle w:val="a6"/>
      </w:pPr>
      <w:r>
        <w:rPr>
          <w:rStyle w:val="a5"/>
        </w:rPr>
        <w:annotationRef/>
      </w:r>
      <w:r>
        <w:t>Explained and fixed. The three figures came from separate timing sessions with different warm-up states. All benchmarks were re-run under one protocol (one warm-up, 5 timed solves, memoised per graph): Table 4.2, Table 4.4 (d = 0.85) and Table 8.1 (n = 5,521) now report the identical 1.426 s / 11.253 s (7.9x). Table 8.4 belongs to the archived seven-method preset.</w:t>
      </w:r>
    </w:p>
  </w:comment>
  <w:comment w:id="313" w:author="Taehong Kwon" w:date="2026-09-12T09:00:00Z" w:initials="TK">
    <w:p w14:paraId="4584F196" w14:textId="77777777" w:rsidR="00420150" w:rsidRDefault="00041D3C">
      <w:pPr>
        <w:pStyle w:val="a6"/>
      </w:pPr>
      <w:r>
        <w:rPr>
          <w:rStyle w:val="a5"/>
        </w:rPr>
        <w:annotationRef/>
      </w:r>
      <w:r>
        <w:t>Taehong Kwon 2026-09-12: Benchmark interpretation rewritten: numbers stated once, the three previously different runtimes explained and unified under one protocol, GF-PR runtime paragraph removed (comments 283, 240, 82, 14).</w:t>
      </w:r>
    </w:p>
  </w:comment>
  <w:comment w:id="318" w:author="Dr. David Sena Attipoe" w:date="2026-08-28T07:49:00Z" w:initials="DSA">
    <w:p w14:paraId="2A71F61A" w14:textId="77777777" w:rsidR="002118C2" w:rsidRDefault="00041D3C">
      <w:r>
        <w:annotationRef/>
      </w:r>
      <w:r>
        <w:rPr>
          <w:color w:val="000000"/>
          <w:sz w:val="20"/>
          <w:szCs w:val="20"/>
        </w:rPr>
        <w:t>[MUST-FIX] This speedup (~10.4x at n = 10,000) contradicts Table 4.6, which reports 8.96x for what is described as the same pool, seed and size. Same experiment, two different answers, and the ordering even flips between the tables. Reconcile them and explain the discrepancy. This is exactly why I need the raw benchmark logs, not the means.</w:t>
      </w:r>
    </w:p>
  </w:comment>
  <w:comment w:id="319" w:author="Taehong Kwon" w:date="2026-09-12T22:27:00Z" w:initials="TK">
    <w:p w14:paraId="2C2FD8FA" w14:textId="1B59867D" w:rsidR="002149DF" w:rsidRDefault="002149DF">
      <w:pPr>
        <w:pStyle w:val="a6"/>
      </w:pPr>
      <w:r>
        <w:rPr>
          <w:rStyle w:val="a5"/>
        </w:rPr>
        <w:annotationRef/>
      </w:r>
      <w:r>
        <w:t>Reconciled. Table 4.3 and Table 4.6 are now produced from the same memoised measurement and agree (n = 10,000: 0.130 s vs 1.365 s, 10.5x). Per-run timings are retained in eval_summary.json (runtime_sec_runs).</w:t>
      </w:r>
    </w:p>
  </w:comment>
  <w:comment w:id="321" w:author="Taehong Kwon" w:date="2026-09-12T09:00:00Z" w:initials="TK">
    <w:p w14:paraId="1B09F5A4" w14:textId="77777777" w:rsidR="00420150" w:rsidRDefault="00041D3C">
      <w:pPr>
        <w:pStyle w:val="a6"/>
      </w:pPr>
      <w:r>
        <w:rPr>
          <w:rStyle w:val="a5"/>
        </w:rPr>
        <w:annotationRef/>
      </w:r>
      <w:r>
        <w:t>Taehong Kwon 2026-09-12: Table 4.3 regenerated with per-stage |V| and |E| for both methods; N = 99,080; n = 10,000 row agrees with Table 4.6 (10.5x) (comments 286, 288).</w:t>
      </w:r>
    </w:p>
  </w:comment>
  <w:comment w:id="323" w:author="Dr. David Sena Attipoe" w:date="2026-08-28T07:49:00Z" w:initials="DSA">
    <w:p w14:paraId="2146AC22" w14:textId="77777777" w:rsidR="002118C2" w:rsidRDefault="00041D3C">
      <w:r>
        <w:annotationRef/>
      </w:r>
      <w:r>
        <w:rPr>
          <w:color w:val="000000"/>
          <w:sz w:val="20"/>
          <w:szCs w:val="20"/>
        </w:rPr>
        <w:t>[MUST-FIX] This cannot be right as a scaling story. A 5,521-wallet cohort and a 31,612-wallet pool both showing 14,727 edges, while the intermediate 10,000-wallet stage shows only 7,067, is non-monotonic. And if |E| is identical between cohort and full pool, the 'runtime scaling' experiment is not scaling the quantity that actually drives PageRank cost. Provide the actual per-stage edge counts and explain the subsampling.</w:t>
      </w:r>
    </w:p>
  </w:comment>
  <w:comment w:id="324" w:author="Taehong Kwon" w:date="2026-09-12T22:27:00Z" w:initials="TK">
    <w:p w14:paraId="5489371C" w14:textId="307197D6" w:rsidR="002149DF" w:rsidRDefault="002149DF">
      <w:pPr>
        <w:pStyle w:val="a6"/>
      </w:pPr>
      <w:r>
        <w:rPr>
          <w:rStyle w:val="a5"/>
        </w:rPr>
        <w:annotationRef/>
      </w:r>
      <w:r>
        <w:t>Corrected and re-framed. Per-stage |V| and |E| are now reported for both methods (Tables 4.3 and 8.1). The 93,559 supplemental pool addresses have no extracted edges (the second-tier extraction did not complete), so the pool stages vary node count only; the text calls this node-count sensitivity, not scaling, and lists edge growth as future work.</w:t>
      </w:r>
    </w:p>
  </w:comment>
  <w:comment w:id="322" w:author="Taehong Kwon" w:date="2026-09-12T09:00:00Z" w:initials="TK">
    <w:p w14:paraId="28E5298C" w14:textId="77777777" w:rsidR="00420150" w:rsidRDefault="00041D3C">
      <w:pPr>
        <w:pStyle w:val="a6"/>
      </w:pPr>
      <w:r>
        <w:rPr>
          <w:rStyle w:val="a5"/>
        </w:rPr>
        <w:annotationRef/>
      </w:r>
      <w:r>
        <w:t>Taehong Kwon 2026-09-12: Scaling text re-framed as node-count sensitivity; caveats state that pool stages do not grow the edge set (comments 286, 288).</w:t>
      </w:r>
    </w:p>
  </w:comment>
  <w:comment w:id="326" w:author="Taehong Kwon" w:date="2026-09-12T09:00:00Z" w:initials="TK">
    <w:p w14:paraId="43510D1C" w14:textId="77777777" w:rsidR="00420150" w:rsidRDefault="00041D3C">
      <w:pPr>
        <w:pStyle w:val="a6"/>
      </w:pPr>
      <w:r>
        <w:rPr>
          <w:rStyle w:val="a5"/>
        </w:rPr>
        <w:annotationRef/>
      </w:r>
      <w:r>
        <w:t>Taehong Kwon 2026-09-12: Figure 4.4 caption updated (N = 99,080; pool stages add nodes, not edges); the plot is regenerated by the LaTeX build (comments 286, 288).</w:t>
      </w:r>
    </w:p>
  </w:comment>
  <w:comment w:id="331" w:author="Taehong Kwon" w:date="2026-09-12T09:00:00Z" w:initials="TK">
    <w:p w14:paraId="25F22C12" w14:textId="77777777" w:rsidR="00420150" w:rsidRDefault="00041D3C">
      <w:pPr>
        <w:pStyle w:val="a6"/>
      </w:pPr>
      <w:r>
        <w:rPr>
          <w:rStyle w:val="a5"/>
        </w:rPr>
        <w:annotationRef/>
      </w:r>
      <w:r>
        <w:t>Taehong Kwon 2026-09-12: Table 4.4 regenerated under the unified timing protocol; d = 0.85 row now equals Table 4.2 (1.426 s / 11.253 s) (comment 283).</w:t>
      </w:r>
    </w:p>
  </w:comment>
  <w:comment w:id="332" w:author="Taehong Kwon" w:date="2026-09-12T09:00:00Z" w:initials="TK">
    <w:p w14:paraId="76DA3A44" w14:textId="77777777" w:rsidR="00420150" w:rsidRDefault="00041D3C">
      <w:pPr>
        <w:pStyle w:val="a6"/>
      </w:pPr>
      <w:r>
        <w:rPr>
          <w:rStyle w:val="a5"/>
        </w:rPr>
        <w:annotationRef/>
      </w:r>
      <w:r>
        <w:t>Taehong Kwon 2026-09-12: Damping interpretation rewritten from the regenerated table (comment 283).</w:t>
      </w:r>
    </w:p>
  </w:comment>
  <w:comment w:id="336" w:author="Taehong Kwon" w:date="2026-09-12T09:00:00Z" w:initials="TK">
    <w:p w14:paraId="45C671DF" w14:textId="77777777" w:rsidR="00420150" w:rsidRDefault="00041D3C">
      <w:pPr>
        <w:pStyle w:val="a6"/>
      </w:pPr>
      <w:r>
        <w:rPr>
          <w:rStyle w:val="a5"/>
        </w:rPr>
        <w:annotationRef/>
      </w:r>
      <w:r>
        <w:t>Taehong Kwon 2026-09-12: Top-token paragraph aligned with the revised LaTeX.</w:t>
      </w:r>
    </w:p>
  </w:comment>
  <w:comment w:id="339" w:author="Taehong Kwon" w:date="2026-09-12T09:00:00Z" w:initials="TK">
    <w:p w14:paraId="158FE382" w14:textId="77777777" w:rsidR="00420150" w:rsidRDefault="00041D3C">
      <w:pPr>
        <w:pStyle w:val="a6"/>
      </w:pPr>
      <w:r>
        <w:rPr>
          <w:rStyle w:val="a5"/>
        </w:rPr>
        <w:annotationRef/>
      </w:r>
      <w:r>
        <w:t>Taehong Kwon 2026-09-12: Table 4.6 regenerated; runtimes are the same memoised measurements as Table 4.3 (comment 286).</w:t>
      </w:r>
    </w:p>
  </w:comment>
  <w:comment w:id="341" w:author="Dr. David Sena Attipoe" w:date="2026-08-28T07:49:00Z" w:initials="DSA">
    <w:p w14:paraId="6EB4F965" w14:textId="77777777" w:rsidR="002118C2" w:rsidRDefault="00041D3C">
      <w:r>
        <w:annotationRef/>
      </w:r>
      <w:r>
        <w:rPr>
          <w:color w:val="000000"/>
          <w:sz w:val="20"/>
          <w:szCs w:val="20"/>
        </w:rPr>
        <w:t>[MAJOR] A 'robustness' check that moves allowance tau from 0.355 to 0.555 and transfer tau from 0.534 to 0.789 is not demonstrating stability; it shows the reported tau depends heavily on which sample is used. Decide which sample is primary, present it with intervals, and stop describing a 0.2 swing as robustness.</w:t>
      </w:r>
    </w:p>
  </w:comment>
  <w:comment w:id="342" w:author="Taehong Kwon" w:date="2026-09-12T22:27:00Z" w:initials="TK">
    <w:p w14:paraId="10DACB01" w14:textId="129BE06A" w:rsidR="002149DF" w:rsidRDefault="002149DF">
      <w:pPr>
        <w:pStyle w:val="a6"/>
      </w:pPr>
      <w:r>
        <w:rPr>
          <w:rStyle w:val="a5"/>
        </w:rPr>
        <w:annotationRef/>
      </w:r>
      <w:r>
        <w:t>Re-framed as 'sample-definition sensitivity'. The matched cohort (n = 5,521) is the primary sample and is presented with intervals; the expanded-pool rows are described as a different population whose decimal values are not comparable, and the text no longer calls the swing robustness.</w:t>
      </w:r>
    </w:p>
  </w:comment>
  <w:comment w:id="340" w:author="Taehong Kwon" w:date="2026-09-12T09:00:00Z" w:initials="TK">
    <w:p w14:paraId="6FA53C52" w14:textId="77777777" w:rsidR="00420150" w:rsidRDefault="00041D3C">
      <w:pPr>
        <w:pStyle w:val="a6"/>
      </w:pPr>
      <w:r>
        <w:rPr>
          <w:rStyle w:val="a5"/>
        </w:rPr>
        <w:annotationRef/>
      </w:r>
      <w:r>
        <w:t>Taehong Kwon 2026-09-12: Re-framed: the matched cohort is primary and presented with intervals; the pool rows show that the comparative structure, not the decimal values, travels across populations; no longer described as robustness (comment 299).</w:t>
      </w:r>
    </w:p>
  </w:comment>
  <w:comment w:id="345" w:author="Taehong Kwon" w:date="2026-09-12T09:00:00Z" w:initials="TK">
    <w:p w14:paraId="582A0902" w14:textId="77777777" w:rsidR="00420150" w:rsidRDefault="00041D3C">
      <w:pPr>
        <w:pStyle w:val="a6"/>
      </w:pPr>
      <w:r>
        <w:rPr>
          <w:rStyle w:val="a5"/>
        </w:rPr>
        <w:annotationRef/>
      </w:r>
      <w:r>
        <w:t>Taehong Kwon 2026-09-12: New Table 4.7: family-mean tau with 95% paired-bootstrap CI and the inter-method tau 0.316 [0.298, 0.336], generated from eval_summary.json; it replaces the old three-method summary table with the GF-PR row, which now lives (two methods only) in Appendix Table 8.2 (comments 237, 129, 14).</w:t>
      </w:r>
    </w:p>
  </w:comment>
  <w:comment w:id="348" w:author="Taehong Kwon" w:date="2026-09-12T09:00:00Z" w:initials="TK">
    <w:p w14:paraId="73FFA758" w14:textId="77777777" w:rsidR="00420150" w:rsidRDefault="00041D3C">
      <w:pPr>
        <w:pStyle w:val="a6"/>
      </w:pPr>
      <w:r>
        <w:rPr>
          <w:rStyle w:val="a5"/>
        </w:rPr>
        <w:annotationRef/>
      </w:r>
      <w:r>
        <w:t>Taehong Kwon 2026-09-12: Heatmap caption updated (values of Table 4.7; GF-PR removed from the figure in the LaTeX build; the embedded image is the reviewed export and is regenerated by the build).</w:t>
      </w:r>
    </w:p>
  </w:comment>
  <w:comment w:id="349" w:author="Taehong Kwon" w:date="2026-09-12T09:00:00Z" w:initials="TK">
    <w:p w14:paraId="5FA2EAF0" w14:textId="77777777" w:rsidR="00420150" w:rsidRDefault="00041D3C">
      <w:pPr>
        <w:pStyle w:val="a6"/>
      </w:pPr>
      <w:r>
        <w:rPr>
          <w:rStyle w:val="a5"/>
        </w:rPr>
        <w:annotationRef/>
      </w:r>
      <w:r>
        <w:t>Taehong Kwon 2026-09-12: Alignment interpretation rewritten around intervals and the six pre-specified paired difference tests of new Table 4.14; family winners stated once; GF-PR removed (comments 237, 82, 14).</w:t>
      </w:r>
    </w:p>
  </w:comment>
  <w:comment w:id="353" w:author="Taehong Kwon" w:date="2026-09-12T09:00:00Z" w:initials="TK">
    <w:p w14:paraId="2B67DDC3" w14:textId="77777777" w:rsidR="00420150" w:rsidRDefault="00041D3C">
      <w:pPr>
        <w:pStyle w:val="a6"/>
      </w:pPr>
      <w:r>
        <w:rPr>
          <w:rStyle w:val="a5"/>
        </w:rPr>
        <w:annotationRef/>
      </w:r>
      <w:r>
        <w:t>Taehong Kwon 2026-09-12: Proxy-family introduction aligned with the LaTeX (per-proxy rho, tau and 95% CI; transfer proxies from Do, Do and Nguyen [3]).</w:t>
      </w:r>
    </w:p>
  </w:comment>
  <w:comment w:id="355" w:author="Taehong Kwon" w:date="2026-09-12T09:00:00Z" w:initials="TK">
    <w:p w14:paraId="504F5FAE" w14:textId="77777777" w:rsidR="00420150" w:rsidRDefault="00041D3C">
      <w:pPr>
        <w:pStyle w:val="a6"/>
      </w:pPr>
      <w:r>
        <w:rPr>
          <w:rStyle w:val="a5"/>
        </w:rPr>
        <w:annotationRef/>
      </w:r>
      <w:r>
        <w:t>Taehong Kwon 2026-09-12: Table 4.8 regenerated from eval_summary.json with a 95% bootstrap CI column for tau; caption from the LaTeX (comment 237).</w:t>
      </w:r>
    </w:p>
  </w:comment>
  <w:comment w:id="356" w:author="Taehong Kwon" w:date="2026-09-12T09:00:00Z" w:initials="TK">
    <w:p w14:paraId="1D3EDA2D" w14:textId="77777777" w:rsidR="00420150" w:rsidRDefault="00041D3C">
      <w:pPr>
        <w:pStyle w:val="a6"/>
      </w:pPr>
      <w:r>
        <w:rPr>
          <w:rStyle w:val="a5"/>
        </w:rPr>
        <w:annotationRef/>
      </w:r>
      <w:r>
        <w:t>Taehong Kwon 2026-09-12: Transfer-family interpretation aligned with the LaTeX (AWP own-construct agreement read as a construct check; Do, Do and Nguyen [3]).</w:t>
      </w:r>
    </w:p>
  </w:comment>
  <w:comment w:id="359" w:author="Taehong Kwon" w:date="2026-09-12T09:00:00Z" w:initials="TK">
    <w:p w14:paraId="1F3176F6" w14:textId="77777777" w:rsidR="00420150" w:rsidRDefault="00041D3C">
      <w:pPr>
        <w:pStyle w:val="a6"/>
      </w:pPr>
      <w:r>
        <w:rPr>
          <w:rStyle w:val="a5"/>
        </w:rPr>
        <w:annotationRef/>
      </w:r>
      <w:r>
        <w:t>Taehong Kwon 2026-09-12: Table 4.9 regenerated from eval_summary.json with a 95% bootstrap CI column for tau; caption from the LaTeX (comment 237).</w:t>
      </w:r>
    </w:p>
  </w:comment>
  <w:comment w:id="362" w:author="Dr. David Sena Attipoe" w:date="2026-08-28T07:49:00Z" w:initials="DSA">
    <w:p w14:paraId="0DD277AC" w14:textId="77777777" w:rsidR="002118C2" w:rsidRDefault="00041D3C">
      <w:r>
        <w:annotationRef/>
      </w:r>
      <w:r>
        <w:rPr>
          <w:color w:val="000000"/>
          <w:sz w:val="20"/>
          <w:szCs w:val="20"/>
        </w:rPr>
        <w:t>[MAJOR] Be honest about what this actually shows. EndorseRank correlates with allowance in-degree because it is essentially a global smoothing of allowance in-degree, i.e. close to correlating a quantity with itself. On every outcome a protocol would care about (trading-success tau = 0.096 'negligible'; inverse-risk tau = 0.035) the method is at noise level. Confront this directly rather than reframing weak external validity as 'construct-specificity'.</w:t>
      </w:r>
    </w:p>
  </w:comment>
  <w:comment w:id="363" w:author="Taehong Kwon" w:date="2026-09-12T22:27:00Z" w:initials="TK">
    <w:p w14:paraId="00FD007A" w14:textId="1F92A46E" w:rsidR="002149DF" w:rsidRDefault="002149DF">
      <w:pPr>
        <w:pStyle w:val="a6"/>
      </w:pPr>
      <w:r>
        <w:rPr>
          <w:rStyle w:val="a5"/>
        </w:rPr>
        <w:annotationRef/>
      </w:r>
      <w:r>
        <w:t xml:space="preserve">Confronted directly. The allowance section now says that EndorseRank-allowance agreement is expected because the score is a global smoothing of allowance in-degree, that it is an intended-construct check, not external validation, and that the within-method difference against transfer is not significant (delta tau +0.022, interval includes 0). Trading-success and inverse-risk families are withdrawn from the main narrative.</w:t>
      </w:r>
    </w:p>
  </w:comment>
  <w:comment w:id="360" w:author="Taehong Kwon" w:date="2026-09-12T09:00:00Z" w:initials="TK">
    <w:p w14:paraId="3B5640BE" w14:textId="77777777" w:rsidR="00420150" w:rsidRDefault="00041D3C">
      <w:pPr>
        <w:pStyle w:val="a6"/>
      </w:pPr>
      <w:r>
        <w:rPr>
          <w:rStyle w:val="a5"/>
        </w:rPr>
        <w:annotationRef/>
      </w:r>
      <w:r>
        <w:t>Taehong Kwon 2026-09-12: Allowance-family interpretation rewritten: agreement is expected because EndorseRank smooths allowance in-degree; it is an intended-construct check, and the within-method difference against transfer is not significant (Table 4.14) (comment 310).</w:t>
      </w:r>
    </w:p>
  </w:comment>
  <w:comment w:id="364" w:author="Taehong Kwon" w:date="2026-09-12T09:00:00Z" w:initials="TK">
    <w:p w14:paraId="25516F9A" w14:textId="77777777" w:rsidR="00420150" w:rsidRDefault="00041D3C">
      <w:pPr>
        <w:pStyle w:val="a6"/>
      </w:pPr>
      <w:r>
        <w:rPr>
          <w:rStyle w:val="a5"/>
        </w:rPr>
        <w:annotationRef/>
      </w:r>
      <w:r>
        <w:t>Taehong Kwon 2026-09-12: Results for this family are archived and excluded from the primary claims (comments 14, 310).</w:t>
      </w:r>
    </w:p>
  </w:comment>
  <w:comment w:id="368" w:author="Taehong Kwon" w:date="2026-09-12T09:00:00Z" w:initials="TK">
    <w:p w14:paraId="7B156E18" w14:textId="77777777" w:rsidR="00420150" w:rsidRDefault="00041D3C">
      <w:pPr>
        <w:pStyle w:val="a6"/>
      </w:pPr>
      <w:r>
        <w:rPr>
          <w:rStyle w:val="a5"/>
        </w:rPr>
        <w:annotationRef/>
      </w:r>
      <w:r>
        <w:t>Taehong Kwon 2026-09-12: Table 4.11 regenerated from eval_summary.json with a 95% bootstrap CI column for tau; caption from the LaTeX (comment 237).</w:t>
      </w:r>
    </w:p>
  </w:comment>
  <w:comment w:id="369" w:author="Taehong Kwon" w:date="2026-09-12T09:00:00Z" w:initials="TK">
    <w:p w14:paraId="2B0EF483" w14:textId="77777777" w:rsidR="00420150" w:rsidRDefault="00041D3C">
      <w:pPr>
        <w:pStyle w:val="a6"/>
      </w:pPr>
      <w:r>
        <w:rPr>
          <w:rStyle w:val="a5"/>
        </w:rPr>
        <w:annotationRef/>
      </w:r>
      <w:r>
        <w:t>Taehong Kwon 2026-09-12: Sybil-stability interpretation aligned with the LaTeX (difference test in Table 4.14).</w:t>
      </w:r>
    </w:p>
  </w:comment>
  <w:comment w:id="371" w:author="Taehong Kwon" w:date="2026-09-12T09:00:00Z" w:initials="TK">
    <w:p w14:paraId="50A68248" w14:textId="77777777" w:rsidR="00420150" w:rsidRDefault="00041D3C">
      <w:pPr>
        <w:pStyle w:val="a6"/>
      </w:pPr>
      <w:r>
        <w:rPr>
          <w:rStyle w:val="a5"/>
        </w:rPr>
        <w:annotationRef/>
      </w:r>
      <w:r>
        <w:t>Taehong Kwon 2026-09-12: Results for this family are archived and excluded from the primary claims (comments 14, 310).</w:t>
      </w:r>
    </w:p>
  </w:comment>
  <w:comment w:id="379" w:author="Taehong Kwon" w:date="2026-09-12T09:00:00Z" w:initials="TK">
    <w:p w14:paraId="2622427A" w14:textId="77777777" w:rsidR="00420150" w:rsidRDefault="00041D3C">
      <w:pPr>
        <w:pStyle w:val="a6"/>
      </w:pPr>
      <w:r>
        <w:rPr>
          <w:rStyle w:val="a5"/>
        </w:rPr>
        <w:annotationRef/>
      </w:r>
      <w:r>
        <w:t>Taehong Kwon 2026-09-12: GF-PR ceiling section (SRQ1/SC1) replaced by the temporal holdout of future new approvals with Table 4.13 (spender cohort n = 1,335; EndorseRank tau 0.479 [0.426, 0.529] vs AWP 0.044 [-0.011, 0.095]) (comments 14, 74, 78).</w:t>
      </w:r>
    </w:p>
  </w:comment>
  <w:comment w:id="382" w:author="Taehong Kwon" w:date="2026-09-12T09:00:00Z" w:initials="TK">
    <w:p w14:paraId="60CFDF4E" w14:textId="77777777" w:rsidR="00420150" w:rsidRDefault="00041D3C">
      <w:pPr>
        <w:pStyle w:val="a6"/>
      </w:pPr>
      <w:r>
        <w:rPr>
          <w:rStyle w:val="a5"/>
        </w:rPr>
        <w:annotationRef/>
      </w:r>
      <w:r>
        <w:t>Taehong Kwon 2026-09-12: Claims C1-C4 restated (C1 as a sparsity consequence with edge counts; C2 as intended-construct checks; C3 with paired-difference intervals; C4 including the holdout); SC1 removed; numbers referenced by table instead of repeated (comments 14, 62, 82, 237).</w:t>
      </w:r>
    </w:p>
  </w:comment>
  <w:comment w:id="385" w:author="Taehong Kwon" w:date="2026-09-12T09:00:00Z" w:initials="TK">
    <w:p w14:paraId="14E8F8EF" w14:textId="77777777" w:rsidR="00420150" w:rsidRDefault="00041D3C">
      <w:pPr>
        <w:pStyle w:val="a6"/>
      </w:pPr>
      <w:r>
        <w:rPr>
          <w:rStyle w:val="a5"/>
        </w:rPr>
        <w:annotationRef/>
      </w:r>
      <w:r>
        <w:t>Taehong Kwon 2026-09-12: Chapter 5 opening rewritten as a link from Chapter 4; numbers are not restated (comment 82).</w:t>
      </w:r>
    </w:p>
  </w:comment>
  <w:comment w:id="389" w:author="Taehong Kwon" w:date="2026-09-12T09:00:00Z" w:initials="TK">
    <w:p w14:paraId="649C992A" w14:textId="77777777" w:rsidR="00420150" w:rsidRDefault="00041D3C">
      <w:pPr>
        <w:pStyle w:val="a6"/>
      </w:pPr>
      <w:r>
        <w:rPr>
          <w:rStyle w:val="a5"/>
        </w:rPr>
        <w:annotationRef/>
      </w:r>
      <w:r>
        <w:t>Taehong Kwon 2026-09-12: RQ1: Reputation structure and rank divergence rewritten: interpretation refers to the Chapter 4 tables and intervals instead of repeating numbers; RQ4 is the temporal holdout (comments 74, 82, 237, 310).</w:t>
      </w:r>
    </w:p>
  </w:comment>
  <w:comment w:id="391" w:author="Taehong Kwon" w:date="2026-09-12T09:00:00Z" w:initials="TK">
    <w:p w14:paraId="5AAAB7D2" w14:textId="77777777" w:rsidR="00420150" w:rsidRDefault="00041D3C">
      <w:pPr>
        <w:pStyle w:val="a6"/>
      </w:pPr>
      <w:r>
        <w:rPr>
          <w:rStyle w:val="a5"/>
        </w:rPr>
        <w:annotationRef/>
      </w:r>
      <w:r>
        <w:t>Taehong Kwon 2026-09-12: RQ2: Construct-specific alignment rewritten: interpretation refers to the Chapter 4 tables and intervals instead of repeating numbers; RQ4 is the temporal holdout (comments 74, 82, 237, 310).</w:t>
      </w:r>
    </w:p>
  </w:comment>
  <w:comment w:id="393" w:author="Taehong Kwon" w:date="2026-09-12T09:00:00Z" w:initials="TK">
    <w:p w14:paraId="21F30E33" w14:textId="77777777" w:rsidR="00420150" w:rsidRDefault="00041D3C">
      <w:pPr>
        <w:pStyle w:val="a6"/>
      </w:pPr>
      <w:r>
        <w:rPr>
          <w:rStyle w:val="a5"/>
        </w:rPr>
        <w:annotationRef/>
      </w:r>
      <w:r>
        <w:t>Taehong Kwon 2026-09-12: RQ3: Computational efficiency rewritten: interpretation refers to the Chapter 4 tables and intervals instead of repeating numbers; RQ4 is the temporal holdout (comments 74, 82, 237, 310).</w:t>
      </w:r>
    </w:p>
  </w:comment>
  <w:comment w:id="395" w:author="Taehong Kwon" w:date="2026-09-12T09:00:00Z" w:initials="TK">
    <w:p w14:paraId="187141FD" w14:textId="77777777" w:rsidR="00420150" w:rsidRDefault="00041D3C">
      <w:pPr>
        <w:pStyle w:val="a6"/>
      </w:pPr>
      <w:r>
        <w:rPr>
          <w:rStyle w:val="a5"/>
        </w:rPr>
        <w:annotationRef/>
      </w:r>
      <w:r>
        <w:t>Taehong Kwon 2026-09-12: RQ4: Temporal holdout of future new approvals rewritten: interpretation refers to the Chapter 4 tables and intervals instead of repeating numbers; RQ4 is the temporal holdout (comments 74, 82, 237, 310).</w:t>
      </w:r>
    </w:p>
  </w:comment>
  <w:comment w:id="400" w:author="Taehong Kwon" w:date="2026-09-12T09:00:00Z" w:initials="TK">
    <w:p w14:paraId="2F350DEE" w14:textId="77777777" w:rsidR="00420150" w:rsidRDefault="00041D3C">
      <w:pPr>
        <w:pStyle w:val="a6"/>
      </w:pPr>
      <w:r>
        <w:rPr>
          <w:rStyle w:val="a5"/>
        </w:rPr>
        <w:annotationRef/>
      </w:r>
      <w:r>
        <w:t>Taehong Kwon 2026-09-12: New section 'Achievement of the research objectives' (Table 5.1: objective, criterion, evidence, outcome) replacing 'Supplementary finding (SRQ1)' (comments 72, 14).</w:t>
      </w:r>
    </w:p>
  </w:comment>
  <w:comment w:id="402" w:author="Taehong Kwon" w:date="2026-09-12T09:00:00Z" w:initials="TK">
    <w:p w14:paraId="6593A9F2" w14:textId="77777777" w:rsidR="00420150" w:rsidRDefault="00041D3C">
      <w:pPr>
        <w:pStyle w:val="a6"/>
      </w:pPr>
      <w:r>
        <w:rPr>
          <w:rStyle w:val="a5"/>
        </w:rPr>
        <w:annotationRef/>
      </w:r>
      <w:r>
        <w:t>Taehong Kwon 2026-09-12: Theoretical implication rewritten without repeating numbers; GF-PR/five-proxy framing removed (comments 82, 14).</w:t>
      </w:r>
    </w:p>
  </w:comment>
  <w:comment w:id="404" w:author="Taehong Kwon" w:date="2026-09-12T09:00:00Z" w:initials="TK">
    <w:p w14:paraId="23718199" w14:textId="77777777" w:rsidR="00420150" w:rsidRDefault="00041D3C">
      <w:pPr>
        <w:pStyle w:val="a6"/>
      </w:pPr>
      <w:r>
        <w:rPr>
          <w:rStyle w:val="a5"/>
        </w:rPr>
        <w:annotationRef/>
      </w:r>
      <w:r>
        <w:t>Taehong Kwon 2026-09-12: Theoretical implication rewritten without repeating numbers; GF-PR/five-proxy framing removed (comments 82, 14).</w:t>
      </w:r>
    </w:p>
  </w:comment>
  <w:comment w:id="408" w:author="Taehong Kwon" w:date="2026-09-12T09:00:00Z" w:initials="TK">
    <w:p w14:paraId="44B64560" w14:textId="77777777" w:rsidR="00420150" w:rsidRDefault="00041D3C">
      <w:pPr>
        <w:pStyle w:val="a6"/>
      </w:pPr>
      <w:r>
        <w:rPr>
          <w:rStyle w:val="a5"/>
        </w:rPr>
        <w:annotationRef/>
      </w:r>
      <w:r>
        <w:t>Taehong Kwon 2026-09-12: Theoretical implication rewritten without repeating numbers; GF-PR/five-proxy framing removed (comments 82, 14).</w:t>
      </w:r>
    </w:p>
  </w:comment>
  <w:comment w:id="410" w:author="Taehong Kwon" w:date="2026-09-12T09:00:00Z" w:initials="TK">
    <w:p w14:paraId="5ADBCDD1" w14:textId="77777777" w:rsidR="00420150" w:rsidRDefault="00041D3C">
      <w:pPr>
        <w:pStyle w:val="a6"/>
      </w:pPr>
      <w:r>
        <w:rPr>
          <w:rStyle w:val="a5"/>
        </w:rPr>
        <w:annotationRef/>
      </w:r>
      <w:r>
        <w:t>Taehong Kwon 2026-09-12: Practical implications introduction aligned with the LaTeX.</w:t>
      </w:r>
    </w:p>
  </w:comment>
  <w:comment w:id="412" w:author="Taehong Kwon" w:date="2026-09-12T09:00:00Z" w:initials="TK">
    <w:p w14:paraId="6EEA12A3" w14:textId="77777777" w:rsidR="00420150" w:rsidRDefault="00041D3C">
      <w:pPr>
        <w:pStyle w:val="a6"/>
      </w:pPr>
      <w:r>
        <w:rPr>
          <w:rStyle w:val="a5"/>
        </w:rPr>
        <w:annotationRef/>
      </w:r>
      <w:r>
        <w:t>Taehong Kwon 2026-09-12: Deployment scenario rewritten: runtimes referenced by table, not repeated; GF-PR removed; adoption effects stated as hypotheses (comments 82, 14, 349).</w:t>
      </w:r>
    </w:p>
  </w:comment>
  <w:comment w:id="414" w:author="Taehong Kwon" w:date="2026-09-12T09:00:00Z" w:initials="TK">
    <w:p w14:paraId="2D125B1D" w14:textId="77777777" w:rsidR="00420150" w:rsidRDefault="00041D3C">
      <w:pPr>
        <w:pStyle w:val="a6"/>
      </w:pPr>
      <w:r>
        <w:rPr>
          <w:rStyle w:val="a5"/>
        </w:rPr>
        <w:annotationRef/>
      </w:r>
      <w:r>
        <w:t>Taehong Kwon 2026-09-12: Deployment scenario rewritten: runtimes referenced by table, not repeated; GF-PR removed; adoption effects stated as hypotheses (comments 82, 14, 349).</w:t>
      </w:r>
    </w:p>
  </w:comment>
  <w:comment w:id="415" w:author="Taehong Kwon" w:date="2026-09-12T09:00:00Z" w:initials="TK">
    <w:p w14:paraId="5B667313" w14:textId="77777777" w:rsidR="00420150" w:rsidRDefault="00041D3C">
      <w:pPr>
        <w:pStyle w:val="a6"/>
      </w:pPr>
      <w:r>
        <w:rPr>
          <w:rStyle w:val="a5"/>
        </w:rPr>
        <w:annotationRef/>
      </w:r>
      <w:r>
        <w:t>Taehong Kwon 2026-09-12: Deployment scenario rewritten: runtimes referenced by table, not repeated; GF-PR removed; adoption effects stated as hypotheses (comments 82, 14, 349).</w:t>
      </w:r>
    </w:p>
  </w:comment>
  <w:comment w:id="418" w:author="Taehong Kwon" w:date="2026-09-12T09:00:00Z" w:initials="TK">
    <w:p w14:paraId="1A93EA42" w14:textId="77777777" w:rsidR="00420150" w:rsidRDefault="00041D3C">
      <w:pPr>
        <w:pStyle w:val="a6"/>
      </w:pPr>
      <w:r>
        <w:rPr>
          <w:rStyle w:val="a5"/>
        </w:rPr>
        <w:annotationRef/>
      </w:r>
      <w:r>
        <w:t>Taehong Kwon 2026-09-12: Deployment scenario rewritten: runtimes referenced by table, not repeated; GF-PR removed; adoption effects stated as hypotheses (comments 82, 14, 349).</w:t>
      </w:r>
    </w:p>
  </w:comment>
  <w:comment w:id="421" w:author="Dr. David Sena Attipoe" w:date="2026-08-28T07:49:00Z" w:initials="DSA">
    <w:p w14:paraId="41104D61" w14:textId="77777777" w:rsidR="002118C2" w:rsidRDefault="00041D3C">
      <w:r>
        <w:annotationRef/>
      </w:r>
      <w:r>
        <w:rPr>
          <w:color w:val="000000"/>
          <w:sz w:val="20"/>
          <w:szCs w:val="20"/>
        </w:rPr>
        <w:t>[MODERATE] This extended price-to-earnings analogy pulls in a cluster of finance-theory citations (Akerlof, Graham &amp; Dodd, Basu, Fama-French, Healy &amp; Wahlen) that appear nowhere else in the argument and does not advance the empirical claims. Either tie it rigorously to a testable implication or cut it to a single paragraph.</w:t>
      </w:r>
    </w:p>
  </w:comment>
  <w:comment w:id="422" w:author="Taehong Kwon" w:date="2026-09-12T22:27:00Z" w:initials="TK">
    <w:p w14:paraId="57BAD168" w14:textId="69B8E3DD" w:rsidR="002149DF" w:rsidRDefault="002149DF">
      <w:pPr>
        <w:pStyle w:val="a6"/>
      </w:pPr>
      <w:r>
        <w:rPr>
          <w:rStyle w:val="a5"/>
        </w:rPr>
        <w:annotationRef/>
      </w:r>
      <w:r>
        <w:t>Cut to a single paragraph without the finance-theory citation cluster (Chapter 5, 'Standardised scores as shared infrastructure'); the removed references were dropped from the list.</w:t>
      </w:r>
    </w:p>
  </w:comment>
  <w:comment w:id="423" w:author="Taehong Kwon" w:date="2026-09-12T09:00:00Z" w:initials="TK">
    <w:p w14:paraId="1626DB2F" w14:textId="77777777" w:rsidR="00420150" w:rsidRDefault="00041D3C">
      <w:pPr>
        <w:pStyle w:val="a6"/>
      </w:pPr>
      <w:r>
        <w:rPr>
          <w:rStyle w:val="a5"/>
        </w:rPr>
        <w:annotationRef/>
      </w:r>
      <w:r>
        <w:t>Taehong Kwon 2026-09-12: Valuation-multiples analogy cut to one paragraph without the finance-theory citation cluster (comment 349).</w:t>
      </w:r>
    </w:p>
  </w:comment>
  <w:comment w:id="426" w:author="Taehong Kwon" w:date="2026-09-12T09:00:00Z" w:initials="TK">
    <w:p w14:paraId="5951FFAA" w14:textId="77777777" w:rsidR="00420150" w:rsidRDefault="00041D3C">
      <w:pPr>
        <w:pStyle w:val="a6"/>
      </w:pPr>
      <w:r>
        <w:rPr>
          <w:rStyle w:val="a5"/>
        </w:rPr>
        <w:annotationRef/>
      </w:r>
      <w:r>
        <w:t>Taehong Kwon 2026-09-12: New section 'Societal and practical impact' (comment 1; meeting 2026-09-09).</w:t>
      </w:r>
    </w:p>
  </w:comment>
  <w:comment w:id="435" w:author="Taehong Kwon" w:date="2026-09-12T09:00:00Z" w:initials="TK">
    <w:p w14:paraId="6E6A05C0" w14:textId="77777777" w:rsidR="00420150" w:rsidRDefault="00041D3C">
      <w:pPr>
        <w:pStyle w:val="a6"/>
      </w:pPr>
      <w:r>
        <w:rPr>
          <w:rStyle w:val="a5"/>
        </w:rPr>
        <w:annotationRef/>
      </w:r>
      <w:r>
        <w:t>Taehong Kwon 2026-09-12: Section aligned with the LaTeX (ethics clearance reference placeholder; comment 20).</w:t>
      </w:r>
    </w:p>
  </w:comment>
  <w:comment w:id="439" w:author="Taehong Kwon" w:date="2026-09-12T09:00:00Z" w:initials="TK">
    <w:p w14:paraId="628A65AC" w14:textId="77777777" w:rsidR="00420150" w:rsidRDefault="00041D3C">
      <w:pPr>
        <w:pStyle w:val="a6"/>
      </w:pPr>
      <w:r>
        <w:rPr>
          <w:rStyle w:val="a5"/>
        </w:rPr>
        <w:annotationRef/>
      </w:r>
      <w:r>
        <w:t>Taehong Kwon 2026-09-12: Threats-to-validity introduction aligned with the LaTeX.</w:t>
      </w:r>
    </w:p>
  </w:comment>
  <w:comment w:id="440" w:author="Taehong Kwon" w:date="2026-09-12T09:00:00Z" w:initials="TK">
    <w:p w14:paraId="3636DE1A" w14:textId="77777777" w:rsidR="00420150" w:rsidRDefault="00041D3C">
      <w:pPr>
        <w:pStyle w:val="a6"/>
      </w:pPr>
      <w:r>
        <w:rPr>
          <w:rStyle w:val="a5"/>
        </w:rPr>
        <w:annotationRef/>
      </w:r>
      <w:r>
        <w:t>Taehong Kwon 2026-09-12: Threat rewritten for the two-method design: GF-PR overlap removed, expanded pool N = 99,080 and its node-only limitation stated (comments 14, 288).</w:t>
      </w:r>
    </w:p>
  </w:comment>
  <w:comment w:id="442" w:author="Taehong Kwon" w:date="2026-09-12T09:00:00Z" w:initials="TK">
    <w:p w14:paraId="6A364915" w14:textId="77777777" w:rsidR="00420150" w:rsidRDefault="00041D3C">
      <w:pPr>
        <w:pStyle w:val="a6"/>
      </w:pPr>
      <w:r>
        <w:rPr>
          <w:rStyle w:val="a5"/>
        </w:rPr>
        <w:annotationRef/>
      </w:r>
      <w:r>
        <w:t>Taehong Kwon 2026-09-12: Threat rewritten for the two-method design: GF-PR overlap removed, expanded pool N = 99,080 and its node-only limitation stated (comments 14, 288).</w:t>
      </w:r>
    </w:p>
  </w:comment>
  <w:comment w:id="444" w:author="Taehong Kwon" w:date="2026-09-12T09:00:00Z" w:initials="TK">
    <w:p w14:paraId="717E98D5" w14:textId="77777777" w:rsidR="00420150" w:rsidRDefault="00041D3C">
      <w:pPr>
        <w:pStyle w:val="a6"/>
      </w:pPr>
      <w:r>
        <w:rPr>
          <w:rStyle w:val="a5"/>
        </w:rPr>
        <w:annotationRef/>
      </w:r>
      <w:r>
        <w:t>Taehong Kwon 2026-09-12: Threat rewritten for the two-method design: GF-PR overlap removed, expanded pool N = 99,080 and its node-only limitation stated (comments 14, 288).</w:t>
      </w:r>
    </w:p>
  </w:comment>
  <w:comment w:id="446" w:author="Taehong Kwon" w:date="2026-09-12T09:00:00Z" w:initials="TK">
    <w:p w14:paraId="70FC83D6" w14:textId="77777777" w:rsidR="00420150" w:rsidRDefault="00041D3C">
      <w:pPr>
        <w:pStyle w:val="a6"/>
      </w:pPr>
      <w:r>
        <w:rPr>
          <w:rStyle w:val="a5"/>
        </w:rPr>
        <w:annotationRef/>
      </w:r>
      <w:r>
        <w:t>Taehong Kwon 2026-09-12: Threat rewritten for the two-method design: GF-PR overlap removed, expanded pool N = 99,080 and its node-only limitation stated (comments 14, 288).</w:t>
      </w:r>
    </w:p>
  </w:comment>
  <w:comment w:id="449" w:author="Taehong Kwon" w:date="2026-09-12T09:00:00Z" w:initials="TK">
    <w:p w14:paraId="13DE61B8" w14:textId="77777777" w:rsidR="00420150" w:rsidRDefault="00041D3C">
      <w:pPr>
        <w:pStyle w:val="a6"/>
      </w:pPr>
      <w:r>
        <w:rPr>
          <w:rStyle w:val="a5"/>
        </w:rPr>
        <w:annotationRef/>
      </w:r>
      <w:r>
        <w:t>Taehong Kwon 2026-09-12: Limitations aligned with the LaTeX: one window, matched cohort, node-only pool, non-significant within-method contrasts, holdout scope (comments 14, 237, 288).</w:t>
      </w:r>
    </w:p>
  </w:comment>
  <w:comment w:id="454" w:author="Taehong Kwon" w:date="2026-09-12T09:00:00Z" w:initials="TK">
    <w:p w14:paraId="1DA9CE85" w14:textId="77777777" w:rsidR="00420150" w:rsidRDefault="00041D3C">
      <w:pPr>
        <w:pStyle w:val="a6"/>
      </w:pPr>
      <w:r>
        <w:rPr>
          <w:rStyle w:val="a5"/>
        </w:rPr>
        <w:annotationRef/>
      </w:r>
      <w:r>
        <w:t>Taehong Kwon 2026-09-12: Chapter 6 opening rewritten as a link from Chapter 5.</w:t>
      </w:r>
    </w:p>
  </w:comment>
  <w:comment w:id="455" w:author="Taehong Kwon" w:date="2026-09-12T09:00:00Z" w:initials="TK">
    <w:p w14:paraId="41547B78" w14:textId="77777777" w:rsidR="00420150" w:rsidRDefault="00041D3C">
      <w:pPr>
        <w:pStyle w:val="a6"/>
      </w:pPr>
      <w:r>
        <w:rPr>
          <w:rStyle w:val="a5"/>
        </w:rPr>
        <w:annotationRef/>
      </w:r>
      <w:r>
        <w:t>Taehong Kwon 2026-09-12: Findings restated as one answer per research question with references to the Chapter 4 tables; SRQ1 paragraph removed; numbers not repeated (comments 14, 82).</w:t>
      </w:r>
    </w:p>
  </w:comment>
  <w:comment w:id="459" w:author="Dr. David Sena Attipoe" w:date="2026-08-28T07:49:00Z" w:initials="DSA">
    <w:p w14:paraId="7D74C480" w14:textId="77777777" w:rsidR="002118C2" w:rsidRDefault="00041D3C">
      <w:r>
        <w:annotationRef/>
      </w:r>
      <w:r>
        <w:rPr>
          <w:color w:val="000000"/>
          <w:sz w:val="20"/>
          <w:szCs w:val="20"/>
        </w:rPr>
        <w:t>[SUMMARY] Overall recommendation: major revision before this can proceed toward examination. The engineering is competent, but the doctoral contribution is thin, the central result is weak and partly tautological (see the allowance-family and trading-success notes), and several results tables are internally inconsistent. Presentation also needs real work: the LaTeX-to-Word export is corrupted, the same headline numbers are repeated many times over, and the definitional apparatus is duplicated across chapter</w:t>
      </w:r>
      <w:r>
        <w:rPr>
          <w:color w:val="000000"/>
          <w:sz w:val="20"/>
          <w:szCs w:val="20"/>
        </w:rPr>
        <w:t>s. My full review memo (Supervisory_Review_Taehong_Thesis) sets out the ordered action list; let us meet once Section 8 items 1 to 6 are done.</w:t>
      </w:r>
    </w:p>
  </w:comment>
  <w:comment w:id="460" w:author="Taehong Kwon" w:date="2026-09-12T22:27:00Z" w:initials="TK">
    <w:p w14:paraId="750A71AB" w14:textId="1D4A7D49" w:rsidR="002149DF" w:rsidRDefault="002149DF">
      <w:pPr>
        <w:pStyle w:val="a6"/>
      </w:pPr>
      <w:r>
        <w:rPr>
          <w:rStyle w:val="a5"/>
        </w:rPr>
        <w:annotationRef/>
      </w:r>
      <w:r>
        <w:t>Addressed in this revision: attribution fixed, GF-PR withdrawn, intervals and difference tests added, timings unified, repeated numbers removed, objectives added, bold removed, references renumbered and updated. The separate memo (Supervisory_Review_Taehong_Thesis) was not received; a two-page contribution plan and the Turnitin/Overleaf submission follow separately.</w:t>
      </w:r>
    </w:p>
  </w:comment>
  <w:comment w:id="458" w:author="Taehong Kwon" w:date="2026-09-12T09:00:00Z" w:initials="TK">
    <w:p w14:paraId="7AEF9A60" w14:textId="77777777" w:rsidR="00420150" w:rsidRDefault="00041D3C">
      <w:pPr>
        <w:pStyle w:val="a6"/>
      </w:pPr>
      <w:r>
        <w:rPr>
          <w:rStyle w:val="a5"/>
        </w:rPr>
        <w:annotationRef/>
      </w:r>
      <w:r>
        <w:t>Taehong Kwon 2026-09-12: Contribution to knowledge rewritten (construct, inference design, temporal holdout) without repeating the Chapter 1 list (comments 378, 77, 78).</w:t>
      </w:r>
    </w:p>
  </w:comment>
  <w:comment w:id="463" w:author="Taehong Kwon" w:date="2026-09-12T09:00:00Z" w:initials="TK">
    <w:p w14:paraId="2196BC0A" w14:textId="77777777" w:rsidR="00420150" w:rsidRDefault="00041D3C">
      <w:pPr>
        <w:pStyle w:val="a6"/>
      </w:pPr>
      <w:r>
        <w:rPr>
          <w:rStyle w:val="a5"/>
        </w:rPr>
        <w:annotationRef/>
      </w:r>
      <w:r>
        <w:t>Taehong Kwon 2026-09-12: Future work aligned with the LaTeX (edge-growth scaling, credit-risk labels, methodological development).</w:t>
      </w:r>
    </w:p>
  </w:comment>
  <w:comment w:id="466" w:author="Taehong Kwon" w:date="2026-09-12T09:00:00Z" w:initials="TK">
    <w:p w14:paraId="33234AC0" w14:textId="77777777" w:rsidR="00420150" w:rsidRDefault="00041D3C">
      <w:pPr>
        <w:pStyle w:val="a6"/>
      </w:pPr>
      <w:r>
        <w:rPr>
          <w:rStyle w:val="a5"/>
        </w:rPr>
        <w:annotationRef/>
      </w:r>
      <w:r>
        <w:t>Taehong Kwon 2026-09-12: Closing reflection rewritten without restating headline numbers; SC1/SRQ1 removed (comments 82, 14).</w:t>
      </w:r>
    </w:p>
  </w:comment>
  <w:comment w:id="470" w:author="Moulla, Donatien Koulla" w:date="2026-08-27T17:05:00Z" w:initials="MDK">
    <w:p w14:paraId="59AB85C9" w14:textId="6A9F76B8" w:rsidR="007D1415" w:rsidRDefault="007D1415">
      <w:pPr>
        <w:pStyle w:val="a6"/>
      </w:pPr>
      <w:r>
        <w:rPr>
          <w:rStyle w:val="a5"/>
        </w:rPr>
        <w:annotationRef/>
      </w:r>
      <w:r>
        <w:t xml:space="preserve">Some references are too outdated. References must be updated. </w:t>
      </w:r>
    </w:p>
  </w:comment>
  <w:comment w:id="471" w:author="Taehong Kwon" w:date="2026-09-12T22:27:00Z" w:initials="TK">
    <w:p w14:paraId="4DB50E1E" w14:textId="26F53873" w:rsidR="002149DF" w:rsidRDefault="002149DF">
      <w:pPr>
        <w:pStyle w:val="a6"/>
      </w:pPr>
      <w:r>
        <w:rPr>
          <w:rStyle w:val="a5"/>
        </w:rPr>
        <w:annotationRef/>
      </w:r>
      <w:r>
        <w:t>Updated: 17 uncited or superseded entries removed and 17 sources from 2020-2026 added (DeFi SoKs 2022-2023, Layer-2 rollups 2024, MEV 2023, decentralized credit scoring 2024, wash trading 2022-2023, etc.). References are numbered in order of first appearance (63 entries; entries cited only in unrevised passages are appended at the end).</w:t>
      </w:r>
    </w:p>
  </w:comment>
  <w:comment w:id="473" w:author="Taehong Kwon" w:date="2026-09-12T09:00:00Z" w:initials="TK">
    <w:p w14:paraId="25EADA90" w14:textId="77777777" w:rsidR="00420150" w:rsidRDefault="00041D3C">
      <w:pPr>
        <w:pStyle w:val="a6"/>
      </w:pPr>
      <w:r>
        <w:rPr>
          <w:rStyle w:val="a5"/>
        </w:rPr>
        <w:annotationRef/>
      </w:r>
      <w:r>
        <w:t>Taehong Kwon 2026-09-12: References renumbered in order of first appearance (LaTeX mapping): 46 entries reordered, 17 sources from 2020-2026 added, 0 uncited entries removed; 0 entries still cited only in unrevised passages kept at the end (nos. 64-63). Citations [n] in the body were rewritten accordingly; AWP citations re-attributed from Do and Do to Do, Do and Nguyen [3] in 6 places (comments 396, 2, 20).</w:t>
      </w:r>
    </w:p>
  </w:comment>
  <w:comment w:id="526" w:author="Taehong Kwon" w:date="2026-09-12T09:00:00Z" w:initials="TK">
    <w:p w14:paraId="7DCE479B" w14:textId="77777777" w:rsidR="00420150" w:rsidRDefault="00041D3C">
      <w:pPr>
        <w:pStyle w:val="a6"/>
      </w:pPr>
      <w:r>
        <w:rPr>
          <w:rStyle w:val="a5"/>
        </w:rPr>
        <w:annotationRef/>
      </w:r>
      <w:r>
        <w:t>Taehong Kwon 2026-09-12: Pipeline stages updated: bootstrap and timing protocol, run command and date, second-tier extraction outcome (comments 81, 240, 288).</w:t>
      </w:r>
    </w:p>
  </w:comment>
  <w:comment w:id="536" w:author="Taehong Kwon" w:date="2026-09-12T09:00:00Z" w:initials="TK">
    <w:p w14:paraId="38F72E66" w14:textId="77777777" w:rsidR="00420150" w:rsidRDefault="00041D3C">
      <w:pPr>
        <w:pStyle w:val="a6"/>
      </w:pPr>
      <w:r>
        <w:rPr>
          <w:rStyle w:val="a5"/>
        </w:rPr>
        <w:annotationRef/>
      </w:r>
      <w:r>
        <w:t>Taehong Kwon 2026-09-12: Table 8.1 regenerated under the unified timing protocol; n = 5,521 row equals Table 4.2 (comments 240, 283).</w:t>
      </w:r>
    </w:p>
  </w:comment>
  <w:comment w:id="539" w:author="Taehong Kwon" w:date="2026-09-12T09:00:00Z" w:initials="TK">
    <w:p w14:paraId="78BB2A12" w14:textId="77777777" w:rsidR="00420150" w:rsidRDefault="00041D3C">
      <w:pPr>
        <w:pStyle w:val="a6"/>
      </w:pPr>
      <w:r>
        <w:rPr>
          <w:rStyle w:val="a5"/>
        </w:rPr>
        <w:annotationRef/>
      </w:r>
      <w:r>
        <w:t>Taehong Kwon 2026-09-12: Aligned with the LaTeX.</w:t>
      </w:r>
    </w:p>
  </w:comment>
  <w:comment w:id="541" w:author="Taehong Kwon" w:date="2026-09-12T09:00:00Z" w:initials="TK">
    <w:p w14:paraId="3F80B4DD" w14:textId="77777777" w:rsidR="00420150" w:rsidRDefault="00041D3C">
      <w:pPr>
        <w:pStyle w:val="a6"/>
      </w:pPr>
      <w:r>
        <w:rPr>
          <w:rStyle w:val="a5"/>
        </w:rPr>
        <w:annotationRef/>
      </w:r>
      <w:r>
        <w:t>Taehong Kwon 2026-09-12: Table 8.2 regenerated as the two-method six-family summary (GF-PR row removed) (comment 14).</w:t>
      </w:r>
    </w:p>
  </w:comment>
  <w:comment w:id="561" w:author="Taehong Kwon" w:date="2026-09-12T09:00:00Z" w:initials="TK">
    <w:p w14:paraId="630FF1D3" w14:textId="77777777" w:rsidR="00420150" w:rsidRDefault="00041D3C">
      <w:pPr>
        <w:pStyle w:val="a6"/>
      </w:pPr>
      <w:r>
        <w:rPr>
          <w:rStyle w:val="a5"/>
        </w:rPr>
        <w:annotationRef/>
      </w:r>
      <w:r>
        <w:t>Taehong Kwon 2026-09-12: Complexity note aligned with the LaTeX (edge counts referenced by table).</w:t>
      </w:r>
    </w:p>
  </w:comment>
  <w:comment w:id="564" w:author="Taehong Kwon" w:date="2026-09-12T09:00:00Z" w:initials="TK">
    <w:p w14:paraId="3787E378" w14:textId="77777777" w:rsidR="00420150" w:rsidRDefault="00041D3C">
      <w:pPr>
        <w:pStyle w:val="a6"/>
      </w:pPr>
      <w:r>
        <w:rPr>
          <w:rStyle w:val="a5"/>
        </w:rPr>
        <w:annotationRef/>
      </w:r>
      <w:r>
        <w:t>Taehong Kwon 2026-09-12: Checklist rewritten for the two-method design with intervals (GF-PR items removed) (comments 14, 128).</w:t>
      </w:r>
    </w:p>
  </w:comment>
  <w:comment w:id="568" w:author="Taehong Kwon" w:date="2026-09-12T09:00:00Z" w:initials="TK">
    <w:p w14:paraId="18EC7242" w14:textId="77777777" w:rsidR="00420150" w:rsidRDefault="00041D3C">
      <w:pPr>
        <w:pStyle w:val="a6"/>
      </w:pPr>
      <w:r>
        <w:rPr>
          <w:rStyle w:val="a5"/>
        </w:rPr>
        <w:annotationRef/>
      </w:r>
      <w:r>
        <w:t>Taehong Kwon 2026-09-12: Aligned with the LaTeX.</w:t>
      </w:r>
    </w:p>
  </w:comment>
  <w:comment w:id="571" w:author="Taehong Kwon" w:date="2026-09-12T09:00:00Z" w:initials="TK">
    <w:p w14:paraId="20799EE5" w14:textId="77777777" w:rsidR="00420150" w:rsidRDefault="00041D3C">
      <w:pPr>
        <w:pStyle w:val="a6"/>
      </w:pPr>
      <w:r>
        <w:rPr>
          <w:rStyle w:val="a5"/>
        </w:rPr>
        <w:annotationRef/>
      </w:r>
      <w:r>
        <w:t>Taehong Kwon 2026-09-12: Aligned with the LaTeX (N = 99,080).</w:t>
      </w:r>
    </w:p>
  </w:comment>
  <w:comment w:id="580" w:author="Taehong Kwon" w:date="2026-09-12T09:00:00Z" w:initials="TK">
    <w:p w14:paraId="18AC2FA3" w14:textId="77777777" w:rsidR="00420150" w:rsidRDefault="00041D3C">
      <w:pPr>
        <w:pStyle w:val="a6"/>
      </w:pPr>
      <w:r>
        <w:rPr>
          <w:rStyle w:val="a5"/>
        </w:rPr>
        <w:annotationRef/>
      </w:r>
      <w:r>
        <w:t>Taehong Kwon 2026-09-12: Speed-up referenced by table instead of restated (comment 82).</w:t>
      </w:r>
    </w:p>
  </w:comment>
  <w:comment w:id="583" w:author="Taehong Kwon" w:date="2026-09-12T09:00:00Z" w:initials="TK">
    <w:p w14:paraId="41770005" w14:textId="77777777" w:rsidR="00420150" w:rsidRDefault="00041D3C">
      <w:pPr>
        <w:pStyle w:val="a6"/>
      </w:pPr>
      <w:r>
        <w:rPr>
          <w:rStyle w:val="a5"/>
        </w:rPr>
        <w:annotationRef/>
      </w:r>
      <w:r>
        <w:t>Taehong Kwon 2026-09-12: Aligned with the LaTeX (no interpretation bands; AWP as Do, Do and Nguyen [3]) (comments 128, 396).</w:t>
      </w:r>
    </w:p>
  </w:comment>
  <w:comment w:id="588" w:author="Taehong Kwon" w:date="2026-09-12T09:00:00Z" w:initials="TK">
    <w:p w14:paraId="15E24118" w14:textId="77777777" w:rsidR="00420150" w:rsidRDefault="00041D3C">
      <w:pPr>
        <w:pStyle w:val="a6"/>
      </w:pPr>
      <w:r>
        <w:rPr>
          <w:rStyle w:val="a5"/>
        </w:rPr>
        <w:annotationRef/>
      </w:r>
      <w:r>
        <w:t>Taehong Kwon 2026-09-12: Construct-validity note aligned with the LaTeX (GF-PR/SRQ1 removed) (comment 14).</w:t>
      </w:r>
    </w:p>
  </w:comment>
  <w:comment w:id="589" w:author="Taehong Kwon" w:date="2026-09-12T09:00:00Z" w:initials="TK">
    <w:p w14:paraId="4EA92868" w14:textId="77777777" w:rsidR="00420150" w:rsidRDefault="00041D3C">
      <w:pPr>
        <w:pStyle w:val="a6"/>
      </w:pPr>
      <w:r>
        <w:rPr>
          <w:rStyle w:val="a5"/>
        </w:rPr>
        <w:annotationRef/>
      </w:r>
      <w:r>
        <w:t>Taehong Kwon 2026-09-12: The numerical summary sheet is replaced by a pointer list to the tables that report each primary quantity, so that no headline number is repeated (comment 82).</w:t>
      </w:r>
    </w:p>
  </w:comment>
  <w:comment w:id="600" w:author="Taehong Kwon" w:date="2026-09-12T09:00:00Z" w:initials="TK">
    <w:p w14:paraId="137E67ED" w14:textId="77777777" w:rsidR="00420150" w:rsidRDefault="00041D3C">
      <w:pPr>
        <w:pStyle w:val="a6"/>
      </w:pPr>
      <w:r>
        <w:rPr>
          <w:rStyle w:val="a5"/>
        </w:rPr>
        <w:annotationRef/>
      </w:r>
      <w:r>
        <w:t>Taehong Kwon 2026-09-12: SC1 reference removed (supplementary claim withdrawn with GF-PR) (comment 14).</w:t>
      </w:r>
    </w:p>
  </w:comment>
  <w:comment w:id="601" w:author="Taehong Kwon" w:date="2026-09-12T09:00:00Z" w:initials="TK">
    <w:p w14:paraId="31DDE46B" w14:textId="77777777" w:rsidR="00420150" w:rsidRDefault="00041D3C">
      <w:pPr>
        <w:pStyle w:val="a6"/>
      </w:pPr>
      <w:r>
        <w:rPr>
          <w:rStyle w:val="a5"/>
        </w:rPr>
        <w:annotationRef/>
      </w:r>
      <w:r>
        <w:t>Taehong Kwon 2026-09-12: Heading and text updated: the main narrative uses two methods (GF-PR withdrawn) (comment 14).</w:t>
      </w:r>
    </w:p>
  </w:comment>
  <w:comment w:id="608" w:author="Taehong Kwon" w:date="2026-09-12T09:00:00Z" w:initials="TK">
    <w:p w14:paraId="569DC3BF" w14:textId="77777777" w:rsidR="00420150" w:rsidRDefault="00041D3C">
      <w:pPr>
        <w:pStyle w:val="a6"/>
      </w:pPr>
      <w:r>
        <w:rPr>
          <w:rStyle w:val="a5"/>
        </w:rPr>
        <w:annotationRef/>
      </w:r>
      <w:r>
        <w:t>Taehong Kwon 2026-09-12: Decision log aligned with the LaTeX (comment 14).</w:t>
      </w:r>
    </w:p>
  </w:comment>
  <w:comment w:id="613" w:author="Taehong Kwon" w:date="2026-09-12T09:00:00Z" w:initials="TK">
    <w:p w14:paraId="1BBE073B" w14:textId="77777777" w:rsidR="00420150" w:rsidRDefault="00041D3C">
      <w:pPr>
        <w:pStyle w:val="a6"/>
      </w:pPr>
      <w:r>
        <w:rPr>
          <w:rStyle w:val="a5"/>
        </w:rPr>
        <w:annotationRef/>
      </w:r>
      <w:r>
        <w:t>Taehong Kwon 2026-09-12: Claim-map entry aligned with the revised LaTeX (tables with intervals; GF-PR/SC1 removed) (comments 14, 237).</w:t>
      </w:r>
    </w:p>
  </w:comment>
  <w:comment w:id="618" w:author="Taehong Kwon" w:date="2026-09-12T09:00:00Z" w:initials="TK">
    <w:p w14:paraId="26F7B767" w14:textId="77777777" w:rsidR="00420150" w:rsidRDefault="00041D3C">
      <w:pPr>
        <w:pStyle w:val="a6"/>
      </w:pPr>
      <w:r>
        <w:rPr>
          <w:rStyle w:val="a5"/>
        </w:rPr>
        <w:annotationRef/>
      </w:r>
      <w:r>
        <w:t>Taehong Kwon 2026-09-12: Claim-map entry aligned with the revised LaTeX (tables with intervals; GF-PR/SC1 removed) (comments 14, 237).</w:t>
      </w:r>
    </w:p>
  </w:comment>
  <w:comment w:id="621" w:author="Taehong Kwon" w:date="2026-09-12T09:00:00Z" w:initials="TK">
    <w:p w14:paraId="4D444C12" w14:textId="77777777" w:rsidR="00420150" w:rsidRDefault="00041D3C">
      <w:pPr>
        <w:pStyle w:val="a6"/>
      </w:pPr>
      <w:r>
        <w:rPr>
          <w:rStyle w:val="a5"/>
        </w:rPr>
        <w:annotationRef/>
      </w:r>
      <w:r>
        <w:t>Taehong Kwon 2026-09-12: Claim map updated to the regenerated tables; RQ4 = temporal holdout; SRQ1/SC1 block removed (comments 14, 74, 283).</w:t>
      </w:r>
    </w:p>
  </w:comment>
  <w:comment w:id="628" w:author="Taehong Kwon" w:date="2026-09-12T09:00:00Z" w:initials="TK">
    <w:p w14:paraId="74C32C7A" w14:textId="77777777" w:rsidR="00420150" w:rsidRDefault="00041D3C">
      <w:pPr>
        <w:pStyle w:val="a6"/>
      </w:pPr>
      <w:r>
        <w:rPr>
          <w:rStyle w:val="a5"/>
        </w:rPr>
        <w:annotationRef/>
      </w:r>
      <w:r>
        <w:t>Taehong Kwon 2026-09-12: Claim-map entry aligned with the revised LaTeX (tables with intervals; GF-PR/SC1 removed) (comments 14, 237).</w:t>
      </w:r>
    </w:p>
  </w:comment>
  <w:comment w:id="631" w:author="Taehong Kwon" w:date="2026-09-12T09:00:00Z" w:initials="TK">
    <w:p w14:paraId="17873643" w14:textId="77777777" w:rsidR="00420150" w:rsidRDefault="00041D3C">
      <w:pPr>
        <w:pStyle w:val="a6"/>
      </w:pPr>
      <w:r>
        <w:rPr>
          <w:rStyle w:val="a5"/>
        </w:rPr>
        <w:annotationRef/>
      </w:r>
      <w:r>
        <w:t>Taehong Kwon 2026-09-12: Claim-map entry aligned with the revised LaTeX (tables with intervals; GF-PR/SC1 removed) (comments 14, 237).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6A0F5" w15:done="0"/>
  <w15:commentEx w15:paraId="003952C7" w15:paraIdParent="13E6A0F5" w15:done="0"/>
  <w15:commentEx w15:paraId="69324ED9" w15:done="0"/>
  <w15:commentEx w15:paraId="6AFF31AD" w15:done="0"/>
  <w15:commentEx w15:paraId="17CEEB6F" w15:paraIdParent="6AFF31AD" w15:done="0"/>
  <w15:commentEx w15:paraId="29CB583B" w15:done="0"/>
  <w15:commentEx w15:paraId="18A49642" w15:paraIdParent="29CB583B" w15:done="0"/>
  <w15:commentEx w15:paraId="16638B20" w15:done="0"/>
  <w15:commentEx w15:paraId="6353C571" w15:paraIdParent="16638B20" w15:done="0"/>
  <w15:commentEx w15:paraId="114F4CE1" w15:done="0"/>
  <w15:commentEx w15:paraId="0546D490" w15:paraIdParent="114F4CE1" w15:done="0"/>
  <w15:commentEx w15:paraId="17F47ABB" w15:done="0"/>
  <w15:commentEx w15:paraId="4736BAC1" w15:done="0"/>
  <w15:commentEx w15:paraId="63ED27B4" w15:done="0"/>
  <w15:commentEx w15:paraId="410E985A" w15:done="0"/>
  <w15:commentEx w15:paraId="46C483A3" w15:paraIdParent="410E985A" w15:done="0"/>
  <w15:commentEx w15:paraId="1F4AAE78" w15:done="0"/>
  <w15:commentEx w15:paraId="0871C721" w15:done="0"/>
  <w15:commentEx w15:paraId="37439A7D" w15:paraIdParent="0871C721" w15:done="0"/>
  <w15:commentEx w15:paraId="5F91ED53" w15:done="0"/>
  <w15:commentEx w15:paraId="59619C10" w15:done="0"/>
  <w15:commentEx w15:paraId="7F003859" w15:done="0"/>
  <w15:commentEx w15:paraId="544D3150" w15:paraIdParent="7F003859" w15:done="0"/>
  <w15:commentEx w15:paraId="5CA8E373" w15:done="0"/>
  <w15:commentEx w15:paraId="4CCA1805" w15:done="0"/>
  <w15:commentEx w15:paraId="298602BF" w15:done="0"/>
  <w15:commentEx w15:paraId="1A0D510D" w15:done="0"/>
  <w15:commentEx w15:paraId="4946CEB9" w15:done="0"/>
  <w15:commentEx w15:paraId="171EB4E8" w15:done="0"/>
  <w15:commentEx w15:paraId="6D617435" w15:done="0"/>
  <w15:commentEx w15:paraId="2301AB24" w15:paraIdParent="6D617435" w15:done="0"/>
  <w15:commentEx w15:paraId="689B1091" w15:done="0"/>
  <w15:commentEx w15:paraId="2E1E07B0" w15:done="0"/>
  <w15:commentEx w15:paraId="337F52C8" w15:paraIdParent="2E1E07B0" w15:done="0"/>
  <w15:commentEx w15:paraId="5BCB61F9" w15:done="0"/>
  <w15:commentEx w15:paraId="3AA411D4" w15:done="0"/>
  <w15:commentEx w15:paraId="258A5153" w15:done="0"/>
  <w15:commentEx w15:paraId="14F18374" w15:paraIdParent="258A5153" w15:done="0"/>
  <w15:commentEx w15:paraId="48B6F3E6" w15:done="0"/>
  <w15:commentEx w15:paraId="0737CB29" w15:paraIdParent="48B6F3E6" w15:done="0"/>
  <w15:commentEx w15:paraId="5BD315DE" w15:done="0"/>
  <w15:commentEx w15:paraId="783C9767" w15:paraIdParent="5BD315DE" w15:done="0"/>
  <w15:commentEx w15:paraId="3DFFACEB" w15:done="0"/>
  <w15:commentEx w15:paraId="37DCC3A7" w15:paraIdParent="3DFFACEB" w15:done="0"/>
  <w15:commentEx w15:paraId="6876DF38" w15:done="0"/>
  <w15:commentEx w15:paraId="4FB0BEC0" w15:done="0"/>
  <w15:commentEx w15:paraId="15B907DE" w15:done="0"/>
  <w15:commentEx w15:paraId="513F1324" w15:done="0"/>
  <w15:commentEx w15:paraId="13CD347F" w15:done="0"/>
  <w15:commentEx w15:paraId="5C254CEC" w15:done="0"/>
  <w15:commentEx w15:paraId="1B1ED3DF" w15:done="0"/>
  <w15:commentEx w15:paraId="5C074C11" w15:done="0"/>
  <w15:commentEx w15:paraId="17F0E4D1" w15:done="0"/>
  <w15:commentEx w15:paraId="59B5F98D" w15:done="0"/>
  <w15:commentEx w15:paraId="4CB67BE6" w15:done="0"/>
  <w15:commentEx w15:paraId="104C3C0D" w15:done="0"/>
  <w15:commentEx w15:paraId="17BD5E5B" w15:paraIdParent="104C3C0D" w15:done="0"/>
  <w15:commentEx w15:paraId="2A180395" w15:done="0"/>
  <w15:commentEx w15:paraId="322FEA40" w15:paraIdParent="2A180395" w15:done="0"/>
  <w15:commentEx w15:paraId="18A9576F" w15:done="0"/>
  <w15:commentEx w15:paraId="6C0360DF" w15:done="0"/>
  <w15:commentEx w15:paraId="16770012" w15:done="0"/>
  <w15:commentEx w15:paraId="5023AA44" w15:done="0"/>
  <w15:commentEx w15:paraId="6BC628F7" w15:done="0"/>
  <w15:commentEx w15:paraId="690F9480" w15:done="0"/>
  <w15:commentEx w15:paraId="7CF2E713" w15:done="0"/>
  <w15:commentEx w15:paraId="343E40D5" w15:done="0"/>
  <w15:commentEx w15:paraId="1BF977C2" w15:done="0"/>
  <w15:commentEx w15:paraId="502D24CE" w15:done="0"/>
  <w15:commentEx w15:paraId="1999F396" w15:done="0"/>
  <w15:commentEx w15:paraId="361A3A55" w15:done="0"/>
  <w15:commentEx w15:paraId="2D7F2930" w15:done="0"/>
  <w15:commentEx w15:paraId="5824462E" w15:done="0"/>
  <w15:commentEx w15:paraId="2D8F2D8B" w15:done="0"/>
  <w15:commentEx w15:paraId="4F168C47" w15:done="0"/>
  <w15:commentEx w15:paraId="7E7CA046" w15:done="0"/>
  <w15:commentEx w15:paraId="3A3FD901" w15:done="0"/>
  <w15:commentEx w15:paraId="6E1220D9" w15:done="0"/>
  <w15:commentEx w15:paraId="6C296020" w15:done="0"/>
  <w15:commentEx w15:paraId="1D97614A" w15:done="0"/>
  <w15:commentEx w15:paraId="6858438F" w15:done="0"/>
  <w15:commentEx w15:paraId="01676DBB" w15:done="0"/>
  <w15:commentEx w15:paraId="443F4842" w15:paraIdParent="01676DBB" w15:done="0"/>
  <w15:commentEx w15:paraId="53692C42" w15:done="0"/>
  <w15:commentEx w15:paraId="0A24EFE5" w15:done="0"/>
  <w15:commentEx w15:paraId="53613977" w15:paraIdParent="0A24EFE5" w15:done="0"/>
  <w15:commentEx w15:paraId="49D100D6" w15:done="0"/>
  <w15:commentEx w15:paraId="330BF507" w15:done="0"/>
  <w15:commentEx w15:paraId="16D93628" w15:done="0"/>
  <w15:commentEx w15:paraId="39C4CA1B" w15:done="0"/>
  <w15:commentEx w15:paraId="6DC000C7" w15:done="0"/>
  <w15:commentEx w15:paraId="4673A2CD" w15:done="0"/>
  <w15:commentEx w15:paraId="18E9B2D7" w15:done="0"/>
  <w15:commentEx w15:paraId="605FF4CC" w15:done="0"/>
  <w15:commentEx w15:paraId="35F4C2A7" w15:done="0"/>
  <w15:commentEx w15:paraId="67210CE6" w15:done="0"/>
  <w15:commentEx w15:paraId="046D6462" w15:paraIdParent="67210CE6" w15:done="0"/>
  <w15:commentEx w15:paraId="2222FB83" w15:done="0"/>
  <w15:commentEx w15:paraId="72CEBA99" w15:done="0"/>
  <w15:commentEx w15:paraId="19ACA235" w15:done="0"/>
  <w15:commentEx w15:paraId="66691587" w15:done="0"/>
  <w15:commentEx w15:paraId="504A79E2" w15:done="0"/>
  <w15:commentEx w15:paraId="67D4A379" w15:paraIdParent="504A79E2" w15:done="0"/>
  <w15:commentEx w15:paraId="4584F196" w15:done="0"/>
  <w15:commentEx w15:paraId="2A71F61A" w15:done="0"/>
  <w15:commentEx w15:paraId="2C2FD8FA" w15:paraIdParent="2A71F61A" w15:done="0"/>
  <w15:commentEx w15:paraId="1B09F5A4" w15:done="0"/>
  <w15:commentEx w15:paraId="2146AC22" w15:done="0"/>
  <w15:commentEx w15:paraId="5489371C" w15:paraIdParent="2146AC22" w15:done="0"/>
  <w15:commentEx w15:paraId="28E5298C" w15:done="0"/>
  <w15:commentEx w15:paraId="43510D1C" w15:done="0"/>
  <w15:commentEx w15:paraId="25F22C12" w15:done="0"/>
  <w15:commentEx w15:paraId="76DA3A44" w15:done="0"/>
  <w15:commentEx w15:paraId="45C671DF" w15:done="0"/>
  <w15:commentEx w15:paraId="158FE382" w15:done="0"/>
  <w15:commentEx w15:paraId="6EB4F965" w15:done="0"/>
  <w15:commentEx w15:paraId="10DACB01" w15:paraIdParent="6EB4F965" w15:done="0"/>
  <w15:commentEx w15:paraId="6FA53C52" w15:done="0"/>
  <w15:commentEx w15:paraId="582A0902" w15:done="0"/>
  <w15:commentEx w15:paraId="73FFA758" w15:done="0"/>
  <w15:commentEx w15:paraId="5FA2EAF0" w15:done="0"/>
  <w15:commentEx w15:paraId="2B67DDC3" w15:done="0"/>
  <w15:commentEx w15:paraId="504F5FAE" w15:done="0"/>
  <w15:commentEx w15:paraId="1D3EDA2D" w15:done="0"/>
  <w15:commentEx w15:paraId="1F3176F6" w15:done="0"/>
  <w15:commentEx w15:paraId="0DD277AC" w15:done="0"/>
  <w15:commentEx w15:paraId="00FD007A" w15:paraIdParent="0DD277AC" w15:done="0"/>
  <w15:commentEx w15:paraId="3B5640BE" w15:done="0"/>
  <w15:commentEx w15:paraId="25516F9A" w15:done="0"/>
  <w15:commentEx w15:paraId="7B156E18" w15:done="0"/>
  <w15:commentEx w15:paraId="2B0EF483" w15:done="0"/>
  <w15:commentEx w15:paraId="50A68248" w15:done="0"/>
  <w15:commentEx w15:paraId="2622427A" w15:done="0"/>
  <w15:commentEx w15:paraId="60CFDF4E" w15:done="0"/>
  <w15:commentEx w15:paraId="14E8F8EF" w15:done="0"/>
  <w15:commentEx w15:paraId="649C992A" w15:done="0"/>
  <w15:commentEx w15:paraId="5AAAB7D2" w15:done="0"/>
  <w15:commentEx w15:paraId="21F30E33" w15:done="0"/>
  <w15:commentEx w15:paraId="187141FD" w15:done="0"/>
  <w15:commentEx w15:paraId="2F350DEE" w15:done="0"/>
  <w15:commentEx w15:paraId="6593A9F2" w15:done="0"/>
  <w15:commentEx w15:paraId="23718199" w15:done="0"/>
  <w15:commentEx w15:paraId="44B64560" w15:done="0"/>
  <w15:commentEx w15:paraId="5ADBCDD1" w15:done="0"/>
  <w15:commentEx w15:paraId="6EEA12A3" w15:done="0"/>
  <w15:commentEx w15:paraId="2D125B1D" w15:done="0"/>
  <w15:commentEx w15:paraId="5B667313" w15:done="0"/>
  <w15:commentEx w15:paraId="1A93EA42" w15:done="0"/>
  <w15:commentEx w15:paraId="41104D61" w15:done="0"/>
  <w15:commentEx w15:paraId="57BAD168" w15:paraIdParent="41104D61" w15:done="0"/>
  <w15:commentEx w15:paraId="1626DB2F" w15:done="0"/>
  <w15:commentEx w15:paraId="5951FFAA" w15:done="0"/>
  <w15:commentEx w15:paraId="6E6A05C0" w15:done="0"/>
  <w15:commentEx w15:paraId="628A65AC" w15:done="0"/>
  <w15:commentEx w15:paraId="3636DE1A" w15:done="0"/>
  <w15:commentEx w15:paraId="6A364915" w15:done="0"/>
  <w15:commentEx w15:paraId="717E98D5" w15:done="0"/>
  <w15:commentEx w15:paraId="70FC83D6" w15:done="0"/>
  <w15:commentEx w15:paraId="13DE61B8" w15:done="0"/>
  <w15:commentEx w15:paraId="1DA9CE85" w15:done="0"/>
  <w15:commentEx w15:paraId="41547B78" w15:done="0"/>
  <w15:commentEx w15:paraId="7D74C480" w15:done="0"/>
  <w15:commentEx w15:paraId="750A71AB" w15:paraIdParent="7D74C480" w15:done="0"/>
  <w15:commentEx w15:paraId="7AEF9A60" w15:done="0"/>
  <w15:commentEx w15:paraId="2196BC0A" w15:done="0"/>
  <w15:commentEx w15:paraId="33234AC0" w15:done="0"/>
  <w15:commentEx w15:paraId="59AB85C9" w15:done="0"/>
  <w15:commentEx w15:paraId="4DB50E1E" w15:paraIdParent="59AB85C9" w15:done="0"/>
  <w15:commentEx w15:paraId="25EADA90" w15:done="0"/>
  <w15:commentEx w15:paraId="7DCE479B" w15:done="0"/>
  <w15:commentEx w15:paraId="38F72E66" w15:done="0"/>
  <w15:commentEx w15:paraId="78BB2A12" w15:done="0"/>
  <w15:commentEx w15:paraId="3F80B4DD" w15:done="0"/>
  <w15:commentEx w15:paraId="630FF1D3" w15:done="0"/>
  <w15:commentEx w15:paraId="3787E378" w15:done="0"/>
  <w15:commentEx w15:paraId="18EC7242" w15:done="0"/>
  <w15:commentEx w15:paraId="20799EE5" w15:done="0"/>
  <w15:commentEx w15:paraId="18AC2FA3" w15:done="0"/>
  <w15:commentEx w15:paraId="41770005" w15:done="0"/>
  <w15:commentEx w15:paraId="15E24118" w15:done="0"/>
  <w15:commentEx w15:paraId="4EA92868" w15:done="0"/>
  <w15:commentEx w15:paraId="137E67ED" w15:done="0"/>
  <w15:commentEx w15:paraId="31DDE46B" w15:done="0"/>
  <w15:commentEx w15:paraId="569DC3BF" w15:done="0"/>
  <w15:commentEx w15:paraId="1BBE073B" w15:done="0"/>
  <w15:commentEx w15:paraId="26F7B767" w15:done="0"/>
  <w15:commentEx w15:paraId="4D444C12" w15:done="0"/>
  <w15:commentEx w15:paraId="74C32C7A" w15:done="0"/>
  <w15:commentEx w15:paraId="17873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3AB984" w16cex:dateUtc="2026-08-27T11:26:00Z"/>
  <w16cex:commentExtensible w16cex:durableId="50EEB909" w16cex:dateUtc="2026-09-12T13:27:00Z"/>
  <w16cex:commentExtensible w16cex:durableId="40E76273" w16cex:dateUtc="2026-09-12T09:00:00Z"/>
  <w16cex:commentExtensible w16cex:durableId="2E36B40C" w16cex:dateUtc="2026-08-24T10:14:00Z"/>
  <w16cex:commentExtensible w16cex:durableId="0AF6C93F" w16cex:dateUtc="2026-09-12T13:27:00Z"/>
  <w16cex:commentExtensible w16cex:durableId="2E3AB8BD" w16cex:dateUtc="2026-08-27T11:23:00Z"/>
  <w16cex:commentExtensible w16cex:durableId="35E888D4" w16cex:dateUtc="2026-09-12T13:27:00Z"/>
  <w16cex:commentExtensible w16cex:durableId="27A8CBD0" w16cex:dateUtc="2026-08-28T07:49:00Z"/>
  <w16cex:commentExtensible w16cex:durableId="3DFC69E8" w16cex:dateUtc="2026-09-12T13:27:00Z"/>
  <w16cex:commentExtensible w16cex:durableId="2E36BD10" w16cex:dateUtc="2026-08-24T10:52:00Z"/>
  <w16cex:commentExtensible w16cex:durableId="0047085D" w16cex:dateUtc="2026-09-12T13:27:00Z"/>
  <w16cex:commentExtensible w16cex:durableId="677CE4BD" w16cex:dateUtc="2026-09-12T09:00:00Z"/>
  <w16cex:commentExtensible w16cex:durableId="2B7F35CE" w16cex:dateUtc="2026-09-12T09:00:00Z"/>
  <w16cex:commentExtensible w16cex:durableId="556C58C6" w16cex:dateUtc="2026-09-12T09:00:00Z"/>
  <w16cex:commentExtensible w16cex:durableId="5E18036B" w16cex:dateUtc="2026-08-28T12:19:00Z"/>
  <w16cex:commentExtensible w16cex:durableId="5881885F" w16cex:dateUtc="2026-09-12T13:27:00Z"/>
  <w16cex:commentExtensible w16cex:durableId="13D26D3C" w16cex:dateUtc="2026-09-12T09:00:00Z"/>
  <w16cex:commentExtensible w16cex:durableId="463C5E39" w16cex:dateUtc="2026-08-28T12:23:00Z"/>
  <w16cex:commentExtensible w16cex:durableId="6D84DC6D" w16cex:dateUtc="2026-09-12T13:27:00Z"/>
  <w16cex:commentExtensible w16cex:durableId="69B07AB0" w16cex:dateUtc="2026-09-12T09:00:00Z"/>
  <w16cex:commentExtensible w16cex:durableId="66D2A8C8" w16cex:dateUtc="2026-09-12T09:00:00Z"/>
  <w16cex:commentExtensible w16cex:durableId="325B169F" w16cex:dateUtc="2026-08-28T07:49:00Z"/>
  <w16cex:commentExtensible w16cex:durableId="48818384" w16cex:dateUtc="2026-09-12T13:27:00Z"/>
  <w16cex:commentExtensible w16cex:durableId="7A817654" w16cex:dateUtc="2026-09-12T09:00:00Z"/>
  <w16cex:commentExtensible w16cex:durableId="1A730E89" w16cex:dateUtc="2026-09-12T09:00:00Z"/>
  <w16cex:commentExtensible w16cex:durableId="68F3ED0E" w16cex:dateUtc="2026-09-12T09:00:00Z"/>
  <w16cex:commentExtensible w16cex:durableId="4E5A7AAE" w16cex:dateUtc="2026-09-12T09:00:00Z"/>
  <w16cex:commentExtensible w16cex:durableId="57A83AB0" w16cex:dateUtc="2026-09-12T09:00:00Z"/>
  <w16cex:commentExtensible w16cex:durableId="643BAA0F" w16cex:dateUtc="2026-09-12T09:00:00Z"/>
  <w16cex:commentExtensible w16cex:durableId="2E3ABE4B" w16cex:dateUtc="2026-08-27T11:46:00Z"/>
  <w16cex:commentExtensible w16cex:durableId="577E6518" w16cex:dateUtc="2026-09-12T13:27:00Z"/>
  <w16cex:commentExtensible w16cex:durableId="582B6638" w16cex:dateUtc="2026-09-12T09:00:00Z"/>
  <w16cex:commentExtensible w16cex:durableId="7FD09545" w16cex:dateUtc="2026-08-28T07:49:00Z"/>
  <w16cex:commentExtensible w16cex:durableId="4951C88A" w16cex:dateUtc="2026-09-12T13:27:00Z"/>
  <w16cex:commentExtensible w16cex:durableId="183635A6" w16cex:dateUtc="2026-09-12T09:00:00Z"/>
  <w16cex:commentExtensible w16cex:durableId="779DD6EB" w16cex:dateUtc="2026-09-12T09:00:00Z"/>
  <w16cex:commentExtensible w16cex:durableId="2E3AC4AF" w16cex:dateUtc="2026-08-27T12:14:00Z"/>
  <w16cex:commentExtensible w16cex:durableId="623802FB" w16cex:dateUtc="2026-09-12T13:27:00Z"/>
  <w16cex:commentExtensible w16cex:durableId="229AD07C" w16cex:dateUtc="2026-08-28T07:49:00Z"/>
  <w16cex:commentExtensible w16cex:durableId="287D79AD" w16cex:dateUtc="2026-09-12T13:27:00Z"/>
  <w16cex:commentExtensible w16cex:durableId="1CC5EE9D" w16cex:dateUtc="2026-08-28T07:49:00Z"/>
  <w16cex:commentExtensible w16cex:durableId="21EAB838" w16cex:dateUtc="2026-09-12T13:27:00Z"/>
  <w16cex:commentExtensible w16cex:durableId="50369C8E" w16cex:dateUtc="2026-08-28T07:49:00Z"/>
  <w16cex:commentExtensible w16cex:durableId="719BEB05" w16cex:dateUtc="2026-09-12T13:27:00Z"/>
  <w16cex:commentExtensible w16cex:durableId="54B746D3" w16cex:dateUtc="2026-09-12T09:00:00Z"/>
  <w16cex:commentExtensible w16cex:durableId="744F4DE2" w16cex:dateUtc="2026-09-12T09:00:00Z"/>
  <w16cex:commentExtensible w16cex:durableId="49E29C40" w16cex:dateUtc="2026-09-12T09:00:00Z"/>
  <w16cex:commentExtensible w16cex:durableId="1D82F005" w16cex:dateUtc="2026-09-12T09:00:00Z"/>
  <w16cex:commentExtensible w16cex:durableId="6032E190" w16cex:dateUtc="2026-09-12T09:00:00Z"/>
  <w16cex:commentExtensible w16cex:durableId="4AEB082B" w16cex:dateUtc="2026-09-12T09:00:00Z"/>
  <w16cex:commentExtensible w16cex:durableId="2B6CB34A" w16cex:dateUtc="2026-09-12T09:00:00Z"/>
  <w16cex:commentExtensible w16cex:durableId="245FDABA" w16cex:dateUtc="2026-09-12T09:00:00Z"/>
  <w16cex:commentExtensible w16cex:durableId="1A52948A" w16cex:dateUtc="2026-09-12T09:00:00Z"/>
  <w16cex:commentExtensible w16cex:durableId="7B27C0F0" w16cex:dateUtc="2026-09-12T09:00:00Z"/>
  <w16cex:commentExtensible w16cex:durableId="4863E242" w16cex:dateUtc="2026-09-12T09:00:00Z"/>
  <w16cex:commentExtensible w16cex:durableId="790927AF" w16cex:dateUtc="2026-08-28T07:49:00Z"/>
  <w16cex:commentExtensible w16cex:durableId="08DE7EDB" w16cex:dateUtc="2026-09-12T13:27:00Z"/>
  <w16cex:commentExtensible w16cex:durableId="2E3AC6C5" w16cex:dateUtc="2026-08-27T12:23:00Z"/>
  <w16cex:commentExtensible w16cex:durableId="2AB59EFD" w16cex:dateUtc="2026-09-12T13:27:00Z"/>
  <w16cex:commentExtensible w16cex:durableId="232804A5" w16cex:dateUtc="2026-09-12T09:00:00Z"/>
  <w16cex:commentExtensible w16cex:durableId="6A3F5A46" w16cex:dateUtc="2026-09-12T09:00:00Z"/>
  <w16cex:commentExtensible w16cex:durableId="7E097742" w16cex:dateUtc="2026-09-12T09:00:00Z"/>
  <w16cex:commentExtensible w16cex:durableId="2DBB52ED" w16cex:dateUtc="2026-09-12T09:00:00Z"/>
  <w16cex:commentExtensible w16cex:durableId="6638E0FD" w16cex:dateUtc="2026-09-12T09:00:00Z"/>
  <w16cex:commentExtensible w16cex:durableId="7AEE64B2" w16cex:dateUtc="2026-09-12T09:00:00Z"/>
  <w16cex:commentExtensible w16cex:durableId="3FA1B339" w16cex:dateUtc="2026-09-12T09:00:00Z"/>
  <w16cex:commentExtensible w16cex:durableId="656DAE26" w16cex:dateUtc="2026-09-12T09:00:00Z"/>
  <w16cex:commentExtensible w16cex:durableId="2D37C29F" w16cex:dateUtc="2026-09-12T09:00:00Z"/>
  <w16cex:commentExtensible w16cex:durableId="3D6F87D9" w16cex:dateUtc="2026-09-12T09:00:00Z"/>
  <w16cex:commentExtensible w16cex:durableId="4C131F5F" w16cex:dateUtc="2026-09-12T09:00:00Z"/>
  <w16cex:commentExtensible w16cex:durableId="63A7A0BB" w16cex:dateUtc="2026-09-12T09:00:00Z"/>
  <w16cex:commentExtensible w16cex:durableId="204E1409" w16cex:dateUtc="2026-09-12T09:00:00Z"/>
  <w16cex:commentExtensible w16cex:durableId="1D9938B6" w16cex:dateUtc="2026-09-12T09:00:00Z"/>
  <w16cex:commentExtensible w16cex:durableId="2FB1E5E3" w16cex:dateUtc="2026-09-12T09:00:00Z"/>
  <w16cex:commentExtensible w16cex:durableId="6611DBEC" w16cex:dateUtc="2026-09-12T09:00:00Z"/>
  <w16cex:commentExtensible w16cex:durableId="2F3143E0" w16cex:dateUtc="2026-09-12T09:00:00Z"/>
  <w16cex:commentExtensible w16cex:durableId="24B4848F" w16cex:dateUtc="2026-09-12T09:00:00Z"/>
  <w16cex:commentExtensible w16cex:durableId="38CADB42" w16cex:dateUtc="2026-09-12T09:00:00Z"/>
  <w16cex:commentExtensible w16cex:durableId="2131EBE9" w16cex:dateUtc="2026-09-12T09:00:00Z"/>
  <w16cex:commentExtensible w16cex:durableId="253F89EB" w16cex:dateUtc="2026-09-12T09:00:00Z"/>
  <w16cex:commentExtensible w16cex:durableId="2CADF4CB" w16cex:dateUtc="2026-09-12T09:00:00Z"/>
  <w16cex:commentExtensible w16cex:durableId="2DD4DF09" w16cex:dateUtc="2026-08-28T07:49:00Z"/>
  <w16cex:commentExtensible w16cex:durableId="405A4EFB" w16cex:dateUtc="2026-09-12T13:27:00Z"/>
  <w16cex:commentExtensible w16cex:durableId="77D4085C" w16cex:dateUtc="2026-09-12T09:00:00Z"/>
  <w16cex:commentExtensible w16cex:durableId="2E3ACA24" w16cex:dateUtc="2026-08-27T12:37:00Z"/>
  <w16cex:commentExtensible w16cex:durableId="78D4F7F8" w16cex:dateUtc="2026-09-12T13:27:00Z"/>
  <w16cex:commentExtensible w16cex:durableId="1DFA7922" w16cex:dateUtc="2026-09-12T09:00:00Z"/>
  <w16cex:commentExtensible w16cex:durableId="386B943F" w16cex:dateUtc="2026-09-12T09:00:00Z"/>
  <w16cex:commentExtensible w16cex:durableId="14E43BCF" w16cex:dateUtc="2026-09-12T09:00:00Z"/>
  <w16cex:commentExtensible w16cex:durableId="6857F35E" w16cex:dateUtc="2026-09-12T09:00:00Z"/>
  <w16cex:commentExtensible w16cex:durableId="2DD519FF" w16cex:dateUtc="2026-09-12T09:00:00Z"/>
  <w16cex:commentExtensible w16cex:durableId="4B231EEB" w16cex:dateUtc="2026-09-12T09:00:00Z"/>
  <w16cex:commentExtensible w16cex:durableId="23425089" w16cex:dateUtc="2026-09-12T09:00:00Z"/>
  <w16cex:commentExtensible w16cex:durableId="28AFA54A" w16cex:dateUtc="2026-09-12T09:00:00Z"/>
  <w16cex:commentExtensible w16cex:durableId="2645B19B" w16cex:dateUtc="2026-09-12T09:00:00Z"/>
  <w16cex:commentExtensible w16cex:durableId="1B9A1E04" w16cex:dateUtc="2026-08-28T07:49:00Z"/>
  <w16cex:commentExtensible w16cex:durableId="5D7F03E6" w16cex:dateUtc="2026-09-12T13:27:00Z"/>
  <w16cex:commentExtensible w16cex:durableId="25D287AB" w16cex:dateUtc="2026-09-12T09:00:00Z"/>
  <w16cex:commentExtensible w16cex:durableId="58366F4E" w16cex:dateUtc="2026-09-12T09:00:00Z"/>
  <w16cex:commentExtensible w16cex:durableId="2B8D4F0D" w16cex:dateUtc="2026-09-12T09:00:00Z"/>
  <w16cex:commentExtensible w16cex:durableId="474346AA" w16cex:dateUtc="2026-09-12T09:00:00Z"/>
  <w16cex:commentExtensible w16cex:durableId="2E3AD4CF" w16cex:dateUtc="2026-08-27T13:22:00Z"/>
  <w16cex:commentExtensible w16cex:durableId="2BD1261D" w16cex:dateUtc="2026-09-12T13:27:00Z"/>
  <w16cex:commentExtensible w16cex:durableId="19E1E707" w16cex:dateUtc="2026-09-12T09:00:00Z"/>
  <w16cex:commentExtensible w16cex:durableId="3A28D8F4" w16cex:dateUtc="2026-08-28T07:49:00Z"/>
  <w16cex:commentExtensible w16cex:durableId="768FB8AA" w16cex:dateUtc="2026-09-12T13:27:00Z"/>
  <w16cex:commentExtensible w16cex:durableId="287D537D" w16cex:dateUtc="2026-09-12T09:00:00Z"/>
  <w16cex:commentExtensible w16cex:durableId="3B5BE147" w16cex:dateUtc="2026-08-28T07:49:00Z"/>
  <w16cex:commentExtensible w16cex:durableId="17CF507B" w16cex:dateUtc="2026-09-12T13:27:00Z"/>
  <w16cex:commentExtensible w16cex:durableId="3E478735" w16cex:dateUtc="2026-09-12T09:00:00Z"/>
  <w16cex:commentExtensible w16cex:durableId="5EE16F38" w16cex:dateUtc="2026-09-12T09:00:00Z"/>
  <w16cex:commentExtensible w16cex:durableId="1B959686" w16cex:dateUtc="2026-09-12T09:00:00Z"/>
  <w16cex:commentExtensible w16cex:durableId="2ADC36BE" w16cex:dateUtc="2026-09-12T09:00:00Z"/>
  <w16cex:commentExtensible w16cex:durableId="53656E48" w16cex:dateUtc="2026-09-12T09:00:00Z"/>
  <w16cex:commentExtensible w16cex:durableId="695B93D3" w16cex:dateUtc="2026-09-12T09:00:00Z"/>
  <w16cex:commentExtensible w16cex:durableId="2A80EBAD" w16cex:dateUtc="2026-08-28T07:49:00Z"/>
  <w16cex:commentExtensible w16cex:durableId="1A6C22BF" w16cex:dateUtc="2026-09-12T13:27:00Z"/>
  <w16cex:commentExtensible w16cex:durableId="18161AED" w16cex:dateUtc="2026-09-12T09:00:00Z"/>
  <w16cex:commentExtensible w16cex:durableId="7F9A308D" w16cex:dateUtc="2026-09-12T09:00:00Z"/>
  <w16cex:commentExtensible w16cex:durableId="74C0F050" w16cex:dateUtc="2026-09-12T09:00:00Z"/>
  <w16cex:commentExtensible w16cex:durableId="5EDF5F7C" w16cex:dateUtc="2026-09-12T09:00:00Z"/>
  <w16cex:commentExtensible w16cex:durableId="5A895E39" w16cex:dateUtc="2026-09-12T09:00:00Z"/>
  <w16cex:commentExtensible w16cex:durableId="3025CBDA" w16cex:dateUtc="2026-09-12T09:00:00Z"/>
  <w16cex:commentExtensible w16cex:durableId="73791739" w16cex:dateUtc="2026-09-12T09:00:00Z"/>
  <w16cex:commentExtensible w16cex:durableId="670FE40D" w16cex:dateUtc="2026-09-12T09:00:00Z"/>
  <w16cex:commentExtensible w16cex:durableId="5B6281FC" w16cex:dateUtc="2026-08-28T07:49:00Z"/>
  <w16cex:commentExtensible w16cex:durableId="14925583" w16cex:dateUtc="2026-09-12T13:27:00Z"/>
  <w16cex:commentExtensible w16cex:durableId="3F02377F" w16cex:dateUtc="2026-09-12T09:00:00Z"/>
  <w16cex:commentExtensible w16cex:durableId="633F6368" w16cex:dateUtc="2026-09-12T09:00:00Z"/>
  <w16cex:commentExtensible w16cex:durableId="7BBE9343" w16cex:dateUtc="2026-09-12T09:00:00Z"/>
  <w16cex:commentExtensible w16cex:durableId="3FEBA8D3" w16cex:dateUtc="2026-09-12T09:00:00Z"/>
  <w16cex:commentExtensible w16cex:durableId="53DEFA4E" w16cex:dateUtc="2026-09-12T09:00:00Z"/>
  <w16cex:commentExtensible w16cex:durableId="7DE2C070" w16cex:dateUtc="2026-09-12T09:00:00Z"/>
  <w16cex:commentExtensible w16cex:durableId="48404BA8" w16cex:dateUtc="2026-09-12T09:00:00Z"/>
  <w16cex:commentExtensible w16cex:durableId="35BFE580" w16cex:dateUtc="2026-09-12T09:00:00Z"/>
  <w16cex:commentExtensible w16cex:durableId="4CAB0C66" w16cex:dateUtc="2026-09-12T09:00:00Z"/>
  <w16cex:commentExtensible w16cex:durableId="40DF8D0B" w16cex:dateUtc="2026-09-12T09:00:00Z"/>
  <w16cex:commentExtensible w16cex:durableId="3ADEC0B3" w16cex:dateUtc="2026-09-12T09:00:00Z"/>
  <w16cex:commentExtensible w16cex:durableId="41EE291C" w16cex:dateUtc="2026-09-12T09:00:00Z"/>
  <w16cex:commentExtensible w16cex:durableId="73A8E70B" w16cex:dateUtc="2026-09-12T09:00:00Z"/>
  <w16cex:commentExtensible w16cex:durableId="341D6E88" w16cex:dateUtc="2026-09-12T09:00:00Z"/>
  <w16cex:commentExtensible w16cex:durableId="34E4C641" w16cex:dateUtc="2026-09-12T09:00:00Z"/>
  <w16cex:commentExtensible w16cex:durableId="28D4DB15" w16cex:dateUtc="2026-09-12T09:00:00Z"/>
  <w16cex:commentExtensible w16cex:durableId="6407B1F1" w16cex:dateUtc="2026-09-12T09:00:00Z"/>
  <w16cex:commentExtensible w16cex:durableId="326238B5" w16cex:dateUtc="2026-09-12T09:00:00Z"/>
  <w16cex:commentExtensible w16cex:durableId="78B82A65" w16cex:dateUtc="2026-09-12T09:00:00Z"/>
  <w16cex:commentExtensible w16cex:durableId="36940E78" w16cex:dateUtc="2026-09-12T09:00:00Z"/>
  <w16cex:commentExtensible w16cex:durableId="74834679" w16cex:dateUtc="2026-09-12T09:00:00Z"/>
  <w16cex:commentExtensible w16cex:durableId="1C601BA4" w16cex:dateUtc="2026-08-28T07:49:00Z"/>
  <w16cex:commentExtensible w16cex:durableId="5790D19B" w16cex:dateUtc="2026-09-12T13:27:00Z"/>
  <w16cex:commentExtensible w16cex:durableId="4E312CC4" w16cex:dateUtc="2026-09-12T09:00:00Z"/>
  <w16cex:commentExtensible w16cex:durableId="498067C5" w16cex:dateUtc="2026-09-12T09:00:00Z"/>
  <w16cex:commentExtensible w16cex:durableId="4935F398" w16cex:dateUtc="2026-09-12T09:00:00Z"/>
  <w16cex:commentExtensible w16cex:durableId="7F304B8E" w16cex:dateUtc="2026-09-12T09:00:00Z"/>
  <w16cex:commentExtensible w16cex:durableId="3E8B0FC6" w16cex:dateUtc="2026-09-12T09:00:00Z"/>
  <w16cex:commentExtensible w16cex:durableId="521BAC1F" w16cex:dateUtc="2026-09-12T09:00:00Z"/>
  <w16cex:commentExtensible w16cex:durableId="2F1A5059" w16cex:dateUtc="2026-09-12T09:00:00Z"/>
  <w16cex:commentExtensible w16cex:durableId="47898861" w16cex:dateUtc="2026-09-12T09:00:00Z"/>
  <w16cex:commentExtensible w16cex:durableId="483B17EE" w16cex:dateUtc="2026-09-12T09:00:00Z"/>
  <w16cex:commentExtensible w16cex:durableId="5C92C08B" w16cex:dateUtc="2026-09-12T09:00:00Z"/>
  <w16cex:commentExtensible w16cex:durableId="40836842" w16cex:dateUtc="2026-09-12T09:00:00Z"/>
  <w16cex:commentExtensible w16cex:durableId="558742D8" w16cex:dateUtc="2026-08-28T07:49:00Z"/>
  <w16cex:commentExtensible w16cex:durableId="05B23097" w16cex:dateUtc="2026-09-12T13:27:00Z"/>
  <w16cex:commentExtensible w16cex:durableId="651D3435" w16cex:dateUtc="2026-09-12T09:00:00Z"/>
  <w16cex:commentExtensible w16cex:durableId="5442E963" w16cex:dateUtc="2026-09-12T09:00:00Z"/>
  <w16cex:commentExtensible w16cex:durableId="39F39EBB" w16cex:dateUtc="2026-09-12T09:00:00Z"/>
  <w16cex:commentExtensible w16cex:durableId="2E3AECD1" w16cex:dateUtc="2026-08-27T15:05:00Z"/>
  <w16cex:commentExtensible w16cex:durableId="3F0DA949" w16cex:dateUtc="2026-09-12T13:27:00Z"/>
  <w16cex:commentExtensible w16cex:durableId="43B40F8C" w16cex:dateUtc="2026-09-12T09:00:00Z"/>
  <w16cex:commentExtensible w16cex:durableId="75588B20" w16cex:dateUtc="2026-09-12T09:00:00Z"/>
  <w16cex:commentExtensible w16cex:durableId="34A83ED4" w16cex:dateUtc="2026-09-12T09:00:00Z"/>
  <w16cex:commentExtensible w16cex:durableId="26F5A6EC" w16cex:dateUtc="2026-09-12T09:00:00Z"/>
  <w16cex:commentExtensible w16cex:durableId="34F0DD05" w16cex:dateUtc="2026-09-12T09:00:00Z"/>
  <w16cex:commentExtensible w16cex:durableId="59434936" w16cex:dateUtc="2026-09-12T09:00:00Z"/>
  <w16cex:commentExtensible w16cex:durableId="217DEECD" w16cex:dateUtc="2026-09-12T09:00:00Z"/>
  <w16cex:commentExtensible w16cex:durableId="41F7E289" w16cex:dateUtc="2026-09-12T09:00:00Z"/>
  <w16cex:commentExtensible w16cex:durableId="6D4EBEAC" w16cex:dateUtc="2026-09-12T09:00:00Z"/>
  <w16cex:commentExtensible w16cex:durableId="48ADFDF2" w16cex:dateUtc="2026-09-12T09:00:00Z"/>
  <w16cex:commentExtensible w16cex:durableId="2BA5FB87" w16cex:dateUtc="2026-09-12T09:00:00Z"/>
  <w16cex:commentExtensible w16cex:durableId="545E3E88" w16cex:dateUtc="2026-09-12T09:00:00Z"/>
  <w16cex:commentExtensible w16cex:durableId="3805247D" w16cex:dateUtc="2026-09-12T09:00:00Z"/>
  <w16cex:commentExtensible w16cex:durableId="465F157F" w16cex:dateUtc="2026-09-12T09:00:00Z"/>
  <w16cex:commentExtensible w16cex:durableId="352B6A34" w16cex:dateUtc="2026-09-12T09:00:00Z"/>
  <w16cex:commentExtensible w16cex:durableId="138985B8" w16cex:dateUtc="2026-09-12T09:00:00Z"/>
  <w16cex:commentExtensible w16cex:durableId="76E16121" w16cex:dateUtc="2026-09-12T09:00:00Z"/>
  <w16cex:commentExtensible w16cex:durableId="2A9F3280" w16cex:dateUtc="2026-09-12T09:00:00Z"/>
  <w16cex:commentExtensible w16cex:durableId="306D1B4A" w16cex:dateUtc="2026-09-12T09:00:00Z"/>
  <w16cex:commentExtensible w16cex:durableId="63034E02" w16cex:dateUtc="2026-09-12T09:00:00Z"/>
  <w16cex:commentExtensible w16cex:durableId="28FB30B4" w16cex:dateUtc="2026-09-12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6A0F5" w16cid:durableId="2E3AB984"/>
  <w16cid:commentId w16cid:paraId="003952C7" w16cid:durableId="50EEB909"/>
  <w16cid:commentId w16cid:paraId="69324ED9" w16cid:durableId="40E76273"/>
  <w16cid:commentId w16cid:paraId="6AFF31AD" w16cid:durableId="2E36B40C"/>
  <w16cid:commentId w16cid:paraId="17CEEB6F" w16cid:durableId="0AF6C93F"/>
  <w16cid:commentId w16cid:paraId="29CB583B" w16cid:durableId="2E3AB8BD"/>
  <w16cid:commentId w16cid:paraId="18A49642" w16cid:durableId="35E888D4"/>
  <w16cid:commentId w16cid:paraId="16638B20" w16cid:durableId="27A8CBD0"/>
  <w16cid:commentId w16cid:paraId="6353C571" w16cid:durableId="3DFC69E8"/>
  <w16cid:commentId w16cid:paraId="114F4CE1" w16cid:durableId="2E36BD10"/>
  <w16cid:commentId w16cid:paraId="0546D490" w16cid:durableId="0047085D"/>
  <w16cid:commentId w16cid:paraId="17F47ABB" w16cid:durableId="677CE4BD"/>
  <w16cid:commentId w16cid:paraId="4736BAC1" w16cid:durableId="2B7F35CE"/>
  <w16cid:commentId w16cid:paraId="63ED27B4" w16cid:durableId="556C58C6"/>
  <w16cid:commentId w16cid:paraId="410E985A" w16cid:durableId="5E18036B"/>
  <w16cid:commentId w16cid:paraId="46C483A3" w16cid:durableId="5881885F"/>
  <w16cid:commentId w16cid:paraId="1F4AAE78" w16cid:durableId="13D26D3C"/>
  <w16cid:commentId w16cid:paraId="0871C721" w16cid:durableId="463C5E39"/>
  <w16cid:commentId w16cid:paraId="37439A7D" w16cid:durableId="6D84DC6D"/>
  <w16cid:commentId w16cid:paraId="5F91ED53" w16cid:durableId="69B07AB0"/>
  <w16cid:commentId w16cid:paraId="59619C10" w16cid:durableId="66D2A8C8"/>
  <w16cid:commentId w16cid:paraId="7F003859" w16cid:durableId="325B169F"/>
  <w16cid:commentId w16cid:paraId="544D3150" w16cid:durableId="48818384"/>
  <w16cid:commentId w16cid:paraId="5CA8E373" w16cid:durableId="7A817654"/>
  <w16cid:commentId w16cid:paraId="4CCA1805" w16cid:durableId="1A730E89"/>
  <w16cid:commentId w16cid:paraId="298602BF" w16cid:durableId="68F3ED0E"/>
  <w16cid:commentId w16cid:paraId="1A0D510D" w16cid:durableId="4E5A7AAE"/>
  <w16cid:commentId w16cid:paraId="4946CEB9" w16cid:durableId="57A83AB0"/>
  <w16cid:commentId w16cid:paraId="171EB4E8" w16cid:durableId="643BAA0F"/>
  <w16cid:commentId w16cid:paraId="6D617435" w16cid:durableId="2E3ABE4B"/>
  <w16cid:commentId w16cid:paraId="2301AB24" w16cid:durableId="577E6518"/>
  <w16cid:commentId w16cid:paraId="689B1091" w16cid:durableId="582B6638"/>
  <w16cid:commentId w16cid:paraId="2E1E07B0" w16cid:durableId="7FD09545"/>
  <w16cid:commentId w16cid:paraId="337F52C8" w16cid:durableId="4951C88A"/>
  <w16cid:commentId w16cid:paraId="5BCB61F9" w16cid:durableId="183635A6"/>
  <w16cid:commentId w16cid:paraId="3AA411D4" w16cid:durableId="779DD6EB"/>
  <w16cid:commentId w16cid:paraId="258A5153" w16cid:durableId="2E3AC4AF"/>
  <w16cid:commentId w16cid:paraId="14F18374" w16cid:durableId="623802FB"/>
  <w16cid:commentId w16cid:paraId="48B6F3E6" w16cid:durableId="229AD07C"/>
  <w16cid:commentId w16cid:paraId="0737CB29" w16cid:durableId="287D79AD"/>
  <w16cid:commentId w16cid:paraId="5BD315DE" w16cid:durableId="1CC5EE9D"/>
  <w16cid:commentId w16cid:paraId="783C9767" w16cid:durableId="21EAB838"/>
  <w16cid:commentId w16cid:paraId="3DFFACEB" w16cid:durableId="50369C8E"/>
  <w16cid:commentId w16cid:paraId="37DCC3A7" w16cid:durableId="719BEB05"/>
  <w16cid:commentId w16cid:paraId="6876DF38" w16cid:durableId="54B746D3"/>
  <w16cid:commentId w16cid:paraId="4FB0BEC0" w16cid:durableId="744F4DE2"/>
  <w16cid:commentId w16cid:paraId="15B907DE" w16cid:durableId="49E29C40"/>
  <w16cid:commentId w16cid:paraId="513F1324" w16cid:durableId="1D82F005"/>
  <w16cid:commentId w16cid:paraId="13CD347F" w16cid:durableId="6032E190"/>
  <w16cid:commentId w16cid:paraId="5C254CEC" w16cid:durableId="4AEB082B"/>
  <w16cid:commentId w16cid:paraId="1B1ED3DF" w16cid:durableId="2B6CB34A"/>
  <w16cid:commentId w16cid:paraId="5C074C11" w16cid:durableId="245FDABA"/>
  <w16cid:commentId w16cid:paraId="17F0E4D1" w16cid:durableId="1A52948A"/>
  <w16cid:commentId w16cid:paraId="59B5F98D" w16cid:durableId="7B27C0F0"/>
  <w16cid:commentId w16cid:paraId="4CB67BE6" w16cid:durableId="4863E242"/>
  <w16cid:commentId w16cid:paraId="104C3C0D" w16cid:durableId="790927AF"/>
  <w16cid:commentId w16cid:paraId="17BD5E5B" w16cid:durableId="08DE7EDB"/>
  <w16cid:commentId w16cid:paraId="2A180395" w16cid:durableId="2E3AC6C5"/>
  <w16cid:commentId w16cid:paraId="322FEA40" w16cid:durableId="2AB59EFD"/>
  <w16cid:commentId w16cid:paraId="18A9576F" w16cid:durableId="232804A5"/>
  <w16cid:commentId w16cid:paraId="6C0360DF" w16cid:durableId="6A3F5A46"/>
  <w16cid:commentId w16cid:paraId="16770012" w16cid:durableId="7E097742"/>
  <w16cid:commentId w16cid:paraId="5023AA44" w16cid:durableId="2DBB52ED"/>
  <w16cid:commentId w16cid:paraId="6BC628F7" w16cid:durableId="6638E0FD"/>
  <w16cid:commentId w16cid:paraId="690F9480" w16cid:durableId="7AEE64B2"/>
  <w16cid:commentId w16cid:paraId="7CF2E713" w16cid:durableId="3FA1B339"/>
  <w16cid:commentId w16cid:paraId="343E40D5" w16cid:durableId="656DAE26"/>
  <w16cid:commentId w16cid:paraId="1BF977C2" w16cid:durableId="2D37C29F"/>
  <w16cid:commentId w16cid:paraId="502D24CE" w16cid:durableId="3D6F87D9"/>
  <w16cid:commentId w16cid:paraId="1999F396" w16cid:durableId="4C131F5F"/>
  <w16cid:commentId w16cid:paraId="361A3A55" w16cid:durableId="63A7A0BB"/>
  <w16cid:commentId w16cid:paraId="2D7F2930" w16cid:durableId="204E1409"/>
  <w16cid:commentId w16cid:paraId="5824462E" w16cid:durableId="1D9938B6"/>
  <w16cid:commentId w16cid:paraId="2D8F2D8B" w16cid:durableId="2FB1E5E3"/>
  <w16cid:commentId w16cid:paraId="4F168C47" w16cid:durableId="6611DBEC"/>
  <w16cid:commentId w16cid:paraId="7E7CA046" w16cid:durableId="2F3143E0"/>
  <w16cid:commentId w16cid:paraId="3A3FD901" w16cid:durableId="24B4848F"/>
  <w16cid:commentId w16cid:paraId="6E1220D9" w16cid:durableId="38CADB42"/>
  <w16cid:commentId w16cid:paraId="6C296020" w16cid:durableId="2131EBE9"/>
  <w16cid:commentId w16cid:paraId="1D97614A" w16cid:durableId="253F89EB"/>
  <w16cid:commentId w16cid:paraId="6858438F" w16cid:durableId="2CADF4CB"/>
  <w16cid:commentId w16cid:paraId="01676DBB" w16cid:durableId="2DD4DF09"/>
  <w16cid:commentId w16cid:paraId="443F4842" w16cid:durableId="405A4EFB"/>
  <w16cid:commentId w16cid:paraId="53692C42" w16cid:durableId="77D4085C"/>
  <w16cid:commentId w16cid:paraId="0A24EFE5" w16cid:durableId="2E3ACA24"/>
  <w16cid:commentId w16cid:paraId="53613977" w16cid:durableId="78D4F7F8"/>
  <w16cid:commentId w16cid:paraId="49D100D6" w16cid:durableId="1DFA7922"/>
  <w16cid:commentId w16cid:paraId="330BF507" w16cid:durableId="386B943F"/>
  <w16cid:commentId w16cid:paraId="16D93628" w16cid:durableId="14E43BCF"/>
  <w16cid:commentId w16cid:paraId="39C4CA1B" w16cid:durableId="6857F35E"/>
  <w16cid:commentId w16cid:paraId="6DC000C7" w16cid:durableId="2DD519FF"/>
  <w16cid:commentId w16cid:paraId="4673A2CD" w16cid:durableId="4B231EEB"/>
  <w16cid:commentId w16cid:paraId="18E9B2D7" w16cid:durableId="23425089"/>
  <w16cid:commentId w16cid:paraId="605FF4CC" w16cid:durableId="28AFA54A"/>
  <w16cid:commentId w16cid:paraId="35F4C2A7" w16cid:durableId="2645B19B"/>
  <w16cid:commentId w16cid:paraId="67210CE6" w16cid:durableId="1B9A1E04"/>
  <w16cid:commentId w16cid:paraId="046D6462" w16cid:durableId="5D7F03E6"/>
  <w16cid:commentId w16cid:paraId="2222FB83" w16cid:durableId="25D287AB"/>
  <w16cid:commentId w16cid:paraId="72CEBA99" w16cid:durableId="58366F4E"/>
  <w16cid:commentId w16cid:paraId="19ACA235" w16cid:durableId="2B8D4F0D"/>
  <w16cid:commentId w16cid:paraId="66691587" w16cid:durableId="474346AA"/>
  <w16cid:commentId w16cid:paraId="504A79E2" w16cid:durableId="2E3AD4CF"/>
  <w16cid:commentId w16cid:paraId="67D4A379" w16cid:durableId="2BD1261D"/>
  <w16cid:commentId w16cid:paraId="4584F196" w16cid:durableId="19E1E707"/>
  <w16cid:commentId w16cid:paraId="2A71F61A" w16cid:durableId="3A28D8F4"/>
  <w16cid:commentId w16cid:paraId="2C2FD8FA" w16cid:durableId="768FB8AA"/>
  <w16cid:commentId w16cid:paraId="1B09F5A4" w16cid:durableId="287D537D"/>
  <w16cid:commentId w16cid:paraId="2146AC22" w16cid:durableId="3B5BE147"/>
  <w16cid:commentId w16cid:paraId="5489371C" w16cid:durableId="17CF507B"/>
  <w16cid:commentId w16cid:paraId="28E5298C" w16cid:durableId="3E478735"/>
  <w16cid:commentId w16cid:paraId="43510D1C" w16cid:durableId="5EE16F38"/>
  <w16cid:commentId w16cid:paraId="25F22C12" w16cid:durableId="1B959686"/>
  <w16cid:commentId w16cid:paraId="76DA3A44" w16cid:durableId="2ADC36BE"/>
  <w16cid:commentId w16cid:paraId="45C671DF" w16cid:durableId="53656E48"/>
  <w16cid:commentId w16cid:paraId="158FE382" w16cid:durableId="695B93D3"/>
  <w16cid:commentId w16cid:paraId="6EB4F965" w16cid:durableId="2A80EBAD"/>
  <w16cid:commentId w16cid:paraId="10DACB01" w16cid:durableId="1A6C22BF"/>
  <w16cid:commentId w16cid:paraId="6FA53C52" w16cid:durableId="18161AED"/>
  <w16cid:commentId w16cid:paraId="582A0902" w16cid:durableId="7F9A308D"/>
  <w16cid:commentId w16cid:paraId="73FFA758" w16cid:durableId="74C0F050"/>
  <w16cid:commentId w16cid:paraId="5FA2EAF0" w16cid:durableId="5EDF5F7C"/>
  <w16cid:commentId w16cid:paraId="2B67DDC3" w16cid:durableId="5A895E39"/>
  <w16cid:commentId w16cid:paraId="504F5FAE" w16cid:durableId="3025CBDA"/>
  <w16cid:commentId w16cid:paraId="1D3EDA2D" w16cid:durableId="73791739"/>
  <w16cid:commentId w16cid:paraId="1F3176F6" w16cid:durableId="670FE40D"/>
  <w16cid:commentId w16cid:paraId="0DD277AC" w16cid:durableId="5B6281FC"/>
  <w16cid:commentId w16cid:paraId="00FD007A" w16cid:durableId="14925583"/>
  <w16cid:commentId w16cid:paraId="3B5640BE" w16cid:durableId="3F02377F"/>
  <w16cid:commentId w16cid:paraId="25516F9A" w16cid:durableId="633F6368"/>
  <w16cid:commentId w16cid:paraId="7B156E18" w16cid:durableId="7BBE9343"/>
  <w16cid:commentId w16cid:paraId="2B0EF483" w16cid:durableId="3FEBA8D3"/>
  <w16cid:commentId w16cid:paraId="50A68248" w16cid:durableId="53DEFA4E"/>
  <w16cid:commentId w16cid:paraId="2622427A" w16cid:durableId="7DE2C070"/>
  <w16cid:commentId w16cid:paraId="60CFDF4E" w16cid:durableId="48404BA8"/>
  <w16cid:commentId w16cid:paraId="14E8F8EF" w16cid:durableId="35BFE580"/>
  <w16cid:commentId w16cid:paraId="649C992A" w16cid:durableId="4CAB0C66"/>
  <w16cid:commentId w16cid:paraId="5AAAB7D2" w16cid:durableId="40DF8D0B"/>
  <w16cid:commentId w16cid:paraId="21F30E33" w16cid:durableId="3ADEC0B3"/>
  <w16cid:commentId w16cid:paraId="187141FD" w16cid:durableId="41EE291C"/>
  <w16cid:commentId w16cid:paraId="2F350DEE" w16cid:durableId="73A8E70B"/>
  <w16cid:commentId w16cid:paraId="6593A9F2" w16cid:durableId="341D6E88"/>
  <w16cid:commentId w16cid:paraId="23718199" w16cid:durableId="34E4C641"/>
  <w16cid:commentId w16cid:paraId="44B64560" w16cid:durableId="28D4DB15"/>
  <w16cid:commentId w16cid:paraId="5ADBCDD1" w16cid:durableId="6407B1F1"/>
  <w16cid:commentId w16cid:paraId="6EEA12A3" w16cid:durableId="326238B5"/>
  <w16cid:commentId w16cid:paraId="2D125B1D" w16cid:durableId="78B82A65"/>
  <w16cid:commentId w16cid:paraId="5B667313" w16cid:durableId="36940E78"/>
  <w16cid:commentId w16cid:paraId="1A93EA42" w16cid:durableId="74834679"/>
  <w16cid:commentId w16cid:paraId="41104D61" w16cid:durableId="1C601BA4"/>
  <w16cid:commentId w16cid:paraId="57BAD168" w16cid:durableId="5790D19B"/>
  <w16cid:commentId w16cid:paraId="1626DB2F" w16cid:durableId="4E312CC4"/>
  <w16cid:commentId w16cid:paraId="5951FFAA" w16cid:durableId="498067C5"/>
  <w16cid:commentId w16cid:paraId="6E6A05C0" w16cid:durableId="4935F398"/>
  <w16cid:commentId w16cid:paraId="628A65AC" w16cid:durableId="7F304B8E"/>
  <w16cid:commentId w16cid:paraId="3636DE1A" w16cid:durableId="3E8B0FC6"/>
  <w16cid:commentId w16cid:paraId="6A364915" w16cid:durableId="521BAC1F"/>
  <w16cid:commentId w16cid:paraId="717E98D5" w16cid:durableId="2F1A5059"/>
  <w16cid:commentId w16cid:paraId="70FC83D6" w16cid:durableId="47898861"/>
  <w16cid:commentId w16cid:paraId="13DE61B8" w16cid:durableId="483B17EE"/>
  <w16cid:commentId w16cid:paraId="1DA9CE85" w16cid:durableId="5C92C08B"/>
  <w16cid:commentId w16cid:paraId="41547B78" w16cid:durableId="40836842"/>
  <w16cid:commentId w16cid:paraId="7D74C480" w16cid:durableId="558742D8"/>
  <w16cid:commentId w16cid:paraId="750A71AB" w16cid:durableId="05B23097"/>
  <w16cid:commentId w16cid:paraId="7AEF9A60" w16cid:durableId="651D3435"/>
  <w16cid:commentId w16cid:paraId="2196BC0A" w16cid:durableId="5442E963"/>
  <w16cid:commentId w16cid:paraId="33234AC0" w16cid:durableId="39F39EBB"/>
  <w16cid:commentId w16cid:paraId="59AB85C9" w16cid:durableId="2E3AECD1"/>
  <w16cid:commentId w16cid:paraId="4DB50E1E" w16cid:durableId="3F0DA949"/>
  <w16cid:commentId w16cid:paraId="25EADA90" w16cid:durableId="43B40F8C"/>
  <w16cid:commentId w16cid:paraId="7DCE479B" w16cid:durableId="75588B20"/>
  <w16cid:commentId w16cid:paraId="38F72E66" w16cid:durableId="34A83ED4"/>
  <w16cid:commentId w16cid:paraId="78BB2A12" w16cid:durableId="26F5A6EC"/>
  <w16cid:commentId w16cid:paraId="3F80B4DD" w16cid:durableId="34F0DD05"/>
  <w16cid:commentId w16cid:paraId="630FF1D3" w16cid:durableId="59434936"/>
  <w16cid:commentId w16cid:paraId="3787E378" w16cid:durableId="217DEECD"/>
  <w16cid:commentId w16cid:paraId="18EC7242" w16cid:durableId="41F7E289"/>
  <w16cid:commentId w16cid:paraId="20799EE5" w16cid:durableId="6D4EBEAC"/>
  <w16cid:commentId w16cid:paraId="18AC2FA3" w16cid:durableId="48ADFDF2"/>
  <w16cid:commentId w16cid:paraId="41770005" w16cid:durableId="2BA5FB87"/>
  <w16cid:commentId w16cid:paraId="15E24118" w16cid:durableId="545E3E88"/>
  <w16cid:commentId w16cid:paraId="4EA92868" w16cid:durableId="3805247D"/>
  <w16cid:commentId w16cid:paraId="137E67ED" w16cid:durableId="465F157F"/>
  <w16cid:commentId w16cid:paraId="31DDE46B" w16cid:durableId="352B6A34"/>
  <w16cid:commentId w16cid:paraId="569DC3BF" w16cid:durableId="138985B8"/>
  <w16cid:commentId w16cid:paraId="1BBE073B" w16cid:durableId="76E16121"/>
  <w16cid:commentId w16cid:paraId="26F7B767" w16cid:durableId="2A9F3280"/>
  <w16cid:commentId w16cid:paraId="4D444C12" w16cid:durableId="306D1B4A"/>
  <w16cid:commentId w16cid:paraId="74C32C7A" w16cid:durableId="63034E02"/>
  <w16cid:commentId w16cid:paraId="17873643" w16cid:durableId="28FB30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F644" w14:textId="77777777" w:rsidR="00041D3C" w:rsidRDefault="00041D3C">
      <w:r>
        <w:separator/>
      </w:r>
    </w:p>
  </w:endnote>
  <w:endnote w:type="continuationSeparator" w:id="0">
    <w:p w14:paraId="4EC1B7BD" w14:textId="77777777" w:rsidR="00041D3C" w:rsidRDefault="00041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enlo">
    <w:altName w:val="DokChampa"/>
    <w:charset w:val="00"/>
    <w:family w:val="modern"/>
    <w:pitch w:val="fixed"/>
    <w:sig w:usb0="E60022FF" w:usb1="D200F9FB" w:usb2="02000028" w:usb3="00000000" w:csb0="000001DF" w:csb1="00000000"/>
  </w:font>
  <w:font w:name="Apple Symbols">
    <w:altName w:val="Arial"/>
    <w:charset w:val="B1"/>
    <w:family w:val="auto"/>
    <w:pitch w:val="variable"/>
    <w:sig w:usb0="800008A3" w:usb1="08007BEB" w:usb2="01840034" w:usb3="00000000" w:csb0="000001F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27FC" w14:textId="77777777" w:rsidR="00350CFB" w:rsidRDefault="00283FFF">
    <w:pPr>
      <w:pStyle w:val="a3"/>
      <w:spacing w:line="14" w:lineRule="auto"/>
      <w:rPr>
        <w:sz w:val="20"/>
      </w:rPr>
    </w:pPr>
    <w:r>
      <w:rPr>
        <w:noProof/>
        <w:sz w:val="20"/>
      </w:rPr>
      <mc:AlternateContent>
        <mc:Choice Requires="wps">
          <w:drawing>
            <wp:anchor distT="0" distB="0" distL="0" distR="0" simplePos="0" relativeHeight="484000768" behindDoc="1" locked="0" layoutInCell="1" allowOverlap="1" wp14:anchorId="00DC27FD" wp14:editId="00DC27FE">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3675"/>
                      </a:xfrm>
                      <a:prstGeom prst="rect">
                        <a:avLst/>
                      </a:prstGeom>
                    </wps:spPr>
                    <wps:txbx>
                      <w:txbxContent>
                        <w:p w14:paraId="00DC28A2" w14:textId="77777777" w:rsidR="00350CFB" w:rsidRDefault="00283FFF">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0DC27FD" id="_x0000_t202" coordsize="21600,21600" o:spt="202" path="m,l,21600r21600,l21600,xe">
              <v:stroke joinstyle="miter"/>
              <v:path gradientshapeok="t" o:connecttype="rect"/>
            </v:shapetype>
            <v:shape id="Textbox 1" o:spid="_x0000_s1396" type="#_x0000_t202" style="position:absolute;margin-left:287.65pt;margin-top:725.1pt;width:19.95pt;height:15.25pt;z-index:-193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" filled="f" stroked="f">
              <v:textbox inset="0,0,0,0">
                <w:txbxContent>
                  <w:p w14:paraId="00DC28A2" w14:textId="77777777" w:rsidR="00350CFB" w:rsidRDefault="00283FFF">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2BDB" w14:textId="77777777" w:rsidR="00041D3C" w:rsidRDefault="00041D3C">
      <w:r>
        <w:separator/>
      </w:r>
    </w:p>
  </w:footnote>
  <w:footnote w:type="continuationSeparator" w:id="0">
    <w:p w14:paraId="1F18C2AE" w14:textId="77777777" w:rsidR="00041D3C" w:rsidRDefault="00041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54E"/>
    <w:multiLevelType w:val="multilevel"/>
    <w:tmpl w:val="59BCF562"/>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1" w15:restartNumberingAfterBreak="0">
    <w:nsid w:val="0091710E"/>
    <w:multiLevelType w:val="hybridMultilevel"/>
    <w:tmpl w:val="C836409E"/>
    <w:lvl w:ilvl="0" w:tplc="48EE6112">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C3E782E">
      <w:numFmt w:val="bullet"/>
      <w:lvlText w:val="•"/>
      <w:lvlJc w:val="left"/>
      <w:pPr>
        <w:ind w:left="1740" w:hanging="216"/>
      </w:pPr>
      <w:rPr>
        <w:rFonts w:hint="default"/>
        <w:lang w:val="en-US" w:eastAsia="en-US" w:bidi="ar-SA"/>
      </w:rPr>
    </w:lvl>
    <w:lvl w:ilvl="2" w:tplc="156C2946">
      <w:numFmt w:val="bullet"/>
      <w:lvlText w:val="•"/>
      <w:lvlJc w:val="left"/>
      <w:pPr>
        <w:ind w:left="2681" w:hanging="216"/>
      </w:pPr>
      <w:rPr>
        <w:rFonts w:hint="default"/>
        <w:lang w:val="en-US" w:eastAsia="en-US" w:bidi="ar-SA"/>
      </w:rPr>
    </w:lvl>
    <w:lvl w:ilvl="3" w:tplc="E0907E22">
      <w:numFmt w:val="bullet"/>
      <w:lvlText w:val="•"/>
      <w:lvlJc w:val="left"/>
      <w:pPr>
        <w:ind w:left="3621" w:hanging="216"/>
      </w:pPr>
      <w:rPr>
        <w:rFonts w:hint="default"/>
        <w:lang w:val="en-US" w:eastAsia="en-US" w:bidi="ar-SA"/>
      </w:rPr>
    </w:lvl>
    <w:lvl w:ilvl="4" w:tplc="81FACDB2">
      <w:numFmt w:val="bullet"/>
      <w:lvlText w:val="•"/>
      <w:lvlJc w:val="left"/>
      <w:pPr>
        <w:ind w:left="4562" w:hanging="216"/>
      </w:pPr>
      <w:rPr>
        <w:rFonts w:hint="default"/>
        <w:lang w:val="en-US" w:eastAsia="en-US" w:bidi="ar-SA"/>
      </w:rPr>
    </w:lvl>
    <w:lvl w:ilvl="5" w:tplc="C416F9BA">
      <w:numFmt w:val="bullet"/>
      <w:lvlText w:val="•"/>
      <w:lvlJc w:val="left"/>
      <w:pPr>
        <w:ind w:left="5502" w:hanging="216"/>
      </w:pPr>
      <w:rPr>
        <w:rFonts w:hint="default"/>
        <w:lang w:val="en-US" w:eastAsia="en-US" w:bidi="ar-SA"/>
      </w:rPr>
    </w:lvl>
    <w:lvl w:ilvl="6" w:tplc="07686954">
      <w:numFmt w:val="bullet"/>
      <w:lvlText w:val="•"/>
      <w:lvlJc w:val="left"/>
      <w:pPr>
        <w:ind w:left="6443" w:hanging="216"/>
      </w:pPr>
      <w:rPr>
        <w:rFonts w:hint="default"/>
        <w:lang w:val="en-US" w:eastAsia="en-US" w:bidi="ar-SA"/>
      </w:rPr>
    </w:lvl>
    <w:lvl w:ilvl="7" w:tplc="14AC7A10">
      <w:numFmt w:val="bullet"/>
      <w:lvlText w:val="•"/>
      <w:lvlJc w:val="left"/>
      <w:pPr>
        <w:ind w:left="7383" w:hanging="216"/>
      </w:pPr>
      <w:rPr>
        <w:rFonts w:hint="default"/>
        <w:lang w:val="en-US" w:eastAsia="en-US" w:bidi="ar-SA"/>
      </w:rPr>
    </w:lvl>
    <w:lvl w:ilvl="8" w:tplc="599C2894">
      <w:numFmt w:val="bullet"/>
      <w:lvlText w:val="•"/>
      <w:lvlJc w:val="left"/>
      <w:pPr>
        <w:ind w:left="8324" w:hanging="216"/>
      </w:pPr>
      <w:rPr>
        <w:rFonts w:hint="default"/>
        <w:lang w:val="en-US" w:eastAsia="en-US" w:bidi="ar-SA"/>
      </w:rPr>
    </w:lvl>
  </w:abstractNum>
  <w:abstractNum w:abstractNumId="2" w15:restartNumberingAfterBreak="0">
    <w:nsid w:val="011F2FB5"/>
    <w:multiLevelType w:val="hybridMultilevel"/>
    <w:tmpl w:val="E49861DA"/>
    <w:lvl w:ilvl="0" w:tplc="63F8961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B4E86CE">
      <w:numFmt w:val="bullet"/>
      <w:lvlText w:val="•"/>
      <w:lvlJc w:val="left"/>
      <w:pPr>
        <w:ind w:left="1740" w:hanging="216"/>
      </w:pPr>
      <w:rPr>
        <w:rFonts w:hint="default"/>
        <w:lang w:val="en-US" w:eastAsia="en-US" w:bidi="ar-SA"/>
      </w:rPr>
    </w:lvl>
    <w:lvl w:ilvl="2" w:tplc="0A92F76E">
      <w:numFmt w:val="bullet"/>
      <w:lvlText w:val="•"/>
      <w:lvlJc w:val="left"/>
      <w:pPr>
        <w:ind w:left="2681" w:hanging="216"/>
      </w:pPr>
      <w:rPr>
        <w:rFonts w:hint="default"/>
        <w:lang w:val="en-US" w:eastAsia="en-US" w:bidi="ar-SA"/>
      </w:rPr>
    </w:lvl>
    <w:lvl w:ilvl="3" w:tplc="BE6A954A">
      <w:numFmt w:val="bullet"/>
      <w:lvlText w:val="•"/>
      <w:lvlJc w:val="left"/>
      <w:pPr>
        <w:ind w:left="3621" w:hanging="216"/>
      </w:pPr>
      <w:rPr>
        <w:rFonts w:hint="default"/>
        <w:lang w:val="en-US" w:eastAsia="en-US" w:bidi="ar-SA"/>
      </w:rPr>
    </w:lvl>
    <w:lvl w:ilvl="4" w:tplc="D9B21EF2">
      <w:numFmt w:val="bullet"/>
      <w:lvlText w:val="•"/>
      <w:lvlJc w:val="left"/>
      <w:pPr>
        <w:ind w:left="4562" w:hanging="216"/>
      </w:pPr>
      <w:rPr>
        <w:rFonts w:hint="default"/>
        <w:lang w:val="en-US" w:eastAsia="en-US" w:bidi="ar-SA"/>
      </w:rPr>
    </w:lvl>
    <w:lvl w:ilvl="5" w:tplc="7C58D266">
      <w:numFmt w:val="bullet"/>
      <w:lvlText w:val="•"/>
      <w:lvlJc w:val="left"/>
      <w:pPr>
        <w:ind w:left="5502" w:hanging="216"/>
      </w:pPr>
      <w:rPr>
        <w:rFonts w:hint="default"/>
        <w:lang w:val="en-US" w:eastAsia="en-US" w:bidi="ar-SA"/>
      </w:rPr>
    </w:lvl>
    <w:lvl w:ilvl="6" w:tplc="14DCBFB2">
      <w:numFmt w:val="bullet"/>
      <w:lvlText w:val="•"/>
      <w:lvlJc w:val="left"/>
      <w:pPr>
        <w:ind w:left="6443" w:hanging="216"/>
      </w:pPr>
      <w:rPr>
        <w:rFonts w:hint="default"/>
        <w:lang w:val="en-US" w:eastAsia="en-US" w:bidi="ar-SA"/>
      </w:rPr>
    </w:lvl>
    <w:lvl w:ilvl="7" w:tplc="C9C88DB6">
      <w:numFmt w:val="bullet"/>
      <w:lvlText w:val="•"/>
      <w:lvlJc w:val="left"/>
      <w:pPr>
        <w:ind w:left="7383" w:hanging="216"/>
      </w:pPr>
      <w:rPr>
        <w:rFonts w:hint="default"/>
        <w:lang w:val="en-US" w:eastAsia="en-US" w:bidi="ar-SA"/>
      </w:rPr>
    </w:lvl>
    <w:lvl w:ilvl="8" w:tplc="12D84696">
      <w:numFmt w:val="bullet"/>
      <w:lvlText w:val="•"/>
      <w:lvlJc w:val="left"/>
      <w:pPr>
        <w:ind w:left="8324" w:hanging="216"/>
      </w:pPr>
      <w:rPr>
        <w:rFonts w:hint="default"/>
        <w:lang w:val="en-US" w:eastAsia="en-US" w:bidi="ar-SA"/>
      </w:rPr>
    </w:lvl>
  </w:abstractNum>
  <w:abstractNum w:abstractNumId="3" w15:restartNumberingAfterBreak="0">
    <w:nsid w:val="04B12BD6"/>
    <w:multiLevelType w:val="hybridMultilevel"/>
    <w:tmpl w:val="CCD24414"/>
    <w:lvl w:ilvl="0" w:tplc="14F8B998">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A0E395A">
      <w:numFmt w:val="bullet"/>
      <w:lvlText w:val="•"/>
      <w:lvlJc w:val="left"/>
      <w:pPr>
        <w:ind w:left="1794" w:hanging="303"/>
      </w:pPr>
      <w:rPr>
        <w:rFonts w:hint="default"/>
        <w:lang w:val="en-US" w:eastAsia="en-US" w:bidi="ar-SA"/>
      </w:rPr>
    </w:lvl>
    <w:lvl w:ilvl="2" w:tplc="BF8E3C38">
      <w:numFmt w:val="bullet"/>
      <w:lvlText w:val="•"/>
      <w:lvlJc w:val="left"/>
      <w:pPr>
        <w:ind w:left="2729" w:hanging="303"/>
      </w:pPr>
      <w:rPr>
        <w:rFonts w:hint="default"/>
        <w:lang w:val="en-US" w:eastAsia="en-US" w:bidi="ar-SA"/>
      </w:rPr>
    </w:lvl>
    <w:lvl w:ilvl="3" w:tplc="7F405398">
      <w:numFmt w:val="bullet"/>
      <w:lvlText w:val="•"/>
      <w:lvlJc w:val="left"/>
      <w:pPr>
        <w:ind w:left="3663" w:hanging="303"/>
      </w:pPr>
      <w:rPr>
        <w:rFonts w:hint="default"/>
        <w:lang w:val="en-US" w:eastAsia="en-US" w:bidi="ar-SA"/>
      </w:rPr>
    </w:lvl>
    <w:lvl w:ilvl="4" w:tplc="6EBE0E3C">
      <w:numFmt w:val="bullet"/>
      <w:lvlText w:val="•"/>
      <w:lvlJc w:val="left"/>
      <w:pPr>
        <w:ind w:left="4598" w:hanging="303"/>
      </w:pPr>
      <w:rPr>
        <w:rFonts w:hint="default"/>
        <w:lang w:val="en-US" w:eastAsia="en-US" w:bidi="ar-SA"/>
      </w:rPr>
    </w:lvl>
    <w:lvl w:ilvl="5" w:tplc="86A620DE">
      <w:numFmt w:val="bullet"/>
      <w:lvlText w:val="•"/>
      <w:lvlJc w:val="left"/>
      <w:pPr>
        <w:ind w:left="5532" w:hanging="303"/>
      </w:pPr>
      <w:rPr>
        <w:rFonts w:hint="default"/>
        <w:lang w:val="en-US" w:eastAsia="en-US" w:bidi="ar-SA"/>
      </w:rPr>
    </w:lvl>
    <w:lvl w:ilvl="6" w:tplc="332A6146">
      <w:numFmt w:val="bullet"/>
      <w:lvlText w:val="•"/>
      <w:lvlJc w:val="left"/>
      <w:pPr>
        <w:ind w:left="6467" w:hanging="303"/>
      </w:pPr>
      <w:rPr>
        <w:rFonts w:hint="default"/>
        <w:lang w:val="en-US" w:eastAsia="en-US" w:bidi="ar-SA"/>
      </w:rPr>
    </w:lvl>
    <w:lvl w:ilvl="7" w:tplc="2A3EFD12">
      <w:numFmt w:val="bullet"/>
      <w:lvlText w:val="•"/>
      <w:lvlJc w:val="left"/>
      <w:pPr>
        <w:ind w:left="7401" w:hanging="303"/>
      </w:pPr>
      <w:rPr>
        <w:rFonts w:hint="default"/>
        <w:lang w:val="en-US" w:eastAsia="en-US" w:bidi="ar-SA"/>
      </w:rPr>
    </w:lvl>
    <w:lvl w:ilvl="8" w:tplc="1E06269C">
      <w:numFmt w:val="bullet"/>
      <w:lvlText w:val="•"/>
      <w:lvlJc w:val="left"/>
      <w:pPr>
        <w:ind w:left="8336" w:hanging="303"/>
      </w:pPr>
      <w:rPr>
        <w:rFonts w:hint="default"/>
        <w:lang w:val="en-US" w:eastAsia="en-US" w:bidi="ar-SA"/>
      </w:rPr>
    </w:lvl>
  </w:abstractNum>
  <w:abstractNum w:abstractNumId="4" w15:restartNumberingAfterBreak="0">
    <w:nsid w:val="0F9F024A"/>
    <w:multiLevelType w:val="multilevel"/>
    <w:tmpl w:val="0D5E0DA2"/>
    <w:lvl w:ilvl="0">
      <w:start w:val="1"/>
      <w:numFmt w:val="decimal"/>
      <w:lvlText w:val="%1"/>
      <w:lvlJc w:val="left"/>
      <w:pPr>
        <w:ind w:left="856"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58" w:hanging="574"/>
      </w:pPr>
      <w:rPr>
        <w:rFonts w:hint="default"/>
        <w:lang w:val="en-US" w:eastAsia="en-US" w:bidi="ar-SA"/>
      </w:rPr>
    </w:lvl>
    <w:lvl w:ilvl="4">
      <w:numFmt w:val="bullet"/>
      <w:lvlText w:val="•"/>
      <w:lvlJc w:val="left"/>
      <w:pPr>
        <w:ind w:left="3736" w:hanging="574"/>
      </w:pPr>
      <w:rPr>
        <w:rFonts w:hint="default"/>
        <w:lang w:val="en-US" w:eastAsia="en-US" w:bidi="ar-SA"/>
      </w:rPr>
    </w:lvl>
    <w:lvl w:ilvl="5">
      <w:numFmt w:val="bullet"/>
      <w:lvlText w:val="•"/>
      <w:lvlJc w:val="left"/>
      <w:pPr>
        <w:ind w:left="4814" w:hanging="574"/>
      </w:pPr>
      <w:rPr>
        <w:rFonts w:hint="default"/>
        <w:lang w:val="en-US" w:eastAsia="en-US" w:bidi="ar-SA"/>
      </w:rPr>
    </w:lvl>
    <w:lvl w:ilvl="6">
      <w:numFmt w:val="bullet"/>
      <w:lvlText w:val="•"/>
      <w:lvlJc w:val="left"/>
      <w:pPr>
        <w:ind w:left="5892" w:hanging="574"/>
      </w:pPr>
      <w:rPr>
        <w:rFonts w:hint="default"/>
        <w:lang w:val="en-US" w:eastAsia="en-US" w:bidi="ar-SA"/>
      </w:rPr>
    </w:lvl>
    <w:lvl w:ilvl="7">
      <w:numFmt w:val="bullet"/>
      <w:lvlText w:val="•"/>
      <w:lvlJc w:val="left"/>
      <w:pPr>
        <w:ind w:left="6971" w:hanging="574"/>
      </w:pPr>
      <w:rPr>
        <w:rFonts w:hint="default"/>
        <w:lang w:val="en-US" w:eastAsia="en-US" w:bidi="ar-SA"/>
      </w:rPr>
    </w:lvl>
    <w:lvl w:ilvl="8">
      <w:numFmt w:val="bullet"/>
      <w:lvlText w:val="•"/>
      <w:lvlJc w:val="left"/>
      <w:pPr>
        <w:ind w:left="8049" w:hanging="574"/>
      </w:pPr>
      <w:rPr>
        <w:rFonts w:hint="default"/>
        <w:lang w:val="en-US" w:eastAsia="en-US" w:bidi="ar-SA"/>
      </w:rPr>
    </w:lvl>
  </w:abstractNum>
  <w:abstractNum w:abstractNumId="5" w15:restartNumberingAfterBreak="0">
    <w:nsid w:val="0FC06BD2"/>
    <w:multiLevelType w:val="hybridMultilevel"/>
    <w:tmpl w:val="3072FFA6"/>
    <w:lvl w:ilvl="0" w:tplc="3648F65C">
      <w:start w:val="1"/>
      <w:numFmt w:val="decimal"/>
      <w:lvlText w:val="%1."/>
      <w:lvlJc w:val="left"/>
      <w:pPr>
        <w:ind w:left="856"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FB0F026">
      <w:numFmt w:val="bullet"/>
      <w:lvlText w:val="•"/>
      <w:lvlJc w:val="left"/>
      <w:pPr>
        <w:ind w:left="1794" w:hanging="303"/>
      </w:pPr>
      <w:rPr>
        <w:rFonts w:hint="default"/>
        <w:lang w:val="en-US" w:eastAsia="en-US" w:bidi="ar-SA"/>
      </w:rPr>
    </w:lvl>
    <w:lvl w:ilvl="2" w:tplc="62561A38">
      <w:numFmt w:val="bullet"/>
      <w:lvlText w:val="•"/>
      <w:lvlJc w:val="left"/>
      <w:pPr>
        <w:ind w:left="2729" w:hanging="303"/>
      </w:pPr>
      <w:rPr>
        <w:rFonts w:hint="default"/>
        <w:lang w:val="en-US" w:eastAsia="en-US" w:bidi="ar-SA"/>
      </w:rPr>
    </w:lvl>
    <w:lvl w:ilvl="3" w:tplc="322666EE">
      <w:numFmt w:val="bullet"/>
      <w:lvlText w:val="•"/>
      <w:lvlJc w:val="left"/>
      <w:pPr>
        <w:ind w:left="3663" w:hanging="303"/>
      </w:pPr>
      <w:rPr>
        <w:rFonts w:hint="default"/>
        <w:lang w:val="en-US" w:eastAsia="en-US" w:bidi="ar-SA"/>
      </w:rPr>
    </w:lvl>
    <w:lvl w:ilvl="4" w:tplc="35464268">
      <w:numFmt w:val="bullet"/>
      <w:lvlText w:val="•"/>
      <w:lvlJc w:val="left"/>
      <w:pPr>
        <w:ind w:left="4598" w:hanging="303"/>
      </w:pPr>
      <w:rPr>
        <w:rFonts w:hint="default"/>
        <w:lang w:val="en-US" w:eastAsia="en-US" w:bidi="ar-SA"/>
      </w:rPr>
    </w:lvl>
    <w:lvl w:ilvl="5" w:tplc="EC6A5CC0">
      <w:numFmt w:val="bullet"/>
      <w:lvlText w:val="•"/>
      <w:lvlJc w:val="left"/>
      <w:pPr>
        <w:ind w:left="5532" w:hanging="303"/>
      </w:pPr>
      <w:rPr>
        <w:rFonts w:hint="default"/>
        <w:lang w:val="en-US" w:eastAsia="en-US" w:bidi="ar-SA"/>
      </w:rPr>
    </w:lvl>
    <w:lvl w:ilvl="6" w:tplc="CCD4957A">
      <w:numFmt w:val="bullet"/>
      <w:lvlText w:val="•"/>
      <w:lvlJc w:val="left"/>
      <w:pPr>
        <w:ind w:left="6467" w:hanging="303"/>
      </w:pPr>
      <w:rPr>
        <w:rFonts w:hint="default"/>
        <w:lang w:val="en-US" w:eastAsia="en-US" w:bidi="ar-SA"/>
      </w:rPr>
    </w:lvl>
    <w:lvl w:ilvl="7" w:tplc="01AEE216">
      <w:numFmt w:val="bullet"/>
      <w:lvlText w:val="•"/>
      <w:lvlJc w:val="left"/>
      <w:pPr>
        <w:ind w:left="7401" w:hanging="303"/>
      </w:pPr>
      <w:rPr>
        <w:rFonts w:hint="default"/>
        <w:lang w:val="en-US" w:eastAsia="en-US" w:bidi="ar-SA"/>
      </w:rPr>
    </w:lvl>
    <w:lvl w:ilvl="8" w:tplc="F63CFAFC">
      <w:numFmt w:val="bullet"/>
      <w:lvlText w:val="•"/>
      <w:lvlJc w:val="left"/>
      <w:pPr>
        <w:ind w:left="8336" w:hanging="303"/>
      </w:pPr>
      <w:rPr>
        <w:rFonts w:hint="default"/>
        <w:lang w:val="en-US" w:eastAsia="en-US" w:bidi="ar-SA"/>
      </w:rPr>
    </w:lvl>
  </w:abstractNum>
  <w:abstractNum w:abstractNumId="6" w15:restartNumberingAfterBreak="0">
    <w:nsid w:val="16FE3561"/>
    <w:multiLevelType w:val="hybridMultilevel"/>
    <w:tmpl w:val="0F56C13C"/>
    <w:lvl w:ilvl="0" w:tplc="9416AEA8">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2080032">
      <w:numFmt w:val="bullet"/>
      <w:lvlText w:val="•"/>
      <w:lvlJc w:val="left"/>
      <w:pPr>
        <w:ind w:left="1794" w:hanging="311"/>
      </w:pPr>
      <w:rPr>
        <w:rFonts w:hint="default"/>
        <w:lang w:val="en-US" w:eastAsia="en-US" w:bidi="ar-SA"/>
      </w:rPr>
    </w:lvl>
    <w:lvl w:ilvl="2" w:tplc="C0D09C70">
      <w:numFmt w:val="bullet"/>
      <w:lvlText w:val="•"/>
      <w:lvlJc w:val="left"/>
      <w:pPr>
        <w:ind w:left="2729" w:hanging="311"/>
      </w:pPr>
      <w:rPr>
        <w:rFonts w:hint="default"/>
        <w:lang w:val="en-US" w:eastAsia="en-US" w:bidi="ar-SA"/>
      </w:rPr>
    </w:lvl>
    <w:lvl w:ilvl="3" w:tplc="0CCA1FFE">
      <w:numFmt w:val="bullet"/>
      <w:lvlText w:val="•"/>
      <w:lvlJc w:val="left"/>
      <w:pPr>
        <w:ind w:left="3663" w:hanging="311"/>
      </w:pPr>
      <w:rPr>
        <w:rFonts w:hint="default"/>
        <w:lang w:val="en-US" w:eastAsia="en-US" w:bidi="ar-SA"/>
      </w:rPr>
    </w:lvl>
    <w:lvl w:ilvl="4" w:tplc="AD8A23C8">
      <w:numFmt w:val="bullet"/>
      <w:lvlText w:val="•"/>
      <w:lvlJc w:val="left"/>
      <w:pPr>
        <w:ind w:left="4598" w:hanging="311"/>
      </w:pPr>
      <w:rPr>
        <w:rFonts w:hint="default"/>
        <w:lang w:val="en-US" w:eastAsia="en-US" w:bidi="ar-SA"/>
      </w:rPr>
    </w:lvl>
    <w:lvl w:ilvl="5" w:tplc="23062560">
      <w:numFmt w:val="bullet"/>
      <w:lvlText w:val="•"/>
      <w:lvlJc w:val="left"/>
      <w:pPr>
        <w:ind w:left="5532" w:hanging="311"/>
      </w:pPr>
      <w:rPr>
        <w:rFonts w:hint="default"/>
        <w:lang w:val="en-US" w:eastAsia="en-US" w:bidi="ar-SA"/>
      </w:rPr>
    </w:lvl>
    <w:lvl w:ilvl="6" w:tplc="27949D4C">
      <w:numFmt w:val="bullet"/>
      <w:lvlText w:val="•"/>
      <w:lvlJc w:val="left"/>
      <w:pPr>
        <w:ind w:left="6467" w:hanging="311"/>
      </w:pPr>
      <w:rPr>
        <w:rFonts w:hint="default"/>
        <w:lang w:val="en-US" w:eastAsia="en-US" w:bidi="ar-SA"/>
      </w:rPr>
    </w:lvl>
    <w:lvl w:ilvl="7" w:tplc="F864BF30">
      <w:numFmt w:val="bullet"/>
      <w:lvlText w:val="•"/>
      <w:lvlJc w:val="left"/>
      <w:pPr>
        <w:ind w:left="7401" w:hanging="311"/>
      </w:pPr>
      <w:rPr>
        <w:rFonts w:hint="default"/>
        <w:lang w:val="en-US" w:eastAsia="en-US" w:bidi="ar-SA"/>
      </w:rPr>
    </w:lvl>
    <w:lvl w:ilvl="8" w:tplc="33B05666">
      <w:numFmt w:val="bullet"/>
      <w:lvlText w:val="•"/>
      <w:lvlJc w:val="left"/>
      <w:pPr>
        <w:ind w:left="8336" w:hanging="311"/>
      </w:pPr>
      <w:rPr>
        <w:rFonts w:hint="default"/>
        <w:lang w:val="en-US" w:eastAsia="en-US" w:bidi="ar-SA"/>
      </w:rPr>
    </w:lvl>
  </w:abstractNum>
  <w:abstractNum w:abstractNumId="7" w15:restartNumberingAfterBreak="0">
    <w:nsid w:val="22BD52A6"/>
    <w:multiLevelType w:val="hybridMultilevel"/>
    <w:tmpl w:val="BEC63708"/>
    <w:lvl w:ilvl="0" w:tplc="7B3E788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D194925A">
      <w:numFmt w:val="bullet"/>
      <w:lvlText w:val="•"/>
      <w:lvlJc w:val="left"/>
      <w:pPr>
        <w:ind w:left="1740" w:hanging="216"/>
      </w:pPr>
      <w:rPr>
        <w:rFonts w:hint="default"/>
        <w:lang w:val="en-US" w:eastAsia="en-US" w:bidi="ar-SA"/>
      </w:rPr>
    </w:lvl>
    <w:lvl w:ilvl="2" w:tplc="25A8011C">
      <w:numFmt w:val="bullet"/>
      <w:lvlText w:val="•"/>
      <w:lvlJc w:val="left"/>
      <w:pPr>
        <w:ind w:left="2681" w:hanging="216"/>
      </w:pPr>
      <w:rPr>
        <w:rFonts w:hint="default"/>
        <w:lang w:val="en-US" w:eastAsia="en-US" w:bidi="ar-SA"/>
      </w:rPr>
    </w:lvl>
    <w:lvl w:ilvl="3" w:tplc="C87CDB84">
      <w:numFmt w:val="bullet"/>
      <w:lvlText w:val="•"/>
      <w:lvlJc w:val="left"/>
      <w:pPr>
        <w:ind w:left="3621" w:hanging="216"/>
      </w:pPr>
      <w:rPr>
        <w:rFonts w:hint="default"/>
        <w:lang w:val="en-US" w:eastAsia="en-US" w:bidi="ar-SA"/>
      </w:rPr>
    </w:lvl>
    <w:lvl w:ilvl="4" w:tplc="F6FCE3E4">
      <w:numFmt w:val="bullet"/>
      <w:lvlText w:val="•"/>
      <w:lvlJc w:val="left"/>
      <w:pPr>
        <w:ind w:left="4562" w:hanging="216"/>
      </w:pPr>
      <w:rPr>
        <w:rFonts w:hint="default"/>
        <w:lang w:val="en-US" w:eastAsia="en-US" w:bidi="ar-SA"/>
      </w:rPr>
    </w:lvl>
    <w:lvl w:ilvl="5" w:tplc="62FA6518">
      <w:numFmt w:val="bullet"/>
      <w:lvlText w:val="•"/>
      <w:lvlJc w:val="left"/>
      <w:pPr>
        <w:ind w:left="5502" w:hanging="216"/>
      </w:pPr>
      <w:rPr>
        <w:rFonts w:hint="default"/>
        <w:lang w:val="en-US" w:eastAsia="en-US" w:bidi="ar-SA"/>
      </w:rPr>
    </w:lvl>
    <w:lvl w:ilvl="6" w:tplc="A00456B6">
      <w:numFmt w:val="bullet"/>
      <w:lvlText w:val="•"/>
      <w:lvlJc w:val="left"/>
      <w:pPr>
        <w:ind w:left="6443" w:hanging="216"/>
      </w:pPr>
      <w:rPr>
        <w:rFonts w:hint="default"/>
        <w:lang w:val="en-US" w:eastAsia="en-US" w:bidi="ar-SA"/>
      </w:rPr>
    </w:lvl>
    <w:lvl w:ilvl="7" w:tplc="D458B57A">
      <w:numFmt w:val="bullet"/>
      <w:lvlText w:val="•"/>
      <w:lvlJc w:val="left"/>
      <w:pPr>
        <w:ind w:left="7383" w:hanging="216"/>
      </w:pPr>
      <w:rPr>
        <w:rFonts w:hint="default"/>
        <w:lang w:val="en-US" w:eastAsia="en-US" w:bidi="ar-SA"/>
      </w:rPr>
    </w:lvl>
    <w:lvl w:ilvl="8" w:tplc="7DCEB002">
      <w:numFmt w:val="bullet"/>
      <w:lvlText w:val="•"/>
      <w:lvlJc w:val="left"/>
      <w:pPr>
        <w:ind w:left="8324" w:hanging="216"/>
      </w:pPr>
      <w:rPr>
        <w:rFonts w:hint="default"/>
        <w:lang w:val="en-US" w:eastAsia="en-US" w:bidi="ar-SA"/>
      </w:rPr>
    </w:lvl>
  </w:abstractNum>
  <w:abstractNum w:abstractNumId="8" w15:restartNumberingAfterBreak="0">
    <w:nsid w:val="25114731"/>
    <w:multiLevelType w:val="hybridMultilevel"/>
    <w:tmpl w:val="B5283CE0"/>
    <w:lvl w:ilvl="0" w:tplc="D9B6D23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15640390">
      <w:numFmt w:val="bullet"/>
      <w:lvlText w:val="•"/>
      <w:lvlJc w:val="left"/>
      <w:pPr>
        <w:ind w:left="1740" w:hanging="216"/>
      </w:pPr>
      <w:rPr>
        <w:rFonts w:hint="default"/>
        <w:lang w:val="en-US" w:eastAsia="en-US" w:bidi="ar-SA"/>
      </w:rPr>
    </w:lvl>
    <w:lvl w:ilvl="2" w:tplc="0196532C">
      <w:numFmt w:val="bullet"/>
      <w:lvlText w:val="•"/>
      <w:lvlJc w:val="left"/>
      <w:pPr>
        <w:ind w:left="2681" w:hanging="216"/>
      </w:pPr>
      <w:rPr>
        <w:rFonts w:hint="default"/>
        <w:lang w:val="en-US" w:eastAsia="en-US" w:bidi="ar-SA"/>
      </w:rPr>
    </w:lvl>
    <w:lvl w:ilvl="3" w:tplc="13B0C3FE">
      <w:numFmt w:val="bullet"/>
      <w:lvlText w:val="•"/>
      <w:lvlJc w:val="left"/>
      <w:pPr>
        <w:ind w:left="3621" w:hanging="216"/>
      </w:pPr>
      <w:rPr>
        <w:rFonts w:hint="default"/>
        <w:lang w:val="en-US" w:eastAsia="en-US" w:bidi="ar-SA"/>
      </w:rPr>
    </w:lvl>
    <w:lvl w:ilvl="4" w:tplc="8C1C918C">
      <w:numFmt w:val="bullet"/>
      <w:lvlText w:val="•"/>
      <w:lvlJc w:val="left"/>
      <w:pPr>
        <w:ind w:left="4562" w:hanging="216"/>
      </w:pPr>
      <w:rPr>
        <w:rFonts w:hint="default"/>
        <w:lang w:val="en-US" w:eastAsia="en-US" w:bidi="ar-SA"/>
      </w:rPr>
    </w:lvl>
    <w:lvl w:ilvl="5" w:tplc="33A49CAE">
      <w:numFmt w:val="bullet"/>
      <w:lvlText w:val="•"/>
      <w:lvlJc w:val="left"/>
      <w:pPr>
        <w:ind w:left="5502" w:hanging="216"/>
      </w:pPr>
      <w:rPr>
        <w:rFonts w:hint="default"/>
        <w:lang w:val="en-US" w:eastAsia="en-US" w:bidi="ar-SA"/>
      </w:rPr>
    </w:lvl>
    <w:lvl w:ilvl="6" w:tplc="4E7EBA86">
      <w:numFmt w:val="bullet"/>
      <w:lvlText w:val="•"/>
      <w:lvlJc w:val="left"/>
      <w:pPr>
        <w:ind w:left="6443" w:hanging="216"/>
      </w:pPr>
      <w:rPr>
        <w:rFonts w:hint="default"/>
        <w:lang w:val="en-US" w:eastAsia="en-US" w:bidi="ar-SA"/>
      </w:rPr>
    </w:lvl>
    <w:lvl w:ilvl="7" w:tplc="5B843EAC">
      <w:numFmt w:val="bullet"/>
      <w:lvlText w:val="•"/>
      <w:lvlJc w:val="left"/>
      <w:pPr>
        <w:ind w:left="7383" w:hanging="216"/>
      </w:pPr>
      <w:rPr>
        <w:rFonts w:hint="default"/>
        <w:lang w:val="en-US" w:eastAsia="en-US" w:bidi="ar-SA"/>
      </w:rPr>
    </w:lvl>
    <w:lvl w:ilvl="8" w:tplc="DADA6FD0">
      <w:numFmt w:val="bullet"/>
      <w:lvlText w:val="•"/>
      <w:lvlJc w:val="left"/>
      <w:pPr>
        <w:ind w:left="8324" w:hanging="216"/>
      </w:pPr>
      <w:rPr>
        <w:rFonts w:hint="default"/>
        <w:lang w:val="en-US" w:eastAsia="en-US" w:bidi="ar-SA"/>
      </w:rPr>
    </w:lvl>
  </w:abstractNum>
  <w:abstractNum w:abstractNumId="9" w15:restartNumberingAfterBreak="0">
    <w:nsid w:val="27B63350"/>
    <w:multiLevelType w:val="hybridMultilevel"/>
    <w:tmpl w:val="646883FC"/>
    <w:lvl w:ilvl="0" w:tplc="CDC6D2B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21EA93A2">
      <w:numFmt w:val="bullet"/>
      <w:lvlText w:val="•"/>
      <w:lvlJc w:val="left"/>
      <w:pPr>
        <w:ind w:left="1740" w:hanging="216"/>
      </w:pPr>
      <w:rPr>
        <w:rFonts w:hint="default"/>
        <w:lang w:val="en-US" w:eastAsia="en-US" w:bidi="ar-SA"/>
      </w:rPr>
    </w:lvl>
    <w:lvl w:ilvl="2" w:tplc="38D49046">
      <w:numFmt w:val="bullet"/>
      <w:lvlText w:val="•"/>
      <w:lvlJc w:val="left"/>
      <w:pPr>
        <w:ind w:left="2681" w:hanging="216"/>
      </w:pPr>
      <w:rPr>
        <w:rFonts w:hint="default"/>
        <w:lang w:val="en-US" w:eastAsia="en-US" w:bidi="ar-SA"/>
      </w:rPr>
    </w:lvl>
    <w:lvl w:ilvl="3" w:tplc="3550CC82">
      <w:numFmt w:val="bullet"/>
      <w:lvlText w:val="•"/>
      <w:lvlJc w:val="left"/>
      <w:pPr>
        <w:ind w:left="3621" w:hanging="216"/>
      </w:pPr>
      <w:rPr>
        <w:rFonts w:hint="default"/>
        <w:lang w:val="en-US" w:eastAsia="en-US" w:bidi="ar-SA"/>
      </w:rPr>
    </w:lvl>
    <w:lvl w:ilvl="4" w:tplc="16D8D7EA">
      <w:numFmt w:val="bullet"/>
      <w:lvlText w:val="•"/>
      <w:lvlJc w:val="left"/>
      <w:pPr>
        <w:ind w:left="4562" w:hanging="216"/>
      </w:pPr>
      <w:rPr>
        <w:rFonts w:hint="default"/>
        <w:lang w:val="en-US" w:eastAsia="en-US" w:bidi="ar-SA"/>
      </w:rPr>
    </w:lvl>
    <w:lvl w:ilvl="5" w:tplc="D9EE1426">
      <w:numFmt w:val="bullet"/>
      <w:lvlText w:val="•"/>
      <w:lvlJc w:val="left"/>
      <w:pPr>
        <w:ind w:left="5502" w:hanging="216"/>
      </w:pPr>
      <w:rPr>
        <w:rFonts w:hint="default"/>
        <w:lang w:val="en-US" w:eastAsia="en-US" w:bidi="ar-SA"/>
      </w:rPr>
    </w:lvl>
    <w:lvl w:ilvl="6" w:tplc="66F8A0C2">
      <w:numFmt w:val="bullet"/>
      <w:lvlText w:val="•"/>
      <w:lvlJc w:val="left"/>
      <w:pPr>
        <w:ind w:left="6443" w:hanging="216"/>
      </w:pPr>
      <w:rPr>
        <w:rFonts w:hint="default"/>
        <w:lang w:val="en-US" w:eastAsia="en-US" w:bidi="ar-SA"/>
      </w:rPr>
    </w:lvl>
    <w:lvl w:ilvl="7" w:tplc="D7DE0FEE">
      <w:numFmt w:val="bullet"/>
      <w:lvlText w:val="•"/>
      <w:lvlJc w:val="left"/>
      <w:pPr>
        <w:ind w:left="7383" w:hanging="216"/>
      </w:pPr>
      <w:rPr>
        <w:rFonts w:hint="default"/>
        <w:lang w:val="en-US" w:eastAsia="en-US" w:bidi="ar-SA"/>
      </w:rPr>
    </w:lvl>
    <w:lvl w:ilvl="8" w:tplc="6B6C9982">
      <w:numFmt w:val="bullet"/>
      <w:lvlText w:val="•"/>
      <w:lvlJc w:val="left"/>
      <w:pPr>
        <w:ind w:left="8324" w:hanging="216"/>
      </w:pPr>
      <w:rPr>
        <w:rFonts w:hint="default"/>
        <w:lang w:val="en-US" w:eastAsia="en-US" w:bidi="ar-SA"/>
      </w:rPr>
    </w:lvl>
  </w:abstractNum>
  <w:abstractNum w:abstractNumId="10" w15:restartNumberingAfterBreak="0">
    <w:nsid w:val="2E84419B"/>
    <w:multiLevelType w:val="hybridMultilevel"/>
    <w:tmpl w:val="18DAC500"/>
    <w:lvl w:ilvl="0" w:tplc="2BD29A6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B7C0D02">
      <w:numFmt w:val="bullet"/>
      <w:lvlText w:val="•"/>
      <w:lvlJc w:val="left"/>
      <w:pPr>
        <w:ind w:left="1740" w:hanging="216"/>
      </w:pPr>
      <w:rPr>
        <w:rFonts w:hint="default"/>
        <w:lang w:val="en-US" w:eastAsia="en-US" w:bidi="ar-SA"/>
      </w:rPr>
    </w:lvl>
    <w:lvl w:ilvl="2" w:tplc="4604728A">
      <w:numFmt w:val="bullet"/>
      <w:lvlText w:val="•"/>
      <w:lvlJc w:val="left"/>
      <w:pPr>
        <w:ind w:left="2681" w:hanging="216"/>
      </w:pPr>
      <w:rPr>
        <w:rFonts w:hint="default"/>
        <w:lang w:val="en-US" w:eastAsia="en-US" w:bidi="ar-SA"/>
      </w:rPr>
    </w:lvl>
    <w:lvl w:ilvl="3" w:tplc="AC0E124E">
      <w:numFmt w:val="bullet"/>
      <w:lvlText w:val="•"/>
      <w:lvlJc w:val="left"/>
      <w:pPr>
        <w:ind w:left="3621" w:hanging="216"/>
      </w:pPr>
      <w:rPr>
        <w:rFonts w:hint="default"/>
        <w:lang w:val="en-US" w:eastAsia="en-US" w:bidi="ar-SA"/>
      </w:rPr>
    </w:lvl>
    <w:lvl w:ilvl="4" w:tplc="ACACE3C8">
      <w:numFmt w:val="bullet"/>
      <w:lvlText w:val="•"/>
      <w:lvlJc w:val="left"/>
      <w:pPr>
        <w:ind w:left="4562" w:hanging="216"/>
      </w:pPr>
      <w:rPr>
        <w:rFonts w:hint="default"/>
        <w:lang w:val="en-US" w:eastAsia="en-US" w:bidi="ar-SA"/>
      </w:rPr>
    </w:lvl>
    <w:lvl w:ilvl="5" w:tplc="2E1EA77E">
      <w:numFmt w:val="bullet"/>
      <w:lvlText w:val="•"/>
      <w:lvlJc w:val="left"/>
      <w:pPr>
        <w:ind w:left="5502" w:hanging="216"/>
      </w:pPr>
      <w:rPr>
        <w:rFonts w:hint="default"/>
        <w:lang w:val="en-US" w:eastAsia="en-US" w:bidi="ar-SA"/>
      </w:rPr>
    </w:lvl>
    <w:lvl w:ilvl="6" w:tplc="346A43B8">
      <w:numFmt w:val="bullet"/>
      <w:lvlText w:val="•"/>
      <w:lvlJc w:val="left"/>
      <w:pPr>
        <w:ind w:left="6443" w:hanging="216"/>
      </w:pPr>
      <w:rPr>
        <w:rFonts w:hint="default"/>
        <w:lang w:val="en-US" w:eastAsia="en-US" w:bidi="ar-SA"/>
      </w:rPr>
    </w:lvl>
    <w:lvl w:ilvl="7" w:tplc="6C86CA58">
      <w:numFmt w:val="bullet"/>
      <w:lvlText w:val="•"/>
      <w:lvlJc w:val="left"/>
      <w:pPr>
        <w:ind w:left="7383" w:hanging="216"/>
      </w:pPr>
      <w:rPr>
        <w:rFonts w:hint="default"/>
        <w:lang w:val="en-US" w:eastAsia="en-US" w:bidi="ar-SA"/>
      </w:rPr>
    </w:lvl>
    <w:lvl w:ilvl="8" w:tplc="3C0E35C0">
      <w:numFmt w:val="bullet"/>
      <w:lvlText w:val="•"/>
      <w:lvlJc w:val="left"/>
      <w:pPr>
        <w:ind w:left="8324" w:hanging="216"/>
      </w:pPr>
      <w:rPr>
        <w:rFonts w:hint="default"/>
        <w:lang w:val="en-US" w:eastAsia="en-US" w:bidi="ar-SA"/>
      </w:rPr>
    </w:lvl>
  </w:abstractNum>
  <w:abstractNum w:abstractNumId="11" w15:restartNumberingAfterBreak="0">
    <w:nsid w:val="2F8D5E51"/>
    <w:multiLevelType w:val="hybridMultilevel"/>
    <w:tmpl w:val="15581E30"/>
    <w:lvl w:ilvl="0" w:tplc="5BC6434E">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D468C34">
      <w:numFmt w:val="bullet"/>
      <w:lvlText w:val="•"/>
      <w:lvlJc w:val="left"/>
      <w:pPr>
        <w:ind w:left="1794" w:hanging="311"/>
      </w:pPr>
      <w:rPr>
        <w:rFonts w:hint="default"/>
        <w:lang w:val="en-US" w:eastAsia="en-US" w:bidi="ar-SA"/>
      </w:rPr>
    </w:lvl>
    <w:lvl w:ilvl="2" w:tplc="3FA89542">
      <w:numFmt w:val="bullet"/>
      <w:lvlText w:val="•"/>
      <w:lvlJc w:val="left"/>
      <w:pPr>
        <w:ind w:left="2729" w:hanging="311"/>
      </w:pPr>
      <w:rPr>
        <w:rFonts w:hint="default"/>
        <w:lang w:val="en-US" w:eastAsia="en-US" w:bidi="ar-SA"/>
      </w:rPr>
    </w:lvl>
    <w:lvl w:ilvl="3" w:tplc="A3A23104">
      <w:numFmt w:val="bullet"/>
      <w:lvlText w:val="•"/>
      <w:lvlJc w:val="left"/>
      <w:pPr>
        <w:ind w:left="3663" w:hanging="311"/>
      </w:pPr>
      <w:rPr>
        <w:rFonts w:hint="default"/>
        <w:lang w:val="en-US" w:eastAsia="en-US" w:bidi="ar-SA"/>
      </w:rPr>
    </w:lvl>
    <w:lvl w:ilvl="4" w:tplc="D0A6296E">
      <w:numFmt w:val="bullet"/>
      <w:lvlText w:val="•"/>
      <w:lvlJc w:val="left"/>
      <w:pPr>
        <w:ind w:left="4598" w:hanging="311"/>
      </w:pPr>
      <w:rPr>
        <w:rFonts w:hint="default"/>
        <w:lang w:val="en-US" w:eastAsia="en-US" w:bidi="ar-SA"/>
      </w:rPr>
    </w:lvl>
    <w:lvl w:ilvl="5" w:tplc="B23064CA">
      <w:numFmt w:val="bullet"/>
      <w:lvlText w:val="•"/>
      <w:lvlJc w:val="left"/>
      <w:pPr>
        <w:ind w:left="5532" w:hanging="311"/>
      </w:pPr>
      <w:rPr>
        <w:rFonts w:hint="default"/>
        <w:lang w:val="en-US" w:eastAsia="en-US" w:bidi="ar-SA"/>
      </w:rPr>
    </w:lvl>
    <w:lvl w:ilvl="6" w:tplc="F2B8086A">
      <w:numFmt w:val="bullet"/>
      <w:lvlText w:val="•"/>
      <w:lvlJc w:val="left"/>
      <w:pPr>
        <w:ind w:left="6467" w:hanging="311"/>
      </w:pPr>
      <w:rPr>
        <w:rFonts w:hint="default"/>
        <w:lang w:val="en-US" w:eastAsia="en-US" w:bidi="ar-SA"/>
      </w:rPr>
    </w:lvl>
    <w:lvl w:ilvl="7" w:tplc="2CD2CF32">
      <w:numFmt w:val="bullet"/>
      <w:lvlText w:val="•"/>
      <w:lvlJc w:val="left"/>
      <w:pPr>
        <w:ind w:left="7401" w:hanging="311"/>
      </w:pPr>
      <w:rPr>
        <w:rFonts w:hint="default"/>
        <w:lang w:val="en-US" w:eastAsia="en-US" w:bidi="ar-SA"/>
      </w:rPr>
    </w:lvl>
    <w:lvl w:ilvl="8" w:tplc="3DC0683C">
      <w:numFmt w:val="bullet"/>
      <w:lvlText w:val="•"/>
      <w:lvlJc w:val="left"/>
      <w:pPr>
        <w:ind w:left="8336" w:hanging="311"/>
      </w:pPr>
      <w:rPr>
        <w:rFonts w:hint="default"/>
        <w:lang w:val="en-US" w:eastAsia="en-US" w:bidi="ar-SA"/>
      </w:rPr>
    </w:lvl>
  </w:abstractNum>
  <w:abstractNum w:abstractNumId="12" w15:restartNumberingAfterBreak="0">
    <w:nsid w:val="38A71A1A"/>
    <w:multiLevelType w:val="hybridMultilevel"/>
    <w:tmpl w:val="192C17DA"/>
    <w:lvl w:ilvl="0" w:tplc="7FA8E41E">
      <w:start w:val="1"/>
      <w:numFmt w:val="decimal"/>
      <w:lvlText w:val="[%1]"/>
      <w:lvlJc w:val="left"/>
      <w:pPr>
        <w:ind w:left="692" w:hanging="411"/>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CC4E190">
      <w:numFmt w:val="bullet"/>
      <w:lvlText w:val="•"/>
      <w:lvlJc w:val="left"/>
      <w:pPr>
        <w:ind w:left="1650" w:hanging="411"/>
      </w:pPr>
      <w:rPr>
        <w:rFonts w:hint="default"/>
        <w:lang w:val="en-US" w:eastAsia="en-US" w:bidi="ar-SA"/>
      </w:rPr>
    </w:lvl>
    <w:lvl w:ilvl="2" w:tplc="E384EC2E">
      <w:numFmt w:val="bullet"/>
      <w:lvlText w:val="•"/>
      <w:lvlJc w:val="left"/>
      <w:pPr>
        <w:ind w:left="2601" w:hanging="411"/>
      </w:pPr>
      <w:rPr>
        <w:rFonts w:hint="default"/>
        <w:lang w:val="en-US" w:eastAsia="en-US" w:bidi="ar-SA"/>
      </w:rPr>
    </w:lvl>
    <w:lvl w:ilvl="3" w:tplc="574687D0">
      <w:numFmt w:val="bullet"/>
      <w:lvlText w:val="•"/>
      <w:lvlJc w:val="left"/>
      <w:pPr>
        <w:ind w:left="3551" w:hanging="411"/>
      </w:pPr>
      <w:rPr>
        <w:rFonts w:hint="default"/>
        <w:lang w:val="en-US" w:eastAsia="en-US" w:bidi="ar-SA"/>
      </w:rPr>
    </w:lvl>
    <w:lvl w:ilvl="4" w:tplc="CF20A024">
      <w:numFmt w:val="bullet"/>
      <w:lvlText w:val="•"/>
      <w:lvlJc w:val="left"/>
      <w:pPr>
        <w:ind w:left="4502" w:hanging="411"/>
      </w:pPr>
      <w:rPr>
        <w:rFonts w:hint="default"/>
        <w:lang w:val="en-US" w:eastAsia="en-US" w:bidi="ar-SA"/>
      </w:rPr>
    </w:lvl>
    <w:lvl w:ilvl="5" w:tplc="0FC2F528">
      <w:numFmt w:val="bullet"/>
      <w:lvlText w:val="•"/>
      <w:lvlJc w:val="left"/>
      <w:pPr>
        <w:ind w:left="5452" w:hanging="411"/>
      </w:pPr>
      <w:rPr>
        <w:rFonts w:hint="default"/>
        <w:lang w:val="en-US" w:eastAsia="en-US" w:bidi="ar-SA"/>
      </w:rPr>
    </w:lvl>
    <w:lvl w:ilvl="6" w:tplc="8782F0EA">
      <w:numFmt w:val="bullet"/>
      <w:lvlText w:val="•"/>
      <w:lvlJc w:val="left"/>
      <w:pPr>
        <w:ind w:left="6403" w:hanging="411"/>
      </w:pPr>
      <w:rPr>
        <w:rFonts w:hint="default"/>
        <w:lang w:val="en-US" w:eastAsia="en-US" w:bidi="ar-SA"/>
      </w:rPr>
    </w:lvl>
    <w:lvl w:ilvl="7" w:tplc="CD54A56A">
      <w:numFmt w:val="bullet"/>
      <w:lvlText w:val="•"/>
      <w:lvlJc w:val="left"/>
      <w:pPr>
        <w:ind w:left="7353" w:hanging="411"/>
      </w:pPr>
      <w:rPr>
        <w:rFonts w:hint="default"/>
        <w:lang w:val="en-US" w:eastAsia="en-US" w:bidi="ar-SA"/>
      </w:rPr>
    </w:lvl>
    <w:lvl w:ilvl="8" w:tplc="69626EB8">
      <w:numFmt w:val="bullet"/>
      <w:lvlText w:val="•"/>
      <w:lvlJc w:val="left"/>
      <w:pPr>
        <w:ind w:left="8304" w:hanging="411"/>
      </w:pPr>
      <w:rPr>
        <w:rFonts w:hint="default"/>
        <w:lang w:val="en-US" w:eastAsia="en-US" w:bidi="ar-SA"/>
      </w:rPr>
    </w:lvl>
  </w:abstractNum>
  <w:abstractNum w:abstractNumId="13" w15:restartNumberingAfterBreak="0">
    <w:nsid w:val="4439778F"/>
    <w:multiLevelType w:val="hybridMultilevel"/>
    <w:tmpl w:val="F9AE2C92"/>
    <w:lvl w:ilvl="0" w:tplc="507C28B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CBE23810">
      <w:numFmt w:val="bullet"/>
      <w:lvlText w:val="•"/>
      <w:lvlJc w:val="left"/>
      <w:pPr>
        <w:ind w:left="1740" w:hanging="216"/>
      </w:pPr>
      <w:rPr>
        <w:rFonts w:hint="default"/>
        <w:lang w:val="en-US" w:eastAsia="en-US" w:bidi="ar-SA"/>
      </w:rPr>
    </w:lvl>
    <w:lvl w:ilvl="2" w:tplc="46E40A22">
      <w:numFmt w:val="bullet"/>
      <w:lvlText w:val="•"/>
      <w:lvlJc w:val="left"/>
      <w:pPr>
        <w:ind w:left="2681" w:hanging="216"/>
      </w:pPr>
      <w:rPr>
        <w:rFonts w:hint="default"/>
        <w:lang w:val="en-US" w:eastAsia="en-US" w:bidi="ar-SA"/>
      </w:rPr>
    </w:lvl>
    <w:lvl w:ilvl="3" w:tplc="0276EAEE">
      <w:numFmt w:val="bullet"/>
      <w:lvlText w:val="•"/>
      <w:lvlJc w:val="left"/>
      <w:pPr>
        <w:ind w:left="3621" w:hanging="216"/>
      </w:pPr>
      <w:rPr>
        <w:rFonts w:hint="default"/>
        <w:lang w:val="en-US" w:eastAsia="en-US" w:bidi="ar-SA"/>
      </w:rPr>
    </w:lvl>
    <w:lvl w:ilvl="4" w:tplc="2E1E7940">
      <w:numFmt w:val="bullet"/>
      <w:lvlText w:val="•"/>
      <w:lvlJc w:val="left"/>
      <w:pPr>
        <w:ind w:left="4562" w:hanging="216"/>
      </w:pPr>
      <w:rPr>
        <w:rFonts w:hint="default"/>
        <w:lang w:val="en-US" w:eastAsia="en-US" w:bidi="ar-SA"/>
      </w:rPr>
    </w:lvl>
    <w:lvl w:ilvl="5" w:tplc="E7A8B27C">
      <w:numFmt w:val="bullet"/>
      <w:lvlText w:val="•"/>
      <w:lvlJc w:val="left"/>
      <w:pPr>
        <w:ind w:left="5502" w:hanging="216"/>
      </w:pPr>
      <w:rPr>
        <w:rFonts w:hint="default"/>
        <w:lang w:val="en-US" w:eastAsia="en-US" w:bidi="ar-SA"/>
      </w:rPr>
    </w:lvl>
    <w:lvl w:ilvl="6" w:tplc="C9BEF184">
      <w:numFmt w:val="bullet"/>
      <w:lvlText w:val="•"/>
      <w:lvlJc w:val="left"/>
      <w:pPr>
        <w:ind w:left="6443" w:hanging="216"/>
      </w:pPr>
      <w:rPr>
        <w:rFonts w:hint="default"/>
        <w:lang w:val="en-US" w:eastAsia="en-US" w:bidi="ar-SA"/>
      </w:rPr>
    </w:lvl>
    <w:lvl w:ilvl="7" w:tplc="E39EC3EE">
      <w:numFmt w:val="bullet"/>
      <w:lvlText w:val="•"/>
      <w:lvlJc w:val="left"/>
      <w:pPr>
        <w:ind w:left="7383" w:hanging="216"/>
      </w:pPr>
      <w:rPr>
        <w:rFonts w:hint="default"/>
        <w:lang w:val="en-US" w:eastAsia="en-US" w:bidi="ar-SA"/>
      </w:rPr>
    </w:lvl>
    <w:lvl w:ilvl="8" w:tplc="0C9AD764">
      <w:numFmt w:val="bullet"/>
      <w:lvlText w:val="•"/>
      <w:lvlJc w:val="left"/>
      <w:pPr>
        <w:ind w:left="8324" w:hanging="216"/>
      </w:pPr>
      <w:rPr>
        <w:rFonts w:hint="default"/>
        <w:lang w:val="en-US" w:eastAsia="en-US" w:bidi="ar-SA"/>
      </w:rPr>
    </w:lvl>
  </w:abstractNum>
  <w:abstractNum w:abstractNumId="14" w15:restartNumberingAfterBreak="0">
    <w:nsid w:val="4A0E45F6"/>
    <w:multiLevelType w:val="hybridMultilevel"/>
    <w:tmpl w:val="42CAB2BC"/>
    <w:lvl w:ilvl="0" w:tplc="4BBE2866">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84A11DA">
      <w:numFmt w:val="bullet"/>
      <w:lvlText w:val="•"/>
      <w:lvlJc w:val="left"/>
      <w:pPr>
        <w:ind w:left="1794" w:hanging="311"/>
      </w:pPr>
      <w:rPr>
        <w:rFonts w:hint="default"/>
        <w:lang w:val="en-US" w:eastAsia="en-US" w:bidi="ar-SA"/>
      </w:rPr>
    </w:lvl>
    <w:lvl w:ilvl="2" w:tplc="384C09C4">
      <w:numFmt w:val="bullet"/>
      <w:lvlText w:val="•"/>
      <w:lvlJc w:val="left"/>
      <w:pPr>
        <w:ind w:left="2729" w:hanging="311"/>
      </w:pPr>
      <w:rPr>
        <w:rFonts w:hint="default"/>
        <w:lang w:val="en-US" w:eastAsia="en-US" w:bidi="ar-SA"/>
      </w:rPr>
    </w:lvl>
    <w:lvl w:ilvl="3" w:tplc="E3920FC6">
      <w:numFmt w:val="bullet"/>
      <w:lvlText w:val="•"/>
      <w:lvlJc w:val="left"/>
      <w:pPr>
        <w:ind w:left="3663" w:hanging="311"/>
      </w:pPr>
      <w:rPr>
        <w:rFonts w:hint="default"/>
        <w:lang w:val="en-US" w:eastAsia="en-US" w:bidi="ar-SA"/>
      </w:rPr>
    </w:lvl>
    <w:lvl w:ilvl="4" w:tplc="74F67716">
      <w:numFmt w:val="bullet"/>
      <w:lvlText w:val="•"/>
      <w:lvlJc w:val="left"/>
      <w:pPr>
        <w:ind w:left="4598" w:hanging="311"/>
      </w:pPr>
      <w:rPr>
        <w:rFonts w:hint="default"/>
        <w:lang w:val="en-US" w:eastAsia="en-US" w:bidi="ar-SA"/>
      </w:rPr>
    </w:lvl>
    <w:lvl w:ilvl="5" w:tplc="E66E8EEE">
      <w:numFmt w:val="bullet"/>
      <w:lvlText w:val="•"/>
      <w:lvlJc w:val="left"/>
      <w:pPr>
        <w:ind w:left="5532" w:hanging="311"/>
      </w:pPr>
      <w:rPr>
        <w:rFonts w:hint="default"/>
        <w:lang w:val="en-US" w:eastAsia="en-US" w:bidi="ar-SA"/>
      </w:rPr>
    </w:lvl>
    <w:lvl w:ilvl="6" w:tplc="B792E6BA">
      <w:numFmt w:val="bullet"/>
      <w:lvlText w:val="•"/>
      <w:lvlJc w:val="left"/>
      <w:pPr>
        <w:ind w:left="6467" w:hanging="311"/>
      </w:pPr>
      <w:rPr>
        <w:rFonts w:hint="default"/>
        <w:lang w:val="en-US" w:eastAsia="en-US" w:bidi="ar-SA"/>
      </w:rPr>
    </w:lvl>
    <w:lvl w:ilvl="7" w:tplc="265049DE">
      <w:numFmt w:val="bullet"/>
      <w:lvlText w:val="•"/>
      <w:lvlJc w:val="left"/>
      <w:pPr>
        <w:ind w:left="7401" w:hanging="311"/>
      </w:pPr>
      <w:rPr>
        <w:rFonts w:hint="default"/>
        <w:lang w:val="en-US" w:eastAsia="en-US" w:bidi="ar-SA"/>
      </w:rPr>
    </w:lvl>
    <w:lvl w:ilvl="8" w:tplc="3062880E">
      <w:numFmt w:val="bullet"/>
      <w:lvlText w:val="•"/>
      <w:lvlJc w:val="left"/>
      <w:pPr>
        <w:ind w:left="8336" w:hanging="311"/>
      </w:pPr>
      <w:rPr>
        <w:rFonts w:hint="default"/>
        <w:lang w:val="en-US" w:eastAsia="en-US" w:bidi="ar-SA"/>
      </w:rPr>
    </w:lvl>
  </w:abstractNum>
  <w:abstractNum w:abstractNumId="15" w15:restartNumberingAfterBreak="0">
    <w:nsid w:val="54131C12"/>
    <w:multiLevelType w:val="hybridMultilevel"/>
    <w:tmpl w:val="0F3E27B4"/>
    <w:lvl w:ilvl="0" w:tplc="840085B8">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3E00790">
      <w:numFmt w:val="bullet"/>
      <w:lvlText w:val="•"/>
      <w:lvlJc w:val="left"/>
      <w:pPr>
        <w:ind w:left="1740" w:hanging="216"/>
      </w:pPr>
      <w:rPr>
        <w:rFonts w:hint="default"/>
        <w:lang w:val="en-US" w:eastAsia="en-US" w:bidi="ar-SA"/>
      </w:rPr>
    </w:lvl>
    <w:lvl w:ilvl="2" w:tplc="689811AA">
      <w:numFmt w:val="bullet"/>
      <w:lvlText w:val="•"/>
      <w:lvlJc w:val="left"/>
      <w:pPr>
        <w:ind w:left="2681" w:hanging="216"/>
      </w:pPr>
      <w:rPr>
        <w:rFonts w:hint="default"/>
        <w:lang w:val="en-US" w:eastAsia="en-US" w:bidi="ar-SA"/>
      </w:rPr>
    </w:lvl>
    <w:lvl w:ilvl="3" w:tplc="12B6177E">
      <w:numFmt w:val="bullet"/>
      <w:lvlText w:val="•"/>
      <w:lvlJc w:val="left"/>
      <w:pPr>
        <w:ind w:left="3621" w:hanging="216"/>
      </w:pPr>
      <w:rPr>
        <w:rFonts w:hint="default"/>
        <w:lang w:val="en-US" w:eastAsia="en-US" w:bidi="ar-SA"/>
      </w:rPr>
    </w:lvl>
    <w:lvl w:ilvl="4" w:tplc="B1489C86">
      <w:numFmt w:val="bullet"/>
      <w:lvlText w:val="•"/>
      <w:lvlJc w:val="left"/>
      <w:pPr>
        <w:ind w:left="4562" w:hanging="216"/>
      </w:pPr>
      <w:rPr>
        <w:rFonts w:hint="default"/>
        <w:lang w:val="en-US" w:eastAsia="en-US" w:bidi="ar-SA"/>
      </w:rPr>
    </w:lvl>
    <w:lvl w:ilvl="5" w:tplc="5328756E">
      <w:numFmt w:val="bullet"/>
      <w:lvlText w:val="•"/>
      <w:lvlJc w:val="left"/>
      <w:pPr>
        <w:ind w:left="5502" w:hanging="216"/>
      </w:pPr>
      <w:rPr>
        <w:rFonts w:hint="default"/>
        <w:lang w:val="en-US" w:eastAsia="en-US" w:bidi="ar-SA"/>
      </w:rPr>
    </w:lvl>
    <w:lvl w:ilvl="6" w:tplc="921A5E30">
      <w:numFmt w:val="bullet"/>
      <w:lvlText w:val="•"/>
      <w:lvlJc w:val="left"/>
      <w:pPr>
        <w:ind w:left="6443" w:hanging="216"/>
      </w:pPr>
      <w:rPr>
        <w:rFonts w:hint="default"/>
        <w:lang w:val="en-US" w:eastAsia="en-US" w:bidi="ar-SA"/>
      </w:rPr>
    </w:lvl>
    <w:lvl w:ilvl="7" w:tplc="C59698BC">
      <w:numFmt w:val="bullet"/>
      <w:lvlText w:val="•"/>
      <w:lvlJc w:val="left"/>
      <w:pPr>
        <w:ind w:left="7383" w:hanging="216"/>
      </w:pPr>
      <w:rPr>
        <w:rFonts w:hint="default"/>
        <w:lang w:val="en-US" w:eastAsia="en-US" w:bidi="ar-SA"/>
      </w:rPr>
    </w:lvl>
    <w:lvl w:ilvl="8" w:tplc="F94C9324">
      <w:numFmt w:val="bullet"/>
      <w:lvlText w:val="•"/>
      <w:lvlJc w:val="left"/>
      <w:pPr>
        <w:ind w:left="8324" w:hanging="216"/>
      </w:pPr>
      <w:rPr>
        <w:rFonts w:hint="default"/>
        <w:lang w:val="en-US" w:eastAsia="en-US" w:bidi="ar-SA"/>
      </w:rPr>
    </w:lvl>
  </w:abstractNum>
  <w:abstractNum w:abstractNumId="16" w15:restartNumberingAfterBreak="0">
    <w:nsid w:val="62DE2B6F"/>
    <w:multiLevelType w:val="hybridMultilevel"/>
    <w:tmpl w:val="07302A3C"/>
    <w:lvl w:ilvl="0" w:tplc="8876790C">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59C2F0E2">
      <w:numFmt w:val="bullet"/>
      <w:lvlText w:val="•"/>
      <w:lvlJc w:val="left"/>
      <w:pPr>
        <w:ind w:left="1740" w:hanging="216"/>
      </w:pPr>
      <w:rPr>
        <w:rFonts w:hint="default"/>
        <w:lang w:val="en-US" w:eastAsia="en-US" w:bidi="ar-SA"/>
      </w:rPr>
    </w:lvl>
    <w:lvl w:ilvl="2" w:tplc="C212AED6">
      <w:numFmt w:val="bullet"/>
      <w:lvlText w:val="•"/>
      <w:lvlJc w:val="left"/>
      <w:pPr>
        <w:ind w:left="2681" w:hanging="216"/>
      </w:pPr>
      <w:rPr>
        <w:rFonts w:hint="default"/>
        <w:lang w:val="en-US" w:eastAsia="en-US" w:bidi="ar-SA"/>
      </w:rPr>
    </w:lvl>
    <w:lvl w:ilvl="3" w:tplc="F1EC9D0E">
      <w:numFmt w:val="bullet"/>
      <w:lvlText w:val="•"/>
      <w:lvlJc w:val="left"/>
      <w:pPr>
        <w:ind w:left="3621" w:hanging="216"/>
      </w:pPr>
      <w:rPr>
        <w:rFonts w:hint="default"/>
        <w:lang w:val="en-US" w:eastAsia="en-US" w:bidi="ar-SA"/>
      </w:rPr>
    </w:lvl>
    <w:lvl w:ilvl="4" w:tplc="99C8020E">
      <w:numFmt w:val="bullet"/>
      <w:lvlText w:val="•"/>
      <w:lvlJc w:val="left"/>
      <w:pPr>
        <w:ind w:left="4562" w:hanging="216"/>
      </w:pPr>
      <w:rPr>
        <w:rFonts w:hint="default"/>
        <w:lang w:val="en-US" w:eastAsia="en-US" w:bidi="ar-SA"/>
      </w:rPr>
    </w:lvl>
    <w:lvl w:ilvl="5" w:tplc="1CBC9E9E">
      <w:numFmt w:val="bullet"/>
      <w:lvlText w:val="•"/>
      <w:lvlJc w:val="left"/>
      <w:pPr>
        <w:ind w:left="5502" w:hanging="216"/>
      </w:pPr>
      <w:rPr>
        <w:rFonts w:hint="default"/>
        <w:lang w:val="en-US" w:eastAsia="en-US" w:bidi="ar-SA"/>
      </w:rPr>
    </w:lvl>
    <w:lvl w:ilvl="6" w:tplc="9AA2E530">
      <w:numFmt w:val="bullet"/>
      <w:lvlText w:val="•"/>
      <w:lvlJc w:val="left"/>
      <w:pPr>
        <w:ind w:left="6443" w:hanging="216"/>
      </w:pPr>
      <w:rPr>
        <w:rFonts w:hint="default"/>
        <w:lang w:val="en-US" w:eastAsia="en-US" w:bidi="ar-SA"/>
      </w:rPr>
    </w:lvl>
    <w:lvl w:ilvl="7" w:tplc="22F68CFC">
      <w:numFmt w:val="bullet"/>
      <w:lvlText w:val="•"/>
      <w:lvlJc w:val="left"/>
      <w:pPr>
        <w:ind w:left="7383" w:hanging="216"/>
      </w:pPr>
      <w:rPr>
        <w:rFonts w:hint="default"/>
        <w:lang w:val="en-US" w:eastAsia="en-US" w:bidi="ar-SA"/>
      </w:rPr>
    </w:lvl>
    <w:lvl w:ilvl="8" w:tplc="1FFED806">
      <w:numFmt w:val="bullet"/>
      <w:lvlText w:val="•"/>
      <w:lvlJc w:val="left"/>
      <w:pPr>
        <w:ind w:left="8324" w:hanging="216"/>
      </w:pPr>
      <w:rPr>
        <w:rFonts w:hint="default"/>
        <w:lang w:val="en-US" w:eastAsia="en-US" w:bidi="ar-SA"/>
      </w:rPr>
    </w:lvl>
  </w:abstractNum>
  <w:abstractNum w:abstractNumId="17" w15:restartNumberingAfterBreak="0">
    <w:nsid w:val="65083E28"/>
    <w:multiLevelType w:val="hybridMultilevel"/>
    <w:tmpl w:val="A6405800"/>
    <w:lvl w:ilvl="0" w:tplc="8D403BBA">
      <w:numFmt w:val="bullet"/>
      <w:lvlText w:val="•"/>
      <w:lvlJc w:val="left"/>
      <w:pPr>
        <w:ind w:left="801" w:hanging="208"/>
      </w:pPr>
      <w:rPr>
        <w:rFonts w:ascii="Times New Roman" w:eastAsia="Times New Roman" w:hAnsi="Times New Roman" w:cs="Times New Roman" w:hint="default"/>
        <w:b w:val="0"/>
        <w:bCs w:val="0"/>
        <w:i w:val="0"/>
        <w:iCs w:val="0"/>
        <w:spacing w:val="0"/>
        <w:w w:val="99"/>
        <w:sz w:val="24"/>
        <w:szCs w:val="24"/>
        <w:lang w:val="en-US" w:eastAsia="en-US" w:bidi="ar-SA"/>
      </w:rPr>
    </w:lvl>
    <w:lvl w:ilvl="1" w:tplc="BF5E08D0">
      <w:numFmt w:val="bullet"/>
      <w:lvlText w:val="•"/>
      <w:lvlJc w:val="left"/>
      <w:pPr>
        <w:ind w:left="1740" w:hanging="208"/>
      </w:pPr>
      <w:rPr>
        <w:rFonts w:hint="default"/>
        <w:lang w:val="en-US" w:eastAsia="en-US" w:bidi="ar-SA"/>
      </w:rPr>
    </w:lvl>
    <w:lvl w:ilvl="2" w:tplc="58A41558">
      <w:numFmt w:val="bullet"/>
      <w:lvlText w:val="•"/>
      <w:lvlJc w:val="left"/>
      <w:pPr>
        <w:ind w:left="2681" w:hanging="208"/>
      </w:pPr>
      <w:rPr>
        <w:rFonts w:hint="default"/>
        <w:lang w:val="en-US" w:eastAsia="en-US" w:bidi="ar-SA"/>
      </w:rPr>
    </w:lvl>
    <w:lvl w:ilvl="3" w:tplc="406E3FD2">
      <w:numFmt w:val="bullet"/>
      <w:lvlText w:val="•"/>
      <w:lvlJc w:val="left"/>
      <w:pPr>
        <w:ind w:left="3621" w:hanging="208"/>
      </w:pPr>
      <w:rPr>
        <w:rFonts w:hint="default"/>
        <w:lang w:val="en-US" w:eastAsia="en-US" w:bidi="ar-SA"/>
      </w:rPr>
    </w:lvl>
    <w:lvl w:ilvl="4" w:tplc="E63C0E72">
      <w:numFmt w:val="bullet"/>
      <w:lvlText w:val="•"/>
      <w:lvlJc w:val="left"/>
      <w:pPr>
        <w:ind w:left="4562" w:hanging="208"/>
      </w:pPr>
      <w:rPr>
        <w:rFonts w:hint="default"/>
        <w:lang w:val="en-US" w:eastAsia="en-US" w:bidi="ar-SA"/>
      </w:rPr>
    </w:lvl>
    <w:lvl w:ilvl="5" w:tplc="A1523674">
      <w:numFmt w:val="bullet"/>
      <w:lvlText w:val="•"/>
      <w:lvlJc w:val="left"/>
      <w:pPr>
        <w:ind w:left="5502" w:hanging="208"/>
      </w:pPr>
      <w:rPr>
        <w:rFonts w:hint="default"/>
        <w:lang w:val="en-US" w:eastAsia="en-US" w:bidi="ar-SA"/>
      </w:rPr>
    </w:lvl>
    <w:lvl w:ilvl="6" w:tplc="8BB655DE">
      <w:numFmt w:val="bullet"/>
      <w:lvlText w:val="•"/>
      <w:lvlJc w:val="left"/>
      <w:pPr>
        <w:ind w:left="6443" w:hanging="208"/>
      </w:pPr>
      <w:rPr>
        <w:rFonts w:hint="default"/>
        <w:lang w:val="en-US" w:eastAsia="en-US" w:bidi="ar-SA"/>
      </w:rPr>
    </w:lvl>
    <w:lvl w:ilvl="7" w:tplc="A3789A9E">
      <w:numFmt w:val="bullet"/>
      <w:lvlText w:val="•"/>
      <w:lvlJc w:val="left"/>
      <w:pPr>
        <w:ind w:left="7383" w:hanging="208"/>
      </w:pPr>
      <w:rPr>
        <w:rFonts w:hint="default"/>
        <w:lang w:val="en-US" w:eastAsia="en-US" w:bidi="ar-SA"/>
      </w:rPr>
    </w:lvl>
    <w:lvl w:ilvl="8" w:tplc="3D483FBE">
      <w:numFmt w:val="bullet"/>
      <w:lvlText w:val="•"/>
      <w:lvlJc w:val="left"/>
      <w:pPr>
        <w:ind w:left="8324" w:hanging="208"/>
      </w:pPr>
      <w:rPr>
        <w:rFonts w:hint="default"/>
        <w:lang w:val="en-US" w:eastAsia="en-US" w:bidi="ar-SA"/>
      </w:rPr>
    </w:lvl>
  </w:abstractNum>
  <w:abstractNum w:abstractNumId="18" w15:restartNumberingAfterBreak="0">
    <w:nsid w:val="650B3095"/>
    <w:multiLevelType w:val="multilevel"/>
    <w:tmpl w:val="1B96D0A6"/>
    <w:lvl w:ilvl="0">
      <w:start w:val="1"/>
      <w:numFmt w:val="decimal"/>
      <w:lvlText w:val="%1"/>
      <w:lvlJc w:val="left"/>
      <w:pPr>
        <w:ind w:left="626" w:hanging="344"/>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84"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80"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799"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00" w:hanging="216"/>
      </w:pPr>
      <w:rPr>
        <w:rFonts w:hint="default"/>
        <w:lang w:val="en-US" w:eastAsia="en-US" w:bidi="ar-SA"/>
      </w:rPr>
    </w:lvl>
    <w:lvl w:ilvl="5">
      <w:numFmt w:val="bullet"/>
      <w:lvlText w:val="•"/>
      <w:lvlJc w:val="left"/>
      <w:pPr>
        <w:ind w:left="2534" w:hanging="216"/>
      </w:pPr>
      <w:rPr>
        <w:rFonts w:hint="default"/>
        <w:lang w:val="en-US" w:eastAsia="en-US" w:bidi="ar-SA"/>
      </w:rPr>
    </w:lvl>
    <w:lvl w:ilvl="6">
      <w:numFmt w:val="bullet"/>
      <w:lvlText w:val="•"/>
      <w:lvlJc w:val="left"/>
      <w:pPr>
        <w:ind w:left="4068" w:hanging="216"/>
      </w:pPr>
      <w:rPr>
        <w:rFonts w:hint="default"/>
        <w:lang w:val="en-US" w:eastAsia="en-US" w:bidi="ar-SA"/>
      </w:rPr>
    </w:lvl>
    <w:lvl w:ilvl="7">
      <w:numFmt w:val="bullet"/>
      <w:lvlText w:val="•"/>
      <w:lvlJc w:val="left"/>
      <w:pPr>
        <w:ind w:left="5602" w:hanging="216"/>
      </w:pPr>
      <w:rPr>
        <w:rFonts w:hint="default"/>
        <w:lang w:val="en-US" w:eastAsia="en-US" w:bidi="ar-SA"/>
      </w:rPr>
    </w:lvl>
    <w:lvl w:ilvl="8">
      <w:numFmt w:val="bullet"/>
      <w:lvlText w:val="•"/>
      <w:lvlJc w:val="left"/>
      <w:pPr>
        <w:ind w:left="7137" w:hanging="216"/>
      </w:pPr>
      <w:rPr>
        <w:rFonts w:hint="default"/>
        <w:lang w:val="en-US" w:eastAsia="en-US" w:bidi="ar-SA"/>
      </w:rPr>
    </w:lvl>
  </w:abstractNum>
  <w:abstractNum w:abstractNumId="19" w15:restartNumberingAfterBreak="0">
    <w:nsid w:val="657E5027"/>
    <w:multiLevelType w:val="hybridMultilevel"/>
    <w:tmpl w:val="5AD879C0"/>
    <w:lvl w:ilvl="0" w:tplc="5ECAE618">
      <w:start w:val="1"/>
      <w:numFmt w:val="decimal"/>
      <w:lvlText w:val="%1."/>
      <w:lvlJc w:val="left"/>
      <w:pPr>
        <w:ind w:left="848" w:hanging="30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BD0B33E">
      <w:numFmt w:val="bullet"/>
      <w:lvlText w:val="•"/>
      <w:lvlJc w:val="left"/>
      <w:pPr>
        <w:ind w:left="1776" w:hanging="303"/>
      </w:pPr>
      <w:rPr>
        <w:rFonts w:hint="default"/>
        <w:lang w:val="en-US" w:eastAsia="en-US" w:bidi="ar-SA"/>
      </w:rPr>
    </w:lvl>
    <w:lvl w:ilvl="2" w:tplc="DF52E52C">
      <w:numFmt w:val="bullet"/>
      <w:lvlText w:val="•"/>
      <w:lvlJc w:val="left"/>
      <w:pPr>
        <w:ind w:left="2713" w:hanging="303"/>
      </w:pPr>
      <w:rPr>
        <w:rFonts w:hint="default"/>
        <w:lang w:val="en-US" w:eastAsia="en-US" w:bidi="ar-SA"/>
      </w:rPr>
    </w:lvl>
    <w:lvl w:ilvl="3" w:tplc="4A3A0E58">
      <w:numFmt w:val="bullet"/>
      <w:lvlText w:val="•"/>
      <w:lvlJc w:val="left"/>
      <w:pPr>
        <w:ind w:left="3649" w:hanging="303"/>
      </w:pPr>
      <w:rPr>
        <w:rFonts w:hint="default"/>
        <w:lang w:val="en-US" w:eastAsia="en-US" w:bidi="ar-SA"/>
      </w:rPr>
    </w:lvl>
    <w:lvl w:ilvl="4" w:tplc="C3BA3C54">
      <w:numFmt w:val="bullet"/>
      <w:lvlText w:val="•"/>
      <w:lvlJc w:val="left"/>
      <w:pPr>
        <w:ind w:left="4586" w:hanging="303"/>
      </w:pPr>
      <w:rPr>
        <w:rFonts w:hint="default"/>
        <w:lang w:val="en-US" w:eastAsia="en-US" w:bidi="ar-SA"/>
      </w:rPr>
    </w:lvl>
    <w:lvl w:ilvl="5" w:tplc="C7F0C8D8">
      <w:numFmt w:val="bullet"/>
      <w:lvlText w:val="•"/>
      <w:lvlJc w:val="left"/>
      <w:pPr>
        <w:ind w:left="5522" w:hanging="303"/>
      </w:pPr>
      <w:rPr>
        <w:rFonts w:hint="default"/>
        <w:lang w:val="en-US" w:eastAsia="en-US" w:bidi="ar-SA"/>
      </w:rPr>
    </w:lvl>
    <w:lvl w:ilvl="6" w:tplc="7BA27554">
      <w:numFmt w:val="bullet"/>
      <w:lvlText w:val="•"/>
      <w:lvlJc w:val="left"/>
      <w:pPr>
        <w:ind w:left="6459" w:hanging="303"/>
      </w:pPr>
      <w:rPr>
        <w:rFonts w:hint="default"/>
        <w:lang w:val="en-US" w:eastAsia="en-US" w:bidi="ar-SA"/>
      </w:rPr>
    </w:lvl>
    <w:lvl w:ilvl="7" w:tplc="8F0E82D6">
      <w:numFmt w:val="bullet"/>
      <w:lvlText w:val="•"/>
      <w:lvlJc w:val="left"/>
      <w:pPr>
        <w:ind w:left="7395" w:hanging="303"/>
      </w:pPr>
      <w:rPr>
        <w:rFonts w:hint="default"/>
        <w:lang w:val="en-US" w:eastAsia="en-US" w:bidi="ar-SA"/>
      </w:rPr>
    </w:lvl>
    <w:lvl w:ilvl="8" w:tplc="D5FA62FE">
      <w:numFmt w:val="bullet"/>
      <w:lvlText w:val="•"/>
      <w:lvlJc w:val="left"/>
      <w:pPr>
        <w:ind w:left="8332" w:hanging="303"/>
      </w:pPr>
      <w:rPr>
        <w:rFonts w:hint="default"/>
        <w:lang w:val="en-US" w:eastAsia="en-US" w:bidi="ar-SA"/>
      </w:rPr>
    </w:lvl>
  </w:abstractNum>
  <w:abstractNum w:abstractNumId="20" w15:restartNumberingAfterBreak="0">
    <w:nsid w:val="67493708"/>
    <w:multiLevelType w:val="multilevel"/>
    <w:tmpl w:val="C7DCF790"/>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1" w15:restartNumberingAfterBreak="0">
    <w:nsid w:val="6BAD1668"/>
    <w:multiLevelType w:val="hybridMultilevel"/>
    <w:tmpl w:val="AB80B7E8"/>
    <w:lvl w:ilvl="0" w:tplc="B6320B20">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3878AB72">
      <w:numFmt w:val="bullet"/>
      <w:lvlText w:val="•"/>
      <w:lvlJc w:val="left"/>
      <w:pPr>
        <w:ind w:left="1740" w:hanging="216"/>
      </w:pPr>
      <w:rPr>
        <w:rFonts w:hint="default"/>
        <w:lang w:val="en-US" w:eastAsia="en-US" w:bidi="ar-SA"/>
      </w:rPr>
    </w:lvl>
    <w:lvl w:ilvl="2" w:tplc="ADCAC1C6">
      <w:numFmt w:val="bullet"/>
      <w:lvlText w:val="•"/>
      <w:lvlJc w:val="left"/>
      <w:pPr>
        <w:ind w:left="2681" w:hanging="216"/>
      </w:pPr>
      <w:rPr>
        <w:rFonts w:hint="default"/>
        <w:lang w:val="en-US" w:eastAsia="en-US" w:bidi="ar-SA"/>
      </w:rPr>
    </w:lvl>
    <w:lvl w:ilvl="3" w:tplc="6742BA5E">
      <w:numFmt w:val="bullet"/>
      <w:lvlText w:val="•"/>
      <w:lvlJc w:val="left"/>
      <w:pPr>
        <w:ind w:left="3621" w:hanging="216"/>
      </w:pPr>
      <w:rPr>
        <w:rFonts w:hint="default"/>
        <w:lang w:val="en-US" w:eastAsia="en-US" w:bidi="ar-SA"/>
      </w:rPr>
    </w:lvl>
    <w:lvl w:ilvl="4" w:tplc="4A74DD2C">
      <w:numFmt w:val="bullet"/>
      <w:lvlText w:val="•"/>
      <w:lvlJc w:val="left"/>
      <w:pPr>
        <w:ind w:left="4562" w:hanging="216"/>
      </w:pPr>
      <w:rPr>
        <w:rFonts w:hint="default"/>
        <w:lang w:val="en-US" w:eastAsia="en-US" w:bidi="ar-SA"/>
      </w:rPr>
    </w:lvl>
    <w:lvl w:ilvl="5" w:tplc="91FE622C">
      <w:numFmt w:val="bullet"/>
      <w:lvlText w:val="•"/>
      <w:lvlJc w:val="left"/>
      <w:pPr>
        <w:ind w:left="5502" w:hanging="216"/>
      </w:pPr>
      <w:rPr>
        <w:rFonts w:hint="default"/>
        <w:lang w:val="en-US" w:eastAsia="en-US" w:bidi="ar-SA"/>
      </w:rPr>
    </w:lvl>
    <w:lvl w:ilvl="6" w:tplc="A2922944">
      <w:numFmt w:val="bullet"/>
      <w:lvlText w:val="•"/>
      <w:lvlJc w:val="left"/>
      <w:pPr>
        <w:ind w:left="6443" w:hanging="216"/>
      </w:pPr>
      <w:rPr>
        <w:rFonts w:hint="default"/>
        <w:lang w:val="en-US" w:eastAsia="en-US" w:bidi="ar-SA"/>
      </w:rPr>
    </w:lvl>
    <w:lvl w:ilvl="7" w:tplc="7F8812A4">
      <w:numFmt w:val="bullet"/>
      <w:lvlText w:val="•"/>
      <w:lvlJc w:val="left"/>
      <w:pPr>
        <w:ind w:left="7383" w:hanging="216"/>
      </w:pPr>
      <w:rPr>
        <w:rFonts w:hint="default"/>
        <w:lang w:val="en-US" w:eastAsia="en-US" w:bidi="ar-SA"/>
      </w:rPr>
    </w:lvl>
    <w:lvl w:ilvl="8" w:tplc="88A008E4">
      <w:numFmt w:val="bullet"/>
      <w:lvlText w:val="•"/>
      <w:lvlJc w:val="left"/>
      <w:pPr>
        <w:ind w:left="8324" w:hanging="216"/>
      </w:pPr>
      <w:rPr>
        <w:rFonts w:hint="default"/>
        <w:lang w:val="en-US" w:eastAsia="en-US" w:bidi="ar-SA"/>
      </w:rPr>
    </w:lvl>
  </w:abstractNum>
  <w:abstractNum w:abstractNumId="22" w15:restartNumberingAfterBreak="0">
    <w:nsid w:val="6D0475D1"/>
    <w:multiLevelType w:val="multilevel"/>
    <w:tmpl w:val="2C7AD300"/>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23" w15:restartNumberingAfterBreak="0">
    <w:nsid w:val="6DBB75BE"/>
    <w:multiLevelType w:val="hybridMultilevel"/>
    <w:tmpl w:val="818EB0A4"/>
    <w:lvl w:ilvl="0" w:tplc="2C4A6674">
      <w:numFmt w:val="bullet"/>
      <w:lvlText w:val="•"/>
      <w:lvlJc w:val="left"/>
      <w:pPr>
        <w:ind w:left="171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F0EE5B9E">
      <w:numFmt w:val="bullet"/>
      <w:lvlText w:val="•"/>
      <w:lvlJc w:val="left"/>
      <w:pPr>
        <w:ind w:left="2568" w:hanging="144"/>
      </w:pPr>
      <w:rPr>
        <w:rFonts w:hint="default"/>
        <w:lang w:val="en-US" w:eastAsia="en-US" w:bidi="ar-SA"/>
      </w:rPr>
    </w:lvl>
    <w:lvl w:ilvl="2" w:tplc="1B7CB17A">
      <w:numFmt w:val="bullet"/>
      <w:lvlText w:val="•"/>
      <w:lvlJc w:val="left"/>
      <w:pPr>
        <w:ind w:left="3417" w:hanging="144"/>
      </w:pPr>
      <w:rPr>
        <w:rFonts w:hint="default"/>
        <w:lang w:val="en-US" w:eastAsia="en-US" w:bidi="ar-SA"/>
      </w:rPr>
    </w:lvl>
    <w:lvl w:ilvl="3" w:tplc="2C96F7C6">
      <w:numFmt w:val="bullet"/>
      <w:lvlText w:val="•"/>
      <w:lvlJc w:val="left"/>
      <w:pPr>
        <w:ind w:left="4265" w:hanging="144"/>
      </w:pPr>
      <w:rPr>
        <w:rFonts w:hint="default"/>
        <w:lang w:val="en-US" w:eastAsia="en-US" w:bidi="ar-SA"/>
      </w:rPr>
    </w:lvl>
    <w:lvl w:ilvl="4" w:tplc="FA74D45C">
      <w:numFmt w:val="bullet"/>
      <w:lvlText w:val="•"/>
      <w:lvlJc w:val="left"/>
      <w:pPr>
        <w:ind w:left="5114" w:hanging="144"/>
      </w:pPr>
      <w:rPr>
        <w:rFonts w:hint="default"/>
        <w:lang w:val="en-US" w:eastAsia="en-US" w:bidi="ar-SA"/>
      </w:rPr>
    </w:lvl>
    <w:lvl w:ilvl="5" w:tplc="52141E2E">
      <w:numFmt w:val="bullet"/>
      <w:lvlText w:val="•"/>
      <w:lvlJc w:val="left"/>
      <w:pPr>
        <w:ind w:left="5962" w:hanging="144"/>
      </w:pPr>
      <w:rPr>
        <w:rFonts w:hint="default"/>
        <w:lang w:val="en-US" w:eastAsia="en-US" w:bidi="ar-SA"/>
      </w:rPr>
    </w:lvl>
    <w:lvl w:ilvl="6" w:tplc="16D092DC">
      <w:numFmt w:val="bullet"/>
      <w:lvlText w:val="•"/>
      <w:lvlJc w:val="left"/>
      <w:pPr>
        <w:ind w:left="6811" w:hanging="144"/>
      </w:pPr>
      <w:rPr>
        <w:rFonts w:hint="default"/>
        <w:lang w:val="en-US" w:eastAsia="en-US" w:bidi="ar-SA"/>
      </w:rPr>
    </w:lvl>
    <w:lvl w:ilvl="7" w:tplc="89365CAE">
      <w:numFmt w:val="bullet"/>
      <w:lvlText w:val="•"/>
      <w:lvlJc w:val="left"/>
      <w:pPr>
        <w:ind w:left="7659" w:hanging="144"/>
      </w:pPr>
      <w:rPr>
        <w:rFonts w:hint="default"/>
        <w:lang w:val="en-US" w:eastAsia="en-US" w:bidi="ar-SA"/>
      </w:rPr>
    </w:lvl>
    <w:lvl w:ilvl="8" w:tplc="0DF86596">
      <w:numFmt w:val="bullet"/>
      <w:lvlText w:val="•"/>
      <w:lvlJc w:val="left"/>
      <w:pPr>
        <w:ind w:left="8508" w:hanging="144"/>
      </w:pPr>
      <w:rPr>
        <w:rFonts w:hint="default"/>
        <w:lang w:val="en-US" w:eastAsia="en-US" w:bidi="ar-SA"/>
      </w:rPr>
    </w:lvl>
  </w:abstractNum>
  <w:abstractNum w:abstractNumId="24" w15:restartNumberingAfterBreak="0">
    <w:nsid w:val="6F265CF1"/>
    <w:multiLevelType w:val="hybridMultilevel"/>
    <w:tmpl w:val="B5226192"/>
    <w:lvl w:ilvl="0" w:tplc="8542A07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04605AF2">
      <w:numFmt w:val="bullet"/>
      <w:lvlText w:val="•"/>
      <w:lvlJc w:val="left"/>
      <w:pPr>
        <w:ind w:left="1740" w:hanging="216"/>
      </w:pPr>
      <w:rPr>
        <w:rFonts w:hint="default"/>
        <w:lang w:val="en-US" w:eastAsia="en-US" w:bidi="ar-SA"/>
      </w:rPr>
    </w:lvl>
    <w:lvl w:ilvl="2" w:tplc="5B94AB38">
      <w:numFmt w:val="bullet"/>
      <w:lvlText w:val="•"/>
      <w:lvlJc w:val="left"/>
      <w:pPr>
        <w:ind w:left="2681" w:hanging="216"/>
      </w:pPr>
      <w:rPr>
        <w:rFonts w:hint="default"/>
        <w:lang w:val="en-US" w:eastAsia="en-US" w:bidi="ar-SA"/>
      </w:rPr>
    </w:lvl>
    <w:lvl w:ilvl="3" w:tplc="1F22C8C4">
      <w:numFmt w:val="bullet"/>
      <w:lvlText w:val="•"/>
      <w:lvlJc w:val="left"/>
      <w:pPr>
        <w:ind w:left="3621" w:hanging="216"/>
      </w:pPr>
      <w:rPr>
        <w:rFonts w:hint="default"/>
        <w:lang w:val="en-US" w:eastAsia="en-US" w:bidi="ar-SA"/>
      </w:rPr>
    </w:lvl>
    <w:lvl w:ilvl="4" w:tplc="ABA8C214">
      <w:numFmt w:val="bullet"/>
      <w:lvlText w:val="•"/>
      <w:lvlJc w:val="left"/>
      <w:pPr>
        <w:ind w:left="4562" w:hanging="216"/>
      </w:pPr>
      <w:rPr>
        <w:rFonts w:hint="default"/>
        <w:lang w:val="en-US" w:eastAsia="en-US" w:bidi="ar-SA"/>
      </w:rPr>
    </w:lvl>
    <w:lvl w:ilvl="5" w:tplc="F1C23CF6">
      <w:numFmt w:val="bullet"/>
      <w:lvlText w:val="•"/>
      <w:lvlJc w:val="left"/>
      <w:pPr>
        <w:ind w:left="5502" w:hanging="216"/>
      </w:pPr>
      <w:rPr>
        <w:rFonts w:hint="default"/>
        <w:lang w:val="en-US" w:eastAsia="en-US" w:bidi="ar-SA"/>
      </w:rPr>
    </w:lvl>
    <w:lvl w:ilvl="6" w:tplc="24D2D244">
      <w:numFmt w:val="bullet"/>
      <w:lvlText w:val="•"/>
      <w:lvlJc w:val="left"/>
      <w:pPr>
        <w:ind w:left="6443" w:hanging="216"/>
      </w:pPr>
      <w:rPr>
        <w:rFonts w:hint="default"/>
        <w:lang w:val="en-US" w:eastAsia="en-US" w:bidi="ar-SA"/>
      </w:rPr>
    </w:lvl>
    <w:lvl w:ilvl="7" w:tplc="18025CDE">
      <w:numFmt w:val="bullet"/>
      <w:lvlText w:val="•"/>
      <w:lvlJc w:val="left"/>
      <w:pPr>
        <w:ind w:left="7383" w:hanging="216"/>
      </w:pPr>
      <w:rPr>
        <w:rFonts w:hint="default"/>
        <w:lang w:val="en-US" w:eastAsia="en-US" w:bidi="ar-SA"/>
      </w:rPr>
    </w:lvl>
    <w:lvl w:ilvl="8" w:tplc="2F8C8BF6">
      <w:numFmt w:val="bullet"/>
      <w:lvlText w:val="•"/>
      <w:lvlJc w:val="left"/>
      <w:pPr>
        <w:ind w:left="8324" w:hanging="216"/>
      </w:pPr>
      <w:rPr>
        <w:rFonts w:hint="default"/>
        <w:lang w:val="en-US" w:eastAsia="en-US" w:bidi="ar-SA"/>
      </w:rPr>
    </w:lvl>
  </w:abstractNum>
  <w:abstractNum w:abstractNumId="25" w15:restartNumberingAfterBreak="0">
    <w:nsid w:val="70A94A85"/>
    <w:multiLevelType w:val="hybridMultilevel"/>
    <w:tmpl w:val="3FACFA3A"/>
    <w:lvl w:ilvl="0" w:tplc="27FA2C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AEA47414">
      <w:numFmt w:val="bullet"/>
      <w:lvlText w:val="•"/>
      <w:lvlJc w:val="left"/>
      <w:pPr>
        <w:ind w:left="1740" w:hanging="216"/>
      </w:pPr>
      <w:rPr>
        <w:rFonts w:hint="default"/>
        <w:lang w:val="en-US" w:eastAsia="en-US" w:bidi="ar-SA"/>
      </w:rPr>
    </w:lvl>
    <w:lvl w:ilvl="2" w:tplc="8458A9FE">
      <w:numFmt w:val="bullet"/>
      <w:lvlText w:val="•"/>
      <w:lvlJc w:val="left"/>
      <w:pPr>
        <w:ind w:left="2681" w:hanging="216"/>
      </w:pPr>
      <w:rPr>
        <w:rFonts w:hint="default"/>
        <w:lang w:val="en-US" w:eastAsia="en-US" w:bidi="ar-SA"/>
      </w:rPr>
    </w:lvl>
    <w:lvl w:ilvl="3" w:tplc="E41EE18C">
      <w:numFmt w:val="bullet"/>
      <w:lvlText w:val="•"/>
      <w:lvlJc w:val="left"/>
      <w:pPr>
        <w:ind w:left="3621" w:hanging="216"/>
      </w:pPr>
      <w:rPr>
        <w:rFonts w:hint="default"/>
        <w:lang w:val="en-US" w:eastAsia="en-US" w:bidi="ar-SA"/>
      </w:rPr>
    </w:lvl>
    <w:lvl w:ilvl="4" w:tplc="41BAEFE0">
      <w:numFmt w:val="bullet"/>
      <w:lvlText w:val="•"/>
      <w:lvlJc w:val="left"/>
      <w:pPr>
        <w:ind w:left="4562" w:hanging="216"/>
      </w:pPr>
      <w:rPr>
        <w:rFonts w:hint="default"/>
        <w:lang w:val="en-US" w:eastAsia="en-US" w:bidi="ar-SA"/>
      </w:rPr>
    </w:lvl>
    <w:lvl w:ilvl="5" w:tplc="EFF8B8DA">
      <w:numFmt w:val="bullet"/>
      <w:lvlText w:val="•"/>
      <w:lvlJc w:val="left"/>
      <w:pPr>
        <w:ind w:left="5502" w:hanging="216"/>
      </w:pPr>
      <w:rPr>
        <w:rFonts w:hint="default"/>
        <w:lang w:val="en-US" w:eastAsia="en-US" w:bidi="ar-SA"/>
      </w:rPr>
    </w:lvl>
    <w:lvl w:ilvl="6" w:tplc="12A0E28E">
      <w:numFmt w:val="bullet"/>
      <w:lvlText w:val="•"/>
      <w:lvlJc w:val="left"/>
      <w:pPr>
        <w:ind w:left="6443" w:hanging="216"/>
      </w:pPr>
      <w:rPr>
        <w:rFonts w:hint="default"/>
        <w:lang w:val="en-US" w:eastAsia="en-US" w:bidi="ar-SA"/>
      </w:rPr>
    </w:lvl>
    <w:lvl w:ilvl="7" w:tplc="0504E8B6">
      <w:numFmt w:val="bullet"/>
      <w:lvlText w:val="•"/>
      <w:lvlJc w:val="left"/>
      <w:pPr>
        <w:ind w:left="7383" w:hanging="216"/>
      </w:pPr>
      <w:rPr>
        <w:rFonts w:hint="default"/>
        <w:lang w:val="en-US" w:eastAsia="en-US" w:bidi="ar-SA"/>
      </w:rPr>
    </w:lvl>
    <w:lvl w:ilvl="8" w:tplc="0A24767E">
      <w:numFmt w:val="bullet"/>
      <w:lvlText w:val="•"/>
      <w:lvlJc w:val="left"/>
      <w:pPr>
        <w:ind w:left="8324" w:hanging="216"/>
      </w:pPr>
      <w:rPr>
        <w:rFonts w:hint="default"/>
        <w:lang w:val="en-US" w:eastAsia="en-US" w:bidi="ar-SA"/>
      </w:rPr>
    </w:lvl>
  </w:abstractNum>
  <w:abstractNum w:abstractNumId="26" w15:restartNumberingAfterBreak="0">
    <w:nsid w:val="71AF21E7"/>
    <w:multiLevelType w:val="hybridMultilevel"/>
    <w:tmpl w:val="C6623964"/>
    <w:lvl w:ilvl="0" w:tplc="326CB55E">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67A24C68">
      <w:numFmt w:val="bullet"/>
      <w:lvlText w:val="•"/>
      <w:lvlJc w:val="left"/>
      <w:pPr>
        <w:ind w:left="1740" w:hanging="216"/>
      </w:pPr>
      <w:rPr>
        <w:rFonts w:hint="default"/>
        <w:lang w:val="en-US" w:eastAsia="en-US" w:bidi="ar-SA"/>
      </w:rPr>
    </w:lvl>
    <w:lvl w:ilvl="2" w:tplc="7FEAAB46">
      <w:numFmt w:val="bullet"/>
      <w:lvlText w:val="•"/>
      <w:lvlJc w:val="left"/>
      <w:pPr>
        <w:ind w:left="2681" w:hanging="216"/>
      </w:pPr>
      <w:rPr>
        <w:rFonts w:hint="default"/>
        <w:lang w:val="en-US" w:eastAsia="en-US" w:bidi="ar-SA"/>
      </w:rPr>
    </w:lvl>
    <w:lvl w:ilvl="3" w:tplc="0AF22ABC">
      <w:numFmt w:val="bullet"/>
      <w:lvlText w:val="•"/>
      <w:lvlJc w:val="left"/>
      <w:pPr>
        <w:ind w:left="3621" w:hanging="216"/>
      </w:pPr>
      <w:rPr>
        <w:rFonts w:hint="default"/>
        <w:lang w:val="en-US" w:eastAsia="en-US" w:bidi="ar-SA"/>
      </w:rPr>
    </w:lvl>
    <w:lvl w:ilvl="4" w:tplc="C0BED4C4">
      <w:numFmt w:val="bullet"/>
      <w:lvlText w:val="•"/>
      <w:lvlJc w:val="left"/>
      <w:pPr>
        <w:ind w:left="4562" w:hanging="216"/>
      </w:pPr>
      <w:rPr>
        <w:rFonts w:hint="default"/>
        <w:lang w:val="en-US" w:eastAsia="en-US" w:bidi="ar-SA"/>
      </w:rPr>
    </w:lvl>
    <w:lvl w:ilvl="5" w:tplc="1910D0BA">
      <w:numFmt w:val="bullet"/>
      <w:lvlText w:val="•"/>
      <w:lvlJc w:val="left"/>
      <w:pPr>
        <w:ind w:left="5502" w:hanging="216"/>
      </w:pPr>
      <w:rPr>
        <w:rFonts w:hint="default"/>
        <w:lang w:val="en-US" w:eastAsia="en-US" w:bidi="ar-SA"/>
      </w:rPr>
    </w:lvl>
    <w:lvl w:ilvl="6" w:tplc="27C2C4C8">
      <w:numFmt w:val="bullet"/>
      <w:lvlText w:val="•"/>
      <w:lvlJc w:val="left"/>
      <w:pPr>
        <w:ind w:left="6443" w:hanging="216"/>
      </w:pPr>
      <w:rPr>
        <w:rFonts w:hint="default"/>
        <w:lang w:val="en-US" w:eastAsia="en-US" w:bidi="ar-SA"/>
      </w:rPr>
    </w:lvl>
    <w:lvl w:ilvl="7" w:tplc="AE8E1674">
      <w:numFmt w:val="bullet"/>
      <w:lvlText w:val="•"/>
      <w:lvlJc w:val="left"/>
      <w:pPr>
        <w:ind w:left="7383" w:hanging="216"/>
      </w:pPr>
      <w:rPr>
        <w:rFonts w:hint="default"/>
        <w:lang w:val="en-US" w:eastAsia="en-US" w:bidi="ar-SA"/>
      </w:rPr>
    </w:lvl>
    <w:lvl w:ilvl="8" w:tplc="AC10750E">
      <w:numFmt w:val="bullet"/>
      <w:lvlText w:val="•"/>
      <w:lvlJc w:val="left"/>
      <w:pPr>
        <w:ind w:left="8324" w:hanging="216"/>
      </w:pPr>
      <w:rPr>
        <w:rFonts w:hint="default"/>
        <w:lang w:val="en-US" w:eastAsia="en-US" w:bidi="ar-SA"/>
      </w:rPr>
    </w:lvl>
  </w:abstractNum>
  <w:abstractNum w:abstractNumId="27" w15:restartNumberingAfterBreak="0">
    <w:nsid w:val="743D1138"/>
    <w:multiLevelType w:val="hybridMultilevel"/>
    <w:tmpl w:val="9D7E8432"/>
    <w:lvl w:ilvl="0" w:tplc="197AC26A">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FE96526C">
      <w:numFmt w:val="bullet"/>
      <w:lvlText w:val="•"/>
      <w:lvlJc w:val="left"/>
      <w:pPr>
        <w:ind w:left="1740" w:hanging="216"/>
      </w:pPr>
      <w:rPr>
        <w:rFonts w:hint="default"/>
        <w:lang w:val="en-US" w:eastAsia="en-US" w:bidi="ar-SA"/>
      </w:rPr>
    </w:lvl>
    <w:lvl w:ilvl="2" w:tplc="5ABEA71E">
      <w:numFmt w:val="bullet"/>
      <w:lvlText w:val="•"/>
      <w:lvlJc w:val="left"/>
      <w:pPr>
        <w:ind w:left="2681" w:hanging="216"/>
      </w:pPr>
      <w:rPr>
        <w:rFonts w:hint="default"/>
        <w:lang w:val="en-US" w:eastAsia="en-US" w:bidi="ar-SA"/>
      </w:rPr>
    </w:lvl>
    <w:lvl w:ilvl="3" w:tplc="B8DC4328">
      <w:numFmt w:val="bullet"/>
      <w:lvlText w:val="•"/>
      <w:lvlJc w:val="left"/>
      <w:pPr>
        <w:ind w:left="3621" w:hanging="216"/>
      </w:pPr>
      <w:rPr>
        <w:rFonts w:hint="default"/>
        <w:lang w:val="en-US" w:eastAsia="en-US" w:bidi="ar-SA"/>
      </w:rPr>
    </w:lvl>
    <w:lvl w:ilvl="4" w:tplc="A01AA42E">
      <w:numFmt w:val="bullet"/>
      <w:lvlText w:val="•"/>
      <w:lvlJc w:val="left"/>
      <w:pPr>
        <w:ind w:left="4562" w:hanging="216"/>
      </w:pPr>
      <w:rPr>
        <w:rFonts w:hint="default"/>
        <w:lang w:val="en-US" w:eastAsia="en-US" w:bidi="ar-SA"/>
      </w:rPr>
    </w:lvl>
    <w:lvl w:ilvl="5" w:tplc="1A50E3A0">
      <w:numFmt w:val="bullet"/>
      <w:lvlText w:val="•"/>
      <w:lvlJc w:val="left"/>
      <w:pPr>
        <w:ind w:left="5502" w:hanging="216"/>
      </w:pPr>
      <w:rPr>
        <w:rFonts w:hint="default"/>
        <w:lang w:val="en-US" w:eastAsia="en-US" w:bidi="ar-SA"/>
      </w:rPr>
    </w:lvl>
    <w:lvl w:ilvl="6" w:tplc="1B3C1994">
      <w:numFmt w:val="bullet"/>
      <w:lvlText w:val="•"/>
      <w:lvlJc w:val="left"/>
      <w:pPr>
        <w:ind w:left="6443" w:hanging="216"/>
      </w:pPr>
      <w:rPr>
        <w:rFonts w:hint="default"/>
        <w:lang w:val="en-US" w:eastAsia="en-US" w:bidi="ar-SA"/>
      </w:rPr>
    </w:lvl>
    <w:lvl w:ilvl="7" w:tplc="A2F06F02">
      <w:numFmt w:val="bullet"/>
      <w:lvlText w:val="•"/>
      <w:lvlJc w:val="left"/>
      <w:pPr>
        <w:ind w:left="7383" w:hanging="216"/>
      </w:pPr>
      <w:rPr>
        <w:rFonts w:hint="default"/>
        <w:lang w:val="en-US" w:eastAsia="en-US" w:bidi="ar-SA"/>
      </w:rPr>
    </w:lvl>
    <w:lvl w:ilvl="8" w:tplc="0938EA68">
      <w:numFmt w:val="bullet"/>
      <w:lvlText w:val="•"/>
      <w:lvlJc w:val="left"/>
      <w:pPr>
        <w:ind w:left="8324" w:hanging="216"/>
      </w:pPr>
      <w:rPr>
        <w:rFonts w:hint="default"/>
        <w:lang w:val="en-US" w:eastAsia="en-US" w:bidi="ar-SA"/>
      </w:rPr>
    </w:lvl>
  </w:abstractNum>
  <w:abstractNum w:abstractNumId="28" w15:restartNumberingAfterBreak="0">
    <w:nsid w:val="765B548A"/>
    <w:multiLevelType w:val="hybridMultilevel"/>
    <w:tmpl w:val="D8E0C414"/>
    <w:lvl w:ilvl="0" w:tplc="EB1C4D94">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2406BF4">
      <w:numFmt w:val="bullet"/>
      <w:lvlText w:val="•"/>
      <w:lvlJc w:val="left"/>
      <w:pPr>
        <w:ind w:left="1794" w:hanging="311"/>
      </w:pPr>
      <w:rPr>
        <w:rFonts w:hint="default"/>
        <w:lang w:val="en-US" w:eastAsia="en-US" w:bidi="ar-SA"/>
      </w:rPr>
    </w:lvl>
    <w:lvl w:ilvl="2" w:tplc="DC5EB450">
      <w:numFmt w:val="bullet"/>
      <w:lvlText w:val="•"/>
      <w:lvlJc w:val="left"/>
      <w:pPr>
        <w:ind w:left="2729" w:hanging="311"/>
      </w:pPr>
      <w:rPr>
        <w:rFonts w:hint="default"/>
        <w:lang w:val="en-US" w:eastAsia="en-US" w:bidi="ar-SA"/>
      </w:rPr>
    </w:lvl>
    <w:lvl w:ilvl="3" w:tplc="16B8F21E">
      <w:numFmt w:val="bullet"/>
      <w:lvlText w:val="•"/>
      <w:lvlJc w:val="left"/>
      <w:pPr>
        <w:ind w:left="3663" w:hanging="311"/>
      </w:pPr>
      <w:rPr>
        <w:rFonts w:hint="default"/>
        <w:lang w:val="en-US" w:eastAsia="en-US" w:bidi="ar-SA"/>
      </w:rPr>
    </w:lvl>
    <w:lvl w:ilvl="4" w:tplc="F0C8C254">
      <w:numFmt w:val="bullet"/>
      <w:lvlText w:val="•"/>
      <w:lvlJc w:val="left"/>
      <w:pPr>
        <w:ind w:left="4598" w:hanging="311"/>
      </w:pPr>
      <w:rPr>
        <w:rFonts w:hint="default"/>
        <w:lang w:val="en-US" w:eastAsia="en-US" w:bidi="ar-SA"/>
      </w:rPr>
    </w:lvl>
    <w:lvl w:ilvl="5" w:tplc="9F2A8290">
      <w:numFmt w:val="bullet"/>
      <w:lvlText w:val="•"/>
      <w:lvlJc w:val="left"/>
      <w:pPr>
        <w:ind w:left="5532" w:hanging="311"/>
      </w:pPr>
      <w:rPr>
        <w:rFonts w:hint="default"/>
        <w:lang w:val="en-US" w:eastAsia="en-US" w:bidi="ar-SA"/>
      </w:rPr>
    </w:lvl>
    <w:lvl w:ilvl="6" w:tplc="66CE7B24">
      <w:numFmt w:val="bullet"/>
      <w:lvlText w:val="•"/>
      <w:lvlJc w:val="left"/>
      <w:pPr>
        <w:ind w:left="6467" w:hanging="311"/>
      </w:pPr>
      <w:rPr>
        <w:rFonts w:hint="default"/>
        <w:lang w:val="en-US" w:eastAsia="en-US" w:bidi="ar-SA"/>
      </w:rPr>
    </w:lvl>
    <w:lvl w:ilvl="7" w:tplc="7F649314">
      <w:numFmt w:val="bullet"/>
      <w:lvlText w:val="•"/>
      <w:lvlJc w:val="left"/>
      <w:pPr>
        <w:ind w:left="7401" w:hanging="311"/>
      </w:pPr>
      <w:rPr>
        <w:rFonts w:hint="default"/>
        <w:lang w:val="en-US" w:eastAsia="en-US" w:bidi="ar-SA"/>
      </w:rPr>
    </w:lvl>
    <w:lvl w:ilvl="8" w:tplc="0D48FBE6">
      <w:numFmt w:val="bullet"/>
      <w:lvlText w:val="•"/>
      <w:lvlJc w:val="left"/>
      <w:pPr>
        <w:ind w:left="8336" w:hanging="311"/>
      </w:pPr>
      <w:rPr>
        <w:rFonts w:hint="default"/>
        <w:lang w:val="en-US" w:eastAsia="en-US" w:bidi="ar-SA"/>
      </w:rPr>
    </w:lvl>
  </w:abstractNum>
  <w:abstractNum w:abstractNumId="29" w15:restartNumberingAfterBreak="0">
    <w:nsid w:val="76BE1F27"/>
    <w:multiLevelType w:val="multilevel"/>
    <w:tmpl w:val="AEEAE71A"/>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abstractNum w:abstractNumId="30" w15:restartNumberingAfterBreak="0">
    <w:nsid w:val="7805240E"/>
    <w:multiLevelType w:val="hybridMultilevel"/>
    <w:tmpl w:val="DDA6E6BE"/>
    <w:lvl w:ilvl="0" w:tplc="8E803366">
      <w:numFmt w:val="bullet"/>
      <w:lvlText w:val="•"/>
      <w:lvlJc w:val="left"/>
      <w:pPr>
        <w:ind w:left="808"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48C2C728">
      <w:numFmt w:val="bullet"/>
      <w:lvlText w:val="•"/>
      <w:lvlJc w:val="left"/>
      <w:pPr>
        <w:ind w:left="1740" w:hanging="216"/>
      </w:pPr>
      <w:rPr>
        <w:rFonts w:hint="default"/>
        <w:lang w:val="en-US" w:eastAsia="en-US" w:bidi="ar-SA"/>
      </w:rPr>
    </w:lvl>
    <w:lvl w:ilvl="2" w:tplc="DA28F444">
      <w:numFmt w:val="bullet"/>
      <w:lvlText w:val="•"/>
      <w:lvlJc w:val="left"/>
      <w:pPr>
        <w:ind w:left="2681" w:hanging="216"/>
      </w:pPr>
      <w:rPr>
        <w:rFonts w:hint="default"/>
        <w:lang w:val="en-US" w:eastAsia="en-US" w:bidi="ar-SA"/>
      </w:rPr>
    </w:lvl>
    <w:lvl w:ilvl="3" w:tplc="8CC25432">
      <w:numFmt w:val="bullet"/>
      <w:lvlText w:val="•"/>
      <w:lvlJc w:val="left"/>
      <w:pPr>
        <w:ind w:left="3621" w:hanging="216"/>
      </w:pPr>
      <w:rPr>
        <w:rFonts w:hint="default"/>
        <w:lang w:val="en-US" w:eastAsia="en-US" w:bidi="ar-SA"/>
      </w:rPr>
    </w:lvl>
    <w:lvl w:ilvl="4" w:tplc="52086068">
      <w:numFmt w:val="bullet"/>
      <w:lvlText w:val="•"/>
      <w:lvlJc w:val="left"/>
      <w:pPr>
        <w:ind w:left="4562" w:hanging="216"/>
      </w:pPr>
      <w:rPr>
        <w:rFonts w:hint="default"/>
        <w:lang w:val="en-US" w:eastAsia="en-US" w:bidi="ar-SA"/>
      </w:rPr>
    </w:lvl>
    <w:lvl w:ilvl="5" w:tplc="C9568CEC">
      <w:numFmt w:val="bullet"/>
      <w:lvlText w:val="•"/>
      <w:lvlJc w:val="left"/>
      <w:pPr>
        <w:ind w:left="5502" w:hanging="216"/>
      </w:pPr>
      <w:rPr>
        <w:rFonts w:hint="default"/>
        <w:lang w:val="en-US" w:eastAsia="en-US" w:bidi="ar-SA"/>
      </w:rPr>
    </w:lvl>
    <w:lvl w:ilvl="6" w:tplc="BC64D6E0">
      <w:numFmt w:val="bullet"/>
      <w:lvlText w:val="•"/>
      <w:lvlJc w:val="left"/>
      <w:pPr>
        <w:ind w:left="6443" w:hanging="216"/>
      </w:pPr>
      <w:rPr>
        <w:rFonts w:hint="default"/>
        <w:lang w:val="en-US" w:eastAsia="en-US" w:bidi="ar-SA"/>
      </w:rPr>
    </w:lvl>
    <w:lvl w:ilvl="7" w:tplc="E312C0A2">
      <w:numFmt w:val="bullet"/>
      <w:lvlText w:val="•"/>
      <w:lvlJc w:val="left"/>
      <w:pPr>
        <w:ind w:left="7383" w:hanging="216"/>
      </w:pPr>
      <w:rPr>
        <w:rFonts w:hint="default"/>
        <w:lang w:val="en-US" w:eastAsia="en-US" w:bidi="ar-SA"/>
      </w:rPr>
    </w:lvl>
    <w:lvl w:ilvl="8" w:tplc="A6F820FE">
      <w:numFmt w:val="bullet"/>
      <w:lvlText w:val="•"/>
      <w:lvlJc w:val="left"/>
      <w:pPr>
        <w:ind w:left="8324" w:hanging="216"/>
      </w:pPr>
      <w:rPr>
        <w:rFonts w:hint="default"/>
        <w:lang w:val="en-US" w:eastAsia="en-US" w:bidi="ar-SA"/>
      </w:rPr>
    </w:lvl>
  </w:abstractNum>
  <w:abstractNum w:abstractNumId="31" w15:restartNumberingAfterBreak="0">
    <w:nsid w:val="7844261F"/>
    <w:multiLevelType w:val="hybridMultilevel"/>
    <w:tmpl w:val="48DA4B18"/>
    <w:lvl w:ilvl="0" w:tplc="35F667D2">
      <w:start w:val="1"/>
      <w:numFmt w:val="decimal"/>
      <w:lvlText w:val="%1."/>
      <w:lvlJc w:val="left"/>
      <w:pPr>
        <w:ind w:left="856"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724621C">
      <w:numFmt w:val="bullet"/>
      <w:lvlText w:val="•"/>
      <w:lvlJc w:val="left"/>
      <w:pPr>
        <w:ind w:left="1794" w:hanging="311"/>
      </w:pPr>
      <w:rPr>
        <w:rFonts w:hint="default"/>
        <w:lang w:val="en-US" w:eastAsia="en-US" w:bidi="ar-SA"/>
      </w:rPr>
    </w:lvl>
    <w:lvl w:ilvl="2" w:tplc="5D841F28">
      <w:numFmt w:val="bullet"/>
      <w:lvlText w:val="•"/>
      <w:lvlJc w:val="left"/>
      <w:pPr>
        <w:ind w:left="2729" w:hanging="311"/>
      </w:pPr>
      <w:rPr>
        <w:rFonts w:hint="default"/>
        <w:lang w:val="en-US" w:eastAsia="en-US" w:bidi="ar-SA"/>
      </w:rPr>
    </w:lvl>
    <w:lvl w:ilvl="3" w:tplc="8966A70A">
      <w:numFmt w:val="bullet"/>
      <w:lvlText w:val="•"/>
      <w:lvlJc w:val="left"/>
      <w:pPr>
        <w:ind w:left="3663" w:hanging="311"/>
      </w:pPr>
      <w:rPr>
        <w:rFonts w:hint="default"/>
        <w:lang w:val="en-US" w:eastAsia="en-US" w:bidi="ar-SA"/>
      </w:rPr>
    </w:lvl>
    <w:lvl w:ilvl="4" w:tplc="985A4F98">
      <w:numFmt w:val="bullet"/>
      <w:lvlText w:val="•"/>
      <w:lvlJc w:val="left"/>
      <w:pPr>
        <w:ind w:left="4598" w:hanging="311"/>
      </w:pPr>
      <w:rPr>
        <w:rFonts w:hint="default"/>
        <w:lang w:val="en-US" w:eastAsia="en-US" w:bidi="ar-SA"/>
      </w:rPr>
    </w:lvl>
    <w:lvl w:ilvl="5" w:tplc="FBDA9652">
      <w:numFmt w:val="bullet"/>
      <w:lvlText w:val="•"/>
      <w:lvlJc w:val="left"/>
      <w:pPr>
        <w:ind w:left="5532" w:hanging="311"/>
      </w:pPr>
      <w:rPr>
        <w:rFonts w:hint="default"/>
        <w:lang w:val="en-US" w:eastAsia="en-US" w:bidi="ar-SA"/>
      </w:rPr>
    </w:lvl>
    <w:lvl w:ilvl="6" w:tplc="6B38CC32">
      <w:numFmt w:val="bullet"/>
      <w:lvlText w:val="•"/>
      <w:lvlJc w:val="left"/>
      <w:pPr>
        <w:ind w:left="6467" w:hanging="311"/>
      </w:pPr>
      <w:rPr>
        <w:rFonts w:hint="default"/>
        <w:lang w:val="en-US" w:eastAsia="en-US" w:bidi="ar-SA"/>
      </w:rPr>
    </w:lvl>
    <w:lvl w:ilvl="7" w:tplc="5098625E">
      <w:numFmt w:val="bullet"/>
      <w:lvlText w:val="•"/>
      <w:lvlJc w:val="left"/>
      <w:pPr>
        <w:ind w:left="7401" w:hanging="311"/>
      </w:pPr>
      <w:rPr>
        <w:rFonts w:hint="default"/>
        <w:lang w:val="en-US" w:eastAsia="en-US" w:bidi="ar-SA"/>
      </w:rPr>
    </w:lvl>
    <w:lvl w:ilvl="8" w:tplc="1FD48B68">
      <w:numFmt w:val="bullet"/>
      <w:lvlText w:val="•"/>
      <w:lvlJc w:val="left"/>
      <w:pPr>
        <w:ind w:left="8336" w:hanging="311"/>
      </w:pPr>
      <w:rPr>
        <w:rFonts w:hint="default"/>
        <w:lang w:val="en-US" w:eastAsia="en-US" w:bidi="ar-SA"/>
      </w:rPr>
    </w:lvl>
  </w:abstractNum>
  <w:abstractNum w:abstractNumId="32" w15:restartNumberingAfterBreak="0">
    <w:nsid w:val="7A283025"/>
    <w:multiLevelType w:val="multilevel"/>
    <w:tmpl w:val="710E8EFA"/>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01" w:hanging="550"/>
      </w:pPr>
      <w:rPr>
        <w:rFonts w:hint="default"/>
        <w:lang w:val="en-US" w:eastAsia="en-US" w:bidi="ar-SA"/>
      </w:rPr>
    </w:lvl>
    <w:lvl w:ilvl="3">
      <w:numFmt w:val="bullet"/>
      <w:lvlText w:val="•"/>
      <w:lvlJc w:val="left"/>
      <w:pPr>
        <w:ind w:left="3901" w:hanging="550"/>
      </w:pPr>
      <w:rPr>
        <w:rFonts w:hint="default"/>
        <w:lang w:val="en-US" w:eastAsia="en-US" w:bidi="ar-SA"/>
      </w:rPr>
    </w:lvl>
    <w:lvl w:ilvl="4">
      <w:numFmt w:val="bullet"/>
      <w:lvlText w:val="•"/>
      <w:lvlJc w:val="left"/>
      <w:pPr>
        <w:ind w:left="4802" w:hanging="550"/>
      </w:pPr>
      <w:rPr>
        <w:rFonts w:hint="default"/>
        <w:lang w:val="en-US" w:eastAsia="en-US" w:bidi="ar-SA"/>
      </w:rPr>
    </w:lvl>
    <w:lvl w:ilvl="5">
      <w:numFmt w:val="bullet"/>
      <w:lvlText w:val="•"/>
      <w:lvlJc w:val="left"/>
      <w:pPr>
        <w:ind w:left="5702" w:hanging="550"/>
      </w:pPr>
      <w:rPr>
        <w:rFonts w:hint="default"/>
        <w:lang w:val="en-US" w:eastAsia="en-US" w:bidi="ar-SA"/>
      </w:rPr>
    </w:lvl>
    <w:lvl w:ilvl="6">
      <w:numFmt w:val="bullet"/>
      <w:lvlText w:val="•"/>
      <w:lvlJc w:val="left"/>
      <w:pPr>
        <w:ind w:left="6603" w:hanging="550"/>
      </w:pPr>
      <w:rPr>
        <w:rFonts w:hint="default"/>
        <w:lang w:val="en-US" w:eastAsia="en-US" w:bidi="ar-SA"/>
      </w:rPr>
    </w:lvl>
    <w:lvl w:ilvl="7">
      <w:numFmt w:val="bullet"/>
      <w:lvlText w:val="•"/>
      <w:lvlJc w:val="left"/>
      <w:pPr>
        <w:ind w:left="7503" w:hanging="550"/>
      </w:pPr>
      <w:rPr>
        <w:rFonts w:hint="default"/>
        <w:lang w:val="en-US" w:eastAsia="en-US" w:bidi="ar-SA"/>
      </w:rPr>
    </w:lvl>
    <w:lvl w:ilvl="8">
      <w:numFmt w:val="bullet"/>
      <w:lvlText w:val="•"/>
      <w:lvlJc w:val="left"/>
      <w:pPr>
        <w:ind w:left="8404" w:hanging="550"/>
      </w:pPr>
      <w:rPr>
        <w:rFonts w:hint="default"/>
        <w:lang w:val="en-US" w:eastAsia="en-US" w:bidi="ar-SA"/>
      </w:rPr>
    </w:lvl>
  </w:abstractNum>
  <w:num w:numId="1" w16cid:durableId="2084450647">
    <w:abstractNumId w:val="6"/>
  </w:num>
  <w:num w:numId="2" w16cid:durableId="2056195163">
    <w:abstractNumId w:val="11"/>
  </w:num>
  <w:num w:numId="3" w16cid:durableId="1786073241">
    <w:abstractNumId w:val="14"/>
  </w:num>
  <w:num w:numId="4" w16cid:durableId="326906515">
    <w:abstractNumId w:val="31"/>
  </w:num>
  <w:num w:numId="5" w16cid:durableId="406614751">
    <w:abstractNumId w:val="5"/>
  </w:num>
  <w:num w:numId="6" w16cid:durableId="2079745577">
    <w:abstractNumId w:val="12"/>
  </w:num>
  <w:num w:numId="7" w16cid:durableId="1448701257">
    <w:abstractNumId w:val="8"/>
  </w:num>
  <w:num w:numId="8" w16cid:durableId="730346541">
    <w:abstractNumId w:val="25"/>
  </w:num>
  <w:num w:numId="9" w16cid:durableId="1479616250">
    <w:abstractNumId w:val="3"/>
  </w:num>
  <w:num w:numId="10" w16cid:durableId="650140295">
    <w:abstractNumId w:val="26"/>
  </w:num>
  <w:num w:numId="11" w16cid:durableId="1419712203">
    <w:abstractNumId w:val="17"/>
  </w:num>
  <w:num w:numId="12" w16cid:durableId="747113444">
    <w:abstractNumId w:val="7"/>
  </w:num>
  <w:num w:numId="13" w16cid:durableId="123741898">
    <w:abstractNumId w:val="19"/>
  </w:num>
  <w:num w:numId="14" w16cid:durableId="539823129">
    <w:abstractNumId w:val="2"/>
  </w:num>
  <w:num w:numId="15" w16cid:durableId="1704943953">
    <w:abstractNumId w:val="21"/>
  </w:num>
  <w:num w:numId="16" w16cid:durableId="687753002">
    <w:abstractNumId w:val="15"/>
  </w:num>
  <w:num w:numId="17" w16cid:durableId="657538074">
    <w:abstractNumId w:val="30"/>
  </w:num>
  <w:num w:numId="18" w16cid:durableId="269096173">
    <w:abstractNumId w:val="10"/>
  </w:num>
  <w:num w:numId="19" w16cid:durableId="12808663">
    <w:abstractNumId w:val="27"/>
  </w:num>
  <w:num w:numId="20" w16cid:durableId="62265662">
    <w:abstractNumId w:val="28"/>
  </w:num>
  <w:num w:numId="21" w16cid:durableId="1673530514">
    <w:abstractNumId w:val="9"/>
  </w:num>
  <w:num w:numId="22" w16cid:durableId="643972960">
    <w:abstractNumId w:val="1"/>
  </w:num>
  <w:num w:numId="23" w16cid:durableId="1950970195">
    <w:abstractNumId w:val="24"/>
  </w:num>
  <w:num w:numId="24" w16cid:durableId="60754471">
    <w:abstractNumId w:val="16"/>
  </w:num>
  <w:num w:numId="25" w16cid:durableId="829640669">
    <w:abstractNumId w:val="13"/>
  </w:num>
  <w:num w:numId="26" w16cid:durableId="747458367">
    <w:abstractNumId w:val="18"/>
  </w:num>
  <w:num w:numId="27" w16cid:durableId="1761759762">
    <w:abstractNumId w:val="32"/>
  </w:num>
  <w:num w:numId="28" w16cid:durableId="295182460">
    <w:abstractNumId w:val="29"/>
  </w:num>
  <w:num w:numId="29" w16cid:durableId="947658738">
    <w:abstractNumId w:val="0"/>
  </w:num>
  <w:num w:numId="30" w16cid:durableId="868756077">
    <w:abstractNumId w:val="22"/>
  </w:num>
  <w:num w:numId="31" w16cid:durableId="1879967803">
    <w:abstractNumId w:val="20"/>
  </w:num>
  <w:num w:numId="32" w16cid:durableId="1360738268">
    <w:abstractNumId w:val="23"/>
  </w:num>
  <w:num w:numId="33" w16cid:durableId="15969425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lla, Donatien Koulla">
    <w15:presenceInfo w15:providerId="AD" w15:userId="S::moulldk@unisa.ac.za::e9efeb89-2c0f-4399-b74d-709b6a847153"/>
  </w15:person>
  <w15:person w15:author="권 태홍">
    <w15:presenceInfo w15:providerId="AD" w15:userId="S::thkwon@enu-tech.co.kr::8e5996e7-e359-4aec-8ef1-4c6bca266f55"/>
  </w15:person>
  <w15:person w15:author="Attipoe, David Sena">
    <w15:presenceInfo w15:providerId="AD" w15:userId="S::attipds@unisa.ac.za::2bb61578-e734-45a1-9223-df12e6bbc41f"/>
  </w15:person>
  <w15:person w15:author="Taehong Kw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FB"/>
    <w:rsid w:val="00041D3C"/>
    <w:rsid w:val="00070BEA"/>
    <w:rsid w:val="000A5C12"/>
    <w:rsid w:val="000A61CA"/>
    <w:rsid w:val="002118C2"/>
    <w:rsid w:val="002149DF"/>
    <w:rsid w:val="002408A0"/>
    <w:rsid w:val="00283FFF"/>
    <w:rsid w:val="0034512A"/>
    <w:rsid w:val="00350CFB"/>
    <w:rsid w:val="003807CB"/>
    <w:rsid w:val="003D441D"/>
    <w:rsid w:val="00420150"/>
    <w:rsid w:val="004216A2"/>
    <w:rsid w:val="00623B1A"/>
    <w:rsid w:val="0071403D"/>
    <w:rsid w:val="007522BF"/>
    <w:rsid w:val="00755ADB"/>
    <w:rsid w:val="007D1415"/>
    <w:rsid w:val="008B32E0"/>
    <w:rsid w:val="008D19DA"/>
    <w:rsid w:val="008D30C5"/>
    <w:rsid w:val="00BA7EA7"/>
    <w:rsid w:val="00C8008C"/>
    <w:rsid w:val="00CD69C4"/>
    <w:rsid w:val="00E63B74"/>
    <w:rsid w:val="00EC0DF3"/>
    <w:rsid w:val="00ED1155"/>
    <w:rsid w:val="00ED3FB9"/>
    <w:rsid w:val="00F13667"/>
    <w:rsid w:val="00F8498C"/>
    <w:rsid w:val="00FE198E"/>
    <w:rsid w:val="00FE2490"/>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1AD7"/>
  <w15:docId w15:val="{7E430DCF-C72E-C04C-9778-5A106BBF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625" w:hanging="343"/>
      <w:jc w:val="both"/>
      <w:outlineLvl w:val="0"/>
    </w:pPr>
    <w:rPr>
      <w:b/>
      <w:bCs/>
      <w:sz w:val="34"/>
      <w:szCs w:val="34"/>
    </w:rPr>
  </w:style>
  <w:style w:type="paragraph" w:styleId="2">
    <w:name w:val="heading 2"/>
    <w:basedOn w:val="a"/>
    <w:uiPriority w:val="9"/>
    <w:unhideWhenUsed/>
    <w:qFormat/>
    <w:pPr>
      <w:ind w:left="783" w:hanging="501"/>
      <w:outlineLvl w:val="1"/>
    </w:pPr>
    <w:rPr>
      <w:b/>
      <w:bCs/>
      <w:sz w:val="28"/>
      <w:szCs w:val="28"/>
    </w:rPr>
  </w:style>
  <w:style w:type="paragraph" w:styleId="3">
    <w:name w:val="heading 3"/>
    <w:basedOn w:val="a"/>
    <w:uiPriority w:val="9"/>
    <w:unhideWhenUsed/>
    <w:qFormat/>
    <w:pPr>
      <w:ind w:left="879" w:hanging="597"/>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1"/>
    <w:qFormat/>
    <w:pPr>
      <w:spacing w:before="230"/>
      <w:ind w:left="856" w:hanging="574"/>
    </w:pPr>
    <w:rPr>
      <w:b/>
      <w:bCs/>
      <w:sz w:val="24"/>
      <w:szCs w:val="24"/>
    </w:rPr>
  </w:style>
  <w:style w:type="paragraph" w:styleId="20">
    <w:name w:val="toc 2"/>
    <w:basedOn w:val="a"/>
    <w:uiPriority w:val="1"/>
    <w:qFormat/>
    <w:pPr>
      <w:spacing w:before="230"/>
      <w:ind w:left="856" w:hanging="574"/>
    </w:pPr>
    <w:rPr>
      <w:b/>
      <w:bCs/>
      <w:i/>
      <w:iCs/>
    </w:rPr>
  </w:style>
  <w:style w:type="paragraph" w:styleId="30">
    <w:name w:val="toc 3"/>
    <w:basedOn w:val="a"/>
    <w:uiPriority w:val="1"/>
    <w:qFormat/>
    <w:pPr>
      <w:spacing w:before="230"/>
      <w:ind w:left="1214" w:hanging="573"/>
    </w:pPr>
    <w:rPr>
      <w:b/>
      <w:bCs/>
      <w:sz w:val="24"/>
      <w:szCs w:val="24"/>
    </w:rPr>
  </w:style>
  <w:style w:type="paragraph" w:styleId="4">
    <w:name w:val="toc 4"/>
    <w:basedOn w:val="a"/>
    <w:uiPriority w:val="1"/>
    <w:qFormat/>
    <w:pPr>
      <w:spacing w:before="230"/>
      <w:ind w:left="1214" w:hanging="573"/>
    </w:pPr>
    <w:rPr>
      <w:sz w:val="24"/>
      <w:szCs w:val="24"/>
    </w:rPr>
  </w:style>
  <w:style w:type="paragraph" w:styleId="5">
    <w:name w:val="toc 5"/>
    <w:basedOn w:val="a"/>
    <w:uiPriority w:val="1"/>
    <w:qFormat/>
    <w:pPr>
      <w:spacing w:before="230"/>
      <w:ind w:left="856"/>
    </w:pPr>
    <w:rPr>
      <w:b/>
      <w:bCs/>
      <w:sz w:val="24"/>
      <w:szCs w:val="24"/>
    </w:rPr>
  </w:style>
  <w:style w:type="paragraph" w:styleId="6">
    <w:name w:val="toc 6"/>
    <w:basedOn w:val="a"/>
    <w:uiPriority w:val="1"/>
    <w:qFormat/>
    <w:pPr>
      <w:spacing w:before="230"/>
      <w:ind w:left="1572" w:hanging="573"/>
    </w:pPr>
    <w:rPr>
      <w:sz w:val="24"/>
      <w:szCs w:val="24"/>
    </w:rPr>
  </w:style>
  <w:style w:type="paragraph" w:styleId="7">
    <w:name w:val="toc 7"/>
    <w:basedOn w:val="a"/>
    <w:uiPriority w:val="1"/>
    <w:qFormat/>
    <w:pPr>
      <w:spacing w:before="230"/>
      <w:ind w:left="1715" w:hanging="142"/>
    </w:pPr>
    <w:rPr>
      <w:sz w:val="24"/>
      <w:szCs w:val="24"/>
    </w:rPr>
  </w:style>
  <w:style w:type="paragraph" w:styleId="a3">
    <w:name w:val="Body Text"/>
    <w:basedOn w:val="a"/>
    <w:uiPriority w:val="1"/>
    <w:qFormat/>
    <w:rPr>
      <w:sz w:val="24"/>
      <w:szCs w:val="24"/>
    </w:rPr>
  </w:style>
  <w:style w:type="paragraph" w:styleId="a4">
    <w:name w:val="List Paragraph"/>
    <w:basedOn w:val="a"/>
    <w:uiPriority w:val="1"/>
    <w:qFormat/>
    <w:pPr>
      <w:ind w:left="879" w:hanging="573"/>
    </w:pPr>
  </w:style>
  <w:style w:type="paragraph" w:customStyle="1" w:styleId="TableParagraph">
    <w:name w:val="Table Paragraph"/>
    <w:basedOn w:val="a"/>
    <w:uiPriority w:val="1"/>
    <w:qFormat/>
    <w:pPr>
      <w:spacing w:before="3"/>
      <w:jc w:val="center"/>
    </w:pPr>
  </w:style>
  <w:style w:type="character" w:styleId="a5">
    <w:name w:val="annotation reference"/>
    <w:basedOn w:val="a0"/>
    <w:uiPriority w:val="99"/>
    <w:semiHidden/>
    <w:unhideWhenUsed/>
    <w:rsid w:val="004216A2"/>
    <w:rPr>
      <w:sz w:val="16"/>
      <w:szCs w:val="16"/>
    </w:rPr>
  </w:style>
  <w:style w:type="paragraph" w:styleId="a6">
    <w:name w:val="annotation text"/>
    <w:basedOn w:val="a"/>
    <w:link w:val="Char"/>
    <w:uiPriority w:val="99"/>
    <w:semiHidden/>
    <w:unhideWhenUsed/>
    <w:rsid w:val="004216A2"/>
    <w:rPr>
      <w:sz w:val="20"/>
      <w:szCs w:val="20"/>
    </w:rPr>
  </w:style>
  <w:style w:type="character" w:customStyle="1" w:styleId="Char">
    <w:name w:val="메모 텍스트 Char"/>
    <w:basedOn w:val="a0"/>
    <w:link w:val="a6"/>
    <w:uiPriority w:val="99"/>
    <w:semiHidden/>
    <w:rsid w:val="004216A2"/>
    <w:rPr>
      <w:rFonts w:ascii="Times New Roman" w:eastAsia="Times New Roman" w:hAnsi="Times New Roman" w:cs="Times New Roman"/>
      <w:sz w:val="20"/>
      <w:szCs w:val="20"/>
    </w:rPr>
  </w:style>
  <w:style w:type="paragraph" w:styleId="a7">
    <w:name w:val="annotation subject"/>
    <w:basedOn w:val="a6"/>
    <w:next w:val="a6"/>
    <w:link w:val="Char0"/>
    <w:uiPriority w:val="99"/>
    <w:semiHidden/>
    <w:unhideWhenUsed/>
    <w:rsid w:val="004216A2"/>
    <w:rPr>
      <w:b/>
      <w:bCs/>
    </w:rPr>
  </w:style>
  <w:style w:type="character" w:customStyle="1" w:styleId="Char0">
    <w:name w:val="메모 주제 Char"/>
    <w:basedOn w:val="Char"/>
    <w:link w:val="a7"/>
    <w:uiPriority w:val="99"/>
    <w:semiHidden/>
    <w:rsid w:val="004216A2"/>
    <w:rPr>
      <w:rFonts w:ascii="Times New Roman" w:eastAsia="Times New Roman" w:hAnsi="Times New Roman" w:cs="Times New Roman"/>
      <w:b/>
      <w:bCs/>
      <w:sz w:val="20"/>
      <w:szCs w:val="20"/>
    </w:rPr>
  </w:style>
  <w:style w:type="paragraph" w:styleId="a8">
    <w:name w:val="Revision"/>
    <w:hidden/>
    <w:uiPriority w:val="99"/>
    <w:semiHidden/>
    <w:rsid w:val="00CD69C4"/>
    <w:pPr>
      <w:widowControl/>
      <w:autoSpaceDE/>
      <w:autoSpaceDN/>
    </w:pPr>
    <w:rPr>
      <w:rFonts w:ascii="Times New Roman" w:eastAsia="Times New Roman" w:hAnsi="Times New Roman" w:cs="Times New Roman"/>
    </w:rPr>
  </w:style>
  <w:style w:type="paragraph" w:styleId="a9">
    <w:name w:val="header"/>
    <w:basedOn w:val="a"/>
    <w:link w:val="Char1"/>
    <w:uiPriority w:val="99"/>
    <w:unhideWhenUsed/>
    <w:rsid w:val="002149DF"/>
    <w:pPr>
      <w:tabs>
        <w:tab w:val="center" w:pos="4513"/>
        <w:tab w:val="right" w:pos="9026"/>
      </w:tabs>
      <w:snapToGrid w:val="0"/>
    </w:pPr>
  </w:style>
  <w:style w:type="character" w:customStyle="1" w:styleId="Char1">
    <w:name w:val="머리글 Char"/>
    <w:basedOn w:val="a0"/>
    <w:link w:val="a9"/>
    <w:uiPriority w:val="99"/>
    <w:rsid w:val="002149DF"/>
    <w:rPr>
      <w:rFonts w:ascii="Times New Roman" w:eastAsia="Times New Roman" w:hAnsi="Times New Roman" w:cs="Times New Roman"/>
    </w:rPr>
  </w:style>
  <w:style w:type="paragraph" w:styleId="aa">
    <w:name w:val="footer"/>
    <w:basedOn w:val="a"/>
    <w:link w:val="Char2"/>
    <w:uiPriority w:val="99"/>
    <w:unhideWhenUsed/>
    <w:rsid w:val="002149DF"/>
    <w:pPr>
      <w:tabs>
        <w:tab w:val="center" w:pos="4513"/>
        <w:tab w:val="right" w:pos="9026"/>
      </w:tabs>
      <w:snapToGrid w:val="0"/>
    </w:pPr>
  </w:style>
  <w:style w:type="character" w:customStyle="1" w:styleId="Char2">
    <w:name w:val="바닥글 Char"/>
    <w:basedOn w:val="a0"/>
    <w:link w:val="aa"/>
    <w:uiPriority w:val="99"/>
    <w:rsid w:val="002149D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07/3-540-45748-8_24" TargetMode="External"/><Relationship Id="rId39" Type="http://schemas.openxmlformats.org/officeDocument/2006/relationships/hyperlink" Target="https://doi.org/10.1145/2976749.2978341" TargetMode="External"/><Relationship Id="rId21" Type="http://schemas.openxmlformats.org/officeDocument/2006/relationships/hyperlink" Target="https://doi.org/10.20955/r.103.153-74" TargetMode="External"/><Relationship Id="rId34" Type="http://schemas.openxmlformats.org/officeDocument/2006/relationships/hyperlink" Target="https://doi.org/10.2307/2332226" TargetMode="External"/><Relationship Id="rId42" Type="http://schemas.openxmlformats.org/officeDocument/2006/relationships/hyperlink" Target="https://doi.org/10.1109/TKDE.2003.1208999" TargetMode="External"/><Relationship Id="rId47" Type="http://schemas.openxmlformats.org/officeDocument/2006/relationships/hyperlink" Target="https://doi.org/10.1111/j.1540-6261.1992.tb04398.x" TargetMode="External"/><Relationship Id="rId50" Type="http://schemas.openxmlformats.org/officeDocument/2006/relationships/hyperlink" Target="https://doi.org/10.1145/3570639"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109/IMSA58542.2023.10217411" TargetMode="External"/><Relationship Id="rId11" Type="http://schemas.openxmlformats.org/officeDocument/2006/relationships/footer" Target="footer1.xml"/><Relationship Id="rId24" Type="http://schemas.openxmlformats.org/officeDocument/2006/relationships/hyperlink" Target="https://bitcoin.org/bitcoin.pdf" TargetMode="External"/><Relationship Id="rId32" Type="http://schemas.openxmlformats.org/officeDocument/2006/relationships/hyperlink" Target="https://eips.ethereum.org/EIPS/eip-2612" TargetMode="External"/><Relationship Id="rId37" Type="http://schemas.openxmlformats.org/officeDocument/2006/relationships/hyperlink" Target="https://doi.org/10.1007/978-3-662-64322-8_1" TargetMode="External"/><Relationship Id="rId40" Type="http://schemas.openxmlformats.org/officeDocument/2006/relationships/hyperlink" Target="https://doi.org/10.1145/324133.324140" TargetMode="External"/><Relationship Id="rId45" Type="http://schemas.openxmlformats.org/officeDocument/2006/relationships/hyperlink" Target="https://doi.org/10.1145/3419614.3423251" TargetMode="External"/><Relationship Id="rId53" Type="http://schemas.openxmlformats.org/officeDocument/2006/relationships/theme" Target="theme/theme1.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hyperlink" Target="https://eips.ethereum.org/EIPS/eip-20" TargetMode="External"/><Relationship Id="rId44" Type="http://schemas.openxmlformats.org/officeDocument/2006/relationships/hyperlink" Target="https://doi.org/10.1093/jfr/fjaa010"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doi.org/10.2139/ssrn.4375920" TargetMode="External"/><Relationship Id="rId27" Type="http://schemas.openxmlformats.org/officeDocument/2006/relationships/hyperlink" Target="https://doi.org/10.1109/TDSC.2024.3475825" TargetMode="External"/><Relationship Id="rId30" Type="http://schemas.openxmlformats.org/officeDocument/2006/relationships/hyperlink" Target="https://doi.org/10.1145/775152.775242" TargetMode="External"/><Relationship Id="rId35" Type="http://schemas.openxmlformats.org/officeDocument/2006/relationships/hyperlink" Target="https://doi.org/10.1037/h0040957" TargetMode="External"/><Relationship Id="rId43" Type="http://schemas.openxmlformats.org/officeDocument/2006/relationships/hyperlink" Target="https://doi.org/10.1145/775152.775191" TargetMode="External"/><Relationship Id="rId48" Type="http://schemas.openxmlformats.org/officeDocument/2006/relationships/hyperlink" Target="https://doi.org/10.1007/978-3-030-51280-4_12" TargetMode="Externa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45/3558535.3559780" TargetMode="External"/><Relationship Id="rId33" Type="http://schemas.openxmlformats.org/officeDocument/2006/relationships/hyperlink" Target="https://doi.org/10.2307/1412159" TargetMode="External"/><Relationship Id="rId38" Type="http://schemas.openxmlformats.org/officeDocument/2006/relationships/hyperlink" Target="https://doi.org/10.1007/978-3-662-63958-0_40" TargetMode="External"/><Relationship Id="rId46" Type="http://schemas.openxmlformats.org/officeDocument/2006/relationships/hyperlink" Target="https://doi.org/10.1109/SP40000.2020.00040" TargetMode="External"/><Relationship Id="rId20" Type="http://schemas.openxmlformats.org/officeDocument/2006/relationships/hyperlink" Target="https://doi.org/10.20955/r.103.153-74" TargetMode="External"/><Relationship Id="rId41" Type="http://schemas.openxmlformats.org/officeDocument/2006/relationships/hyperlink" Target="https://doi.org/10.1016/j.jfineco.2019.07.0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4018/IJSI.315737" TargetMode="External"/><Relationship Id="rId28" Type="http://schemas.openxmlformats.org/officeDocument/2006/relationships/hyperlink" Target="https://doi.org/10.1109/TNSE.2020.2982488" TargetMode="External"/><Relationship Id="rId36" Type="http://schemas.openxmlformats.org/officeDocument/2006/relationships/hyperlink" Target="https://doi.org/10.1145/3442381.3449824" TargetMode="External"/><Relationship Id="rId49" Type="http://schemas.openxmlformats.org/officeDocument/2006/relationships/hyperlink" Target="https://doi.org/10.5210/fm.v2i9.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9a8b8c-3ea3-4799-a43e-5510398e7a3b}" enabled="0" method="" siteId="{ca9a8b8c-3ea3-4799-a43e-5510398e7a3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38220</Words>
  <Characters>217854</Characters>
  <Application>Microsoft Office Word</Application>
  <DocSecurity>0</DocSecurity>
  <Lines>1815</Lines>
  <Paragraphs>511</Paragraphs>
  <ScaleCrop>false</ScaleCrop>
  <HeadingPairs>
    <vt:vector size="2" baseType="variant">
      <vt:variant>
        <vt:lpstr>Titre</vt:lpstr>
      </vt:variant>
      <vt:variant>
        <vt:i4>1</vt:i4>
      </vt:variant>
    </vt:vector>
  </HeadingPairs>
  <TitlesOfParts>
    <vt:vector size="1" baseType="lpstr">
      <vt:lpstr>Integrating ERC-20 Allowance Edges into PageRank for Enhanced On-Chain Wallet Reputation Scoring</vt:lpstr>
    </vt:vector>
  </TitlesOfParts>
  <Company/>
  <LinksUpToDate>false</LinksUpToDate>
  <CharactersWithSpaces>255563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ERC-20 Allowance Edges into PageRank for Enhanced On-Chain Wallet Reputation Scoring</dc:title>
  <dc:subject>Doctor of Philosophy dissertation, Computer Science, University of South Africa</dc:subject>
  <dc:creator>Taehong Kwon</dc:creator>
  <cp:keywords>DeFi, EndorseRank, PageRank, on-chain reputation, Arbitrum, GMX</cp:keywords>
  <cp:lastModifiedBy>권 태홍</cp:lastModifiedBy>
  <cp:revision>3</cp:revision>
  <dcterms:created xsi:type="dcterms:W3CDTF">2026-08-28T12:24:00Z</dcterms:created>
  <dcterms:modified xsi:type="dcterms:W3CDTF">2026-09-12T13:27:00Z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2026-07-04T00:00:00Z</vt:filetime>
  </property>
</Properties>
</file>